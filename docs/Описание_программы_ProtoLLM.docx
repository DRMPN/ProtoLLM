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758D9F" w14:textId="13579A1A" w:rsidR="00AE0BA6" w:rsidRPr="00A737D4" w:rsidRDefault="00AE0BA6" w:rsidP="00B93F17">
      <w:pPr>
        <w:tabs>
          <w:tab w:val="left" w:pos="1260"/>
        </w:tabs>
        <w:spacing w:line="360" w:lineRule="auto"/>
        <w:ind w:right="45"/>
        <w:jc w:val="center"/>
        <w:rPr>
          <w:rFonts w:ascii="Times New Roman" w:hAnsi="Times New Roman" w:cs="Times New Roman"/>
          <w:bCs/>
          <w:caps/>
          <w:color w:val="000000"/>
        </w:rPr>
      </w:pPr>
      <w:r w:rsidRPr="00A737D4">
        <w:rPr>
          <w:rFonts w:ascii="Times New Roman" w:hAnsi="Times New Roman" w:cs="Times New Roman"/>
          <w:bCs/>
          <w:caps/>
          <w:color w:val="000000"/>
        </w:rPr>
        <w:t>Министерство науки и высшего образования Российской Федерации</w:t>
      </w:r>
    </w:p>
    <w:p w14:paraId="724D50BF" w14:textId="77777777" w:rsidR="00AE0BA6" w:rsidRPr="00A737D4" w:rsidRDefault="00AE0BA6" w:rsidP="00B93F17">
      <w:pPr>
        <w:pBdr>
          <w:top w:val="single" w:sz="4" w:space="1" w:color="auto"/>
        </w:pBdr>
        <w:spacing w:line="360" w:lineRule="auto"/>
        <w:jc w:val="center"/>
        <w:rPr>
          <w:rFonts w:ascii="Times New Roman" w:hAnsi="Times New Roman" w:cs="Times New Roman"/>
          <w:b/>
          <w:color w:val="000000"/>
        </w:rPr>
      </w:pPr>
    </w:p>
    <w:tbl>
      <w:tblPr>
        <w:tblW w:w="9498" w:type="dxa"/>
        <w:jc w:val="center"/>
        <w:tblLayout w:type="fixed"/>
        <w:tblCellMar>
          <w:left w:w="115" w:type="dxa"/>
          <w:right w:w="115" w:type="dxa"/>
        </w:tblCellMar>
        <w:tblLook w:val="0000" w:firstRow="0" w:lastRow="0" w:firstColumn="0" w:lastColumn="0" w:noHBand="0" w:noVBand="0"/>
      </w:tblPr>
      <w:tblGrid>
        <w:gridCol w:w="3936"/>
        <w:gridCol w:w="1734"/>
        <w:gridCol w:w="3828"/>
      </w:tblGrid>
      <w:tr w:rsidR="00F163B6" w:rsidRPr="00F163B6" w14:paraId="4BBDDCDC" w14:textId="77777777" w:rsidTr="00DA6785">
        <w:trPr>
          <w:jc w:val="center"/>
        </w:trPr>
        <w:tc>
          <w:tcPr>
            <w:tcW w:w="3936" w:type="dxa"/>
            <w:tcBorders>
              <w:top w:val="nil"/>
              <w:left w:val="nil"/>
              <w:bottom w:val="nil"/>
              <w:right w:val="nil"/>
            </w:tcBorders>
          </w:tcPr>
          <w:p w14:paraId="2F650209" w14:textId="77777777" w:rsidR="00F163B6" w:rsidRPr="00F163B6" w:rsidRDefault="00F163B6" w:rsidP="00B74B3F">
            <w:pPr>
              <w:ind w:firstLine="15"/>
              <w:jc w:val="both"/>
              <w:rPr>
                <w:rFonts w:ascii="Times New Roman" w:eastAsia="Times New Roman" w:hAnsi="Times New Roman" w:cs="Times New Roman"/>
                <w:highlight w:val="yellow"/>
                <w:lang w:eastAsia="ru-RU"/>
              </w:rPr>
            </w:pPr>
            <w:r w:rsidRPr="00F163B6">
              <w:rPr>
                <w:rFonts w:ascii="Times New Roman" w:eastAsia="Times New Roman" w:hAnsi="Times New Roman" w:cs="Times New Roman"/>
                <w:lang w:eastAsia="ru-RU"/>
              </w:rPr>
              <w:t>УТВЕРЖДАЮ</w:t>
            </w:r>
          </w:p>
        </w:tc>
        <w:tc>
          <w:tcPr>
            <w:tcW w:w="1734" w:type="dxa"/>
            <w:tcBorders>
              <w:top w:val="nil"/>
              <w:left w:val="nil"/>
              <w:bottom w:val="nil"/>
              <w:right w:val="nil"/>
            </w:tcBorders>
          </w:tcPr>
          <w:p w14:paraId="510BF1E7" w14:textId="77777777" w:rsidR="00F163B6" w:rsidRPr="00F163B6" w:rsidRDefault="00F163B6" w:rsidP="00B74B3F">
            <w:pPr>
              <w:ind w:firstLine="709"/>
              <w:jc w:val="both"/>
              <w:rPr>
                <w:rFonts w:ascii="Times New Roman" w:eastAsia="Times New Roman" w:hAnsi="Times New Roman" w:cs="Times New Roman"/>
                <w:lang w:eastAsia="ru-RU"/>
              </w:rPr>
            </w:pPr>
          </w:p>
        </w:tc>
        <w:tc>
          <w:tcPr>
            <w:tcW w:w="3828" w:type="dxa"/>
            <w:tcBorders>
              <w:top w:val="nil"/>
              <w:left w:val="nil"/>
              <w:bottom w:val="nil"/>
              <w:right w:val="nil"/>
            </w:tcBorders>
          </w:tcPr>
          <w:p w14:paraId="524C1491" w14:textId="77777777" w:rsidR="00F163B6" w:rsidRPr="00F163B6" w:rsidRDefault="00F163B6" w:rsidP="00B74B3F">
            <w:pPr>
              <w:jc w:val="both"/>
              <w:rPr>
                <w:rFonts w:ascii="Times New Roman" w:eastAsia="Times New Roman" w:hAnsi="Times New Roman" w:cs="Times New Roman"/>
                <w:b/>
                <w:lang w:eastAsia="ru-RU"/>
              </w:rPr>
            </w:pPr>
            <w:r w:rsidRPr="00F163B6">
              <w:rPr>
                <w:rFonts w:ascii="Times New Roman" w:eastAsia="Times New Roman" w:hAnsi="Times New Roman" w:cs="Times New Roman"/>
                <w:lang w:eastAsia="ru-RU"/>
              </w:rPr>
              <w:t>УТВЕРЖДАЮ</w:t>
            </w:r>
          </w:p>
        </w:tc>
      </w:tr>
      <w:tr w:rsidR="00F163B6" w:rsidRPr="00F163B6" w14:paraId="0B5FF9DE" w14:textId="77777777" w:rsidTr="00DA6785">
        <w:trPr>
          <w:jc w:val="center"/>
        </w:trPr>
        <w:tc>
          <w:tcPr>
            <w:tcW w:w="3936" w:type="dxa"/>
            <w:tcBorders>
              <w:top w:val="nil"/>
              <w:left w:val="nil"/>
              <w:bottom w:val="nil"/>
              <w:right w:val="nil"/>
            </w:tcBorders>
          </w:tcPr>
          <w:p w14:paraId="4DCECA20" w14:textId="77777777" w:rsidR="00F163B6" w:rsidRPr="00F163B6" w:rsidRDefault="00F163B6" w:rsidP="00B74B3F">
            <w:pPr>
              <w:jc w:val="both"/>
              <w:rPr>
                <w:rFonts w:ascii="Times New Roman" w:eastAsia="Times New Roman" w:hAnsi="Times New Roman" w:cs="Times New Roman"/>
                <w:highlight w:val="yellow"/>
                <w:lang w:eastAsia="ru-RU"/>
              </w:rPr>
            </w:pPr>
            <w:r w:rsidRPr="00F163B6">
              <w:rPr>
                <w:rFonts w:ascii="Times New Roman" w:eastAsia="Times New Roman" w:hAnsi="Times New Roman" w:cs="Times New Roman"/>
                <w:lang w:eastAsia="ru-RU"/>
              </w:rPr>
              <w:t>Руководитель офиса операционной и проектной деятельности Ассоциации «Цифровые технологии в промышленности»</w:t>
            </w:r>
          </w:p>
        </w:tc>
        <w:tc>
          <w:tcPr>
            <w:tcW w:w="1734" w:type="dxa"/>
            <w:tcBorders>
              <w:top w:val="nil"/>
              <w:left w:val="nil"/>
              <w:bottom w:val="nil"/>
              <w:right w:val="nil"/>
            </w:tcBorders>
          </w:tcPr>
          <w:p w14:paraId="112CFE2D" w14:textId="77777777" w:rsidR="00F163B6" w:rsidRPr="00F163B6" w:rsidRDefault="00F163B6" w:rsidP="00B74B3F">
            <w:pPr>
              <w:ind w:firstLine="709"/>
              <w:jc w:val="both"/>
              <w:rPr>
                <w:rFonts w:ascii="Times New Roman" w:eastAsia="Times New Roman" w:hAnsi="Times New Roman" w:cs="Times New Roman"/>
                <w:lang w:eastAsia="ru-RU"/>
              </w:rPr>
            </w:pPr>
          </w:p>
        </w:tc>
        <w:tc>
          <w:tcPr>
            <w:tcW w:w="3828" w:type="dxa"/>
            <w:tcBorders>
              <w:top w:val="nil"/>
              <w:left w:val="nil"/>
              <w:bottom w:val="nil"/>
              <w:right w:val="nil"/>
            </w:tcBorders>
          </w:tcPr>
          <w:p w14:paraId="061FC1F1" w14:textId="77777777" w:rsidR="00F163B6" w:rsidRPr="00F163B6" w:rsidRDefault="00F163B6" w:rsidP="00B74B3F">
            <w:pPr>
              <w:jc w:val="both"/>
              <w:rPr>
                <w:rFonts w:ascii="Times New Roman" w:eastAsia="Times New Roman" w:hAnsi="Times New Roman" w:cs="Times New Roman"/>
                <w:lang w:eastAsia="ru-RU"/>
              </w:rPr>
            </w:pPr>
            <w:r w:rsidRPr="00F163B6">
              <w:rPr>
                <w:rFonts w:ascii="Times New Roman" w:eastAsia="Times New Roman" w:hAnsi="Times New Roman" w:cs="Times New Roman"/>
                <w:lang w:eastAsia="ru-RU"/>
              </w:rPr>
              <w:t>Научный руководитель ИЦ СИИП Университета ИТМО</w:t>
            </w:r>
          </w:p>
        </w:tc>
      </w:tr>
      <w:tr w:rsidR="00F163B6" w:rsidRPr="00F163B6" w14:paraId="7154DF89" w14:textId="77777777" w:rsidTr="00DA6785">
        <w:trPr>
          <w:jc w:val="center"/>
        </w:trPr>
        <w:tc>
          <w:tcPr>
            <w:tcW w:w="3936" w:type="dxa"/>
            <w:tcBorders>
              <w:top w:val="nil"/>
              <w:left w:val="nil"/>
              <w:bottom w:val="nil"/>
              <w:right w:val="nil"/>
            </w:tcBorders>
          </w:tcPr>
          <w:p w14:paraId="7C017FC7" w14:textId="77777777" w:rsidR="00F163B6" w:rsidRPr="00F163B6" w:rsidRDefault="00F163B6" w:rsidP="00B74B3F">
            <w:pPr>
              <w:ind w:firstLine="15"/>
              <w:jc w:val="both"/>
              <w:rPr>
                <w:rFonts w:ascii="Times New Roman" w:eastAsia="Times New Roman" w:hAnsi="Times New Roman" w:cs="Times New Roman"/>
                <w:highlight w:val="yellow"/>
                <w:lang w:eastAsia="ru-RU"/>
              </w:rPr>
            </w:pPr>
          </w:p>
          <w:p w14:paraId="608FF618" w14:textId="77777777" w:rsidR="00F163B6" w:rsidRPr="00F163B6" w:rsidRDefault="00F163B6" w:rsidP="00B74B3F">
            <w:pPr>
              <w:ind w:firstLine="15"/>
              <w:jc w:val="both"/>
              <w:rPr>
                <w:rFonts w:ascii="Times New Roman" w:eastAsia="Times New Roman" w:hAnsi="Times New Roman" w:cs="Times New Roman"/>
                <w:highlight w:val="yellow"/>
                <w:lang w:eastAsia="ru-RU"/>
              </w:rPr>
            </w:pPr>
            <w:r w:rsidRPr="00F163B6">
              <w:rPr>
                <w:rFonts w:ascii="Times New Roman" w:eastAsia="Times New Roman" w:hAnsi="Times New Roman" w:cs="Times New Roman"/>
                <w:lang w:eastAsia="ru-RU"/>
              </w:rPr>
              <w:t>______________ А.А. Погосова</w:t>
            </w:r>
          </w:p>
        </w:tc>
        <w:tc>
          <w:tcPr>
            <w:tcW w:w="1734" w:type="dxa"/>
            <w:tcBorders>
              <w:top w:val="nil"/>
              <w:left w:val="nil"/>
              <w:bottom w:val="nil"/>
              <w:right w:val="nil"/>
            </w:tcBorders>
          </w:tcPr>
          <w:p w14:paraId="0DE0D9DA" w14:textId="77777777" w:rsidR="00F163B6" w:rsidRPr="00F163B6" w:rsidRDefault="00F163B6" w:rsidP="00B74B3F">
            <w:pPr>
              <w:ind w:firstLine="709"/>
              <w:jc w:val="both"/>
              <w:rPr>
                <w:rFonts w:ascii="Times New Roman" w:eastAsia="Times New Roman" w:hAnsi="Times New Roman" w:cs="Times New Roman"/>
                <w:lang w:eastAsia="ru-RU"/>
              </w:rPr>
            </w:pPr>
          </w:p>
        </w:tc>
        <w:tc>
          <w:tcPr>
            <w:tcW w:w="3828" w:type="dxa"/>
            <w:tcBorders>
              <w:top w:val="nil"/>
              <w:left w:val="nil"/>
              <w:bottom w:val="nil"/>
              <w:right w:val="nil"/>
            </w:tcBorders>
          </w:tcPr>
          <w:p w14:paraId="06123F97" w14:textId="77777777" w:rsidR="00F163B6" w:rsidRPr="00F163B6" w:rsidRDefault="00F163B6" w:rsidP="00B74B3F">
            <w:pPr>
              <w:jc w:val="both"/>
              <w:rPr>
                <w:rFonts w:ascii="Times New Roman" w:eastAsia="Times New Roman" w:hAnsi="Times New Roman" w:cs="Times New Roman"/>
                <w:lang w:eastAsia="ru-RU"/>
              </w:rPr>
            </w:pPr>
          </w:p>
          <w:p w14:paraId="051E2A99" w14:textId="77777777" w:rsidR="00F163B6" w:rsidRPr="00F163B6" w:rsidRDefault="00F163B6" w:rsidP="00B74B3F">
            <w:pPr>
              <w:jc w:val="both"/>
              <w:rPr>
                <w:rFonts w:ascii="Times New Roman" w:eastAsia="Times New Roman" w:hAnsi="Times New Roman" w:cs="Times New Roman"/>
                <w:lang w:eastAsia="ru-RU"/>
              </w:rPr>
            </w:pPr>
            <w:r w:rsidRPr="00F163B6">
              <w:rPr>
                <w:rFonts w:ascii="Times New Roman" w:eastAsia="Times New Roman" w:hAnsi="Times New Roman" w:cs="Times New Roman"/>
                <w:lang w:eastAsia="ru-RU"/>
              </w:rPr>
              <w:t xml:space="preserve">_____________ А.В. Бухановский </w:t>
            </w:r>
          </w:p>
        </w:tc>
      </w:tr>
      <w:tr w:rsidR="00F163B6" w:rsidRPr="00F163B6" w14:paraId="561B96A4" w14:textId="77777777" w:rsidTr="00DA6785">
        <w:trPr>
          <w:trHeight w:val="316"/>
          <w:jc w:val="center"/>
        </w:trPr>
        <w:tc>
          <w:tcPr>
            <w:tcW w:w="3936" w:type="dxa"/>
            <w:tcBorders>
              <w:top w:val="nil"/>
              <w:left w:val="nil"/>
              <w:bottom w:val="nil"/>
              <w:right w:val="nil"/>
            </w:tcBorders>
          </w:tcPr>
          <w:p w14:paraId="60106E33" w14:textId="77777777" w:rsidR="00F163B6" w:rsidRPr="00F163B6" w:rsidRDefault="00F163B6" w:rsidP="00B74B3F">
            <w:pPr>
              <w:ind w:firstLine="15"/>
              <w:jc w:val="both"/>
              <w:rPr>
                <w:rFonts w:ascii="Times New Roman" w:eastAsia="Times New Roman" w:hAnsi="Times New Roman" w:cs="Times New Roman"/>
                <w:highlight w:val="yellow"/>
                <w:lang w:eastAsia="ru-RU"/>
              </w:rPr>
            </w:pPr>
            <w:r w:rsidRPr="00F163B6">
              <w:rPr>
                <w:rFonts w:ascii="Times New Roman" w:eastAsia="Times New Roman" w:hAnsi="Times New Roman" w:cs="Times New Roman"/>
                <w:lang w:eastAsia="ru-RU"/>
              </w:rPr>
              <w:t>___ ________ 2024 г.</w:t>
            </w:r>
          </w:p>
        </w:tc>
        <w:tc>
          <w:tcPr>
            <w:tcW w:w="1734" w:type="dxa"/>
            <w:tcBorders>
              <w:top w:val="nil"/>
              <w:left w:val="nil"/>
              <w:bottom w:val="nil"/>
              <w:right w:val="nil"/>
            </w:tcBorders>
          </w:tcPr>
          <w:p w14:paraId="716075DD" w14:textId="77777777" w:rsidR="00F163B6" w:rsidRPr="00F163B6" w:rsidRDefault="00F163B6" w:rsidP="00B74B3F">
            <w:pPr>
              <w:ind w:firstLine="709"/>
              <w:jc w:val="both"/>
              <w:rPr>
                <w:rFonts w:ascii="Times New Roman" w:eastAsia="Times New Roman" w:hAnsi="Times New Roman" w:cs="Times New Roman"/>
                <w:lang w:eastAsia="ru-RU"/>
              </w:rPr>
            </w:pPr>
          </w:p>
        </w:tc>
        <w:tc>
          <w:tcPr>
            <w:tcW w:w="3828" w:type="dxa"/>
            <w:tcBorders>
              <w:top w:val="nil"/>
              <w:left w:val="nil"/>
              <w:bottom w:val="nil"/>
              <w:right w:val="nil"/>
            </w:tcBorders>
          </w:tcPr>
          <w:p w14:paraId="1C96893C" w14:textId="77777777" w:rsidR="00F163B6" w:rsidRPr="00F163B6" w:rsidRDefault="00F163B6" w:rsidP="00B74B3F">
            <w:pPr>
              <w:jc w:val="both"/>
              <w:rPr>
                <w:rFonts w:ascii="Times New Roman" w:eastAsia="Times New Roman" w:hAnsi="Times New Roman" w:cs="Times New Roman"/>
                <w:lang w:eastAsia="ru-RU"/>
              </w:rPr>
            </w:pPr>
            <w:r w:rsidRPr="00F163B6">
              <w:rPr>
                <w:rFonts w:ascii="Times New Roman" w:eastAsia="Times New Roman" w:hAnsi="Times New Roman" w:cs="Times New Roman"/>
                <w:lang w:eastAsia="ru-RU"/>
              </w:rPr>
              <w:t>___ ___________ 2024 г.</w:t>
            </w:r>
          </w:p>
        </w:tc>
      </w:tr>
    </w:tbl>
    <w:p w14:paraId="5CC0456B" w14:textId="77777777" w:rsidR="00AE0BA6" w:rsidRPr="00A737D4" w:rsidRDefault="00AE0BA6" w:rsidP="00B93F17">
      <w:pPr>
        <w:spacing w:line="360" w:lineRule="auto"/>
        <w:rPr>
          <w:rFonts w:ascii="Times New Roman" w:hAnsi="Times New Roman" w:cs="Times New Roman"/>
        </w:rPr>
      </w:pPr>
    </w:p>
    <w:p w14:paraId="60F16F75" w14:textId="77777777" w:rsidR="00B74B3F" w:rsidRDefault="00B74B3F" w:rsidP="00B93F17">
      <w:pPr>
        <w:spacing w:line="360" w:lineRule="auto"/>
        <w:rPr>
          <w:rFonts w:ascii="Times New Roman" w:hAnsi="Times New Roman" w:cs="Times New Roman"/>
        </w:rPr>
      </w:pPr>
    </w:p>
    <w:p w14:paraId="75F6FAF1" w14:textId="77777777" w:rsidR="00B74B3F" w:rsidRDefault="00B74B3F" w:rsidP="00B93F17">
      <w:pPr>
        <w:spacing w:line="360" w:lineRule="auto"/>
        <w:rPr>
          <w:rFonts w:ascii="Times New Roman" w:hAnsi="Times New Roman" w:cs="Times New Roman"/>
        </w:rPr>
      </w:pPr>
    </w:p>
    <w:p w14:paraId="4269B536" w14:textId="77777777" w:rsidR="00B74B3F" w:rsidRDefault="00B74B3F" w:rsidP="00B93F17">
      <w:pPr>
        <w:spacing w:line="360" w:lineRule="auto"/>
        <w:rPr>
          <w:rFonts w:ascii="Times New Roman" w:hAnsi="Times New Roman" w:cs="Times New Roman"/>
        </w:rPr>
      </w:pPr>
    </w:p>
    <w:p w14:paraId="486DA0AF" w14:textId="77777777" w:rsidR="00B74B3F" w:rsidRPr="00A737D4" w:rsidRDefault="00B74B3F" w:rsidP="00B93F17">
      <w:pPr>
        <w:spacing w:line="360" w:lineRule="auto"/>
        <w:rPr>
          <w:rFonts w:ascii="Times New Roman" w:hAnsi="Times New Roman" w:cs="Times New Roman"/>
        </w:rPr>
      </w:pPr>
    </w:p>
    <w:p w14:paraId="7B0CD4E3" w14:textId="756B20BE" w:rsidR="001713E5" w:rsidRPr="00B62066" w:rsidRDefault="00F163B6" w:rsidP="00B74B3F">
      <w:pPr>
        <w:tabs>
          <w:tab w:val="left" w:pos="1260"/>
        </w:tabs>
        <w:ind w:right="46"/>
        <w:jc w:val="center"/>
        <w:rPr>
          <w:rFonts w:ascii="Times New Roman" w:hAnsi="Times New Roman" w:cs="Times New Roman"/>
          <w:b/>
        </w:rPr>
      </w:pPr>
      <w:r w:rsidRPr="00F163B6">
        <w:rPr>
          <w:rFonts w:ascii="Times New Roman" w:hAnsi="Times New Roman" w:cs="Times New Roman"/>
          <w:b/>
        </w:rPr>
        <w:t>ФРЕЙМВОРК БЫСТРОГО ПРОТОТИПИРОВАНИЯ ПРИЛОЖЕНИЙ НА ОСНОВЕ БОЛЬШИХ ЯЗЫКОВЫХ МОДЕЛЕЙ (БЯМ)</w:t>
      </w:r>
    </w:p>
    <w:p w14:paraId="7A49F0A0" w14:textId="0B7DFF06" w:rsidR="00AE0BA6" w:rsidRPr="00A737D4" w:rsidRDefault="00B74B3F" w:rsidP="00B74B3F">
      <w:pPr>
        <w:tabs>
          <w:tab w:val="left" w:pos="1260"/>
        </w:tabs>
        <w:ind w:right="46"/>
        <w:jc w:val="center"/>
        <w:rPr>
          <w:rFonts w:ascii="Times New Roman" w:hAnsi="Times New Roman" w:cs="Times New Roman"/>
          <w:b/>
        </w:rPr>
      </w:pPr>
      <w:r w:rsidRPr="00A737D4">
        <w:rPr>
          <w:rFonts w:ascii="Times New Roman" w:hAnsi="Times New Roman" w:cs="Times New Roman"/>
          <w:caps/>
          <w:lang w:val="en-US"/>
        </w:rPr>
        <mc:AlternateContent>
          <mc:Choice Requires="wpg">
            <w:drawing>
              <wp:anchor distT="0" distB="0" distL="114300" distR="114300" simplePos="0" relativeHeight="251658241" behindDoc="1" locked="0" layoutInCell="1" allowOverlap="1" wp14:anchorId="02E2CEDF" wp14:editId="15D5F156">
                <wp:simplePos x="0" y="0"/>
                <wp:positionH relativeFrom="column">
                  <wp:posOffset>-829310</wp:posOffset>
                </wp:positionH>
                <wp:positionV relativeFrom="paragraph">
                  <wp:posOffset>204470</wp:posOffset>
                </wp:positionV>
                <wp:extent cx="433705" cy="5231130"/>
                <wp:effectExtent l="8890" t="9525" r="5080" b="762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705" cy="5231130"/>
                          <a:chOff x="957" y="7674"/>
                          <a:chExt cx="683" cy="8238"/>
                        </a:xfrm>
                      </wpg:grpSpPr>
                      <wps:wsp>
                        <wps:cNvPr id="55" name="Rectangle 36"/>
                        <wps:cNvSpPr>
                          <a:spLocks noChangeArrowheads="1"/>
                        </wps:cNvSpPr>
                        <wps:spPr bwMode="auto">
                          <a:xfrm>
                            <a:off x="1243" y="14496"/>
                            <a:ext cx="397" cy="14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 name="Rectangle 37"/>
                        <wps:cNvSpPr>
                          <a:spLocks noChangeArrowheads="1"/>
                        </wps:cNvSpPr>
                        <wps:spPr bwMode="auto">
                          <a:xfrm>
                            <a:off x="958" y="14493"/>
                            <a:ext cx="283" cy="1416"/>
                          </a:xfrm>
                          <a:prstGeom prst="rect">
                            <a:avLst/>
                          </a:prstGeom>
                          <a:solidFill>
                            <a:srgbClr val="FFFFFF"/>
                          </a:solidFill>
                          <a:ln w="9525">
                            <a:solidFill>
                              <a:srgbClr val="000000"/>
                            </a:solidFill>
                            <a:miter lim="800000"/>
                            <a:headEnd/>
                            <a:tailEnd/>
                          </a:ln>
                        </wps:spPr>
                        <wps:txbx>
                          <w:txbxContent>
                            <w:p w14:paraId="699499B1" w14:textId="77777777" w:rsidR="00AE0BA6" w:rsidRPr="00881719" w:rsidRDefault="00AE0BA6" w:rsidP="00AE0BA6">
                              <w:pPr>
                                <w:jc w:val="center"/>
                                <w:rPr>
                                  <w:rFonts w:ascii="Arial" w:hAnsi="Arial" w:cs="Arial"/>
                                  <w:bCs/>
                                  <w:sz w:val="20"/>
                                  <w:szCs w:val="20"/>
                                </w:rPr>
                              </w:pPr>
                              <w:r w:rsidRPr="00881719">
                                <w:rPr>
                                  <w:rFonts w:ascii="Arial" w:hAnsi="Arial" w:cs="Arial"/>
                                  <w:bCs/>
                                  <w:i/>
                                  <w:sz w:val="20"/>
                                  <w:szCs w:val="20"/>
                                </w:rPr>
                                <w:t>Инв.№</w:t>
                              </w:r>
                              <w:r w:rsidRPr="00881719">
                                <w:rPr>
                                  <w:rFonts w:ascii="Arial" w:hAnsi="Arial" w:cs="Arial"/>
                                  <w:bCs/>
                                  <w:i/>
                                  <w:sz w:val="20"/>
                                  <w:szCs w:val="20"/>
                                  <w:lang w:val="en-US"/>
                                </w:rPr>
                                <w:t xml:space="preserve"> </w:t>
                              </w:r>
                              <w:r w:rsidRPr="00881719">
                                <w:rPr>
                                  <w:rFonts w:ascii="Arial" w:hAnsi="Arial" w:cs="Arial"/>
                                  <w:bCs/>
                                  <w:i/>
                                  <w:sz w:val="20"/>
                                  <w:szCs w:val="20"/>
                                </w:rPr>
                                <w:t xml:space="preserve">подл. </w:t>
                              </w:r>
                              <w:r w:rsidRPr="00881719">
                                <w:rPr>
                                  <w:rFonts w:ascii="Arial" w:hAnsi="Arial" w:cs="Arial"/>
                                  <w:bCs/>
                                  <w:sz w:val="20"/>
                                  <w:szCs w:val="20"/>
                                  <w:lang w:val="en-US"/>
                                </w:rPr>
                                <w:t>GGJLK</w:t>
                              </w:r>
                              <w:r w:rsidRPr="00881719">
                                <w:rPr>
                                  <w:rFonts w:ascii="Arial" w:hAnsi="Arial" w:cs="Arial"/>
                                  <w:bCs/>
                                  <w:sz w:val="20"/>
                                  <w:szCs w:val="20"/>
                                </w:rPr>
                                <w:t>подп.</w:t>
                              </w:r>
                            </w:p>
                          </w:txbxContent>
                        </wps:txbx>
                        <wps:bodyPr rot="0" vert="vert270" wrap="square" lIns="0" tIns="0" rIns="0" bIns="0" anchor="t" anchorCtr="0" upright="1">
                          <a:noAutofit/>
                        </wps:bodyPr>
                      </wps:wsp>
                      <wps:wsp>
                        <wps:cNvPr id="57" name="Rectangle 38"/>
                        <wps:cNvSpPr>
                          <a:spLocks noChangeArrowheads="1"/>
                        </wps:cNvSpPr>
                        <wps:spPr bwMode="auto">
                          <a:xfrm>
                            <a:off x="1243" y="12508"/>
                            <a:ext cx="397" cy="1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Rectangle 39"/>
                        <wps:cNvSpPr>
                          <a:spLocks noChangeArrowheads="1"/>
                        </wps:cNvSpPr>
                        <wps:spPr bwMode="auto">
                          <a:xfrm>
                            <a:off x="958" y="12508"/>
                            <a:ext cx="283" cy="1984"/>
                          </a:xfrm>
                          <a:prstGeom prst="rect">
                            <a:avLst/>
                          </a:prstGeom>
                          <a:solidFill>
                            <a:srgbClr val="FFFFFF"/>
                          </a:solidFill>
                          <a:ln w="9525">
                            <a:solidFill>
                              <a:srgbClr val="000000"/>
                            </a:solidFill>
                            <a:miter lim="800000"/>
                            <a:headEnd/>
                            <a:tailEnd/>
                          </a:ln>
                        </wps:spPr>
                        <wps:txbx>
                          <w:txbxContent>
                            <w:p w14:paraId="04D91537" w14:textId="77777777" w:rsidR="00AE0BA6" w:rsidRPr="00881719" w:rsidRDefault="00AE0BA6" w:rsidP="00AE0BA6">
                              <w:pPr>
                                <w:jc w:val="center"/>
                                <w:rPr>
                                  <w:rFonts w:ascii="Arial" w:hAnsi="Arial" w:cs="Arial"/>
                                  <w:bCs/>
                                  <w:i/>
                                  <w:sz w:val="20"/>
                                  <w:szCs w:val="20"/>
                                </w:rPr>
                              </w:pPr>
                              <w:r w:rsidRPr="00881719">
                                <w:rPr>
                                  <w:rFonts w:ascii="Arial" w:hAnsi="Arial" w:cs="Arial"/>
                                  <w:bCs/>
                                  <w:i/>
                                  <w:sz w:val="20"/>
                                  <w:szCs w:val="20"/>
                                </w:rPr>
                                <w:t>Подп. и дата</w:t>
                              </w:r>
                            </w:p>
                          </w:txbxContent>
                        </wps:txbx>
                        <wps:bodyPr rot="0" vert="vert270" wrap="square" lIns="0" tIns="0" rIns="0" bIns="0" anchor="t" anchorCtr="0" upright="1">
                          <a:noAutofit/>
                        </wps:bodyPr>
                      </wps:wsp>
                      <wps:wsp>
                        <wps:cNvPr id="59" name="Rectangle 40"/>
                        <wps:cNvSpPr>
                          <a:spLocks noChangeArrowheads="1"/>
                        </wps:cNvSpPr>
                        <wps:spPr bwMode="auto">
                          <a:xfrm>
                            <a:off x="1243" y="9667"/>
                            <a:ext cx="397" cy="14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 name="Rectangle 41"/>
                        <wps:cNvSpPr>
                          <a:spLocks noChangeArrowheads="1"/>
                        </wps:cNvSpPr>
                        <wps:spPr bwMode="auto">
                          <a:xfrm>
                            <a:off x="958" y="9667"/>
                            <a:ext cx="283" cy="1417"/>
                          </a:xfrm>
                          <a:prstGeom prst="rect">
                            <a:avLst/>
                          </a:prstGeom>
                          <a:solidFill>
                            <a:srgbClr val="FFFFFF"/>
                          </a:solidFill>
                          <a:ln w="9525">
                            <a:solidFill>
                              <a:srgbClr val="000000"/>
                            </a:solidFill>
                            <a:miter lim="800000"/>
                            <a:headEnd/>
                            <a:tailEnd/>
                          </a:ln>
                        </wps:spPr>
                        <wps:txbx>
                          <w:txbxContent>
                            <w:p w14:paraId="170F8067" w14:textId="77777777" w:rsidR="00AE0BA6" w:rsidRPr="00881719" w:rsidRDefault="00AE0BA6" w:rsidP="00AE0BA6">
                              <w:pPr>
                                <w:jc w:val="center"/>
                                <w:rPr>
                                  <w:rFonts w:ascii="Arial" w:hAnsi="Arial" w:cs="Arial"/>
                                  <w:bCs/>
                                  <w:i/>
                                  <w:sz w:val="20"/>
                                  <w:szCs w:val="20"/>
                                </w:rPr>
                              </w:pPr>
                              <w:r w:rsidRPr="00881719">
                                <w:rPr>
                                  <w:rFonts w:ascii="Arial" w:hAnsi="Arial" w:cs="Arial"/>
                                  <w:bCs/>
                                  <w:i/>
                                  <w:sz w:val="20"/>
                                  <w:szCs w:val="20"/>
                                </w:rPr>
                                <w:t>Инв.№ дубл.</w:t>
                              </w:r>
                            </w:p>
                          </w:txbxContent>
                        </wps:txbx>
                        <wps:bodyPr rot="0" vert="vert270" wrap="square" lIns="0" tIns="0" rIns="0" bIns="0" anchor="t" anchorCtr="0" upright="1">
                          <a:noAutofit/>
                        </wps:bodyPr>
                      </wps:wsp>
                      <wps:wsp>
                        <wps:cNvPr id="61" name="Rectangle 42"/>
                        <wps:cNvSpPr>
                          <a:spLocks noChangeArrowheads="1"/>
                        </wps:cNvSpPr>
                        <wps:spPr bwMode="auto">
                          <a:xfrm>
                            <a:off x="1243" y="7677"/>
                            <a:ext cx="397" cy="19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 name="Rectangle 43"/>
                        <wps:cNvSpPr>
                          <a:spLocks noChangeArrowheads="1"/>
                        </wps:cNvSpPr>
                        <wps:spPr bwMode="auto">
                          <a:xfrm>
                            <a:off x="958" y="7674"/>
                            <a:ext cx="283" cy="1983"/>
                          </a:xfrm>
                          <a:prstGeom prst="rect">
                            <a:avLst/>
                          </a:prstGeom>
                          <a:solidFill>
                            <a:srgbClr val="FFFFFF"/>
                          </a:solidFill>
                          <a:ln w="9525">
                            <a:solidFill>
                              <a:srgbClr val="000000"/>
                            </a:solidFill>
                            <a:miter lim="800000"/>
                            <a:headEnd/>
                            <a:tailEnd/>
                          </a:ln>
                        </wps:spPr>
                        <wps:txbx>
                          <w:txbxContent>
                            <w:p w14:paraId="48BDA358" w14:textId="77777777" w:rsidR="00AE0BA6" w:rsidRPr="00881719" w:rsidRDefault="00AE0BA6" w:rsidP="00AE0BA6">
                              <w:pPr>
                                <w:jc w:val="center"/>
                                <w:rPr>
                                  <w:rFonts w:ascii="Arial" w:hAnsi="Arial" w:cs="Arial"/>
                                  <w:bCs/>
                                  <w:i/>
                                  <w:sz w:val="20"/>
                                  <w:szCs w:val="20"/>
                                </w:rPr>
                              </w:pPr>
                              <w:r w:rsidRPr="00881719">
                                <w:rPr>
                                  <w:rFonts w:ascii="Arial" w:hAnsi="Arial" w:cs="Arial"/>
                                  <w:bCs/>
                                  <w:i/>
                                  <w:sz w:val="20"/>
                                  <w:szCs w:val="20"/>
                                </w:rPr>
                                <w:t>Подп. и дата</w:t>
                              </w:r>
                            </w:p>
                          </w:txbxContent>
                        </wps:txbx>
                        <wps:bodyPr rot="0" vert="vert270" wrap="square" lIns="0" tIns="0" rIns="0" bIns="0" anchor="t" anchorCtr="0" upright="1">
                          <a:noAutofit/>
                        </wps:bodyPr>
                      </wps:wsp>
                      <wps:wsp>
                        <wps:cNvPr id="63" name="Rectangle 44"/>
                        <wps:cNvSpPr>
                          <a:spLocks noChangeArrowheads="1"/>
                        </wps:cNvSpPr>
                        <wps:spPr bwMode="auto">
                          <a:xfrm>
                            <a:off x="1242" y="11094"/>
                            <a:ext cx="397" cy="14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7153664" name="Rectangle 45"/>
                        <wps:cNvSpPr>
                          <a:spLocks noChangeArrowheads="1"/>
                        </wps:cNvSpPr>
                        <wps:spPr bwMode="auto">
                          <a:xfrm>
                            <a:off x="957" y="11094"/>
                            <a:ext cx="283" cy="1416"/>
                          </a:xfrm>
                          <a:prstGeom prst="rect">
                            <a:avLst/>
                          </a:prstGeom>
                          <a:solidFill>
                            <a:srgbClr val="FFFFFF"/>
                          </a:solidFill>
                          <a:ln w="9525">
                            <a:solidFill>
                              <a:srgbClr val="000000"/>
                            </a:solidFill>
                            <a:miter lim="800000"/>
                            <a:headEnd/>
                            <a:tailEnd/>
                          </a:ln>
                        </wps:spPr>
                        <wps:txbx>
                          <w:txbxContent>
                            <w:p w14:paraId="2E303C17" w14:textId="77777777" w:rsidR="00AE0BA6" w:rsidRPr="00881719" w:rsidRDefault="00AE0BA6" w:rsidP="00AE0BA6">
                              <w:pPr>
                                <w:jc w:val="center"/>
                                <w:rPr>
                                  <w:rFonts w:ascii="Arial" w:hAnsi="Arial" w:cs="Arial"/>
                                  <w:bCs/>
                                  <w:i/>
                                  <w:sz w:val="20"/>
                                  <w:szCs w:val="20"/>
                                </w:rPr>
                              </w:pPr>
                              <w:r w:rsidRPr="00881719">
                                <w:rPr>
                                  <w:rFonts w:ascii="Arial" w:hAnsi="Arial" w:cs="Arial"/>
                                  <w:bCs/>
                                  <w:i/>
                                  <w:sz w:val="20"/>
                                  <w:szCs w:val="20"/>
                                </w:rPr>
                                <w:t>Взам.инв.№</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E2CEDF" id="Group 54" o:spid="_x0000_s1026" style="position:absolute;left:0;text-align:left;margin-left:-65.3pt;margin-top:16.1pt;width:34.15pt;height:411.9pt;z-index:-251658239" coordorigin="957,7674" coordsize="683,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">
                <v:rect id="Rectangle 36" o:spid="_x0000_s1027" style="position:absolute;left:1243;top:14496;width:39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rect id="Rectangle 37" o:spid="_x0000_s1028" style="position:absolute;left:958;top:14493;width:28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">
                  <v:textbox style="layout-flow:vertical;mso-layout-flow-alt:bottom-to-top" inset="0,0,0,0">
                    <w:txbxContent>
                      <w:p w14:paraId="699499B1" w14:textId="77777777" w:rsidR="00AE0BA6" w:rsidRPr="00881719" w:rsidRDefault="00AE0BA6" w:rsidP="00AE0BA6">
                        <w:pPr>
                          <w:jc w:val="center"/>
                          <w:rPr>
                            <w:rFonts w:ascii="Arial" w:hAnsi="Arial" w:cs="Arial"/>
                            <w:bCs/>
                            <w:sz w:val="20"/>
                            <w:szCs w:val="20"/>
                          </w:rPr>
                        </w:pPr>
                        <w:r w:rsidRPr="00881719">
                          <w:rPr>
                            <w:rFonts w:ascii="Arial" w:hAnsi="Arial" w:cs="Arial"/>
                            <w:bCs/>
                            <w:i/>
                            <w:sz w:val="20"/>
                            <w:szCs w:val="20"/>
                          </w:rPr>
                          <w:t>Инв.№</w:t>
                        </w:r>
                        <w:r w:rsidRPr="00881719">
                          <w:rPr>
                            <w:rFonts w:ascii="Arial" w:hAnsi="Arial" w:cs="Arial"/>
                            <w:bCs/>
                            <w:i/>
                            <w:sz w:val="20"/>
                            <w:szCs w:val="20"/>
                            <w:lang w:val="en-US"/>
                          </w:rPr>
                          <w:t xml:space="preserve"> </w:t>
                        </w:r>
                        <w:r w:rsidRPr="00881719">
                          <w:rPr>
                            <w:rFonts w:ascii="Arial" w:hAnsi="Arial" w:cs="Arial"/>
                            <w:bCs/>
                            <w:i/>
                            <w:sz w:val="20"/>
                            <w:szCs w:val="20"/>
                          </w:rPr>
                          <w:t xml:space="preserve">подл. </w:t>
                        </w:r>
                        <w:r w:rsidRPr="00881719">
                          <w:rPr>
                            <w:rFonts w:ascii="Arial" w:hAnsi="Arial" w:cs="Arial"/>
                            <w:bCs/>
                            <w:sz w:val="20"/>
                            <w:szCs w:val="20"/>
                            <w:lang w:val="en-US"/>
                          </w:rPr>
                          <w:t>GGJLK</w:t>
                        </w:r>
                        <w:r w:rsidRPr="00881719">
                          <w:rPr>
                            <w:rFonts w:ascii="Arial" w:hAnsi="Arial" w:cs="Arial"/>
                            <w:bCs/>
                            <w:sz w:val="20"/>
                            <w:szCs w:val="20"/>
                          </w:rPr>
                          <w:t>подп.</w:t>
                        </w:r>
                      </w:p>
                    </w:txbxContent>
                  </v:textbox>
                </v:rect>
                <v:rect id="Rectangle 38" o:spid="_x0000_s1029" style="position:absolute;left:1243;top:12508;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v:rect id="Rectangle 39" o:spid="_x0000_s1030" style="position:absolute;left:958;top:12508;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">
                  <v:textbox style="layout-flow:vertical;mso-layout-flow-alt:bottom-to-top" inset="0,0,0,0">
                    <w:txbxContent>
                      <w:p w14:paraId="04D91537" w14:textId="77777777" w:rsidR="00AE0BA6" w:rsidRPr="00881719" w:rsidRDefault="00AE0BA6" w:rsidP="00AE0BA6">
                        <w:pPr>
                          <w:jc w:val="center"/>
                          <w:rPr>
                            <w:rFonts w:ascii="Arial" w:hAnsi="Arial" w:cs="Arial"/>
                            <w:bCs/>
                            <w:i/>
                            <w:sz w:val="20"/>
                            <w:szCs w:val="20"/>
                          </w:rPr>
                        </w:pPr>
                        <w:r w:rsidRPr="00881719">
                          <w:rPr>
                            <w:rFonts w:ascii="Arial" w:hAnsi="Arial" w:cs="Arial"/>
                            <w:bCs/>
                            <w:i/>
                            <w:sz w:val="20"/>
                            <w:szCs w:val="20"/>
                          </w:rPr>
                          <w:t>Подп. и дата</w:t>
                        </w:r>
                      </w:p>
                    </w:txbxContent>
                  </v:textbox>
                </v:rect>
                <v:rect id="Rectangle 40" o:spid="_x0000_s1031" style="position:absolute;left:1243;top:9667;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rect id="Rectangle 41" o:spid="_x0000_s1032" style="position:absolute;left:958;top:9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">
                  <v:textbox style="layout-flow:vertical;mso-layout-flow-alt:bottom-to-top" inset="0,0,0,0">
                    <w:txbxContent>
                      <w:p w14:paraId="170F8067" w14:textId="77777777" w:rsidR="00AE0BA6" w:rsidRPr="00881719" w:rsidRDefault="00AE0BA6" w:rsidP="00AE0BA6">
                        <w:pPr>
                          <w:jc w:val="center"/>
                          <w:rPr>
                            <w:rFonts w:ascii="Arial" w:hAnsi="Arial" w:cs="Arial"/>
                            <w:bCs/>
                            <w:i/>
                            <w:sz w:val="20"/>
                            <w:szCs w:val="20"/>
                          </w:rPr>
                        </w:pPr>
                        <w:r w:rsidRPr="00881719">
                          <w:rPr>
                            <w:rFonts w:ascii="Arial" w:hAnsi="Arial" w:cs="Arial"/>
                            <w:bCs/>
                            <w:i/>
                            <w:sz w:val="20"/>
                            <w:szCs w:val="20"/>
                          </w:rPr>
                          <w:t>Инв.№ дубл.</w:t>
                        </w:r>
                      </w:p>
                    </w:txbxContent>
                  </v:textbox>
                </v:rect>
                <v:rect id="Rectangle 42" o:spid="_x0000_s1033" style="position:absolute;left:1243;top:7677;width:39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rect id="Rectangle 43" o:spid="_x0000_s1034" style="position:absolute;left:958;top:7674;width:283;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">
                  <v:textbox style="layout-flow:vertical;mso-layout-flow-alt:bottom-to-top" inset="0,0,0,0">
                    <w:txbxContent>
                      <w:p w14:paraId="48BDA358" w14:textId="77777777" w:rsidR="00AE0BA6" w:rsidRPr="00881719" w:rsidRDefault="00AE0BA6" w:rsidP="00AE0BA6">
                        <w:pPr>
                          <w:jc w:val="center"/>
                          <w:rPr>
                            <w:rFonts w:ascii="Arial" w:hAnsi="Arial" w:cs="Arial"/>
                            <w:bCs/>
                            <w:i/>
                            <w:sz w:val="20"/>
                            <w:szCs w:val="20"/>
                          </w:rPr>
                        </w:pPr>
                        <w:r w:rsidRPr="00881719">
                          <w:rPr>
                            <w:rFonts w:ascii="Arial" w:hAnsi="Arial" w:cs="Arial"/>
                            <w:bCs/>
                            <w:i/>
                            <w:sz w:val="20"/>
                            <w:szCs w:val="20"/>
                          </w:rPr>
                          <w:t>Подп. и дата</w:t>
                        </w:r>
                      </w:p>
                    </w:txbxContent>
                  </v:textbox>
                </v:rect>
                <v:rect id="Rectangle 44" o:spid="_x0000_s1035" style="position:absolute;left:1242;top:11094;width:39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rect id="Rectangle 45" o:spid="_x0000_s1036" style="position:absolute;left:957;top:11094;width:28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">
                  <v:textbox style="layout-flow:vertical;mso-layout-flow-alt:bottom-to-top" inset="0,0,0,0">
                    <w:txbxContent>
                      <w:p w14:paraId="2E303C17" w14:textId="77777777" w:rsidR="00AE0BA6" w:rsidRPr="00881719" w:rsidRDefault="00AE0BA6" w:rsidP="00AE0BA6">
                        <w:pPr>
                          <w:jc w:val="center"/>
                          <w:rPr>
                            <w:rFonts w:ascii="Arial" w:hAnsi="Arial" w:cs="Arial"/>
                            <w:bCs/>
                            <w:i/>
                            <w:sz w:val="20"/>
                            <w:szCs w:val="20"/>
                          </w:rPr>
                        </w:pPr>
                        <w:r w:rsidRPr="00881719">
                          <w:rPr>
                            <w:rFonts w:ascii="Arial" w:hAnsi="Arial" w:cs="Arial"/>
                            <w:bCs/>
                            <w:i/>
                            <w:sz w:val="20"/>
                            <w:szCs w:val="20"/>
                          </w:rPr>
                          <w:t>Взам.инв.№</w:t>
                        </w:r>
                      </w:p>
                    </w:txbxContent>
                  </v:textbox>
                </v:rect>
              </v:group>
            </w:pict>
          </mc:Fallback>
        </mc:AlternateContent>
      </w:r>
    </w:p>
    <w:p w14:paraId="01A1266F" w14:textId="7247D586" w:rsidR="00AE0BA6" w:rsidRPr="00A737D4" w:rsidRDefault="00AE0BA6" w:rsidP="00B74B3F">
      <w:pPr>
        <w:tabs>
          <w:tab w:val="left" w:pos="1260"/>
        </w:tabs>
        <w:ind w:right="45"/>
        <w:jc w:val="center"/>
        <w:rPr>
          <w:rFonts w:ascii="Times New Roman" w:hAnsi="Times New Roman" w:cs="Times New Roman"/>
          <w:bCs/>
        </w:rPr>
      </w:pPr>
      <w:r w:rsidRPr="00A737D4">
        <w:rPr>
          <w:rFonts w:ascii="Times New Roman" w:hAnsi="Times New Roman" w:cs="Times New Roman"/>
          <w:bCs/>
        </w:rPr>
        <w:t>ОПИСАНИЕ ПРОГРАММЫ</w:t>
      </w:r>
    </w:p>
    <w:p w14:paraId="1E4C30FD" w14:textId="288038C8" w:rsidR="00AE0BA6" w:rsidRDefault="00AE0BA6" w:rsidP="00B74B3F">
      <w:pPr>
        <w:autoSpaceDE w:val="0"/>
        <w:autoSpaceDN w:val="0"/>
        <w:jc w:val="center"/>
        <w:rPr>
          <w:rFonts w:ascii="Times New Roman" w:hAnsi="Times New Roman" w:cs="Times New Roman"/>
          <w:bCs/>
          <w:caps/>
          <w:lang w:eastAsia="ru-RU"/>
        </w:rPr>
      </w:pPr>
    </w:p>
    <w:p w14:paraId="2791475B" w14:textId="324BBCF4" w:rsidR="00B74B3F" w:rsidRDefault="00B74B3F" w:rsidP="00B74B3F">
      <w:pPr>
        <w:autoSpaceDE w:val="0"/>
        <w:autoSpaceDN w:val="0"/>
        <w:jc w:val="center"/>
        <w:rPr>
          <w:rFonts w:ascii="Times New Roman" w:hAnsi="Times New Roman" w:cs="Times New Roman"/>
          <w:bCs/>
          <w:caps/>
          <w:lang w:eastAsia="ru-RU"/>
        </w:rPr>
      </w:pPr>
    </w:p>
    <w:p w14:paraId="29CCA11B" w14:textId="2789B3AF" w:rsidR="00B74B3F" w:rsidRDefault="00B74B3F" w:rsidP="00B74B3F">
      <w:pPr>
        <w:autoSpaceDE w:val="0"/>
        <w:autoSpaceDN w:val="0"/>
        <w:jc w:val="center"/>
        <w:rPr>
          <w:rFonts w:ascii="Times New Roman" w:hAnsi="Times New Roman" w:cs="Times New Roman"/>
          <w:bCs/>
          <w:caps/>
          <w:lang w:eastAsia="ru-RU"/>
        </w:rPr>
      </w:pPr>
    </w:p>
    <w:p w14:paraId="71929CBB" w14:textId="5224874B" w:rsidR="00B74B3F" w:rsidRPr="00A737D4" w:rsidRDefault="00B74B3F" w:rsidP="00B74B3F">
      <w:pPr>
        <w:autoSpaceDE w:val="0"/>
        <w:autoSpaceDN w:val="0"/>
        <w:jc w:val="center"/>
        <w:rPr>
          <w:rFonts w:ascii="Times New Roman" w:hAnsi="Times New Roman" w:cs="Times New Roman"/>
          <w:bCs/>
          <w:caps/>
          <w:lang w:eastAsia="ru-RU"/>
        </w:rPr>
      </w:pPr>
    </w:p>
    <w:p w14:paraId="623F4EFB" w14:textId="22BB65A6" w:rsidR="00AE0BA6" w:rsidRPr="00A737D4" w:rsidRDefault="00AE0BA6" w:rsidP="00B74B3F">
      <w:pPr>
        <w:autoSpaceDE w:val="0"/>
        <w:autoSpaceDN w:val="0"/>
        <w:jc w:val="center"/>
        <w:rPr>
          <w:rFonts w:ascii="Times New Roman" w:hAnsi="Times New Roman" w:cs="Times New Roman"/>
          <w:bCs/>
          <w:caps/>
          <w:lang w:eastAsia="ru-RU"/>
        </w:rPr>
      </w:pPr>
      <w:r w:rsidRPr="00A737D4">
        <w:rPr>
          <w:rFonts w:ascii="Times New Roman" w:hAnsi="Times New Roman" w:cs="Times New Roman"/>
          <w:bCs/>
          <w:caps/>
          <w:lang w:eastAsia="ru-RU"/>
        </w:rPr>
        <w:t>ЛИСТ УТВЕРЖДЕНИЯ</w:t>
      </w:r>
    </w:p>
    <w:p w14:paraId="44D5E307" w14:textId="77777777" w:rsidR="00AE0BA6" w:rsidRPr="00A737D4" w:rsidRDefault="00AE0BA6" w:rsidP="00B74B3F">
      <w:pPr>
        <w:autoSpaceDE w:val="0"/>
        <w:autoSpaceDN w:val="0"/>
        <w:jc w:val="center"/>
        <w:rPr>
          <w:rFonts w:ascii="Times New Roman" w:hAnsi="Times New Roman" w:cs="Times New Roman"/>
          <w:bCs/>
          <w:caps/>
          <w:lang w:eastAsia="ru-RU"/>
        </w:rPr>
      </w:pPr>
    </w:p>
    <w:p w14:paraId="5C735B48" w14:textId="65110014" w:rsidR="00AE0BA6" w:rsidRPr="00B56AA2" w:rsidRDefault="00F163B6" w:rsidP="00B74B3F">
      <w:pPr>
        <w:autoSpaceDE w:val="0"/>
        <w:autoSpaceDN w:val="0"/>
        <w:jc w:val="center"/>
        <w:rPr>
          <w:rFonts w:ascii="Times New Roman" w:hAnsi="Times New Roman" w:cs="Times New Roman"/>
          <w:bCs/>
          <w:caps/>
          <w:lang w:eastAsia="ru-RU"/>
        </w:rPr>
      </w:pPr>
      <w:r>
        <w:rPr>
          <w:rFonts w:ascii="Times New Roman" w:hAnsi="Times New Roman" w:cs="Times New Roman"/>
          <w:bCs/>
        </w:rPr>
        <w:t>RU.СНАБ.00855-01</w:t>
      </w:r>
      <w:r w:rsidR="003E7333">
        <w:rPr>
          <w:rFonts w:ascii="Times New Roman" w:hAnsi="Times New Roman" w:cs="Times New Roman"/>
          <w:bCs/>
        </w:rPr>
        <w:t xml:space="preserve"> 13 01</w:t>
      </w:r>
      <w:r w:rsidR="00AE0BA6" w:rsidRPr="00B56AA2">
        <w:rPr>
          <w:rFonts w:ascii="Times New Roman" w:hAnsi="Times New Roman" w:cs="Times New Roman"/>
          <w:bCs/>
          <w:caps/>
          <w:lang w:eastAsia="ru-RU"/>
        </w:rPr>
        <w:t>-ЛУ</w:t>
      </w:r>
    </w:p>
    <w:p w14:paraId="78CFD8D5" w14:textId="77777777" w:rsidR="00AE0BA6" w:rsidRPr="00A737D4" w:rsidRDefault="00AE0BA6" w:rsidP="00B74B3F">
      <w:pPr>
        <w:jc w:val="center"/>
        <w:rPr>
          <w:rFonts w:ascii="Times New Roman" w:hAnsi="Times New Roman" w:cs="Times New Roman"/>
          <w:b/>
          <w:highlight w:val="yellow"/>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92"/>
      </w:tblGrid>
      <w:tr w:rsidR="00AE0BA6" w:rsidRPr="00A737D4" w14:paraId="149EA25D" w14:textId="77777777" w:rsidTr="7146F3F5">
        <w:trPr>
          <w:trHeight w:val="819"/>
          <w:jc w:val="right"/>
        </w:trPr>
        <w:tc>
          <w:tcPr>
            <w:tcW w:w="3592" w:type="dxa"/>
            <w:tcBorders>
              <w:top w:val="nil"/>
              <w:left w:val="nil"/>
              <w:bottom w:val="nil"/>
              <w:right w:val="nil"/>
            </w:tcBorders>
          </w:tcPr>
          <w:p w14:paraId="58BE6B5F" w14:textId="77777777" w:rsidR="00AE0BA6" w:rsidRPr="00A737D4" w:rsidRDefault="00AE0BA6" w:rsidP="00B74B3F">
            <w:pPr>
              <w:rPr>
                <w:rFonts w:ascii="Times New Roman" w:hAnsi="Times New Roman" w:cs="Times New Roman"/>
              </w:rPr>
            </w:pPr>
            <w:bookmarkStart w:id="0" w:name="_Toc279494846"/>
            <w:bookmarkStart w:id="1" w:name="_Toc279494912"/>
            <w:bookmarkStart w:id="2" w:name="_Toc279516404"/>
            <w:bookmarkStart w:id="3" w:name="_Toc290375324"/>
            <w:bookmarkStart w:id="4" w:name="_Toc290408241"/>
            <w:r w:rsidRPr="00A737D4">
              <w:rPr>
                <w:rFonts w:ascii="Times New Roman" w:hAnsi="Times New Roman" w:cs="Times New Roman"/>
              </w:rPr>
              <w:t>Представители</w:t>
            </w:r>
            <w:bookmarkEnd w:id="0"/>
            <w:bookmarkEnd w:id="1"/>
            <w:bookmarkEnd w:id="2"/>
            <w:bookmarkEnd w:id="3"/>
            <w:bookmarkEnd w:id="4"/>
          </w:p>
          <w:p w14:paraId="1C2A0F6E" w14:textId="77777777" w:rsidR="00AE0BA6" w:rsidRPr="00A737D4" w:rsidRDefault="00AE0BA6" w:rsidP="00B74B3F">
            <w:pPr>
              <w:rPr>
                <w:rFonts w:ascii="Times New Roman" w:hAnsi="Times New Roman" w:cs="Times New Roman"/>
                <w:highlight w:val="yellow"/>
              </w:rPr>
            </w:pPr>
            <w:bookmarkStart w:id="5" w:name="_Toc279494847"/>
            <w:bookmarkStart w:id="6" w:name="_Toc279494913"/>
            <w:bookmarkStart w:id="7" w:name="_Toc279516405"/>
            <w:bookmarkStart w:id="8" w:name="_Toc290375325"/>
            <w:bookmarkStart w:id="9" w:name="_Toc290408242"/>
            <w:r w:rsidRPr="00A737D4">
              <w:rPr>
                <w:rFonts w:ascii="Times New Roman" w:hAnsi="Times New Roman" w:cs="Times New Roman"/>
              </w:rPr>
              <w:t>Организации-разработчика</w:t>
            </w:r>
            <w:bookmarkEnd w:id="5"/>
            <w:bookmarkEnd w:id="6"/>
            <w:bookmarkEnd w:id="7"/>
            <w:bookmarkEnd w:id="8"/>
            <w:bookmarkEnd w:id="9"/>
          </w:p>
        </w:tc>
      </w:tr>
      <w:tr w:rsidR="00AE0BA6" w:rsidRPr="00A737D4" w14:paraId="17985CEC" w14:textId="77777777" w:rsidTr="7146F3F5">
        <w:trPr>
          <w:trHeight w:val="665"/>
          <w:jc w:val="right"/>
        </w:trPr>
        <w:tc>
          <w:tcPr>
            <w:tcW w:w="3592" w:type="dxa"/>
            <w:tcBorders>
              <w:top w:val="nil"/>
              <w:left w:val="nil"/>
              <w:bottom w:val="nil"/>
              <w:right w:val="nil"/>
            </w:tcBorders>
          </w:tcPr>
          <w:p w14:paraId="24C7947E" w14:textId="77777777" w:rsidR="00AE0BA6" w:rsidRPr="00A737D4" w:rsidRDefault="00AE0BA6" w:rsidP="00B74B3F">
            <w:pPr>
              <w:rPr>
                <w:rFonts w:ascii="Times New Roman" w:eastAsia="Times New Roman" w:hAnsi="Times New Roman" w:cs="Times New Roman"/>
                <w:highlight w:val="yellow"/>
                <w:lang w:eastAsia="ru-RU"/>
              </w:rPr>
            </w:pPr>
            <w:r w:rsidRPr="00A737D4">
              <w:rPr>
                <w:rFonts w:ascii="Times New Roman" w:eastAsia="Times New Roman" w:hAnsi="Times New Roman" w:cs="Times New Roman"/>
                <w:lang w:eastAsia="ru-RU"/>
              </w:rPr>
              <w:t>Руководитель разработки</w:t>
            </w:r>
          </w:p>
        </w:tc>
      </w:tr>
      <w:tr w:rsidR="00AE0BA6" w:rsidRPr="00A737D4" w14:paraId="033C53CA" w14:textId="77777777" w:rsidTr="7146F3F5">
        <w:trPr>
          <w:jc w:val="right"/>
        </w:trPr>
        <w:tc>
          <w:tcPr>
            <w:tcW w:w="3592" w:type="dxa"/>
            <w:tcBorders>
              <w:top w:val="nil"/>
              <w:left w:val="nil"/>
              <w:bottom w:val="nil"/>
              <w:right w:val="nil"/>
            </w:tcBorders>
          </w:tcPr>
          <w:p w14:paraId="4B319796" w14:textId="77777777" w:rsidR="00AE0BA6" w:rsidRPr="00B62066" w:rsidRDefault="00AE0BA6" w:rsidP="00B74B3F">
            <w:pPr>
              <w:rPr>
                <w:rFonts w:ascii="Times New Roman" w:eastAsia="Times New Roman" w:hAnsi="Times New Roman" w:cs="Times New Roman"/>
                <w:lang w:eastAsia="ru-RU"/>
              </w:rPr>
            </w:pPr>
          </w:p>
          <w:p w14:paraId="489124C4" w14:textId="62656106" w:rsidR="00AE0BA6" w:rsidRPr="00A737D4" w:rsidRDefault="00AE0BA6" w:rsidP="00B74B3F">
            <w:pPr>
              <w:rPr>
                <w:rFonts w:ascii="Times New Roman" w:eastAsia="Times New Roman" w:hAnsi="Times New Roman" w:cs="Times New Roman"/>
                <w:color w:val="FF0000"/>
                <w:lang w:eastAsia="ru-RU"/>
              </w:rPr>
            </w:pPr>
            <w:r w:rsidRPr="00B62066">
              <w:rPr>
                <w:rFonts w:ascii="Times New Roman" w:eastAsia="Times New Roman" w:hAnsi="Times New Roman" w:cs="Times New Roman"/>
                <w:lang w:eastAsia="ru-RU"/>
              </w:rPr>
              <w:t xml:space="preserve">___________ </w:t>
            </w:r>
            <w:r w:rsidR="00B62066" w:rsidRPr="00B62066">
              <w:rPr>
                <w:rFonts w:ascii="Times New Roman" w:eastAsia="Times New Roman" w:hAnsi="Times New Roman" w:cs="Times New Roman"/>
                <w:lang w:eastAsia="ru-RU"/>
              </w:rPr>
              <w:t>А.В. Калюжная</w:t>
            </w:r>
          </w:p>
        </w:tc>
      </w:tr>
      <w:tr w:rsidR="00AE0BA6" w:rsidRPr="00A737D4" w14:paraId="2F709E11" w14:textId="77777777" w:rsidTr="7146F3F5">
        <w:trPr>
          <w:jc w:val="right"/>
        </w:trPr>
        <w:tc>
          <w:tcPr>
            <w:tcW w:w="3592" w:type="dxa"/>
            <w:tcBorders>
              <w:top w:val="nil"/>
              <w:left w:val="nil"/>
              <w:bottom w:val="nil"/>
              <w:right w:val="nil"/>
            </w:tcBorders>
          </w:tcPr>
          <w:p w14:paraId="3C672507" w14:textId="509F0356" w:rsidR="00AE0BA6" w:rsidRPr="00A737D4" w:rsidRDefault="00AE0BA6" w:rsidP="00B74B3F">
            <w:pPr>
              <w:rPr>
                <w:rFonts w:ascii="Times New Roman" w:eastAsia="Times New Roman" w:hAnsi="Times New Roman" w:cs="Times New Roman"/>
                <w:lang w:eastAsia="ru-RU"/>
              </w:rPr>
            </w:pPr>
            <w:r w:rsidRPr="7146F3F5">
              <w:rPr>
                <w:rFonts w:ascii="Times New Roman" w:eastAsia="Times New Roman" w:hAnsi="Times New Roman" w:cs="Times New Roman"/>
                <w:lang w:eastAsia="ru-RU"/>
              </w:rPr>
              <w:t xml:space="preserve">____ ____________ </w:t>
            </w:r>
            <w:r w:rsidR="00F163B6">
              <w:rPr>
                <w:rFonts w:ascii="Times New Roman" w:eastAsia="Times New Roman" w:hAnsi="Times New Roman" w:cs="Times New Roman"/>
                <w:lang w:eastAsia="ru-RU"/>
              </w:rPr>
              <w:t>2024</w:t>
            </w:r>
            <w:r w:rsidRPr="7146F3F5">
              <w:rPr>
                <w:rFonts w:ascii="Times New Roman" w:eastAsia="Times New Roman" w:hAnsi="Times New Roman" w:cs="Times New Roman"/>
                <w:lang w:eastAsia="ru-RU"/>
              </w:rPr>
              <w:t xml:space="preserve"> г.</w:t>
            </w:r>
          </w:p>
          <w:p w14:paraId="5C0463AC" w14:textId="77777777" w:rsidR="00AE0BA6" w:rsidRPr="00A737D4" w:rsidRDefault="00AE0BA6" w:rsidP="00B74B3F">
            <w:pPr>
              <w:rPr>
                <w:rFonts w:ascii="Times New Roman" w:eastAsia="Times New Roman" w:hAnsi="Times New Roman" w:cs="Times New Roman"/>
                <w:lang w:eastAsia="ru-RU"/>
              </w:rPr>
            </w:pPr>
          </w:p>
        </w:tc>
      </w:tr>
      <w:tr w:rsidR="00AE0BA6" w:rsidRPr="00A737D4" w14:paraId="7FA1DE33" w14:textId="77777777" w:rsidTr="7146F3F5">
        <w:trPr>
          <w:jc w:val="right"/>
        </w:trPr>
        <w:tc>
          <w:tcPr>
            <w:tcW w:w="3592" w:type="dxa"/>
            <w:tcBorders>
              <w:top w:val="nil"/>
              <w:left w:val="nil"/>
              <w:bottom w:val="nil"/>
              <w:right w:val="nil"/>
            </w:tcBorders>
          </w:tcPr>
          <w:p w14:paraId="0E6CD130" w14:textId="77777777" w:rsidR="00AE0BA6" w:rsidRPr="00A737D4" w:rsidRDefault="00AE0BA6" w:rsidP="00B74B3F">
            <w:pPr>
              <w:rPr>
                <w:rFonts w:ascii="Times New Roman" w:eastAsia="Times New Roman" w:hAnsi="Times New Roman" w:cs="Times New Roman"/>
                <w:lang w:eastAsia="ru-RU"/>
              </w:rPr>
            </w:pPr>
            <w:r w:rsidRPr="00A737D4">
              <w:rPr>
                <w:rFonts w:ascii="Times New Roman" w:eastAsia="Times New Roman" w:hAnsi="Times New Roman" w:cs="Times New Roman"/>
                <w:lang w:eastAsia="ru-RU"/>
              </w:rPr>
              <w:t>Нормоконтролер</w:t>
            </w:r>
          </w:p>
        </w:tc>
      </w:tr>
      <w:tr w:rsidR="00AE0BA6" w:rsidRPr="00A737D4" w14:paraId="591C463D" w14:textId="77777777" w:rsidTr="7146F3F5">
        <w:trPr>
          <w:jc w:val="right"/>
        </w:trPr>
        <w:tc>
          <w:tcPr>
            <w:tcW w:w="3592" w:type="dxa"/>
            <w:tcBorders>
              <w:top w:val="nil"/>
              <w:left w:val="nil"/>
              <w:bottom w:val="nil"/>
              <w:right w:val="nil"/>
            </w:tcBorders>
          </w:tcPr>
          <w:p w14:paraId="7FD63A77" w14:textId="77777777" w:rsidR="00AE0BA6" w:rsidRPr="00A737D4" w:rsidRDefault="00AE0BA6" w:rsidP="00B74B3F">
            <w:pPr>
              <w:rPr>
                <w:rFonts w:ascii="Times New Roman" w:eastAsia="Times New Roman" w:hAnsi="Times New Roman" w:cs="Times New Roman"/>
                <w:lang w:eastAsia="ru-RU"/>
              </w:rPr>
            </w:pPr>
          </w:p>
          <w:p w14:paraId="588DF5D1" w14:textId="664808C8" w:rsidR="00AE0BA6" w:rsidRPr="00A737D4" w:rsidRDefault="00AE0BA6" w:rsidP="00B74B3F">
            <w:pPr>
              <w:rPr>
                <w:rFonts w:ascii="Times New Roman" w:eastAsia="Times New Roman" w:hAnsi="Times New Roman" w:cs="Times New Roman"/>
                <w:lang w:eastAsia="ru-RU"/>
              </w:rPr>
            </w:pPr>
            <w:r w:rsidRPr="00A737D4">
              <w:rPr>
                <w:rFonts w:ascii="Times New Roman" w:eastAsia="Times New Roman" w:hAnsi="Times New Roman" w:cs="Times New Roman"/>
                <w:lang w:eastAsia="ru-RU"/>
              </w:rPr>
              <w:t>___________ А.В. Киреева</w:t>
            </w:r>
          </w:p>
        </w:tc>
      </w:tr>
      <w:tr w:rsidR="00AE0BA6" w:rsidRPr="00A737D4" w14:paraId="0D99C05F" w14:textId="77777777" w:rsidTr="7146F3F5">
        <w:trPr>
          <w:jc w:val="right"/>
        </w:trPr>
        <w:tc>
          <w:tcPr>
            <w:tcW w:w="3592" w:type="dxa"/>
            <w:tcBorders>
              <w:top w:val="nil"/>
              <w:left w:val="nil"/>
              <w:bottom w:val="nil"/>
              <w:right w:val="nil"/>
            </w:tcBorders>
          </w:tcPr>
          <w:p w14:paraId="2CBF80E8" w14:textId="345FBD1D" w:rsidR="00AE0BA6" w:rsidRPr="00A737D4" w:rsidRDefault="00AE0BA6" w:rsidP="00B74B3F">
            <w:pPr>
              <w:rPr>
                <w:rFonts w:ascii="Times New Roman" w:eastAsia="Times New Roman" w:hAnsi="Times New Roman" w:cs="Times New Roman"/>
                <w:lang w:eastAsia="ru-RU"/>
              </w:rPr>
            </w:pPr>
            <w:r w:rsidRPr="7146F3F5">
              <w:rPr>
                <w:rFonts w:ascii="Times New Roman" w:eastAsia="Times New Roman" w:hAnsi="Times New Roman" w:cs="Times New Roman"/>
                <w:lang w:eastAsia="ru-RU"/>
              </w:rPr>
              <w:t xml:space="preserve">____ ____________ </w:t>
            </w:r>
            <w:r w:rsidR="00F163B6">
              <w:rPr>
                <w:rFonts w:ascii="Times New Roman" w:eastAsia="Times New Roman" w:hAnsi="Times New Roman" w:cs="Times New Roman"/>
                <w:lang w:eastAsia="ru-RU"/>
              </w:rPr>
              <w:t>2024</w:t>
            </w:r>
            <w:r w:rsidRPr="7146F3F5">
              <w:rPr>
                <w:rFonts w:ascii="Times New Roman" w:eastAsia="Times New Roman" w:hAnsi="Times New Roman" w:cs="Times New Roman"/>
                <w:lang w:eastAsia="ru-RU"/>
              </w:rPr>
              <w:t xml:space="preserve"> г.</w:t>
            </w:r>
          </w:p>
          <w:p w14:paraId="49C10997" w14:textId="77777777" w:rsidR="00AE0BA6" w:rsidRPr="00A737D4" w:rsidRDefault="00AE0BA6" w:rsidP="00B74B3F">
            <w:pPr>
              <w:rPr>
                <w:rFonts w:ascii="Times New Roman" w:eastAsia="Times New Roman" w:hAnsi="Times New Roman" w:cs="Times New Roman"/>
                <w:lang w:eastAsia="ru-RU"/>
              </w:rPr>
            </w:pPr>
          </w:p>
        </w:tc>
      </w:tr>
    </w:tbl>
    <w:p w14:paraId="5E75C02C" w14:textId="77777777" w:rsidR="00AE0BA6" w:rsidRPr="00A737D4" w:rsidRDefault="00AE0BA6" w:rsidP="00B74B3F">
      <w:pPr>
        <w:jc w:val="center"/>
        <w:rPr>
          <w:rFonts w:ascii="Times New Roman" w:hAnsi="Times New Roman" w:cs="Times New Roman"/>
        </w:rPr>
      </w:pPr>
    </w:p>
    <w:p w14:paraId="43279923" w14:textId="77777777" w:rsidR="00B56AA2" w:rsidRDefault="00B56AA2" w:rsidP="00B74B3F">
      <w:pPr>
        <w:jc w:val="center"/>
        <w:rPr>
          <w:rFonts w:ascii="Times New Roman" w:hAnsi="Times New Roman" w:cs="Times New Roman"/>
        </w:rPr>
      </w:pPr>
    </w:p>
    <w:p w14:paraId="5F59F8B3" w14:textId="77777777" w:rsidR="00B56AA2" w:rsidRPr="00A737D4" w:rsidRDefault="00B56AA2" w:rsidP="00B74B3F">
      <w:pPr>
        <w:jc w:val="center"/>
        <w:rPr>
          <w:rFonts w:ascii="Times New Roman" w:hAnsi="Times New Roman" w:cs="Times New Roman"/>
        </w:rPr>
      </w:pPr>
    </w:p>
    <w:p w14:paraId="5A31BC66" w14:textId="58D9751D" w:rsidR="00B74B3F" w:rsidRPr="00B74B3F" w:rsidRDefault="00F163B6" w:rsidP="00B74B3F">
      <w:pPr>
        <w:jc w:val="center"/>
        <w:rPr>
          <w:rFonts w:ascii="Times New Roman" w:eastAsia="Times New Roman" w:hAnsi="Times New Roman" w:cs="Times New Roman"/>
        </w:rPr>
      </w:pPr>
      <w:r>
        <w:rPr>
          <w:rFonts w:ascii="Times New Roman" w:hAnsi="Times New Roman" w:cs="Times New Roman"/>
        </w:rPr>
        <w:t>2024</w:t>
      </w:r>
    </w:p>
    <w:p w14:paraId="2ECC2205" w14:textId="77777777" w:rsidR="00AE0BA6" w:rsidRPr="00A737D4" w:rsidRDefault="00AE0BA6" w:rsidP="00B74B3F">
      <w:pPr>
        <w:spacing w:line="360" w:lineRule="auto"/>
        <w:jc w:val="center"/>
        <w:rPr>
          <w:rFonts w:ascii="Times New Roman" w:hAnsi="Times New Roman" w:cs="Times New Roman"/>
        </w:rPr>
      </w:pPr>
    </w:p>
    <w:p w14:paraId="6841E950" w14:textId="77777777" w:rsidR="00AE0BA6" w:rsidRPr="00A737D4" w:rsidRDefault="00AE0BA6" w:rsidP="00B93F17">
      <w:pPr>
        <w:spacing w:line="360" w:lineRule="auto"/>
        <w:rPr>
          <w:rFonts w:ascii="Times New Roman" w:hAnsi="Times New Roman" w:cs="Times New Roman"/>
        </w:rPr>
        <w:sectPr w:rsidR="00AE0BA6" w:rsidRPr="00A737D4" w:rsidSect="003F2D7B">
          <w:headerReference w:type="default" r:id="rId8"/>
          <w:footerReference w:type="first" r:id="rId9"/>
          <w:pgSz w:w="11906" w:h="16838"/>
          <w:pgMar w:top="1134" w:right="851" w:bottom="1134" w:left="1701" w:header="720" w:footer="720" w:gutter="0"/>
          <w:cols w:space="720"/>
          <w:titlePg/>
          <w:docGrid w:linePitch="360"/>
        </w:sectPr>
      </w:pPr>
    </w:p>
    <w:p w14:paraId="5616E4CE" w14:textId="77777777" w:rsidR="00A737D4" w:rsidRPr="00A737D4" w:rsidRDefault="00A737D4" w:rsidP="00B74B3F">
      <w:pPr>
        <w:tabs>
          <w:tab w:val="left" w:pos="1260"/>
        </w:tabs>
        <w:ind w:right="45"/>
        <w:jc w:val="center"/>
        <w:rPr>
          <w:rFonts w:ascii="Times New Roman" w:hAnsi="Times New Roman" w:cs="Times New Roman"/>
          <w:bCs/>
          <w:caps/>
          <w:color w:val="000000"/>
        </w:rPr>
      </w:pPr>
      <w:r w:rsidRPr="00A737D4">
        <w:rPr>
          <w:rFonts w:ascii="Times New Roman" w:hAnsi="Times New Roman" w:cs="Times New Roman"/>
          <w:bCs/>
          <w:caps/>
          <w:color w:val="000000"/>
        </w:rPr>
        <w:t>МИНИСТЕРСТВО НАУКИ И ВЫСШЕГО ОБРАЗОВАНИЯ РОССИЙСКОЙ ФЕДЕРАЦИИ</w:t>
      </w:r>
    </w:p>
    <w:p w14:paraId="4754942B" w14:textId="77777777" w:rsidR="00A737D4" w:rsidRPr="00A737D4" w:rsidRDefault="00A737D4" w:rsidP="00B74B3F">
      <w:pPr>
        <w:pBdr>
          <w:top w:val="single" w:sz="4" w:space="1" w:color="auto"/>
        </w:pBdr>
        <w:jc w:val="center"/>
        <w:rPr>
          <w:rFonts w:ascii="Times New Roman" w:hAnsi="Times New Roman" w:cs="Times New Roman"/>
          <w:bCs/>
          <w:color w:val="000000"/>
        </w:rPr>
      </w:pPr>
    </w:p>
    <w:p w14:paraId="12C50D97" w14:textId="77777777" w:rsidR="00A737D4" w:rsidRPr="00A737D4" w:rsidRDefault="00A737D4" w:rsidP="00B74B3F">
      <w:pPr>
        <w:rPr>
          <w:rFonts w:ascii="Times New Roman" w:hAnsi="Times New Roman" w:cs="Times New Roman"/>
          <w:bCs/>
        </w:rPr>
      </w:pPr>
      <w:r w:rsidRPr="00A737D4">
        <w:rPr>
          <w:rFonts w:ascii="Times New Roman" w:hAnsi="Times New Roman" w:cs="Times New Roman"/>
          <w:bCs/>
        </w:rPr>
        <w:t>УТВЕРЖДЕН</w:t>
      </w:r>
    </w:p>
    <w:p w14:paraId="21217742" w14:textId="7643599F" w:rsidR="00A737D4" w:rsidRPr="00B56AA2" w:rsidRDefault="00F163B6" w:rsidP="00B74B3F">
      <w:pPr>
        <w:rPr>
          <w:rFonts w:ascii="Times New Roman" w:hAnsi="Times New Roman" w:cs="Times New Roman"/>
          <w:bCs/>
        </w:rPr>
      </w:pPr>
      <w:r>
        <w:rPr>
          <w:rFonts w:ascii="Times New Roman" w:hAnsi="Times New Roman" w:cs="Times New Roman"/>
          <w:bCs/>
        </w:rPr>
        <w:t>RU.СНАБ.00855-01</w:t>
      </w:r>
      <w:r w:rsidR="003E7333">
        <w:rPr>
          <w:rFonts w:ascii="Times New Roman" w:hAnsi="Times New Roman" w:cs="Times New Roman"/>
          <w:bCs/>
        </w:rPr>
        <w:t xml:space="preserve"> 13 01</w:t>
      </w:r>
      <w:r w:rsidR="00B56AA2" w:rsidRPr="00B56AA2">
        <w:rPr>
          <w:rFonts w:ascii="Times New Roman" w:hAnsi="Times New Roman" w:cs="Times New Roman"/>
          <w:bCs/>
        </w:rPr>
        <w:t>-ЛУ</w:t>
      </w:r>
    </w:p>
    <w:p w14:paraId="1BE8E3D7" w14:textId="77777777" w:rsidR="00A737D4" w:rsidRPr="00A737D4" w:rsidRDefault="00A737D4" w:rsidP="00B74B3F">
      <w:pPr>
        <w:rPr>
          <w:rFonts w:ascii="Times New Roman" w:hAnsi="Times New Roman" w:cs="Times New Roman"/>
          <w:bCs/>
        </w:rPr>
      </w:pPr>
    </w:p>
    <w:p w14:paraId="50795FCF" w14:textId="77777777" w:rsidR="00A737D4" w:rsidRPr="00A737D4" w:rsidRDefault="00A737D4" w:rsidP="00B74B3F">
      <w:pPr>
        <w:rPr>
          <w:rFonts w:ascii="Times New Roman" w:hAnsi="Times New Roman" w:cs="Times New Roman"/>
          <w:bCs/>
        </w:rPr>
      </w:pPr>
    </w:p>
    <w:p w14:paraId="5B5D6496" w14:textId="77777777" w:rsidR="00A737D4" w:rsidRPr="00A737D4" w:rsidRDefault="00A737D4" w:rsidP="00B74B3F">
      <w:pPr>
        <w:rPr>
          <w:rFonts w:ascii="Times New Roman" w:hAnsi="Times New Roman" w:cs="Times New Roman"/>
          <w:bCs/>
        </w:rPr>
      </w:pPr>
    </w:p>
    <w:p w14:paraId="28E8A6E9" w14:textId="77777777" w:rsidR="00A737D4" w:rsidRPr="00A737D4" w:rsidRDefault="00A737D4" w:rsidP="00B74B3F">
      <w:pPr>
        <w:rPr>
          <w:rFonts w:ascii="Times New Roman" w:hAnsi="Times New Roman" w:cs="Times New Roman"/>
          <w:bCs/>
        </w:rPr>
      </w:pPr>
    </w:p>
    <w:p w14:paraId="0057F903" w14:textId="77777777" w:rsidR="00A737D4" w:rsidRPr="00A737D4" w:rsidRDefault="00A737D4" w:rsidP="00B74B3F">
      <w:pPr>
        <w:rPr>
          <w:rFonts w:ascii="Times New Roman" w:hAnsi="Times New Roman" w:cs="Times New Roman"/>
          <w:bCs/>
        </w:rPr>
      </w:pPr>
    </w:p>
    <w:p w14:paraId="49F89CB0" w14:textId="77777777" w:rsidR="00A737D4" w:rsidRPr="00A737D4" w:rsidRDefault="00A737D4" w:rsidP="00B74B3F">
      <w:pPr>
        <w:rPr>
          <w:rFonts w:ascii="Times New Roman" w:hAnsi="Times New Roman" w:cs="Times New Roman"/>
          <w:bCs/>
        </w:rPr>
      </w:pPr>
    </w:p>
    <w:p w14:paraId="619FF968" w14:textId="77777777" w:rsidR="00A737D4" w:rsidRPr="00A737D4" w:rsidRDefault="00A737D4" w:rsidP="00B74B3F">
      <w:pPr>
        <w:rPr>
          <w:rFonts w:ascii="Times New Roman" w:hAnsi="Times New Roman" w:cs="Times New Roman"/>
          <w:bCs/>
        </w:rPr>
      </w:pPr>
    </w:p>
    <w:p w14:paraId="51300178" w14:textId="77777777" w:rsidR="00A737D4" w:rsidRPr="00B56AA2" w:rsidRDefault="00A737D4" w:rsidP="00B74B3F">
      <w:pPr>
        <w:rPr>
          <w:rFonts w:ascii="Times New Roman" w:hAnsi="Times New Roman" w:cs="Times New Roman"/>
          <w:bCs/>
        </w:rPr>
      </w:pPr>
    </w:p>
    <w:p w14:paraId="7046A46A" w14:textId="77777777" w:rsidR="00F163B6" w:rsidRDefault="00F163B6" w:rsidP="00B74B3F">
      <w:pPr>
        <w:tabs>
          <w:tab w:val="left" w:pos="1260"/>
        </w:tabs>
        <w:ind w:right="46"/>
        <w:jc w:val="center"/>
        <w:rPr>
          <w:rFonts w:ascii="Times New Roman" w:hAnsi="Times New Roman" w:cs="Times New Roman"/>
          <w:b/>
        </w:rPr>
      </w:pPr>
    </w:p>
    <w:p w14:paraId="68C29592" w14:textId="0A8D7824" w:rsidR="001713E5" w:rsidRPr="00785C3B" w:rsidRDefault="00F163B6" w:rsidP="00B74B3F">
      <w:pPr>
        <w:tabs>
          <w:tab w:val="left" w:pos="1260"/>
        </w:tabs>
        <w:ind w:right="46"/>
        <w:jc w:val="center"/>
        <w:rPr>
          <w:rFonts w:ascii="Times New Roman" w:hAnsi="Times New Roman" w:cs="Times New Roman"/>
          <w:b/>
        </w:rPr>
      </w:pPr>
      <w:r w:rsidRPr="00F163B6">
        <w:rPr>
          <w:rFonts w:ascii="Times New Roman" w:hAnsi="Times New Roman" w:cs="Times New Roman"/>
          <w:b/>
        </w:rPr>
        <w:t>ФРЕЙМВОРК БЫСТРОГО ПРОТОТИПИРОВАНИЯ ПРИЛОЖЕНИЙ НА ОСНОВЕ БОЛЬШИХ ЯЗЫКОВЫХ МОДЕЛЕЙ (БЯМ)</w:t>
      </w:r>
    </w:p>
    <w:p w14:paraId="39B527A5" w14:textId="4327CBCF" w:rsidR="00A737D4" w:rsidRPr="00A737D4" w:rsidRDefault="00A737D4" w:rsidP="00B74B3F">
      <w:pPr>
        <w:tabs>
          <w:tab w:val="left" w:pos="1260"/>
        </w:tabs>
        <w:ind w:right="46"/>
        <w:jc w:val="center"/>
        <w:rPr>
          <w:rFonts w:ascii="Times New Roman" w:hAnsi="Times New Roman" w:cs="Times New Roman"/>
          <w:b/>
          <w:color w:val="FF0000"/>
        </w:rPr>
      </w:pPr>
    </w:p>
    <w:p w14:paraId="75BEB09E" w14:textId="77777777" w:rsidR="00A737D4" w:rsidRDefault="00A737D4" w:rsidP="00B74B3F">
      <w:pPr>
        <w:tabs>
          <w:tab w:val="left" w:pos="1260"/>
        </w:tabs>
        <w:ind w:right="46"/>
        <w:jc w:val="center"/>
        <w:rPr>
          <w:rFonts w:ascii="Times New Roman" w:hAnsi="Times New Roman" w:cs="Times New Roman"/>
          <w:b/>
        </w:rPr>
      </w:pPr>
    </w:p>
    <w:p w14:paraId="776DA1EE" w14:textId="77777777" w:rsidR="00876D36" w:rsidRPr="00A737D4" w:rsidRDefault="00876D36" w:rsidP="00B74B3F">
      <w:pPr>
        <w:tabs>
          <w:tab w:val="left" w:pos="1260"/>
        </w:tabs>
        <w:ind w:right="46"/>
        <w:jc w:val="center"/>
        <w:rPr>
          <w:rFonts w:ascii="Times New Roman" w:hAnsi="Times New Roman" w:cs="Times New Roman"/>
          <w:b/>
        </w:rPr>
      </w:pPr>
    </w:p>
    <w:p w14:paraId="2F8A88C6" w14:textId="77777777" w:rsidR="00A737D4" w:rsidRPr="00A737D4" w:rsidRDefault="00A737D4" w:rsidP="00B74B3F">
      <w:pPr>
        <w:tabs>
          <w:tab w:val="left" w:pos="1260"/>
        </w:tabs>
        <w:ind w:right="45"/>
        <w:jc w:val="center"/>
        <w:rPr>
          <w:rFonts w:ascii="Times New Roman" w:hAnsi="Times New Roman" w:cs="Times New Roman"/>
          <w:bCs/>
        </w:rPr>
      </w:pPr>
      <w:r w:rsidRPr="00A737D4">
        <w:rPr>
          <w:rFonts w:ascii="Times New Roman" w:hAnsi="Times New Roman" w:cs="Times New Roman"/>
          <w:bCs/>
        </w:rPr>
        <w:t>ОПИСАНИЕ ПРОГРАММЫ</w:t>
      </w:r>
    </w:p>
    <w:p w14:paraId="70ADD2A4" w14:textId="77777777" w:rsidR="00A737D4" w:rsidRPr="00A737D4" w:rsidRDefault="00A737D4" w:rsidP="00B74B3F">
      <w:pPr>
        <w:jc w:val="center"/>
        <w:rPr>
          <w:rFonts w:ascii="Times New Roman" w:hAnsi="Times New Roman" w:cs="Times New Roman"/>
          <w:caps/>
          <w:lang w:eastAsia="ru-RU"/>
        </w:rPr>
      </w:pPr>
    </w:p>
    <w:p w14:paraId="5776DF0E" w14:textId="44582A7C" w:rsidR="00A737D4" w:rsidRPr="00A737D4" w:rsidRDefault="00A737D4" w:rsidP="00B74B3F">
      <w:pPr>
        <w:autoSpaceDE w:val="0"/>
        <w:autoSpaceDN w:val="0"/>
        <w:jc w:val="center"/>
        <w:rPr>
          <w:rFonts w:ascii="Times New Roman" w:hAnsi="Times New Roman" w:cs="Times New Roman"/>
          <w:caps/>
          <w:lang w:eastAsia="ru-RU"/>
        </w:rPr>
      </w:pPr>
      <w:r w:rsidRPr="00A737D4">
        <w:rPr>
          <w:rFonts w:ascii="Times New Roman" w:hAnsi="Times New Roman" w:cs="Times New Roman"/>
          <w:caps/>
          <w:color w:val="FF0000"/>
          <w:lang w:val="en-US"/>
        </w:rPr>
        <mc:AlternateContent>
          <mc:Choice Requires="wpg">
            <w:drawing>
              <wp:anchor distT="0" distB="0" distL="114300" distR="114300" simplePos="0" relativeHeight="251658240" behindDoc="1" locked="0" layoutInCell="1" allowOverlap="1" wp14:anchorId="2D58EA11" wp14:editId="471854C2">
                <wp:simplePos x="0" y="0"/>
                <wp:positionH relativeFrom="column">
                  <wp:posOffset>-472440</wp:posOffset>
                </wp:positionH>
                <wp:positionV relativeFrom="paragraph">
                  <wp:posOffset>229870</wp:posOffset>
                </wp:positionV>
                <wp:extent cx="433705" cy="5231130"/>
                <wp:effectExtent l="0" t="0" r="23495" b="26670"/>
                <wp:wrapNone/>
                <wp:docPr id="257153665" name="Group 257153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705" cy="5231130"/>
                          <a:chOff x="957" y="7674"/>
                          <a:chExt cx="683" cy="8238"/>
                        </a:xfrm>
                      </wpg:grpSpPr>
                      <wps:wsp>
                        <wps:cNvPr id="257153666" name="Rectangle 25"/>
                        <wps:cNvSpPr>
                          <a:spLocks noChangeArrowheads="1"/>
                        </wps:cNvSpPr>
                        <wps:spPr bwMode="auto">
                          <a:xfrm>
                            <a:off x="1243" y="14496"/>
                            <a:ext cx="397" cy="14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7153667" name="Rectangle 26"/>
                        <wps:cNvSpPr>
                          <a:spLocks noChangeArrowheads="1"/>
                        </wps:cNvSpPr>
                        <wps:spPr bwMode="auto">
                          <a:xfrm>
                            <a:off x="958" y="14493"/>
                            <a:ext cx="283" cy="1416"/>
                          </a:xfrm>
                          <a:prstGeom prst="rect">
                            <a:avLst/>
                          </a:prstGeom>
                          <a:solidFill>
                            <a:srgbClr val="FFFFFF"/>
                          </a:solidFill>
                          <a:ln w="9525">
                            <a:solidFill>
                              <a:srgbClr val="000000"/>
                            </a:solidFill>
                            <a:miter lim="800000"/>
                            <a:headEnd/>
                            <a:tailEnd/>
                          </a:ln>
                        </wps:spPr>
                        <wps:txbx>
                          <w:txbxContent>
                            <w:p w14:paraId="1CFC56E4" w14:textId="77777777" w:rsidR="00A737D4" w:rsidRPr="00881719" w:rsidRDefault="00A737D4" w:rsidP="00A737D4">
                              <w:pPr>
                                <w:jc w:val="center"/>
                                <w:rPr>
                                  <w:rFonts w:ascii="Arial" w:hAnsi="Arial" w:cs="Arial"/>
                                  <w:bCs/>
                                  <w:sz w:val="20"/>
                                  <w:szCs w:val="20"/>
                                </w:rPr>
                              </w:pPr>
                              <w:r w:rsidRPr="00881719">
                                <w:rPr>
                                  <w:rFonts w:ascii="Arial" w:hAnsi="Arial" w:cs="Arial"/>
                                  <w:bCs/>
                                  <w:i/>
                                  <w:sz w:val="20"/>
                                  <w:szCs w:val="20"/>
                                </w:rPr>
                                <w:t>Инв.№</w:t>
                              </w:r>
                              <w:r w:rsidRPr="00881719">
                                <w:rPr>
                                  <w:rFonts w:ascii="Arial" w:hAnsi="Arial" w:cs="Arial"/>
                                  <w:bCs/>
                                  <w:i/>
                                  <w:sz w:val="20"/>
                                  <w:szCs w:val="20"/>
                                  <w:lang w:val="en-US"/>
                                </w:rPr>
                                <w:t xml:space="preserve"> </w:t>
                              </w:r>
                              <w:r w:rsidRPr="00881719">
                                <w:rPr>
                                  <w:rFonts w:ascii="Arial" w:hAnsi="Arial" w:cs="Arial"/>
                                  <w:bCs/>
                                  <w:i/>
                                  <w:sz w:val="20"/>
                                  <w:szCs w:val="20"/>
                                </w:rPr>
                                <w:t xml:space="preserve">подл. </w:t>
                              </w:r>
                              <w:r w:rsidRPr="00881719">
                                <w:rPr>
                                  <w:rFonts w:ascii="Arial" w:hAnsi="Arial" w:cs="Arial"/>
                                  <w:bCs/>
                                  <w:sz w:val="20"/>
                                  <w:szCs w:val="20"/>
                                  <w:lang w:val="en-US"/>
                                </w:rPr>
                                <w:t>GGJLK</w:t>
                              </w:r>
                              <w:r w:rsidRPr="00881719">
                                <w:rPr>
                                  <w:rFonts w:ascii="Arial" w:hAnsi="Arial" w:cs="Arial"/>
                                  <w:bCs/>
                                  <w:sz w:val="20"/>
                                  <w:szCs w:val="20"/>
                                </w:rPr>
                                <w:t>подп.</w:t>
                              </w:r>
                            </w:p>
                          </w:txbxContent>
                        </wps:txbx>
                        <wps:bodyPr rot="0" vert="vert270" wrap="square" lIns="0" tIns="0" rIns="0" bIns="0" anchor="t" anchorCtr="0" upright="1">
                          <a:noAutofit/>
                        </wps:bodyPr>
                      </wps:wsp>
                      <wps:wsp>
                        <wps:cNvPr id="257153668" name="Rectangle 27"/>
                        <wps:cNvSpPr>
                          <a:spLocks noChangeArrowheads="1"/>
                        </wps:cNvSpPr>
                        <wps:spPr bwMode="auto">
                          <a:xfrm>
                            <a:off x="1243" y="12508"/>
                            <a:ext cx="397" cy="1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7153669" name="Rectangle 28"/>
                        <wps:cNvSpPr>
                          <a:spLocks noChangeArrowheads="1"/>
                        </wps:cNvSpPr>
                        <wps:spPr bwMode="auto">
                          <a:xfrm>
                            <a:off x="958" y="12508"/>
                            <a:ext cx="283" cy="1984"/>
                          </a:xfrm>
                          <a:prstGeom prst="rect">
                            <a:avLst/>
                          </a:prstGeom>
                          <a:solidFill>
                            <a:srgbClr val="FFFFFF"/>
                          </a:solidFill>
                          <a:ln w="9525">
                            <a:solidFill>
                              <a:srgbClr val="000000"/>
                            </a:solidFill>
                            <a:miter lim="800000"/>
                            <a:headEnd/>
                            <a:tailEnd/>
                          </a:ln>
                        </wps:spPr>
                        <wps:txbx>
                          <w:txbxContent>
                            <w:p w14:paraId="179E1D35" w14:textId="77777777" w:rsidR="00A737D4" w:rsidRPr="00881719" w:rsidRDefault="00A737D4" w:rsidP="00A737D4">
                              <w:pPr>
                                <w:jc w:val="center"/>
                                <w:rPr>
                                  <w:rFonts w:ascii="Arial" w:hAnsi="Arial" w:cs="Arial"/>
                                  <w:bCs/>
                                  <w:i/>
                                  <w:sz w:val="20"/>
                                  <w:szCs w:val="20"/>
                                </w:rPr>
                              </w:pPr>
                              <w:r w:rsidRPr="00881719">
                                <w:rPr>
                                  <w:rFonts w:ascii="Arial" w:hAnsi="Arial" w:cs="Arial"/>
                                  <w:bCs/>
                                  <w:i/>
                                  <w:sz w:val="20"/>
                                  <w:szCs w:val="20"/>
                                </w:rPr>
                                <w:t>Подп. и дата</w:t>
                              </w:r>
                            </w:p>
                          </w:txbxContent>
                        </wps:txbx>
                        <wps:bodyPr rot="0" vert="vert270" wrap="square" lIns="0" tIns="0" rIns="0" bIns="0" anchor="t" anchorCtr="0" upright="1">
                          <a:noAutofit/>
                        </wps:bodyPr>
                      </wps:wsp>
                      <wps:wsp>
                        <wps:cNvPr id="257153670" name="Rectangle 29"/>
                        <wps:cNvSpPr>
                          <a:spLocks noChangeArrowheads="1"/>
                        </wps:cNvSpPr>
                        <wps:spPr bwMode="auto">
                          <a:xfrm>
                            <a:off x="1243" y="9667"/>
                            <a:ext cx="397" cy="14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7153671" name="Rectangle 30"/>
                        <wps:cNvSpPr>
                          <a:spLocks noChangeArrowheads="1"/>
                        </wps:cNvSpPr>
                        <wps:spPr bwMode="auto">
                          <a:xfrm>
                            <a:off x="958" y="9667"/>
                            <a:ext cx="283" cy="1417"/>
                          </a:xfrm>
                          <a:prstGeom prst="rect">
                            <a:avLst/>
                          </a:prstGeom>
                          <a:solidFill>
                            <a:srgbClr val="FFFFFF"/>
                          </a:solidFill>
                          <a:ln w="9525">
                            <a:solidFill>
                              <a:srgbClr val="000000"/>
                            </a:solidFill>
                            <a:miter lim="800000"/>
                            <a:headEnd/>
                            <a:tailEnd/>
                          </a:ln>
                        </wps:spPr>
                        <wps:txbx>
                          <w:txbxContent>
                            <w:p w14:paraId="27D32C75" w14:textId="77777777" w:rsidR="00A737D4" w:rsidRPr="00881719" w:rsidRDefault="00A737D4" w:rsidP="00A737D4">
                              <w:pPr>
                                <w:jc w:val="center"/>
                                <w:rPr>
                                  <w:rFonts w:ascii="Arial" w:hAnsi="Arial" w:cs="Arial"/>
                                  <w:bCs/>
                                  <w:i/>
                                  <w:sz w:val="20"/>
                                  <w:szCs w:val="20"/>
                                </w:rPr>
                              </w:pPr>
                              <w:r w:rsidRPr="00881719">
                                <w:rPr>
                                  <w:rFonts w:ascii="Arial" w:hAnsi="Arial" w:cs="Arial"/>
                                  <w:bCs/>
                                  <w:i/>
                                  <w:sz w:val="20"/>
                                  <w:szCs w:val="20"/>
                                </w:rPr>
                                <w:t>Инв.№ дубл.</w:t>
                              </w:r>
                            </w:p>
                          </w:txbxContent>
                        </wps:txbx>
                        <wps:bodyPr rot="0" vert="vert270" wrap="square" lIns="0" tIns="0" rIns="0" bIns="0" anchor="t" anchorCtr="0" upright="1">
                          <a:noAutofit/>
                        </wps:bodyPr>
                      </wps:wsp>
                      <wps:wsp>
                        <wps:cNvPr id="257153672" name="Rectangle 31"/>
                        <wps:cNvSpPr>
                          <a:spLocks noChangeArrowheads="1"/>
                        </wps:cNvSpPr>
                        <wps:spPr bwMode="auto">
                          <a:xfrm>
                            <a:off x="1243" y="7677"/>
                            <a:ext cx="397" cy="19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7153673" name="Rectangle 32"/>
                        <wps:cNvSpPr>
                          <a:spLocks noChangeArrowheads="1"/>
                        </wps:cNvSpPr>
                        <wps:spPr bwMode="auto">
                          <a:xfrm>
                            <a:off x="957" y="7674"/>
                            <a:ext cx="283" cy="1983"/>
                          </a:xfrm>
                          <a:prstGeom prst="rect">
                            <a:avLst/>
                          </a:prstGeom>
                          <a:solidFill>
                            <a:srgbClr val="FFFFFF"/>
                          </a:solidFill>
                          <a:ln w="9525">
                            <a:solidFill>
                              <a:srgbClr val="000000"/>
                            </a:solidFill>
                            <a:miter lim="800000"/>
                            <a:headEnd/>
                            <a:tailEnd/>
                          </a:ln>
                        </wps:spPr>
                        <wps:txbx>
                          <w:txbxContent>
                            <w:p w14:paraId="6B5D52CD" w14:textId="77777777" w:rsidR="00A737D4" w:rsidRPr="00881719" w:rsidRDefault="00A737D4" w:rsidP="00A737D4">
                              <w:pPr>
                                <w:jc w:val="center"/>
                                <w:rPr>
                                  <w:rFonts w:ascii="Arial" w:hAnsi="Arial" w:cs="Arial"/>
                                  <w:bCs/>
                                  <w:i/>
                                  <w:sz w:val="20"/>
                                  <w:szCs w:val="20"/>
                                </w:rPr>
                              </w:pPr>
                              <w:r w:rsidRPr="00881719">
                                <w:rPr>
                                  <w:rFonts w:ascii="Arial" w:hAnsi="Arial" w:cs="Arial"/>
                                  <w:bCs/>
                                  <w:i/>
                                  <w:sz w:val="20"/>
                                  <w:szCs w:val="20"/>
                                </w:rPr>
                                <w:t>Подп. и дата</w:t>
                              </w:r>
                            </w:p>
                          </w:txbxContent>
                        </wps:txbx>
                        <wps:bodyPr rot="0" vert="vert270" wrap="square" lIns="0" tIns="0" rIns="0" bIns="0" anchor="t" anchorCtr="0" upright="1">
                          <a:noAutofit/>
                        </wps:bodyPr>
                      </wps:wsp>
                      <wps:wsp>
                        <wps:cNvPr id="257153674" name="Rectangle 33"/>
                        <wps:cNvSpPr>
                          <a:spLocks noChangeArrowheads="1"/>
                        </wps:cNvSpPr>
                        <wps:spPr bwMode="auto">
                          <a:xfrm>
                            <a:off x="1242" y="11094"/>
                            <a:ext cx="397" cy="14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7153675" name="Rectangle 34"/>
                        <wps:cNvSpPr>
                          <a:spLocks noChangeArrowheads="1"/>
                        </wps:cNvSpPr>
                        <wps:spPr bwMode="auto">
                          <a:xfrm>
                            <a:off x="957" y="11094"/>
                            <a:ext cx="283" cy="1416"/>
                          </a:xfrm>
                          <a:prstGeom prst="rect">
                            <a:avLst/>
                          </a:prstGeom>
                          <a:solidFill>
                            <a:srgbClr val="FFFFFF"/>
                          </a:solidFill>
                          <a:ln w="9525">
                            <a:solidFill>
                              <a:srgbClr val="000000"/>
                            </a:solidFill>
                            <a:miter lim="800000"/>
                            <a:headEnd/>
                            <a:tailEnd/>
                          </a:ln>
                        </wps:spPr>
                        <wps:txbx>
                          <w:txbxContent>
                            <w:p w14:paraId="763E7B8E" w14:textId="77777777" w:rsidR="00A737D4" w:rsidRPr="00881719" w:rsidRDefault="00A737D4" w:rsidP="00A737D4">
                              <w:pPr>
                                <w:jc w:val="center"/>
                                <w:rPr>
                                  <w:rFonts w:ascii="Arial" w:hAnsi="Arial" w:cs="Arial"/>
                                  <w:bCs/>
                                  <w:i/>
                                  <w:sz w:val="20"/>
                                  <w:szCs w:val="20"/>
                                </w:rPr>
                              </w:pPr>
                              <w:r w:rsidRPr="00881719">
                                <w:rPr>
                                  <w:rFonts w:ascii="Arial" w:hAnsi="Arial" w:cs="Arial"/>
                                  <w:bCs/>
                                  <w:i/>
                                  <w:sz w:val="20"/>
                                  <w:szCs w:val="20"/>
                                </w:rPr>
                                <w:t>Взам.инв.№</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58EA11" id="Group 257153665" o:spid="_x0000_s1037" style="position:absolute;left:0;text-align:left;margin-left:-37.2pt;margin-top:18.1pt;width:34.15pt;height:411.9pt;z-index:-251658240" coordorigin="957,7674" coordsize="683,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">
                <v:rect id="Rectangle 25" o:spid="_x0000_s1038" style="position:absolute;left:1243;top:14496;width:39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"/>
                <v:rect id="Rectangle 26" o:spid="_x0000_s1039" style="position:absolute;left:958;top:14493;width:28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">
                  <v:textbox style="layout-flow:vertical;mso-layout-flow-alt:bottom-to-top" inset="0,0,0,0">
                    <w:txbxContent>
                      <w:p w14:paraId="1CFC56E4" w14:textId="77777777" w:rsidR="00A737D4" w:rsidRPr="00881719" w:rsidRDefault="00A737D4" w:rsidP="00A737D4">
                        <w:pPr>
                          <w:jc w:val="center"/>
                          <w:rPr>
                            <w:rFonts w:ascii="Arial" w:hAnsi="Arial" w:cs="Arial"/>
                            <w:bCs/>
                            <w:sz w:val="20"/>
                            <w:szCs w:val="20"/>
                          </w:rPr>
                        </w:pPr>
                        <w:r w:rsidRPr="00881719">
                          <w:rPr>
                            <w:rFonts w:ascii="Arial" w:hAnsi="Arial" w:cs="Arial"/>
                            <w:bCs/>
                            <w:i/>
                            <w:sz w:val="20"/>
                            <w:szCs w:val="20"/>
                          </w:rPr>
                          <w:t>Инв.№</w:t>
                        </w:r>
                        <w:r w:rsidRPr="00881719">
                          <w:rPr>
                            <w:rFonts w:ascii="Arial" w:hAnsi="Arial" w:cs="Arial"/>
                            <w:bCs/>
                            <w:i/>
                            <w:sz w:val="20"/>
                            <w:szCs w:val="20"/>
                            <w:lang w:val="en-US"/>
                          </w:rPr>
                          <w:t xml:space="preserve"> </w:t>
                        </w:r>
                        <w:r w:rsidRPr="00881719">
                          <w:rPr>
                            <w:rFonts w:ascii="Arial" w:hAnsi="Arial" w:cs="Arial"/>
                            <w:bCs/>
                            <w:i/>
                            <w:sz w:val="20"/>
                            <w:szCs w:val="20"/>
                          </w:rPr>
                          <w:t xml:space="preserve">подл. </w:t>
                        </w:r>
                        <w:r w:rsidRPr="00881719">
                          <w:rPr>
                            <w:rFonts w:ascii="Arial" w:hAnsi="Arial" w:cs="Arial"/>
                            <w:bCs/>
                            <w:sz w:val="20"/>
                            <w:szCs w:val="20"/>
                            <w:lang w:val="en-US"/>
                          </w:rPr>
                          <w:t>GGJLK</w:t>
                        </w:r>
                        <w:r w:rsidRPr="00881719">
                          <w:rPr>
                            <w:rFonts w:ascii="Arial" w:hAnsi="Arial" w:cs="Arial"/>
                            <w:bCs/>
                            <w:sz w:val="20"/>
                            <w:szCs w:val="20"/>
                          </w:rPr>
                          <w:t>подп.</w:t>
                        </w:r>
                      </w:p>
                    </w:txbxContent>
                  </v:textbox>
                </v:rect>
                <v:rect id="Rectangle 27" o:spid="_x0000_s1040" style="position:absolute;left:1243;top:12508;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"/>
                <v:rect id="Rectangle 28" o:spid="_x0000_s1041" style="position:absolute;left:958;top:12508;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">
                  <v:textbox style="layout-flow:vertical;mso-layout-flow-alt:bottom-to-top" inset="0,0,0,0">
                    <w:txbxContent>
                      <w:p w14:paraId="179E1D35" w14:textId="77777777" w:rsidR="00A737D4" w:rsidRPr="00881719" w:rsidRDefault="00A737D4" w:rsidP="00A737D4">
                        <w:pPr>
                          <w:jc w:val="center"/>
                          <w:rPr>
                            <w:rFonts w:ascii="Arial" w:hAnsi="Arial" w:cs="Arial"/>
                            <w:bCs/>
                            <w:i/>
                            <w:sz w:val="20"/>
                            <w:szCs w:val="20"/>
                          </w:rPr>
                        </w:pPr>
                        <w:r w:rsidRPr="00881719">
                          <w:rPr>
                            <w:rFonts w:ascii="Arial" w:hAnsi="Arial" w:cs="Arial"/>
                            <w:bCs/>
                            <w:i/>
                            <w:sz w:val="20"/>
                            <w:szCs w:val="20"/>
                          </w:rPr>
                          <w:t>Подп. и дата</w:t>
                        </w:r>
                      </w:p>
                    </w:txbxContent>
                  </v:textbox>
                </v:rect>
                <v:rect id="Rectangle 29" o:spid="_x0000_s1042" style="position:absolute;left:1243;top:9667;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"/>
                <v:rect id="Rectangle 30" o:spid="_x0000_s1043" style="position:absolute;left:958;top:9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">
                  <v:textbox style="layout-flow:vertical;mso-layout-flow-alt:bottom-to-top" inset="0,0,0,0">
                    <w:txbxContent>
                      <w:p w14:paraId="27D32C75" w14:textId="77777777" w:rsidR="00A737D4" w:rsidRPr="00881719" w:rsidRDefault="00A737D4" w:rsidP="00A737D4">
                        <w:pPr>
                          <w:jc w:val="center"/>
                          <w:rPr>
                            <w:rFonts w:ascii="Arial" w:hAnsi="Arial" w:cs="Arial"/>
                            <w:bCs/>
                            <w:i/>
                            <w:sz w:val="20"/>
                            <w:szCs w:val="20"/>
                          </w:rPr>
                        </w:pPr>
                        <w:r w:rsidRPr="00881719">
                          <w:rPr>
                            <w:rFonts w:ascii="Arial" w:hAnsi="Arial" w:cs="Arial"/>
                            <w:bCs/>
                            <w:i/>
                            <w:sz w:val="20"/>
                            <w:szCs w:val="20"/>
                          </w:rPr>
                          <w:t>Инв.№ дубл.</w:t>
                        </w:r>
                      </w:p>
                    </w:txbxContent>
                  </v:textbox>
                </v:rect>
                <v:rect id="Rectangle 31" o:spid="_x0000_s1044" style="position:absolute;left:1243;top:7677;width:39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"/>
                <v:rect id="Rectangle 32" o:spid="_x0000_s1045" style="position:absolute;left:957;top:7674;width:283;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">
                  <v:textbox style="layout-flow:vertical;mso-layout-flow-alt:bottom-to-top" inset="0,0,0,0">
                    <w:txbxContent>
                      <w:p w14:paraId="6B5D52CD" w14:textId="77777777" w:rsidR="00A737D4" w:rsidRPr="00881719" w:rsidRDefault="00A737D4" w:rsidP="00A737D4">
                        <w:pPr>
                          <w:jc w:val="center"/>
                          <w:rPr>
                            <w:rFonts w:ascii="Arial" w:hAnsi="Arial" w:cs="Arial"/>
                            <w:bCs/>
                            <w:i/>
                            <w:sz w:val="20"/>
                            <w:szCs w:val="20"/>
                          </w:rPr>
                        </w:pPr>
                        <w:r w:rsidRPr="00881719">
                          <w:rPr>
                            <w:rFonts w:ascii="Arial" w:hAnsi="Arial" w:cs="Arial"/>
                            <w:bCs/>
                            <w:i/>
                            <w:sz w:val="20"/>
                            <w:szCs w:val="20"/>
                          </w:rPr>
                          <w:t>Подп. и дата</w:t>
                        </w:r>
                      </w:p>
                    </w:txbxContent>
                  </v:textbox>
                </v:rect>
                <v:rect id="Rectangle 33" o:spid="_x0000_s1046" style="position:absolute;left:1242;top:11094;width:39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"/>
                <v:rect id="Rectangle 34" o:spid="_x0000_s1047" style="position:absolute;left:957;top:11094;width:28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">
                  <v:textbox style="layout-flow:vertical;mso-layout-flow-alt:bottom-to-top" inset="0,0,0,0">
                    <w:txbxContent>
                      <w:p w14:paraId="763E7B8E" w14:textId="77777777" w:rsidR="00A737D4" w:rsidRPr="00881719" w:rsidRDefault="00A737D4" w:rsidP="00A737D4">
                        <w:pPr>
                          <w:jc w:val="center"/>
                          <w:rPr>
                            <w:rFonts w:ascii="Arial" w:hAnsi="Arial" w:cs="Arial"/>
                            <w:bCs/>
                            <w:i/>
                            <w:sz w:val="20"/>
                            <w:szCs w:val="20"/>
                          </w:rPr>
                        </w:pPr>
                        <w:r w:rsidRPr="00881719">
                          <w:rPr>
                            <w:rFonts w:ascii="Arial" w:hAnsi="Arial" w:cs="Arial"/>
                            <w:bCs/>
                            <w:i/>
                            <w:sz w:val="20"/>
                            <w:szCs w:val="20"/>
                          </w:rPr>
                          <w:t>Взам.инв.№</w:t>
                        </w:r>
                      </w:p>
                    </w:txbxContent>
                  </v:textbox>
                </v:rect>
              </v:group>
            </w:pict>
          </mc:Fallback>
        </mc:AlternateContent>
      </w:r>
      <w:r w:rsidR="00F163B6">
        <w:rPr>
          <w:rFonts w:ascii="Times New Roman" w:hAnsi="Times New Roman" w:cs="Times New Roman"/>
          <w:bCs/>
        </w:rPr>
        <w:t>RU.СНАБ.00855-01</w:t>
      </w:r>
      <w:r w:rsidR="003E7333">
        <w:rPr>
          <w:rFonts w:ascii="Times New Roman" w:hAnsi="Times New Roman" w:cs="Times New Roman"/>
          <w:bCs/>
        </w:rPr>
        <w:t xml:space="preserve"> 13 01</w:t>
      </w:r>
    </w:p>
    <w:p w14:paraId="0657F122" w14:textId="77777777" w:rsidR="00A737D4" w:rsidRPr="00A737D4" w:rsidRDefault="00A737D4" w:rsidP="00B74B3F">
      <w:pPr>
        <w:autoSpaceDE w:val="0"/>
        <w:autoSpaceDN w:val="0"/>
        <w:jc w:val="center"/>
        <w:rPr>
          <w:rFonts w:ascii="Times New Roman" w:hAnsi="Times New Roman" w:cs="Times New Roman"/>
          <w:caps/>
          <w:lang w:eastAsia="ru-RU"/>
        </w:rPr>
      </w:pPr>
    </w:p>
    <w:p w14:paraId="76CA5F0B" w14:textId="4D32D5D2" w:rsidR="00A737D4" w:rsidRPr="000508E0" w:rsidRDefault="00A737D4" w:rsidP="00B74B3F">
      <w:pPr>
        <w:autoSpaceDE w:val="0"/>
        <w:autoSpaceDN w:val="0"/>
        <w:jc w:val="center"/>
        <w:rPr>
          <w:rFonts w:ascii="Times New Roman" w:hAnsi="Times New Roman" w:cs="Times New Roman"/>
          <w:caps/>
          <w:lang w:val="en-US" w:eastAsia="ru-RU"/>
        </w:rPr>
      </w:pPr>
      <w:r w:rsidRPr="7146F3F5">
        <w:rPr>
          <w:rFonts w:ascii="Times New Roman" w:hAnsi="Times New Roman" w:cs="Times New Roman"/>
          <w:caps/>
          <w:lang w:eastAsia="ru-RU"/>
        </w:rPr>
        <w:t xml:space="preserve">Листов </w:t>
      </w:r>
      <w:r w:rsidR="009F6C92">
        <w:rPr>
          <w:rFonts w:ascii="Times New Roman" w:hAnsi="Times New Roman" w:cs="Times New Roman"/>
          <w:caps/>
          <w:lang w:eastAsia="ru-RU"/>
        </w:rPr>
        <w:t>5</w:t>
      </w:r>
      <w:r w:rsidR="000508E0">
        <w:rPr>
          <w:rFonts w:ascii="Times New Roman" w:hAnsi="Times New Roman" w:cs="Times New Roman"/>
          <w:caps/>
          <w:lang w:val="en-US" w:eastAsia="ru-RU"/>
        </w:rPr>
        <w:t>4</w:t>
      </w:r>
    </w:p>
    <w:p w14:paraId="4CAD23F4" w14:textId="77777777" w:rsidR="00A737D4" w:rsidRPr="00A737D4" w:rsidRDefault="00A737D4" w:rsidP="00B74B3F">
      <w:pPr>
        <w:jc w:val="center"/>
        <w:rPr>
          <w:rFonts w:ascii="Times New Roman" w:hAnsi="Times New Roman" w:cs="Times New Roman"/>
          <w:bCs/>
        </w:rPr>
      </w:pPr>
    </w:p>
    <w:p w14:paraId="29492454" w14:textId="77777777" w:rsidR="00A737D4" w:rsidRPr="00A737D4" w:rsidRDefault="00A737D4" w:rsidP="00B74B3F">
      <w:pPr>
        <w:jc w:val="center"/>
        <w:rPr>
          <w:rFonts w:ascii="Times New Roman" w:hAnsi="Times New Roman" w:cs="Times New Roman"/>
          <w:bCs/>
        </w:rPr>
      </w:pPr>
    </w:p>
    <w:p w14:paraId="76037870" w14:textId="77777777" w:rsidR="00A737D4" w:rsidRPr="00A737D4" w:rsidRDefault="00A737D4" w:rsidP="00B74B3F">
      <w:pPr>
        <w:jc w:val="center"/>
        <w:rPr>
          <w:rFonts w:ascii="Times New Roman" w:hAnsi="Times New Roman" w:cs="Times New Roman"/>
          <w:bCs/>
        </w:rPr>
      </w:pPr>
    </w:p>
    <w:p w14:paraId="7E305D4A" w14:textId="77777777" w:rsidR="00A737D4" w:rsidRPr="00A737D4" w:rsidRDefault="00A737D4" w:rsidP="00B74B3F">
      <w:pPr>
        <w:jc w:val="center"/>
        <w:rPr>
          <w:rFonts w:ascii="Times New Roman" w:hAnsi="Times New Roman" w:cs="Times New Roman"/>
          <w:bCs/>
        </w:rPr>
      </w:pPr>
    </w:p>
    <w:p w14:paraId="2077E2C9" w14:textId="77777777" w:rsidR="00A737D4" w:rsidRPr="00A737D4" w:rsidRDefault="00A737D4" w:rsidP="00B74B3F">
      <w:pPr>
        <w:jc w:val="center"/>
        <w:rPr>
          <w:rFonts w:ascii="Times New Roman" w:hAnsi="Times New Roman" w:cs="Times New Roman"/>
          <w:bCs/>
        </w:rPr>
      </w:pPr>
    </w:p>
    <w:p w14:paraId="3243F916" w14:textId="77777777" w:rsidR="00A737D4" w:rsidRDefault="00A737D4" w:rsidP="00B74B3F">
      <w:pPr>
        <w:jc w:val="center"/>
        <w:rPr>
          <w:rFonts w:ascii="Times New Roman" w:hAnsi="Times New Roman" w:cs="Times New Roman"/>
          <w:bCs/>
        </w:rPr>
      </w:pPr>
    </w:p>
    <w:p w14:paraId="57C9DC0F" w14:textId="77777777" w:rsidR="00876D36" w:rsidRDefault="00876D36" w:rsidP="00B74B3F">
      <w:pPr>
        <w:jc w:val="center"/>
        <w:rPr>
          <w:rFonts w:ascii="Times New Roman" w:hAnsi="Times New Roman" w:cs="Times New Roman"/>
          <w:bCs/>
        </w:rPr>
      </w:pPr>
    </w:p>
    <w:p w14:paraId="33D677FF" w14:textId="77777777" w:rsidR="00876D36" w:rsidRDefault="00876D36" w:rsidP="00B74B3F">
      <w:pPr>
        <w:jc w:val="center"/>
        <w:rPr>
          <w:rFonts w:ascii="Times New Roman" w:hAnsi="Times New Roman" w:cs="Times New Roman"/>
          <w:bCs/>
        </w:rPr>
      </w:pPr>
    </w:p>
    <w:p w14:paraId="6327DA8B" w14:textId="77777777" w:rsidR="00876D36" w:rsidRDefault="00876D36" w:rsidP="00B74B3F">
      <w:pPr>
        <w:jc w:val="center"/>
        <w:rPr>
          <w:rFonts w:ascii="Times New Roman" w:hAnsi="Times New Roman" w:cs="Times New Roman"/>
          <w:bCs/>
        </w:rPr>
      </w:pPr>
    </w:p>
    <w:p w14:paraId="63FE428C" w14:textId="77777777" w:rsidR="00876D36" w:rsidRDefault="00876D36" w:rsidP="00B74B3F">
      <w:pPr>
        <w:jc w:val="center"/>
        <w:rPr>
          <w:rFonts w:ascii="Times New Roman" w:hAnsi="Times New Roman" w:cs="Times New Roman"/>
          <w:bCs/>
        </w:rPr>
      </w:pPr>
    </w:p>
    <w:p w14:paraId="777E4A12" w14:textId="77777777" w:rsidR="00876D36" w:rsidRDefault="00876D36" w:rsidP="00B74B3F">
      <w:pPr>
        <w:jc w:val="center"/>
        <w:rPr>
          <w:rFonts w:ascii="Times New Roman" w:hAnsi="Times New Roman" w:cs="Times New Roman"/>
          <w:bCs/>
        </w:rPr>
      </w:pPr>
    </w:p>
    <w:p w14:paraId="06C2E96A" w14:textId="77777777" w:rsidR="00876D36" w:rsidRDefault="00876D36" w:rsidP="00B74B3F">
      <w:pPr>
        <w:jc w:val="center"/>
        <w:rPr>
          <w:rFonts w:ascii="Times New Roman" w:hAnsi="Times New Roman" w:cs="Times New Roman"/>
          <w:bCs/>
        </w:rPr>
      </w:pPr>
    </w:p>
    <w:p w14:paraId="4078736F" w14:textId="77777777" w:rsidR="00876D36" w:rsidRDefault="00876D36" w:rsidP="00B74B3F">
      <w:pPr>
        <w:jc w:val="center"/>
        <w:rPr>
          <w:rFonts w:ascii="Times New Roman" w:hAnsi="Times New Roman" w:cs="Times New Roman"/>
          <w:bCs/>
        </w:rPr>
      </w:pPr>
    </w:p>
    <w:p w14:paraId="3E02ED31" w14:textId="77777777" w:rsidR="00876D36" w:rsidRDefault="00876D36" w:rsidP="00B74B3F">
      <w:pPr>
        <w:jc w:val="center"/>
        <w:rPr>
          <w:rFonts w:ascii="Times New Roman" w:hAnsi="Times New Roman" w:cs="Times New Roman"/>
          <w:bCs/>
        </w:rPr>
      </w:pPr>
    </w:p>
    <w:p w14:paraId="1A826439" w14:textId="77777777" w:rsidR="00876D36" w:rsidRDefault="00876D36" w:rsidP="00B74B3F">
      <w:pPr>
        <w:jc w:val="center"/>
        <w:rPr>
          <w:rFonts w:ascii="Times New Roman" w:hAnsi="Times New Roman" w:cs="Times New Roman"/>
          <w:bCs/>
        </w:rPr>
      </w:pPr>
    </w:p>
    <w:p w14:paraId="497EA362" w14:textId="77777777" w:rsidR="00876D36" w:rsidRDefault="00876D36" w:rsidP="00B74B3F">
      <w:pPr>
        <w:jc w:val="center"/>
        <w:rPr>
          <w:rFonts w:ascii="Times New Roman" w:hAnsi="Times New Roman" w:cs="Times New Roman"/>
          <w:bCs/>
        </w:rPr>
      </w:pPr>
    </w:p>
    <w:p w14:paraId="5B58F3CA" w14:textId="77777777" w:rsidR="00876D36" w:rsidRDefault="00876D36" w:rsidP="00B74B3F">
      <w:pPr>
        <w:jc w:val="center"/>
        <w:rPr>
          <w:rFonts w:ascii="Times New Roman" w:hAnsi="Times New Roman" w:cs="Times New Roman"/>
          <w:bCs/>
        </w:rPr>
      </w:pPr>
    </w:p>
    <w:p w14:paraId="13019A16" w14:textId="77777777" w:rsidR="00876D36" w:rsidRDefault="00876D36" w:rsidP="00B74B3F">
      <w:pPr>
        <w:jc w:val="center"/>
        <w:rPr>
          <w:rFonts w:ascii="Times New Roman" w:hAnsi="Times New Roman" w:cs="Times New Roman"/>
          <w:bCs/>
        </w:rPr>
      </w:pPr>
    </w:p>
    <w:p w14:paraId="53573C43" w14:textId="77777777" w:rsidR="00876D36" w:rsidRDefault="00876D36" w:rsidP="00B74B3F">
      <w:pPr>
        <w:jc w:val="center"/>
        <w:rPr>
          <w:rFonts w:ascii="Times New Roman" w:hAnsi="Times New Roman" w:cs="Times New Roman"/>
          <w:bCs/>
        </w:rPr>
      </w:pPr>
    </w:p>
    <w:p w14:paraId="0D4C4379" w14:textId="77777777" w:rsidR="00876D36" w:rsidRDefault="00876D36" w:rsidP="00B74B3F">
      <w:pPr>
        <w:jc w:val="center"/>
        <w:rPr>
          <w:rFonts w:ascii="Times New Roman" w:hAnsi="Times New Roman" w:cs="Times New Roman"/>
          <w:bCs/>
        </w:rPr>
      </w:pPr>
    </w:p>
    <w:p w14:paraId="4283244D" w14:textId="77777777" w:rsidR="00876D36" w:rsidRDefault="00876D36" w:rsidP="00B74B3F">
      <w:pPr>
        <w:jc w:val="center"/>
        <w:rPr>
          <w:rFonts w:ascii="Times New Roman" w:hAnsi="Times New Roman" w:cs="Times New Roman"/>
          <w:bCs/>
        </w:rPr>
      </w:pPr>
    </w:p>
    <w:p w14:paraId="736861FC" w14:textId="77777777" w:rsidR="00876D36" w:rsidRPr="00A737D4" w:rsidRDefault="00876D36" w:rsidP="00B74B3F">
      <w:pPr>
        <w:jc w:val="center"/>
        <w:rPr>
          <w:rFonts w:ascii="Times New Roman" w:hAnsi="Times New Roman" w:cs="Times New Roman"/>
          <w:bCs/>
        </w:rPr>
      </w:pPr>
    </w:p>
    <w:p w14:paraId="15900FDB" w14:textId="77777777" w:rsidR="00EA5595" w:rsidRDefault="00EA5595" w:rsidP="00B74B3F">
      <w:pPr>
        <w:jc w:val="center"/>
        <w:rPr>
          <w:rFonts w:ascii="Times New Roman" w:eastAsia="Times New Roman" w:hAnsi="Times New Roman" w:cs="Times New Roman"/>
          <w:bCs/>
          <w:color w:val="000000"/>
          <w:lang w:eastAsia="ru-RU"/>
        </w:rPr>
      </w:pPr>
    </w:p>
    <w:p w14:paraId="37DA538D" w14:textId="77777777" w:rsidR="00EA5595" w:rsidRDefault="00EA5595" w:rsidP="00B74B3F">
      <w:pPr>
        <w:jc w:val="center"/>
        <w:rPr>
          <w:rFonts w:ascii="Times New Roman" w:eastAsia="Times New Roman" w:hAnsi="Times New Roman" w:cs="Times New Roman"/>
          <w:bCs/>
          <w:color w:val="000000"/>
          <w:lang w:eastAsia="ru-RU"/>
        </w:rPr>
      </w:pPr>
    </w:p>
    <w:p w14:paraId="798963E7" w14:textId="77777777" w:rsidR="00EA5595" w:rsidRPr="00A737D4" w:rsidRDefault="00EA5595" w:rsidP="00B74B3F">
      <w:pPr>
        <w:jc w:val="center"/>
        <w:rPr>
          <w:rFonts w:ascii="Times New Roman" w:eastAsia="Times New Roman" w:hAnsi="Times New Roman" w:cs="Times New Roman"/>
          <w:bCs/>
          <w:color w:val="000000"/>
          <w:lang w:eastAsia="ru-RU"/>
        </w:rPr>
      </w:pPr>
    </w:p>
    <w:p w14:paraId="3F136A69" w14:textId="1C33C1D1" w:rsidR="0082259B" w:rsidRDefault="00F163B6" w:rsidP="00B74B3F">
      <w:pPr>
        <w:jc w:val="center"/>
        <w:rPr>
          <w:rFonts w:ascii="Times New Roman" w:hAnsi="Times New Roman" w:cs="Times New Roman"/>
        </w:rPr>
        <w:sectPr w:rsidR="0082259B" w:rsidSect="003F2D7B">
          <w:headerReference w:type="default" r:id="rId10"/>
          <w:footerReference w:type="default" r:id="rId11"/>
          <w:pgSz w:w="11906" w:h="16838"/>
          <w:pgMar w:top="1440" w:right="1440" w:bottom="1440" w:left="1440" w:header="720" w:footer="720" w:gutter="0"/>
          <w:pgNumType w:start="1"/>
          <w:cols w:space="720"/>
          <w:titlePg/>
          <w:docGrid w:linePitch="360"/>
        </w:sectPr>
      </w:pPr>
      <w:r>
        <w:rPr>
          <w:rFonts w:ascii="Times New Roman" w:hAnsi="Times New Roman" w:cs="Times New Roman"/>
        </w:rPr>
        <w:t>2024</w:t>
      </w:r>
    </w:p>
    <w:p w14:paraId="6B0EC507" w14:textId="34099457" w:rsidR="00BF5428" w:rsidRDefault="00821099" w:rsidP="00B93F17">
      <w:pPr>
        <w:pStyle w:val="a8"/>
        <w:spacing w:line="360" w:lineRule="auto"/>
      </w:pPr>
      <w:bookmarkStart w:id="12" w:name="_Toc124894015"/>
      <w:bookmarkStart w:id="13" w:name="_Toc185703841"/>
      <w:r w:rsidRPr="00A40B56">
        <w:t>АННОТАЦИЯ</w:t>
      </w:r>
      <w:bookmarkEnd w:id="12"/>
      <w:bookmarkEnd w:id="13"/>
    </w:p>
    <w:p w14:paraId="26F1CA47" w14:textId="157DB38C" w:rsidR="00AD6945" w:rsidRDefault="3A1BB813" w:rsidP="00B93F17">
      <w:pPr>
        <w:spacing w:line="360" w:lineRule="auto"/>
        <w:ind w:firstLine="709"/>
        <w:jc w:val="both"/>
        <w:rPr>
          <w:rFonts w:ascii="Times New Roman" w:eastAsia="Times New Roman" w:hAnsi="Times New Roman" w:cs="Times New Roman"/>
          <w:color w:val="000000" w:themeColor="text1"/>
        </w:rPr>
      </w:pPr>
      <w:r w:rsidRPr="4C695BD9">
        <w:rPr>
          <w:rFonts w:ascii="Times New Roman" w:eastAsia="Times New Roman" w:hAnsi="Times New Roman" w:cs="Times New Roman"/>
          <w:color w:val="000000" w:themeColor="text1"/>
        </w:rPr>
        <w:t xml:space="preserve">В данном программном документе приведено описание </w:t>
      </w:r>
      <w:r w:rsidR="002D43D7" w:rsidRPr="4C695BD9">
        <w:rPr>
          <w:rFonts w:ascii="Times New Roman" w:eastAsia="Times New Roman" w:hAnsi="Times New Roman" w:cs="Times New Roman"/>
          <w:color w:val="000000" w:themeColor="text1"/>
        </w:rPr>
        <w:t>фреймворка быстрого прототипирования приложений на основе больших языковых моделей (БЯМ)</w:t>
      </w:r>
      <w:r w:rsidR="008466D6">
        <w:rPr>
          <w:rFonts w:ascii="Times New Roman" w:eastAsia="Times New Roman" w:hAnsi="Times New Roman" w:cs="Times New Roman"/>
          <w:color w:val="000000" w:themeColor="text1"/>
        </w:rPr>
        <w:t xml:space="preserve"> </w:t>
      </w:r>
      <w:r w:rsidR="008466D6">
        <w:rPr>
          <w:rFonts w:ascii="Times New Roman" w:eastAsia="Times New Roman" w:hAnsi="Times New Roman" w:cs="Times New Roman"/>
          <w:color w:val="000000" w:themeColor="text1"/>
          <w:lang w:val="en-US"/>
        </w:rPr>
        <w:t>Proto</w:t>
      </w:r>
      <w:r w:rsidR="008466D6" w:rsidRPr="008466D6">
        <w:rPr>
          <w:rFonts w:ascii="Times New Roman" w:eastAsia="Times New Roman" w:hAnsi="Times New Roman" w:cs="Times New Roman"/>
          <w:color w:val="000000" w:themeColor="text1"/>
        </w:rPr>
        <w:t>.</w:t>
      </w:r>
      <w:r w:rsidR="008466D6">
        <w:rPr>
          <w:rFonts w:ascii="Times New Roman" w:eastAsia="Times New Roman" w:hAnsi="Times New Roman" w:cs="Times New Roman"/>
          <w:color w:val="000000" w:themeColor="text1"/>
          <w:lang w:val="en-US"/>
        </w:rPr>
        <w:t>LLM</w:t>
      </w:r>
      <w:r w:rsidR="62E1F60A" w:rsidRPr="4C695BD9">
        <w:rPr>
          <w:rFonts w:ascii="Times New Roman" w:eastAsia="Times New Roman" w:hAnsi="Times New Roman" w:cs="Times New Roman"/>
          <w:color w:val="000000" w:themeColor="text1"/>
        </w:rPr>
        <w:t>.</w:t>
      </w:r>
      <w:r w:rsidR="4BDD985A" w:rsidRPr="4C695BD9">
        <w:rPr>
          <w:rFonts w:ascii="Times New Roman" w:eastAsia="Times New Roman" w:hAnsi="Times New Roman" w:cs="Times New Roman"/>
          <w:color w:val="000000" w:themeColor="text1"/>
        </w:rPr>
        <w:t xml:space="preserve"> Для</w:t>
      </w:r>
      <w:r w:rsidR="7F0DA451" w:rsidRPr="4C695BD9">
        <w:rPr>
          <w:rFonts w:ascii="Times New Roman" w:eastAsia="Times New Roman" w:hAnsi="Times New Roman" w:cs="Times New Roman"/>
          <w:color w:val="000000" w:themeColor="text1"/>
        </w:rPr>
        <w:t xml:space="preserve"> функционирования фреймворка необходимо наличие интерпретатора </w:t>
      </w:r>
      <w:r w:rsidR="7F0DA451" w:rsidRPr="4C695BD9">
        <w:rPr>
          <w:rFonts w:ascii="Times New Roman" w:eastAsia="Times New Roman" w:hAnsi="Times New Roman" w:cs="Times New Roman"/>
          <w:color w:val="000000" w:themeColor="text1"/>
          <w:lang w:val="en-GB"/>
        </w:rPr>
        <w:t>Python</w:t>
      </w:r>
      <w:r w:rsidR="7F0DA451" w:rsidRPr="4C695BD9">
        <w:rPr>
          <w:rFonts w:ascii="Times New Roman" w:eastAsia="Times New Roman" w:hAnsi="Times New Roman" w:cs="Times New Roman"/>
          <w:color w:val="000000" w:themeColor="text1"/>
        </w:rPr>
        <w:t xml:space="preserve"> 3.</w:t>
      </w:r>
      <w:r w:rsidR="2035EF9E" w:rsidRPr="4C695BD9">
        <w:rPr>
          <w:rFonts w:ascii="Times New Roman" w:eastAsia="Times New Roman" w:hAnsi="Times New Roman" w:cs="Times New Roman"/>
          <w:color w:val="000000" w:themeColor="text1"/>
        </w:rPr>
        <w:t>10</w:t>
      </w:r>
      <w:r w:rsidR="7CB167EA" w:rsidRPr="4C695BD9">
        <w:rPr>
          <w:rFonts w:ascii="Times New Roman" w:eastAsia="Times New Roman" w:hAnsi="Times New Roman" w:cs="Times New Roman"/>
          <w:color w:val="000000" w:themeColor="text1"/>
        </w:rPr>
        <w:t xml:space="preserve">, среды разработки (опционально), а также </w:t>
      </w:r>
      <w:r w:rsidR="5CA55543" w:rsidRPr="4C695BD9">
        <w:rPr>
          <w:rFonts w:ascii="Times New Roman" w:eastAsia="Times New Roman" w:hAnsi="Times New Roman" w:cs="Times New Roman"/>
          <w:color w:val="000000" w:themeColor="text1"/>
        </w:rPr>
        <w:t xml:space="preserve">ряда предустановленных библиотек, основные </w:t>
      </w:r>
      <w:r w:rsidR="7F3751D4" w:rsidRPr="4C695BD9">
        <w:rPr>
          <w:rFonts w:ascii="Times New Roman" w:eastAsia="Times New Roman" w:hAnsi="Times New Roman" w:cs="Times New Roman"/>
          <w:color w:val="000000" w:themeColor="text1"/>
        </w:rPr>
        <w:t xml:space="preserve">из которых </w:t>
      </w:r>
      <w:r w:rsidR="43A28F2A" w:rsidRPr="4C695BD9">
        <w:rPr>
          <w:rFonts w:ascii="Times New Roman" w:eastAsia="Times New Roman" w:hAnsi="Times New Roman" w:cs="Times New Roman"/>
          <w:color w:val="000000" w:themeColor="text1"/>
        </w:rPr>
        <w:t>- langchain, pydantic, chromadb, tornado, pypdf, redis, celery</w:t>
      </w:r>
      <w:r w:rsidR="7F3751D4" w:rsidRPr="4C695BD9">
        <w:rPr>
          <w:rFonts w:ascii="Times New Roman" w:eastAsia="Times New Roman" w:hAnsi="Times New Roman" w:cs="Times New Roman"/>
          <w:color w:val="000000" w:themeColor="text1"/>
        </w:rPr>
        <w:t>.</w:t>
      </w:r>
    </w:p>
    <w:p w14:paraId="2D3CFB5C" w14:textId="4CD31283" w:rsidR="00AC4D31" w:rsidRDefault="00A341D2" w:rsidP="00B93F17">
      <w:pPr>
        <w:spacing w:line="360" w:lineRule="auto"/>
        <w:ind w:firstLine="709"/>
        <w:jc w:val="both"/>
        <w:rPr>
          <w:rFonts w:ascii="Times New Roman" w:eastAsia="Times New Roman" w:hAnsi="Times New Roman" w:cs="Times New Roman"/>
          <w:color w:val="000000" w:themeColor="text1"/>
        </w:rPr>
      </w:pPr>
      <w:r w:rsidRPr="4C695BD9">
        <w:rPr>
          <w:rFonts w:ascii="Times New Roman" w:eastAsia="Times New Roman" w:hAnsi="Times New Roman" w:cs="Times New Roman"/>
          <w:color w:val="000000" w:themeColor="text1"/>
        </w:rPr>
        <w:t xml:space="preserve">Основной задачей фреймворка является </w:t>
      </w:r>
      <w:r w:rsidR="30EC1E7C" w:rsidRPr="4C695BD9">
        <w:rPr>
          <w:rFonts w:ascii="Times New Roman" w:eastAsia="Times New Roman" w:hAnsi="Times New Roman" w:cs="Times New Roman"/>
          <w:color w:val="000000" w:themeColor="text1"/>
        </w:rPr>
        <w:t>повышение эффективности прототипирования приложений на основе больших языковых моделей (БЯМ).</w:t>
      </w:r>
    </w:p>
    <w:p w14:paraId="10025712" w14:textId="5079F7B3" w:rsidR="00785C3B" w:rsidRPr="002779B8" w:rsidRDefault="00EA7982" w:rsidP="00B93F17">
      <w:pPr>
        <w:spacing w:line="360" w:lineRule="auto"/>
        <w:ind w:firstLine="709"/>
        <w:jc w:val="both"/>
        <w:rPr>
          <w:rFonts w:ascii="Times New Roman" w:eastAsia="Times New Roman" w:hAnsi="Times New Roman" w:cs="Times New Roman"/>
          <w:color w:val="000000" w:themeColor="text1"/>
        </w:rPr>
      </w:pPr>
      <w:r w:rsidRPr="002779B8">
        <w:rPr>
          <w:rFonts w:ascii="Times New Roman" w:eastAsia="Times New Roman" w:hAnsi="Times New Roman" w:cs="Times New Roman"/>
          <w:color w:val="000000" w:themeColor="text1"/>
        </w:rPr>
        <w:t>В документе представлены общие сведения о фреймворке</w:t>
      </w:r>
      <w:r w:rsidR="00933544" w:rsidRPr="002779B8">
        <w:rPr>
          <w:rFonts w:ascii="Times New Roman" w:eastAsia="Times New Roman" w:hAnsi="Times New Roman" w:cs="Times New Roman"/>
          <w:color w:val="000000" w:themeColor="text1"/>
        </w:rPr>
        <w:t xml:space="preserve"> </w:t>
      </w:r>
      <w:r w:rsidR="18690CEB" w:rsidRPr="002779B8">
        <w:rPr>
          <w:rFonts w:ascii="Times New Roman" w:eastAsia="Times New Roman" w:hAnsi="Times New Roman" w:cs="Times New Roman"/>
          <w:color w:val="000000" w:themeColor="text1"/>
        </w:rPr>
        <w:t xml:space="preserve">ProtoLLM </w:t>
      </w:r>
      <w:r w:rsidR="00933544" w:rsidRPr="002779B8">
        <w:rPr>
          <w:rFonts w:ascii="Times New Roman" w:eastAsia="Times New Roman" w:hAnsi="Times New Roman" w:cs="Times New Roman"/>
          <w:color w:val="000000" w:themeColor="text1"/>
        </w:rPr>
        <w:t xml:space="preserve">для </w:t>
      </w:r>
      <w:r w:rsidR="23A52A70" w:rsidRPr="002779B8">
        <w:rPr>
          <w:rFonts w:ascii="Times New Roman" w:eastAsia="Times New Roman" w:hAnsi="Times New Roman" w:cs="Times New Roman"/>
          <w:color w:val="000000" w:themeColor="text1"/>
        </w:rPr>
        <w:t>упрощения и ускорения прототипирования систем с БЯМ на основе RAG</w:t>
      </w:r>
      <w:r w:rsidR="002779B8" w:rsidRPr="002779B8">
        <w:rPr>
          <w:rFonts w:ascii="Times New Roman" w:eastAsia="Times New Roman" w:hAnsi="Times New Roman" w:cs="Times New Roman"/>
          <w:color w:val="000000" w:themeColor="text1"/>
        </w:rPr>
        <w:t xml:space="preserve"> (поисков</w:t>
      </w:r>
      <w:r w:rsidR="002779B8">
        <w:rPr>
          <w:rFonts w:ascii="Times New Roman" w:eastAsia="Times New Roman" w:hAnsi="Times New Roman" w:cs="Times New Roman"/>
          <w:color w:val="000000" w:themeColor="text1"/>
        </w:rPr>
        <w:t>ой</w:t>
      </w:r>
      <w:r w:rsidR="002779B8" w:rsidRPr="002779B8">
        <w:rPr>
          <w:rFonts w:ascii="Times New Roman" w:eastAsia="Times New Roman" w:hAnsi="Times New Roman" w:cs="Times New Roman"/>
          <w:color w:val="000000" w:themeColor="text1"/>
        </w:rPr>
        <w:t xml:space="preserve"> дополненн</w:t>
      </w:r>
      <w:r w:rsidR="002779B8">
        <w:rPr>
          <w:rFonts w:ascii="Times New Roman" w:eastAsia="Times New Roman" w:hAnsi="Times New Roman" w:cs="Times New Roman"/>
          <w:color w:val="000000" w:themeColor="text1"/>
        </w:rPr>
        <w:t>ой</w:t>
      </w:r>
      <w:r w:rsidR="002779B8" w:rsidRPr="002779B8">
        <w:rPr>
          <w:rFonts w:ascii="Times New Roman" w:eastAsia="Times New Roman" w:hAnsi="Times New Roman" w:cs="Times New Roman"/>
          <w:color w:val="000000" w:themeColor="text1"/>
        </w:rPr>
        <w:t xml:space="preserve"> генераци</w:t>
      </w:r>
      <w:r w:rsidR="002779B8">
        <w:rPr>
          <w:rFonts w:ascii="Times New Roman" w:eastAsia="Times New Roman" w:hAnsi="Times New Roman" w:cs="Times New Roman"/>
          <w:color w:val="000000" w:themeColor="text1"/>
        </w:rPr>
        <w:t>и</w:t>
      </w:r>
      <w:r w:rsidR="002779B8" w:rsidRPr="002779B8">
        <w:rPr>
          <w:rFonts w:ascii="Times New Roman" w:eastAsia="Times New Roman" w:hAnsi="Times New Roman" w:cs="Times New Roman"/>
          <w:color w:val="000000" w:themeColor="text1"/>
        </w:rPr>
        <w:t>)</w:t>
      </w:r>
      <w:r w:rsidR="23A52A70" w:rsidRPr="002779B8">
        <w:rPr>
          <w:rFonts w:ascii="Times New Roman" w:eastAsia="Times New Roman" w:hAnsi="Times New Roman" w:cs="Times New Roman"/>
          <w:color w:val="000000" w:themeColor="text1"/>
        </w:rPr>
        <w:t>, упрощения и ускорения прототипирования систем с БЯМ с возможностью автоматизирован</w:t>
      </w:r>
      <w:r w:rsidR="23A52A70" w:rsidRPr="4C695BD9">
        <w:rPr>
          <w:rFonts w:ascii="Times New Roman" w:eastAsia="Times New Roman" w:hAnsi="Times New Roman" w:cs="Times New Roman"/>
          <w:color w:val="000000" w:themeColor="text1"/>
        </w:rPr>
        <w:t>ного подключения внешних сервисов, приложений, моделей в виде плагинов, повышения эффективности БЯМ за счет использования ансамблей моделей и мультиагентных технологий создания сложных синтетических примеров для дообучения БЯМ.</w:t>
      </w:r>
    </w:p>
    <w:p w14:paraId="3D3D1A93" w14:textId="77777777" w:rsidR="00BF5428" w:rsidRDefault="00BF5428" w:rsidP="00B93F17">
      <w:pPr>
        <w:spacing w:line="360" w:lineRule="auto"/>
        <w:rPr>
          <w:rFonts w:ascii="Times New Roman" w:eastAsia="Calibri" w:hAnsi="Times New Roman" w:cs="Times New Roman"/>
          <w:b/>
          <w:caps/>
          <w:color w:val="000000" w:themeColor="text1"/>
          <w:sz w:val="28"/>
          <w:szCs w:val="28"/>
        </w:rPr>
      </w:pPr>
      <w:r>
        <w:br w:type="page"/>
      </w:r>
    </w:p>
    <w:bookmarkStart w:id="14" w:name="_Toc185703842" w:displacedByCustomXml="next"/>
    <w:bookmarkStart w:id="15" w:name="_Toc124894016" w:displacedByCustomXml="next"/>
    <w:sdt>
      <w:sdtPr>
        <w:rPr>
          <w:rFonts w:asciiTheme="minorHAnsi" w:eastAsiaTheme="minorEastAsia" w:hAnsiTheme="minorHAnsi" w:cstheme="minorBidi"/>
          <w:b w:val="0"/>
          <w:sz w:val="22"/>
          <w:szCs w:val="22"/>
        </w:rPr>
        <w:id w:val="621188750"/>
        <w:docPartObj>
          <w:docPartGallery w:val="Table of Contents"/>
          <w:docPartUnique/>
        </w:docPartObj>
      </w:sdtPr>
      <w:sdtEndPr>
        <w:rPr>
          <w:bCs/>
          <w:noProof/>
          <w:sz w:val="24"/>
          <w:szCs w:val="24"/>
        </w:rPr>
      </w:sdtEndPr>
      <w:sdtContent>
        <w:p w14:paraId="45AD6126" w14:textId="393C63C4" w:rsidR="005E538E" w:rsidRPr="00C02FF6" w:rsidRDefault="005E538E" w:rsidP="00B93F17">
          <w:pPr>
            <w:pStyle w:val="a8"/>
            <w:spacing w:line="360" w:lineRule="auto"/>
          </w:pPr>
          <w:r w:rsidRPr="00C02FF6">
            <w:t>СОДЕРЖАНИЕ</w:t>
          </w:r>
          <w:bookmarkEnd w:id="15"/>
          <w:bookmarkEnd w:id="14"/>
        </w:p>
        <w:p w14:paraId="5234D54D" w14:textId="1937C17C" w:rsidR="00876D36" w:rsidRDefault="005E538E">
          <w:pPr>
            <w:pStyle w:val="TOC1"/>
            <w:rPr>
              <w:rFonts w:asciiTheme="minorHAnsi" w:eastAsiaTheme="minorEastAsia" w:hAnsiTheme="minorHAnsi" w:cstheme="minorBidi"/>
              <w:bCs w:val="0"/>
              <w:kern w:val="2"/>
              <w:szCs w:val="24"/>
              <w:lang w:eastAsia="ru-RU"/>
              <w14:ligatures w14:val="standardContextual"/>
            </w:rPr>
          </w:pPr>
          <w:r w:rsidRPr="000E483A">
            <w:rPr>
              <w:szCs w:val="24"/>
            </w:rPr>
            <w:fldChar w:fldCharType="begin"/>
          </w:r>
          <w:r w:rsidRPr="000E483A">
            <w:rPr>
              <w:szCs w:val="24"/>
            </w:rPr>
            <w:instrText xml:space="preserve"> TOC \o "1-3" \h \z \u </w:instrText>
          </w:r>
          <w:r w:rsidRPr="000E483A">
            <w:rPr>
              <w:szCs w:val="24"/>
            </w:rPr>
            <w:fldChar w:fldCharType="separate"/>
          </w:r>
          <w:hyperlink w:anchor="_Toc185703841" w:history="1">
            <w:r w:rsidR="00876D36" w:rsidRPr="004040E6">
              <w:rPr>
                <w:rStyle w:val="Hyperlink"/>
              </w:rPr>
              <w:t>АННОТАЦИЯ</w:t>
            </w:r>
            <w:r w:rsidR="00876D36">
              <w:rPr>
                <w:webHidden/>
              </w:rPr>
              <w:tab/>
            </w:r>
            <w:r w:rsidR="00876D36">
              <w:rPr>
                <w:webHidden/>
              </w:rPr>
              <w:fldChar w:fldCharType="begin"/>
            </w:r>
            <w:r w:rsidR="00876D36">
              <w:rPr>
                <w:webHidden/>
              </w:rPr>
              <w:instrText xml:space="preserve"> PAGEREF _Toc185703841 \h </w:instrText>
            </w:r>
            <w:r w:rsidR="00876D36">
              <w:rPr>
                <w:webHidden/>
              </w:rPr>
            </w:r>
            <w:r w:rsidR="00876D36">
              <w:rPr>
                <w:webHidden/>
              </w:rPr>
              <w:fldChar w:fldCharType="separate"/>
            </w:r>
            <w:r w:rsidR="00876D36">
              <w:rPr>
                <w:webHidden/>
              </w:rPr>
              <w:t>2</w:t>
            </w:r>
            <w:r w:rsidR="00876D36">
              <w:rPr>
                <w:webHidden/>
              </w:rPr>
              <w:fldChar w:fldCharType="end"/>
            </w:r>
          </w:hyperlink>
        </w:p>
        <w:p w14:paraId="4FE7D512" w14:textId="7609B10E" w:rsidR="00876D36" w:rsidRDefault="00876D36">
          <w:pPr>
            <w:pStyle w:val="TOC1"/>
            <w:rPr>
              <w:rFonts w:asciiTheme="minorHAnsi" w:eastAsiaTheme="minorEastAsia" w:hAnsiTheme="minorHAnsi" w:cstheme="minorBidi"/>
              <w:bCs w:val="0"/>
              <w:kern w:val="2"/>
              <w:szCs w:val="24"/>
              <w:lang w:eastAsia="ru-RU"/>
              <w14:ligatures w14:val="standardContextual"/>
            </w:rPr>
          </w:pPr>
          <w:hyperlink w:anchor="_Toc185703842" w:history="1">
            <w:r w:rsidRPr="004040E6">
              <w:rPr>
                <w:rStyle w:val="Hyperlink"/>
              </w:rPr>
              <w:t>СОДЕРЖАНИЕ</w:t>
            </w:r>
            <w:r>
              <w:rPr>
                <w:webHidden/>
              </w:rPr>
              <w:tab/>
            </w:r>
            <w:r>
              <w:rPr>
                <w:webHidden/>
              </w:rPr>
              <w:fldChar w:fldCharType="begin"/>
            </w:r>
            <w:r>
              <w:rPr>
                <w:webHidden/>
              </w:rPr>
              <w:instrText xml:space="preserve"> PAGEREF _Toc185703842 \h </w:instrText>
            </w:r>
            <w:r>
              <w:rPr>
                <w:webHidden/>
              </w:rPr>
            </w:r>
            <w:r>
              <w:rPr>
                <w:webHidden/>
              </w:rPr>
              <w:fldChar w:fldCharType="separate"/>
            </w:r>
            <w:r>
              <w:rPr>
                <w:webHidden/>
              </w:rPr>
              <w:t>3</w:t>
            </w:r>
            <w:r>
              <w:rPr>
                <w:webHidden/>
              </w:rPr>
              <w:fldChar w:fldCharType="end"/>
            </w:r>
          </w:hyperlink>
        </w:p>
        <w:p w14:paraId="0BE5F52D" w14:textId="67E0D995" w:rsidR="00876D36" w:rsidRDefault="00876D36">
          <w:pPr>
            <w:pStyle w:val="TOC1"/>
            <w:rPr>
              <w:rFonts w:asciiTheme="minorHAnsi" w:eastAsiaTheme="minorEastAsia" w:hAnsiTheme="minorHAnsi" w:cstheme="minorBidi"/>
              <w:bCs w:val="0"/>
              <w:kern w:val="2"/>
              <w:szCs w:val="24"/>
              <w:lang w:eastAsia="ru-RU"/>
              <w14:ligatures w14:val="standardContextual"/>
            </w:rPr>
          </w:pPr>
          <w:hyperlink w:anchor="_Toc185703843" w:history="1">
            <w:r w:rsidRPr="004040E6">
              <w:rPr>
                <w:rStyle w:val="Hyperlink"/>
              </w:rPr>
              <w:t>1. ОБЩИЕ СВЕДЕНИЯ</w:t>
            </w:r>
            <w:r>
              <w:rPr>
                <w:webHidden/>
              </w:rPr>
              <w:tab/>
            </w:r>
            <w:r>
              <w:rPr>
                <w:webHidden/>
              </w:rPr>
              <w:fldChar w:fldCharType="begin"/>
            </w:r>
            <w:r>
              <w:rPr>
                <w:webHidden/>
              </w:rPr>
              <w:instrText xml:space="preserve"> PAGEREF _Toc185703843 \h </w:instrText>
            </w:r>
            <w:r>
              <w:rPr>
                <w:webHidden/>
              </w:rPr>
            </w:r>
            <w:r>
              <w:rPr>
                <w:webHidden/>
              </w:rPr>
              <w:fldChar w:fldCharType="separate"/>
            </w:r>
            <w:r>
              <w:rPr>
                <w:webHidden/>
              </w:rPr>
              <w:t>6</w:t>
            </w:r>
            <w:r>
              <w:rPr>
                <w:webHidden/>
              </w:rPr>
              <w:fldChar w:fldCharType="end"/>
            </w:r>
          </w:hyperlink>
        </w:p>
        <w:p w14:paraId="0FFB6677" w14:textId="50C86A66" w:rsidR="00876D36" w:rsidRDefault="00876D36">
          <w:pPr>
            <w:pStyle w:val="TOC1"/>
            <w:rPr>
              <w:rFonts w:asciiTheme="minorHAnsi" w:eastAsiaTheme="minorEastAsia" w:hAnsiTheme="minorHAnsi" w:cstheme="minorBidi"/>
              <w:bCs w:val="0"/>
              <w:kern w:val="2"/>
              <w:szCs w:val="24"/>
              <w:lang w:eastAsia="ru-RU"/>
              <w14:ligatures w14:val="standardContextual"/>
            </w:rPr>
          </w:pPr>
          <w:hyperlink w:anchor="_Toc185703844" w:history="1">
            <w:r w:rsidRPr="004040E6">
              <w:rPr>
                <w:rStyle w:val="Hyperlink"/>
              </w:rPr>
              <w:t>2. ФУНКЦИОНАЛЬНОЕ НАЗНАЧЕНИЕ</w:t>
            </w:r>
            <w:r>
              <w:rPr>
                <w:webHidden/>
              </w:rPr>
              <w:tab/>
            </w:r>
            <w:r>
              <w:rPr>
                <w:webHidden/>
              </w:rPr>
              <w:fldChar w:fldCharType="begin"/>
            </w:r>
            <w:r>
              <w:rPr>
                <w:webHidden/>
              </w:rPr>
              <w:instrText xml:space="preserve"> PAGEREF _Toc185703844 \h </w:instrText>
            </w:r>
            <w:r>
              <w:rPr>
                <w:webHidden/>
              </w:rPr>
            </w:r>
            <w:r>
              <w:rPr>
                <w:webHidden/>
              </w:rPr>
              <w:fldChar w:fldCharType="separate"/>
            </w:r>
            <w:r>
              <w:rPr>
                <w:webHidden/>
              </w:rPr>
              <w:t>7</w:t>
            </w:r>
            <w:r>
              <w:rPr>
                <w:webHidden/>
              </w:rPr>
              <w:fldChar w:fldCharType="end"/>
            </w:r>
          </w:hyperlink>
        </w:p>
        <w:p w14:paraId="3A968FAA" w14:textId="1E2C9C9F"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45" w:history="1">
            <w:r w:rsidRPr="004040E6">
              <w:rPr>
                <w:rStyle w:val="Hyperlink"/>
                <w:rFonts w:eastAsia="Times New Roman"/>
              </w:rPr>
              <w:t>2.1. Назначение программного компонента</w:t>
            </w:r>
            <w:r>
              <w:rPr>
                <w:webHidden/>
              </w:rPr>
              <w:tab/>
            </w:r>
            <w:r>
              <w:rPr>
                <w:webHidden/>
              </w:rPr>
              <w:fldChar w:fldCharType="begin"/>
            </w:r>
            <w:r>
              <w:rPr>
                <w:webHidden/>
              </w:rPr>
              <w:instrText xml:space="preserve"> PAGEREF _Toc185703845 \h </w:instrText>
            </w:r>
            <w:r>
              <w:rPr>
                <w:webHidden/>
              </w:rPr>
            </w:r>
            <w:r>
              <w:rPr>
                <w:webHidden/>
              </w:rPr>
              <w:fldChar w:fldCharType="separate"/>
            </w:r>
            <w:r>
              <w:rPr>
                <w:webHidden/>
              </w:rPr>
              <w:t>7</w:t>
            </w:r>
            <w:r>
              <w:rPr>
                <w:webHidden/>
              </w:rPr>
              <w:fldChar w:fldCharType="end"/>
            </w:r>
          </w:hyperlink>
        </w:p>
        <w:p w14:paraId="3D123B95" w14:textId="66B18E69"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46" w:history="1">
            <w:r w:rsidRPr="004040E6">
              <w:rPr>
                <w:rStyle w:val="Hyperlink"/>
                <w:rFonts w:eastAsia="Times New Roman"/>
              </w:rPr>
              <w:t>2.2. Классы решаемых задач</w:t>
            </w:r>
            <w:r>
              <w:rPr>
                <w:webHidden/>
              </w:rPr>
              <w:tab/>
            </w:r>
            <w:r>
              <w:rPr>
                <w:webHidden/>
              </w:rPr>
              <w:fldChar w:fldCharType="begin"/>
            </w:r>
            <w:r>
              <w:rPr>
                <w:webHidden/>
              </w:rPr>
              <w:instrText xml:space="preserve"> PAGEREF _Toc185703846 \h </w:instrText>
            </w:r>
            <w:r>
              <w:rPr>
                <w:webHidden/>
              </w:rPr>
            </w:r>
            <w:r>
              <w:rPr>
                <w:webHidden/>
              </w:rPr>
              <w:fldChar w:fldCharType="separate"/>
            </w:r>
            <w:r>
              <w:rPr>
                <w:webHidden/>
              </w:rPr>
              <w:t>7</w:t>
            </w:r>
            <w:r>
              <w:rPr>
                <w:webHidden/>
              </w:rPr>
              <w:fldChar w:fldCharType="end"/>
            </w:r>
          </w:hyperlink>
        </w:p>
        <w:p w14:paraId="7F84A043" w14:textId="6C32B8E7"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47" w:history="1">
            <w:r w:rsidRPr="004040E6">
              <w:rPr>
                <w:rStyle w:val="Hyperlink"/>
              </w:rPr>
              <w:t>2.3.</w:t>
            </w:r>
            <w:r w:rsidRPr="004040E6">
              <w:rPr>
                <w:rStyle w:val="Hyperlink"/>
                <w:rFonts w:eastAsia="Times New Roman"/>
              </w:rPr>
              <w:t xml:space="preserve"> Функциональные ограничения на применение</w:t>
            </w:r>
            <w:r>
              <w:rPr>
                <w:webHidden/>
              </w:rPr>
              <w:tab/>
            </w:r>
            <w:r>
              <w:rPr>
                <w:webHidden/>
              </w:rPr>
              <w:fldChar w:fldCharType="begin"/>
            </w:r>
            <w:r>
              <w:rPr>
                <w:webHidden/>
              </w:rPr>
              <w:instrText xml:space="preserve"> PAGEREF _Toc185703847 \h </w:instrText>
            </w:r>
            <w:r>
              <w:rPr>
                <w:webHidden/>
              </w:rPr>
            </w:r>
            <w:r>
              <w:rPr>
                <w:webHidden/>
              </w:rPr>
              <w:fldChar w:fldCharType="separate"/>
            </w:r>
            <w:r>
              <w:rPr>
                <w:webHidden/>
              </w:rPr>
              <w:t>8</w:t>
            </w:r>
            <w:r>
              <w:rPr>
                <w:webHidden/>
              </w:rPr>
              <w:fldChar w:fldCharType="end"/>
            </w:r>
          </w:hyperlink>
        </w:p>
        <w:p w14:paraId="1E052214" w14:textId="66C3A4C2"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48" w:history="1">
            <w:r w:rsidRPr="004040E6">
              <w:rPr>
                <w:rStyle w:val="Hyperlink"/>
                <w:rFonts w:eastAsia="Times New Roman"/>
              </w:rPr>
              <w:t>2.4. Область применения</w:t>
            </w:r>
            <w:r>
              <w:rPr>
                <w:webHidden/>
              </w:rPr>
              <w:tab/>
            </w:r>
            <w:r>
              <w:rPr>
                <w:webHidden/>
              </w:rPr>
              <w:fldChar w:fldCharType="begin"/>
            </w:r>
            <w:r>
              <w:rPr>
                <w:webHidden/>
              </w:rPr>
              <w:instrText xml:space="preserve"> PAGEREF _Toc185703848 \h </w:instrText>
            </w:r>
            <w:r>
              <w:rPr>
                <w:webHidden/>
              </w:rPr>
            </w:r>
            <w:r>
              <w:rPr>
                <w:webHidden/>
              </w:rPr>
              <w:fldChar w:fldCharType="separate"/>
            </w:r>
            <w:r>
              <w:rPr>
                <w:webHidden/>
              </w:rPr>
              <w:t>8</w:t>
            </w:r>
            <w:r>
              <w:rPr>
                <w:webHidden/>
              </w:rPr>
              <w:fldChar w:fldCharType="end"/>
            </w:r>
          </w:hyperlink>
        </w:p>
        <w:p w14:paraId="45F916EE" w14:textId="0286160A" w:rsidR="00876D36" w:rsidRDefault="00876D36">
          <w:pPr>
            <w:pStyle w:val="TOC1"/>
            <w:rPr>
              <w:rFonts w:asciiTheme="minorHAnsi" w:eastAsiaTheme="minorEastAsia" w:hAnsiTheme="minorHAnsi" w:cstheme="minorBidi"/>
              <w:bCs w:val="0"/>
              <w:kern w:val="2"/>
              <w:szCs w:val="24"/>
              <w:lang w:eastAsia="ru-RU"/>
              <w14:ligatures w14:val="standardContextual"/>
            </w:rPr>
          </w:pPr>
          <w:hyperlink w:anchor="_Toc185703849" w:history="1">
            <w:r w:rsidRPr="004040E6">
              <w:rPr>
                <w:rStyle w:val="Hyperlink"/>
              </w:rPr>
              <w:t>3. ОПИСАНИЕ ЛОГИЧЕСКОЙ СТРУКТУРЫ</w:t>
            </w:r>
            <w:r>
              <w:rPr>
                <w:webHidden/>
              </w:rPr>
              <w:tab/>
            </w:r>
            <w:r>
              <w:rPr>
                <w:webHidden/>
              </w:rPr>
              <w:fldChar w:fldCharType="begin"/>
            </w:r>
            <w:r>
              <w:rPr>
                <w:webHidden/>
              </w:rPr>
              <w:instrText xml:space="preserve"> PAGEREF _Toc185703849 \h </w:instrText>
            </w:r>
            <w:r>
              <w:rPr>
                <w:webHidden/>
              </w:rPr>
            </w:r>
            <w:r>
              <w:rPr>
                <w:webHidden/>
              </w:rPr>
              <w:fldChar w:fldCharType="separate"/>
            </w:r>
            <w:r>
              <w:rPr>
                <w:webHidden/>
              </w:rPr>
              <w:t>10</w:t>
            </w:r>
            <w:r>
              <w:rPr>
                <w:webHidden/>
              </w:rPr>
              <w:fldChar w:fldCharType="end"/>
            </w:r>
          </w:hyperlink>
        </w:p>
        <w:p w14:paraId="7FF1951A" w14:textId="4D2D600F"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50" w:history="1">
            <w:r w:rsidRPr="004040E6">
              <w:rPr>
                <w:rStyle w:val="Hyperlink"/>
                <w:rFonts w:eastAsia="Times New Roman"/>
              </w:rPr>
              <w:t>3.1. Алгоритм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r>
              <w:rPr>
                <w:webHidden/>
              </w:rPr>
              <w:tab/>
            </w:r>
            <w:r>
              <w:rPr>
                <w:webHidden/>
              </w:rPr>
              <w:fldChar w:fldCharType="begin"/>
            </w:r>
            <w:r>
              <w:rPr>
                <w:webHidden/>
              </w:rPr>
              <w:instrText xml:space="preserve"> PAGEREF _Toc185703850 \h </w:instrText>
            </w:r>
            <w:r>
              <w:rPr>
                <w:webHidden/>
              </w:rPr>
            </w:r>
            <w:r>
              <w:rPr>
                <w:webHidden/>
              </w:rPr>
              <w:fldChar w:fldCharType="separate"/>
            </w:r>
            <w:r>
              <w:rPr>
                <w:webHidden/>
              </w:rPr>
              <w:t>10</w:t>
            </w:r>
            <w:r>
              <w:rPr>
                <w:webHidden/>
              </w:rPr>
              <w:fldChar w:fldCharType="end"/>
            </w:r>
          </w:hyperlink>
        </w:p>
        <w:p w14:paraId="71F2152E" w14:textId="624E4012"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51" w:history="1">
            <w:r w:rsidRPr="004040E6">
              <w:rPr>
                <w:rStyle w:val="Hyperlink"/>
                <w:rFonts w:eastAsia="Times New Roman"/>
              </w:rPr>
              <w:t>3.2. Алгоритм упрощения и ускорения прототипирования систем с БЯМ на основе RAG</w:t>
            </w:r>
            <w:r>
              <w:rPr>
                <w:webHidden/>
              </w:rPr>
              <w:tab/>
            </w:r>
            <w:r>
              <w:rPr>
                <w:webHidden/>
              </w:rPr>
              <w:fldChar w:fldCharType="begin"/>
            </w:r>
            <w:r>
              <w:rPr>
                <w:webHidden/>
              </w:rPr>
              <w:instrText xml:space="preserve"> PAGEREF _Toc185703851 \h </w:instrText>
            </w:r>
            <w:r>
              <w:rPr>
                <w:webHidden/>
              </w:rPr>
            </w:r>
            <w:r>
              <w:rPr>
                <w:webHidden/>
              </w:rPr>
              <w:fldChar w:fldCharType="separate"/>
            </w:r>
            <w:r>
              <w:rPr>
                <w:webHidden/>
              </w:rPr>
              <w:t>12</w:t>
            </w:r>
            <w:r>
              <w:rPr>
                <w:webHidden/>
              </w:rPr>
              <w:fldChar w:fldCharType="end"/>
            </w:r>
          </w:hyperlink>
        </w:p>
        <w:p w14:paraId="6F2386F6" w14:textId="0835338A"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52" w:history="1">
            <w:r w:rsidRPr="004040E6">
              <w:rPr>
                <w:rStyle w:val="Hyperlink"/>
                <w:rFonts w:eastAsia="Times New Roman"/>
              </w:rPr>
              <w:t>3.3. Алгоритм повышения эффективности БЯМ за счет использования ансамблей моделей и мультиагентных технологий</w:t>
            </w:r>
            <w:r>
              <w:rPr>
                <w:webHidden/>
              </w:rPr>
              <w:tab/>
            </w:r>
            <w:r>
              <w:rPr>
                <w:webHidden/>
              </w:rPr>
              <w:fldChar w:fldCharType="begin"/>
            </w:r>
            <w:r>
              <w:rPr>
                <w:webHidden/>
              </w:rPr>
              <w:instrText xml:space="preserve"> PAGEREF _Toc185703852 \h </w:instrText>
            </w:r>
            <w:r>
              <w:rPr>
                <w:webHidden/>
              </w:rPr>
            </w:r>
            <w:r>
              <w:rPr>
                <w:webHidden/>
              </w:rPr>
              <w:fldChar w:fldCharType="separate"/>
            </w:r>
            <w:r>
              <w:rPr>
                <w:webHidden/>
              </w:rPr>
              <w:t>15</w:t>
            </w:r>
            <w:r>
              <w:rPr>
                <w:webHidden/>
              </w:rPr>
              <w:fldChar w:fldCharType="end"/>
            </w:r>
          </w:hyperlink>
        </w:p>
        <w:p w14:paraId="40FD71F2" w14:textId="45ED2F24"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53" w:history="1">
            <w:r w:rsidRPr="004040E6">
              <w:rPr>
                <w:rStyle w:val="Hyperlink"/>
              </w:rPr>
              <w:t>3.4. Алгоритм создания сложных синтетических примеров для дообучения БЯМ</w:t>
            </w:r>
            <w:r>
              <w:rPr>
                <w:webHidden/>
              </w:rPr>
              <w:tab/>
            </w:r>
            <w:r>
              <w:rPr>
                <w:webHidden/>
              </w:rPr>
              <w:fldChar w:fldCharType="begin"/>
            </w:r>
            <w:r>
              <w:rPr>
                <w:webHidden/>
              </w:rPr>
              <w:instrText xml:space="preserve"> PAGEREF _Toc185703853 \h </w:instrText>
            </w:r>
            <w:r>
              <w:rPr>
                <w:webHidden/>
              </w:rPr>
            </w:r>
            <w:r>
              <w:rPr>
                <w:webHidden/>
              </w:rPr>
              <w:fldChar w:fldCharType="separate"/>
            </w:r>
            <w:r>
              <w:rPr>
                <w:webHidden/>
              </w:rPr>
              <w:t>16</w:t>
            </w:r>
            <w:r>
              <w:rPr>
                <w:webHidden/>
              </w:rPr>
              <w:fldChar w:fldCharType="end"/>
            </w:r>
          </w:hyperlink>
        </w:p>
        <w:p w14:paraId="56091E04" w14:textId="0968633E"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54" w:history="1">
            <w:r w:rsidRPr="004040E6">
              <w:rPr>
                <w:rStyle w:val="Hyperlink"/>
              </w:rPr>
              <w:t>3.5. Структура фреймворка</w:t>
            </w:r>
            <w:r>
              <w:rPr>
                <w:webHidden/>
              </w:rPr>
              <w:tab/>
            </w:r>
            <w:r>
              <w:rPr>
                <w:webHidden/>
              </w:rPr>
              <w:fldChar w:fldCharType="begin"/>
            </w:r>
            <w:r>
              <w:rPr>
                <w:webHidden/>
              </w:rPr>
              <w:instrText xml:space="preserve"> PAGEREF _Toc185703854 \h </w:instrText>
            </w:r>
            <w:r>
              <w:rPr>
                <w:webHidden/>
              </w:rPr>
            </w:r>
            <w:r>
              <w:rPr>
                <w:webHidden/>
              </w:rPr>
              <w:fldChar w:fldCharType="separate"/>
            </w:r>
            <w:r>
              <w:rPr>
                <w:webHidden/>
              </w:rPr>
              <w:t>18</w:t>
            </w:r>
            <w:r>
              <w:rPr>
                <w:webHidden/>
              </w:rPr>
              <w:fldChar w:fldCharType="end"/>
            </w:r>
          </w:hyperlink>
        </w:p>
        <w:p w14:paraId="36D155C5" w14:textId="359C7A21" w:rsidR="00876D36" w:rsidRDefault="00876D36">
          <w:pPr>
            <w:pStyle w:val="TOC1"/>
            <w:rPr>
              <w:rFonts w:asciiTheme="minorHAnsi" w:eastAsiaTheme="minorEastAsia" w:hAnsiTheme="minorHAnsi" w:cstheme="minorBidi"/>
              <w:bCs w:val="0"/>
              <w:kern w:val="2"/>
              <w:szCs w:val="24"/>
              <w:lang w:eastAsia="ru-RU"/>
              <w14:ligatures w14:val="standardContextual"/>
            </w:rPr>
          </w:pPr>
          <w:hyperlink w:anchor="_Toc185703855" w:history="1">
            <w:r w:rsidRPr="004040E6">
              <w:rPr>
                <w:rStyle w:val="Hyperlink"/>
              </w:rPr>
              <w:t>4. ИСПОЛЬЗУЕМЫЕ ТЕХНИЧЕСКИЕ СРЕДСТВА</w:t>
            </w:r>
            <w:r>
              <w:rPr>
                <w:webHidden/>
              </w:rPr>
              <w:tab/>
            </w:r>
            <w:r>
              <w:rPr>
                <w:webHidden/>
              </w:rPr>
              <w:fldChar w:fldCharType="begin"/>
            </w:r>
            <w:r>
              <w:rPr>
                <w:webHidden/>
              </w:rPr>
              <w:instrText xml:space="preserve"> PAGEREF _Toc185703855 \h </w:instrText>
            </w:r>
            <w:r>
              <w:rPr>
                <w:webHidden/>
              </w:rPr>
            </w:r>
            <w:r>
              <w:rPr>
                <w:webHidden/>
              </w:rPr>
              <w:fldChar w:fldCharType="separate"/>
            </w:r>
            <w:r>
              <w:rPr>
                <w:webHidden/>
              </w:rPr>
              <w:t>26</w:t>
            </w:r>
            <w:r>
              <w:rPr>
                <w:webHidden/>
              </w:rPr>
              <w:fldChar w:fldCharType="end"/>
            </w:r>
          </w:hyperlink>
        </w:p>
        <w:p w14:paraId="17D44A00" w14:textId="1F676889" w:rsidR="00876D36" w:rsidRDefault="00876D36">
          <w:pPr>
            <w:pStyle w:val="TOC1"/>
            <w:rPr>
              <w:rFonts w:asciiTheme="minorHAnsi" w:eastAsiaTheme="minorEastAsia" w:hAnsiTheme="minorHAnsi" w:cstheme="minorBidi"/>
              <w:bCs w:val="0"/>
              <w:kern w:val="2"/>
              <w:szCs w:val="24"/>
              <w:lang w:eastAsia="ru-RU"/>
              <w14:ligatures w14:val="standardContextual"/>
            </w:rPr>
          </w:pPr>
          <w:hyperlink w:anchor="_Toc185703856" w:history="1">
            <w:r w:rsidRPr="004040E6">
              <w:rPr>
                <w:rStyle w:val="Hyperlink"/>
              </w:rPr>
              <w:t>5. ВЫЗОВ И ЗАГРУЗКА</w:t>
            </w:r>
            <w:r>
              <w:rPr>
                <w:webHidden/>
              </w:rPr>
              <w:tab/>
            </w:r>
            <w:r>
              <w:rPr>
                <w:webHidden/>
              </w:rPr>
              <w:fldChar w:fldCharType="begin"/>
            </w:r>
            <w:r>
              <w:rPr>
                <w:webHidden/>
              </w:rPr>
              <w:instrText xml:space="preserve"> PAGEREF _Toc185703856 \h </w:instrText>
            </w:r>
            <w:r>
              <w:rPr>
                <w:webHidden/>
              </w:rPr>
            </w:r>
            <w:r>
              <w:rPr>
                <w:webHidden/>
              </w:rPr>
              <w:fldChar w:fldCharType="separate"/>
            </w:r>
            <w:r>
              <w:rPr>
                <w:webHidden/>
              </w:rPr>
              <w:t>28</w:t>
            </w:r>
            <w:r>
              <w:rPr>
                <w:webHidden/>
              </w:rPr>
              <w:fldChar w:fldCharType="end"/>
            </w:r>
          </w:hyperlink>
        </w:p>
        <w:p w14:paraId="462796E6" w14:textId="1B311C50"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57" w:history="1">
            <w:r w:rsidRPr="004040E6">
              <w:rPr>
                <w:rStyle w:val="Hyperlink"/>
              </w:rPr>
              <w:t>5.1. Вызов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r>
              <w:rPr>
                <w:webHidden/>
              </w:rPr>
              <w:tab/>
            </w:r>
            <w:r>
              <w:rPr>
                <w:webHidden/>
              </w:rPr>
              <w:fldChar w:fldCharType="begin"/>
            </w:r>
            <w:r>
              <w:rPr>
                <w:webHidden/>
              </w:rPr>
              <w:instrText xml:space="preserve"> PAGEREF _Toc185703857 \h </w:instrText>
            </w:r>
            <w:r>
              <w:rPr>
                <w:webHidden/>
              </w:rPr>
            </w:r>
            <w:r>
              <w:rPr>
                <w:webHidden/>
              </w:rPr>
              <w:fldChar w:fldCharType="separate"/>
            </w:r>
            <w:r>
              <w:rPr>
                <w:webHidden/>
              </w:rPr>
              <w:t>28</w:t>
            </w:r>
            <w:r>
              <w:rPr>
                <w:webHidden/>
              </w:rPr>
              <w:fldChar w:fldCharType="end"/>
            </w:r>
          </w:hyperlink>
        </w:p>
        <w:p w14:paraId="77D4D888" w14:textId="4E4463ED"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58" w:history="1">
            <w:r w:rsidRPr="004040E6">
              <w:rPr>
                <w:rStyle w:val="Hyperlink"/>
                <w:rFonts w:eastAsia="Times New Roman"/>
              </w:rPr>
              <w:t>5.2. Вызов модуля на основе алгоритма упрощения и ускорения прототипирования систем с БЯМ на основе RAG</w:t>
            </w:r>
            <w:r>
              <w:rPr>
                <w:webHidden/>
              </w:rPr>
              <w:tab/>
            </w:r>
            <w:r>
              <w:rPr>
                <w:webHidden/>
              </w:rPr>
              <w:fldChar w:fldCharType="begin"/>
            </w:r>
            <w:r>
              <w:rPr>
                <w:webHidden/>
              </w:rPr>
              <w:instrText xml:space="preserve"> PAGEREF _Toc185703858 \h </w:instrText>
            </w:r>
            <w:r>
              <w:rPr>
                <w:webHidden/>
              </w:rPr>
            </w:r>
            <w:r>
              <w:rPr>
                <w:webHidden/>
              </w:rPr>
              <w:fldChar w:fldCharType="separate"/>
            </w:r>
            <w:r>
              <w:rPr>
                <w:webHidden/>
              </w:rPr>
              <w:t>29</w:t>
            </w:r>
            <w:r>
              <w:rPr>
                <w:webHidden/>
              </w:rPr>
              <w:fldChar w:fldCharType="end"/>
            </w:r>
          </w:hyperlink>
        </w:p>
        <w:p w14:paraId="3B83D796" w14:textId="3563F7B7"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59" w:history="1">
            <w:r w:rsidRPr="004040E6">
              <w:rPr>
                <w:rStyle w:val="Hyperlink"/>
                <w:rFonts w:eastAsia="Times New Roman"/>
              </w:rPr>
              <w:t>5.3. Вызов модуля на основе алгоритма повышения эффективности БЯМ за счет использования ансамблей моделей и мультиагентных технологий</w:t>
            </w:r>
            <w:r>
              <w:rPr>
                <w:webHidden/>
              </w:rPr>
              <w:tab/>
            </w:r>
            <w:r>
              <w:rPr>
                <w:webHidden/>
              </w:rPr>
              <w:fldChar w:fldCharType="begin"/>
            </w:r>
            <w:r>
              <w:rPr>
                <w:webHidden/>
              </w:rPr>
              <w:instrText xml:space="preserve"> PAGEREF _Toc185703859 \h </w:instrText>
            </w:r>
            <w:r>
              <w:rPr>
                <w:webHidden/>
              </w:rPr>
            </w:r>
            <w:r>
              <w:rPr>
                <w:webHidden/>
              </w:rPr>
              <w:fldChar w:fldCharType="separate"/>
            </w:r>
            <w:r>
              <w:rPr>
                <w:webHidden/>
              </w:rPr>
              <w:t>30</w:t>
            </w:r>
            <w:r>
              <w:rPr>
                <w:webHidden/>
              </w:rPr>
              <w:fldChar w:fldCharType="end"/>
            </w:r>
          </w:hyperlink>
        </w:p>
        <w:p w14:paraId="4BF26AD6" w14:textId="135B32F0"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60" w:history="1">
            <w:r w:rsidRPr="004040E6">
              <w:rPr>
                <w:rStyle w:val="Hyperlink"/>
              </w:rPr>
              <w:t>5.4.</w:t>
            </w:r>
            <w:r w:rsidRPr="004040E6">
              <w:rPr>
                <w:rStyle w:val="Hyperlink"/>
                <w:rFonts w:eastAsia="Times New Roman"/>
              </w:rPr>
              <w:t xml:space="preserve"> Вызов модуля на основе </w:t>
            </w:r>
            <w:r w:rsidRPr="004040E6">
              <w:rPr>
                <w:rStyle w:val="Hyperlink"/>
              </w:rPr>
              <w:t>алгоритма создания сложных синтетических примеров для дообучения БЯМ</w:t>
            </w:r>
            <w:r>
              <w:rPr>
                <w:webHidden/>
              </w:rPr>
              <w:tab/>
            </w:r>
            <w:r>
              <w:rPr>
                <w:webHidden/>
              </w:rPr>
              <w:fldChar w:fldCharType="begin"/>
            </w:r>
            <w:r>
              <w:rPr>
                <w:webHidden/>
              </w:rPr>
              <w:instrText xml:space="preserve"> PAGEREF _Toc185703860 \h </w:instrText>
            </w:r>
            <w:r>
              <w:rPr>
                <w:webHidden/>
              </w:rPr>
            </w:r>
            <w:r>
              <w:rPr>
                <w:webHidden/>
              </w:rPr>
              <w:fldChar w:fldCharType="separate"/>
            </w:r>
            <w:r>
              <w:rPr>
                <w:webHidden/>
              </w:rPr>
              <w:t>36</w:t>
            </w:r>
            <w:r>
              <w:rPr>
                <w:webHidden/>
              </w:rPr>
              <w:fldChar w:fldCharType="end"/>
            </w:r>
          </w:hyperlink>
        </w:p>
        <w:p w14:paraId="2DF96950" w14:textId="62470AA3" w:rsidR="00876D36" w:rsidRDefault="00876D36">
          <w:pPr>
            <w:pStyle w:val="TOC1"/>
            <w:rPr>
              <w:rFonts w:asciiTheme="minorHAnsi" w:eastAsiaTheme="minorEastAsia" w:hAnsiTheme="minorHAnsi" w:cstheme="minorBidi"/>
              <w:bCs w:val="0"/>
              <w:kern w:val="2"/>
              <w:szCs w:val="24"/>
              <w:lang w:eastAsia="ru-RU"/>
              <w14:ligatures w14:val="standardContextual"/>
            </w:rPr>
          </w:pPr>
          <w:hyperlink w:anchor="_Toc185703861" w:history="1">
            <w:r w:rsidRPr="004040E6">
              <w:rPr>
                <w:rStyle w:val="Hyperlink"/>
              </w:rPr>
              <w:t>6. ВХОДНЫЕ ДАННЫЕ</w:t>
            </w:r>
            <w:r>
              <w:rPr>
                <w:webHidden/>
              </w:rPr>
              <w:tab/>
            </w:r>
            <w:r>
              <w:rPr>
                <w:webHidden/>
              </w:rPr>
              <w:fldChar w:fldCharType="begin"/>
            </w:r>
            <w:r>
              <w:rPr>
                <w:webHidden/>
              </w:rPr>
              <w:instrText xml:space="preserve"> PAGEREF _Toc185703861 \h </w:instrText>
            </w:r>
            <w:r>
              <w:rPr>
                <w:webHidden/>
              </w:rPr>
            </w:r>
            <w:r>
              <w:rPr>
                <w:webHidden/>
              </w:rPr>
              <w:fldChar w:fldCharType="separate"/>
            </w:r>
            <w:r>
              <w:rPr>
                <w:webHidden/>
              </w:rPr>
              <w:t>38</w:t>
            </w:r>
            <w:r>
              <w:rPr>
                <w:webHidden/>
              </w:rPr>
              <w:fldChar w:fldCharType="end"/>
            </w:r>
          </w:hyperlink>
        </w:p>
        <w:p w14:paraId="5449E62C" w14:textId="3789053B"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62" w:history="1">
            <w:r w:rsidRPr="004040E6">
              <w:rPr>
                <w:rStyle w:val="Hyperlink"/>
              </w:rPr>
              <w:t>6.1. Состав и структура входных данных</w:t>
            </w:r>
            <w:r>
              <w:rPr>
                <w:webHidden/>
              </w:rPr>
              <w:tab/>
            </w:r>
            <w:r>
              <w:rPr>
                <w:webHidden/>
              </w:rPr>
              <w:fldChar w:fldCharType="begin"/>
            </w:r>
            <w:r>
              <w:rPr>
                <w:webHidden/>
              </w:rPr>
              <w:instrText xml:space="preserve"> PAGEREF _Toc185703862 \h </w:instrText>
            </w:r>
            <w:r>
              <w:rPr>
                <w:webHidden/>
              </w:rPr>
            </w:r>
            <w:r>
              <w:rPr>
                <w:webHidden/>
              </w:rPr>
              <w:fldChar w:fldCharType="separate"/>
            </w:r>
            <w:r>
              <w:rPr>
                <w:webHidden/>
              </w:rPr>
              <w:t>38</w:t>
            </w:r>
            <w:r>
              <w:rPr>
                <w:webHidden/>
              </w:rPr>
              <w:fldChar w:fldCharType="end"/>
            </w:r>
          </w:hyperlink>
        </w:p>
        <w:p w14:paraId="32100418" w14:textId="2CC05E97"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63" w:history="1">
            <w:r w:rsidRPr="004040E6">
              <w:rPr>
                <w:rStyle w:val="Hyperlink"/>
              </w:rPr>
              <w:t>6.1.1. Состав и структура входных данных для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r>
              <w:rPr>
                <w:webHidden/>
              </w:rPr>
              <w:tab/>
            </w:r>
            <w:r>
              <w:rPr>
                <w:webHidden/>
              </w:rPr>
              <w:fldChar w:fldCharType="begin"/>
            </w:r>
            <w:r>
              <w:rPr>
                <w:webHidden/>
              </w:rPr>
              <w:instrText xml:space="preserve"> PAGEREF _Toc185703863 \h </w:instrText>
            </w:r>
            <w:r>
              <w:rPr>
                <w:webHidden/>
              </w:rPr>
            </w:r>
            <w:r>
              <w:rPr>
                <w:webHidden/>
              </w:rPr>
              <w:fldChar w:fldCharType="separate"/>
            </w:r>
            <w:r>
              <w:rPr>
                <w:webHidden/>
              </w:rPr>
              <w:t>38</w:t>
            </w:r>
            <w:r>
              <w:rPr>
                <w:webHidden/>
              </w:rPr>
              <w:fldChar w:fldCharType="end"/>
            </w:r>
          </w:hyperlink>
        </w:p>
        <w:p w14:paraId="2B79EBF4" w14:textId="0ED28366"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64" w:history="1">
            <w:r w:rsidRPr="004040E6">
              <w:rPr>
                <w:rStyle w:val="Hyperlink"/>
              </w:rPr>
              <w:t>6.1.2. Состав и структура входных данных для модуля на основе алгоритма упрощения и ускорения прототипирования систем с БЯМ на основе RAG</w:t>
            </w:r>
            <w:r>
              <w:rPr>
                <w:webHidden/>
              </w:rPr>
              <w:tab/>
            </w:r>
            <w:r>
              <w:rPr>
                <w:webHidden/>
              </w:rPr>
              <w:fldChar w:fldCharType="begin"/>
            </w:r>
            <w:r>
              <w:rPr>
                <w:webHidden/>
              </w:rPr>
              <w:instrText xml:space="preserve"> PAGEREF _Toc185703864 \h </w:instrText>
            </w:r>
            <w:r>
              <w:rPr>
                <w:webHidden/>
              </w:rPr>
            </w:r>
            <w:r>
              <w:rPr>
                <w:webHidden/>
              </w:rPr>
              <w:fldChar w:fldCharType="separate"/>
            </w:r>
            <w:r>
              <w:rPr>
                <w:webHidden/>
              </w:rPr>
              <w:t>38</w:t>
            </w:r>
            <w:r>
              <w:rPr>
                <w:webHidden/>
              </w:rPr>
              <w:fldChar w:fldCharType="end"/>
            </w:r>
          </w:hyperlink>
        </w:p>
        <w:p w14:paraId="7F5DC44E" w14:textId="65E86521"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65" w:history="1">
            <w:r w:rsidRPr="004040E6">
              <w:rPr>
                <w:rStyle w:val="Hyperlink"/>
              </w:rPr>
              <w:t>6.1.3. Состав и структура входных данных для модуля на основе алгоритма повышения эффективности БЯМ за счет использования ансамблей моделей и мультиагентных технологий</w:t>
            </w:r>
            <w:r>
              <w:rPr>
                <w:webHidden/>
              </w:rPr>
              <w:tab/>
            </w:r>
            <w:r>
              <w:rPr>
                <w:webHidden/>
              </w:rPr>
              <w:fldChar w:fldCharType="begin"/>
            </w:r>
            <w:r>
              <w:rPr>
                <w:webHidden/>
              </w:rPr>
              <w:instrText xml:space="preserve"> PAGEREF _Toc185703865 \h </w:instrText>
            </w:r>
            <w:r>
              <w:rPr>
                <w:webHidden/>
              </w:rPr>
            </w:r>
            <w:r>
              <w:rPr>
                <w:webHidden/>
              </w:rPr>
              <w:fldChar w:fldCharType="separate"/>
            </w:r>
            <w:r>
              <w:rPr>
                <w:webHidden/>
              </w:rPr>
              <w:t>39</w:t>
            </w:r>
            <w:r>
              <w:rPr>
                <w:webHidden/>
              </w:rPr>
              <w:fldChar w:fldCharType="end"/>
            </w:r>
          </w:hyperlink>
        </w:p>
        <w:p w14:paraId="4B40EE47" w14:textId="53B9C418"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66" w:history="1">
            <w:r w:rsidRPr="004040E6">
              <w:rPr>
                <w:rStyle w:val="Hyperlink"/>
                <w:rFonts w:eastAsia="Times New Roman"/>
              </w:rPr>
              <w:t xml:space="preserve">6.1.4 </w:t>
            </w:r>
            <w:r w:rsidRPr="004040E6">
              <w:rPr>
                <w:rStyle w:val="Hyperlink"/>
                <w:i/>
              </w:rPr>
              <w:t>Состав и структура входных данных для модуля на основе алгоритма создания сложных синтетических примеров для дообучения БЯМ</w:t>
            </w:r>
            <w:r>
              <w:rPr>
                <w:webHidden/>
              </w:rPr>
              <w:tab/>
            </w:r>
            <w:r>
              <w:rPr>
                <w:webHidden/>
              </w:rPr>
              <w:fldChar w:fldCharType="begin"/>
            </w:r>
            <w:r>
              <w:rPr>
                <w:webHidden/>
              </w:rPr>
              <w:instrText xml:space="preserve"> PAGEREF _Toc185703866 \h </w:instrText>
            </w:r>
            <w:r>
              <w:rPr>
                <w:webHidden/>
              </w:rPr>
            </w:r>
            <w:r>
              <w:rPr>
                <w:webHidden/>
              </w:rPr>
              <w:fldChar w:fldCharType="separate"/>
            </w:r>
            <w:r>
              <w:rPr>
                <w:webHidden/>
              </w:rPr>
              <w:t>40</w:t>
            </w:r>
            <w:r>
              <w:rPr>
                <w:webHidden/>
              </w:rPr>
              <w:fldChar w:fldCharType="end"/>
            </w:r>
          </w:hyperlink>
        </w:p>
        <w:p w14:paraId="15020312" w14:textId="47F01CDA"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67" w:history="1">
            <w:r w:rsidRPr="004040E6">
              <w:rPr>
                <w:rStyle w:val="Hyperlink"/>
              </w:rPr>
              <w:t>6.2. Подготовка входных данных</w:t>
            </w:r>
            <w:r>
              <w:rPr>
                <w:webHidden/>
              </w:rPr>
              <w:tab/>
            </w:r>
            <w:r>
              <w:rPr>
                <w:webHidden/>
              </w:rPr>
              <w:fldChar w:fldCharType="begin"/>
            </w:r>
            <w:r>
              <w:rPr>
                <w:webHidden/>
              </w:rPr>
              <w:instrText xml:space="preserve"> PAGEREF _Toc185703867 \h </w:instrText>
            </w:r>
            <w:r>
              <w:rPr>
                <w:webHidden/>
              </w:rPr>
            </w:r>
            <w:r>
              <w:rPr>
                <w:webHidden/>
              </w:rPr>
              <w:fldChar w:fldCharType="separate"/>
            </w:r>
            <w:r>
              <w:rPr>
                <w:webHidden/>
              </w:rPr>
              <w:t>41</w:t>
            </w:r>
            <w:r>
              <w:rPr>
                <w:webHidden/>
              </w:rPr>
              <w:fldChar w:fldCharType="end"/>
            </w:r>
          </w:hyperlink>
        </w:p>
        <w:p w14:paraId="093C84E3" w14:textId="4FACC232"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68" w:history="1">
            <w:r w:rsidRPr="004040E6">
              <w:rPr>
                <w:rStyle w:val="Hyperlink"/>
              </w:rPr>
              <w:t>6.2.1. Подготовка входных данных для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r>
              <w:rPr>
                <w:webHidden/>
              </w:rPr>
              <w:tab/>
            </w:r>
            <w:r>
              <w:rPr>
                <w:webHidden/>
              </w:rPr>
              <w:fldChar w:fldCharType="begin"/>
            </w:r>
            <w:r>
              <w:rPr>
                <w:webHidden/>
              </w:rPr>
              <w:instrText xml:space="preserve"> PAGEREF _Toc185703868 \h </w:instrText>
            </w:r>
            <w:r>
              <w:rPr>
                <w:webHidden/>
              </w:rPr>
            </w:r>
            <w:r>
              <w:rPr>
                <w:webHidden/>
              </w:rPr>
              <w:fldChar w:fldCharType="separate"/>
            </w:r>
            <w:r>
              <w:rPr>
                <w:webHidden/>
              </w:rPr>
              <w:t>41</w:t>
            </w:r>
            <w:r>
              <w:rPr>
                <w:webHidden/>
              </w:rPr>
              <w:fldChar w:fldCharType="end"/>
            </w:r>
          </w:hyperlink>
        </w:p>
        <w:p w14:paraId="71C2A68B" w14:textId="0C0918DE"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69" w:history="1">
            <w:r w:rsidRPr="004040E6">
              <w:rPr>
                <w:rStyle w:val="Hyperlink"/>
              </w:rPr>
              <w:t>6.2.2. Подготовка входных данных для модуля на основе алгоритма упрощения и ускорения прототипирования систем с БЯМ на основе RAG</w:t>
            </w:r>
            <w:r>
              <w:rPr>
                <w:webHidden/>
              </w:rPr>
              <w:tab/>
            </w:r>
            <w:r>
              <w:rPr>
                <w:webHidden/>
              </w:rPr>
              <w:fldChar w:fldCharType="begin"/>
            </w:r>
            <w:r>
              <w:rPr>
                <w:webHidden/>
              </w:rPr>
              <w:instrText xml:space="preserve"> PAGEREF _Toc185703869 \h </w:instrText>
            </w:r>
            <w:r>
              <w:rPr>
                <w:webHidden/>
              </w:rPr>
            </w:r>
            <w:r>
              <w:rPr>
                <w:webHidden/>
              </w:rPr>
              <w:fldChar w:fldCharType="separate"/>
            </w:r>
            <w:r>
              <w:rPr>
                <w:webHidden/>
              </w:rPr>
              <w:t>42</w:t>
            </w:r>
            <w:r>
              <w:rPr>
                <w:webHidden/>
              </w:rPr>
              <w:fldChar w:fldCharType="end"/>
            </w:r>
          </w:hyperlink>
        </w:p>
        <w:p w14:paraId="537C1789" w14:textId="5E2AF5F8"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70" w:history="1">
            <w:r w:rsidRPr="004040E6">
              <w:rPr>
                <w:rStyle w:val="Hyperlink"/>
              </w:rPr>
              <w:t>6.2.3. Подготовка входных данных для модуля на основе алгоритма повышения эффективности БЯМ за счет использования ансамблей моделей и мультиагентных технологий</w:t>
            </w:r>
            <w:r>
              <w:rPr>
                <w:webHidden/>
              </w:rPr>
              <w:tab/>
            </w:r>
            <w:r>
              <w:rPr>
                <w:webHidden/>
              </w:rPr>
              <w:fldChar w:fldCharType="begin"/>
            </w:r>
            <w:r>
              <w:rPr>
                <w:webHidden/>
              </w:rPr>
              <w:instrText xml:space="preserve"> PAGEREF _Toc185703870 \h </w:instrText>
            </w:r>
            <w:r>
              <w:rPr>
                <w:webHidden/>
              </w:rPr>
            </w:r>
            <w:r>
              <w:rPr>
                <w:webHidden/>
              </w:rPr>
              <w:fldChar w:fldCharType="separate"/>
            </w:r>
            <w:r>
              <w:rPr>
                <w:webHidden/>
              </w:rPr>
              <w:t>45</w:t>
            </w:r>
            <w:r>
              <w:rPr>
                <w:webHidden/>
              </w:rPr>
              <w:fldChar w:fldCharType="end"/>
            </w:r>
          </w:hyperlink>
        </w:p>
        <w:p w14:paraId="5A9FB21E" w14:textId="33364257"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71" w:history="1">
            <w:r w:rsidRPr="004040E6">
              <w:rPr>
                <w:rStyle w:val="Hyperlink"/>
              </w:rPr>
              <w:t>6.2.4. Подготовка входных данных для модуля на основе алгоритма создания сложных синтетических примеров для дообучения БЯМ</w:t>
            </w:r>
            <w:r>
              <w:rPr>
                <w:webHidden/>
              </w:rPr>
              <w:tab/>
            </w:r>
            <w:r>
              <w:rPr>
                <w:webHidden/>
              </w:rPr>
              <w:fldChar w:fldCharType="begin"/>
            </w:r>
            <w:r>
              <w:rPr>
                <w:webHidden/>
              </w:rPr>
              <w:instrText xml:space="preserve"> PAGEREF _Toc185703871 \h </w:instrText>
            </w:r>
            <w:r>
              <w:rPr>
                <w:webHidden/>
              </w:rPr>
            </w:r>
            <w:r>
              <w:rPr>
                <w:webHidden/>
              </w:rPr>
              <w:fldChar w:fldCharType="separate"/>
            </w:r>
            <w:r>
              <w:rPr>
                <w:webHidden/>
              </w:rPr>
              <w:t>45</w:t>
            </w:r>
            <w:r>
              <w:rPr>
                <w:webHidden/>
              </w:rPr>
              <w:fldChar w:fldCharType="end"/>
            </w:r>
          </w:hyperlink>
        </w:p>
        <w:p w14:paraId="3B811073" w14:textId="390A4650" w:rsidR="00876D36" w:rsidRDefault="00876D36">
          <w:pPr>
            <w:pStyle w:val="TOC1"/>
            <w:rPr>
              <w:rFonts w:asciiTheme="minorHAnsi" w:eastAsiaTheme="minorEastAsia" w:hAnsiTheme="minorHAnsi" w:cstheme="minorBidi"/>
              <w:bCs w:val="0"/>
              <w:kern w:val="2"/>
              <w:szCs w:val="24"/>
              <w:lang w:eastAsia="ru-RU"/>
              <w14:ligatures w14:val="standardContextual"/>
            </w:rPr>
          </w:pPr>
          <w:hyperlink w:anchor="_Toc185703872" w:history="1">
            <w:r w:rsidRPr="004040E6">
              <w:rPr>
                <w:rStyle w:val="Hyperlink"/>
              </w:rPr>
              <w:t>7. ВЫХОДНЫЕ ДАННЫЕ</w:t>
            </w:r>
            <w:r>
              <w:rPr>
                <w:webHidden/>
              </w:rPr>
              <w:tab/>
            </w:r>
            <w:r>
              <w:rPr>
                <w:webHidden/>
              </w:rPr>
              <w:fldChar w:fldCharType="begin"/>
            </w:r>
            <w:r>
              <w:rPr>
                <w:webHidden/>
              </w:rPr>
              <w:instrText xml:space="preserve"> PAGEREF _Toc185703872 \h </w:instrText>
            </w:r>
            <w:r>
              <w:rPr>
                <w:webHidden/>
              </w:rPr>
            </w:r>
            <w:r>
              <w:rPr>
                <w:webHidden/>
              </w:rPr>
              <w:fldChar w:fldCharType="separate"/>
            </w:r>
            <w:r>
              <w:rPr>
                <w:webHidden/>
              </w:rPr>
              <w:t>46</w:t>
            </w:r>
            <w:r>
              <w:rPr>
                <w:webHidden/>
              </w:rPr>
              <w:fldChar w:fldCharType="end"/>
            </w:r>
          </w:hyperlink>
        </w:p>
        <w:p w14:paraId="6160E6AA" w14:textId="65B018E0"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73" w:history="1">
            <w:r w:rsidRPr="004040E6">
              <w:rPr>
                <w:rStyle w:val="Hyperlink"/>
              </w:rPr>
              <w:t>7.1. Состав и структура выходных данных</w:t>
            </w:r>
            <w:r>
              <w:rPr>
                <w:webHidden/>
              </w:rPr>
              <w:tab/>
            </w:r>
            <w:r>
              <w:rPr>
                <w:webHidden/>
              </w:rPr>
              <w:fldChar w:fldCharType="begin"/>
            </w:r>
            <w:r>
              <w:rPr>
                <w:webHidden/>
              </w:rPr>
              <w:instrText xml:space="preserve"> PAGEREF _Toc185703873 \h </w:instrText>
            </w:r>
            <w:r>
              <w:rPr>
                <w:webHidden/>
              </w:rPr>
            </w:r>
            <w:r>
              <w:rPr>
                <w:webHidden/>
              </w:rPr>
              <w:fldChar w:fldCharType="separate"/>
            </w:r>
            <w:r>
              <w:rPr>
                <w:webHidden/>
              </w:rPr>
              <w:t>46</w:t>
            </w:r>
            <w:r>
              <w:rPr>
                <w:webHidden/>
              </w:rPr>
              <w:fldChar w:fldCharType="end"/>
            </w:r>
          </w:hyperlink>
        </w:p>
        <w:p w14:paraId="5D7DEE42" w14:textId="0DCE8F38"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74" w:history="1">
            <w:r w:rsidRPr="004040E6">
              <w:rPr>
                <w:rStyle w:val="Hyperlink"/>
              </w:rPr>
              <w:t>7.1.1. Состав и структура выходных данных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r>
              <w:rPr>
                <w:webHidden/>
              </w:rPr>
              <w:tab/>
            </w:r>
            <w:r>
              <w:rPr>
                <w:webHidden/>
              </w:rPr>
              <w:fldChar w:fldCharType="begin"/>
            </w:r>
            <w:r>
              <w:rPr>
                <w:webHidden/>
              </w:rPr>
              <w:instrText xml:space="preserve"> PAGEREF _Toc185703874 \h </w:instrText>
            </w:r>
            <w:r>
              <w:rPr>
                <w:webHidden/>
              </w:rPr>
            </w:r>
            <w:r>
              <w:rPr>
                <w:webHidden/>
              </w:rPr>
              <w:fldChar w:fldCharType="separate"/>
            </w:r>
            <w:r>
              <w:rPr>
                <w:webHidden/>
              </w:rPr>
              <w:t>46</w:t>
            </w:r>
            <w:r>
              <w:rPr>
                <w:webHidden/>
              </w:rPr>
              <w:fldChar w:fldCharType="end"/>
            </w:r>
          </w:hyperlink>
        </w:p>
        <w:p w14:paraId="432A4666" w14:textId="4888BE7D"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75" w:history="1">
            <w:r w:rsidRPr="004040E6">
              <w:rPr>
                <w:rStyle w:val="Hyperlink"/>
              </w:rPr>
              <w:t>7.1.2. Состав и структура выходных данных модуля на основе алгоритма упрощения и ускорения прототипирования систем с БЯМ на основе RAG</w:t>
            </w:r>
            <w:r>
              <w:rPr>
                <w:webHidden/>
              </w:rPr>
              <w:tab/>
            </w:r>
            <w:r>
              <w:rPr>
                <w:webHidden/>
              </w:rPr>
              <w:fldChar w:fldCharType="begin"/>
            </w:r>
            <w:r>
              <w:rPr>
                <w:webHidden/>
              </w:rPr>
              <w:instrText xml:space="preserve"> PAGEREF _Toc185703875 \h </w:instrText>
            </w:r>
            <w:r>
              <w:rPr>
                <w:webHidden/>
              </w:rPr>
            </w:r>
            <w:r>
              <w:rPr>
                <w:webHidden/>
              </w:rPr>
              <w:fldChar w:fldCharType="separate"/>
            </w:r>
            <w:r>
              <w:rPr>
                <w:webHidden/>
              </w:rPr>
              <w:t>46</w:t>
            </w:r>
            <w:r>
              <w:rPr>
                <w:webHidden/>
              </w:rPr>
              <w:fldChar w:fldCharType="end"/>
            </w:r>
          </w:hyperlink>
        </w:p>
        <w:p w14:paraId="47DB8A86" w14:textId="567CA8C2"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76" w:history="1">
            <w:r w:rsidRPr="004040E6">
              <w:rPr>
                <w:rStyle w:val="Hyperlink"/>
              </w:rPr>
              <w:t>7.1.3. Состав и структура выходных данных модуля на основе алгоритма повышения эффективности БЯМ за счет использования ансамблей моделей и мультиагентных технологий</w:t>
            </w:r>
            <w:r>
              <w:rPr>
                <w:webHidden/>
              </w:rPr>
              <w:tab/>
            </w:r>
            <w:r>
              <w:rPr>
                <w:webHidden/>
              </w:rPr>
              <w:fldChar w:fldCharType="begin"/>
            </w:r>
            <w:r>
              <w:rPr>
                <w:webHidden/>
              </w:rPr>
              <w:instrText xml:space="preserve"> PAGEREF _Toc185703876 \h </w:instrText>
            </w:r>
            <w:r>
              <w:rPr>
                <w:webHidden/>
              </w:rPr>
            </w:r>
            <w:r>
              <w:rPr>
                <w:webHidden/>
              </w:rPr>
              <w:fldChar w:fldCharType="separate"/>
            </w:r>
            <w:r>
              <w:rPr>
                <w:webHidden/>
              </w:rPr>
              <w:t>47</w:t>
            </w:r>
            <w:r>
              <w:rPr>
                <w:webHidden/>
              </w:rPr>
              <w:fldChar w:fldCharType="end"/>
            </w:r>
          </w:hyperlink>
        </w:p>
        <w:p w14:paraId="4C5E1DDB" w14:textId="5F1B518C"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77" w:history="1">
            <w:r w:rsidRPr="004040E6">
              <w:rPr>
                <w:rStyle w:val="Hyperlink"/>
              </w:rPr>
              <w:t>7.1.4. Состав и структура выходных данных модуля на основе алгоритма создания сложных синтетических примеров для дообучения БЯМ</w:t>
            </w:r>
            <w:r>
              <w:rPr>
                <w:webHidden/>
              </w:rPr>
              <w:tab/>
            </w:r>
            <w:r>
              <w:rPr>
                <w:webHidden/>
              </w:rPr>
              <w:fldChar w:fldCharType="begin"/>
            </w:r>
            <w:r>
              <w:rPr>
                <w:webHidden/>
              </w:rPr>
              <w:instrText xml:space="preserve"> PAGEREF _Toc185703877 \h </w:instrText>
            </w:r>
            <w:r>
              <w:rPr>
                <w:webHidden/>
              </w:rPr>
            </w:r>
            <w:r>
              <w:rPr>
                <w:webHidden/>
              </w:rPr>
              <w:fldChar w:fldCharType="separate"/>
            </w:r>
            <w:r>
              <w:rPr>
                <w:webHidden/>
              </w:rPr>
              <w:t>47</w:t>
            </w:r>
            <w:r>
              <w:rPr>
                <w:webHidden/>
              </w:rPr>
              <w:fldChar w:fldCharType="end"/>
            </w:r>
          </w:hyperlink>
        </w:p>
        <w:p w14:paraId="51AC38F8" w14:textId="7C677C8C" w:rsidR="00876D36" w:rsidRDefault="00876D36">
          <w:pPr>
            <w:pStyle w:val="TOC2"/>
            <w:rPr>
              <w:rFonts w:asciiTheme="minorHAnsi" w:eastAsiaTheme="minorEastAsia" w:hAnsiTheme="minorHAnsi" w:cstheme="minorBidi"/>
              <w:bCs w:val="0"/>
              <w:kern w:val="2"/>
              <w:szCs w:val="24"/>
              <w:lang w:eastAsia="ru-RU"/>
              <w14:ligatures w14:val="standardContextual"/>
            </w:rPr>
          </w:pPr>
          <w:hyperlink w:anchor="_Toc185703878" w:history="1">
            <w:r w:rsidRPr="004040E6">
              <w:rPr>
                <w:rStyle w:val="Hyperlink"/>
              </w:rPr>
              <w:t>7.2. Интерпретация выходных данных</w:t>
            </w:r>
            <w:r>
              <w:rPr>
                <w:webHidden/>
              </w:rPr>
              <w:tab/>
            </w:r>
            <w:r>
              <w:rPr>
                <w:webHidden/>
              </w:rPr>
              <w:fldChar w:fldCharType="begin"/>
            </w:r>
            <w:r>
              <w:rPr>
                <w:webHidden/>
              </w:rPr>
              <w:instrText xml:space="preserve"> PAGEREF _Toc185703878 \h </w:instrText>
            </w:r>
            <w:r>
              <w:rPr>
                <w:webHidden/>
              </w:rPr>
            </w:r>
            <w:r>
              <w:rPr>
                <w:webHidden/>
              </w:rPr>
              <w:fldChar w:fldCharType="separate"/>
            </w:r>
            <w:r>
              <w:rPr>
                <w:webHidden/>
              </w:rPr>
              <w:t>47</w:t>
            </w:r>
            <w:r>
              <w:rPr>
                <w:webHidden/>
              </w:rPr>
              <w:fldChar w:fldCharType="end"/>
            </w:r>
          </w:hyperlink>
        </w:p>
        <w:p w14:paraId="571256D6" w14:textId="127B3B06"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79" w:history="1">
            <w:r w:rsidRPr="004040E6">
              <w:rPr>
                <w:rStyle w:val="Hyperlink"/>
              </w:rPr>
              <w:t>7.2.1. Интерпретация выходных данных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r>
              <w:rPr>
                <w:webHidden/>
              </w:rPr>
              <w:tab/>
            </w:r>
            <w:r>
              <w:rPr>
                <w:webHidden/>
              </w:rPr>
              <w:fldChar w:fldCharType="begin"/>
            </w:r>
            <w:r>
              <w:rPr>
                <w:webHidden/>
              </w:rPr>
              <w:instrText xml:space="preserve"> PAGEREF _Toc185703879 \h </w:instrText>
            </w:r>
            <w:r>
              <w:rPr>
                <w:webHidden/>
              </w:rPr>
            </w:r>
            <w:r>
              <w:rPr>
                <w:webHidden/>
              </w:rPr>
              <w:fldChar w:fldCharType="separate"/>
            </w:r>
            <w:r>
              <w:rPr>
                <w:webHidden/>
              </w:rPr>
              <w:t>47</w:t>
            </w:r>
            <w:r>
              <w:rPr>
                <w:webHidden/>
              </w:rPr>
              <w:fldChar w:fldCharType="end"/>
            </w:r>
          </w:hyperlink>
        </w:p>
        <w:p w14:paraId="759A3A4A" w14:textId="2C3F18A0"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80" w:history="1">
            <w:r w:rsidRPr="004040E6">
              <w:rPr>
                <w:rStyle w:val="Hyperlink"/>
              </w:rPr>
              <w:t>7.2.2. Интерпретация выходных данных модуля на основе алгоритма упрощения и ускорения прототипирования систем с БЯМ на основе RAG</w:t>
            </w:r>
            <w:r>
              <w:rPr>
                <w:webHidden/>
              </w:rPr>
              <w:tab/>
            </w:r>
            <w:r>
              <w:rPr>
                <w:webHidden/>
              </w:rPr>
              <w:fldChar w:fldCharType="begin"/>
            </w:r>
            <w:r>
              <w:rPr>
                <w:webHidden/>
              </w:rPr>
              <w:instrText xml:space="preserve"> PAGEREF _Toc185703880 \h </w:instrText>
            </w:r>
            <w:r>
              <w:rPr>
                <w:webHidden/>
              </w:rPr>
            </w:r>
            <w:r>
              <w:rPr>
                <w:webHidden/>
              </w:rPr>
              <w:fldChar w:fldCharType="separate"/>
            </w:r>
            <w:r>
              <w:rPr>
                <w:webHidden/>
              </w:rPr>
              <w:t>48</w:t>
            </w:r>
            <w:r>
              <w:rPr>
                <w:webHidden/>
              </w:rPr>
              <w:fldChar w:fldCharType="end"/>
            </w:r>
          </w:hyperlink>
        </w:p>
        <w:p w14:paraId="38BB0DF6" w14:textId="4067B0DF"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81" w:history="1">
            <w:r w:rsidRPr="004040E6">
              <w:rPr>
                <w:rStyle w:val="Hyperlink"/>
              </w:rPr>
              <w:t>7.2.3. Интерпретация выходных данных модуля на основе алгоритма повышения эффективности БЯМ за счет использования ансамблей моделей и мультиагентных технологий</w:t>
            </w:r>
            <w:r>
              <w:rPr>
                <w:webHidden/>
              </w:rPr>
              <w:tab/>
            </w:r>
            <w:r>
              <w:rPr>
                <w:webHidden/>
              </w:rPr>
              <w:fldChar w:fldCharType="begin"/>
            </w:r>
            <w:r>
              <w:rPr>
                <w:webHidden/>
              </w:rPr>
              <w:instrText xml:space="preserve"> PAGEREF _Toc185703881 \h </w:instrText>
            </w:r>
            <w:r>
              <w:rPr>
                <w:webHidden/>
              </w:rPr>
            </w:r>
            <w:r>
              <w:rPr>
                <w:webHidden/>
              </w:rPr>
              <w:fldChar w:fldCharType="separate"/>
            </w:r>
            <w:r>
              <w:rPr>
                <w:webHidden/>
              </w:rPr>
              <w:t>48</w:t>
            </w:r>
            <w:r>
              <w:rPr>
                <w:webHidden/>
              </w:rPr>
              <w:fldChar w:fldCharType="end"/>
            </w:r>
          </w:hyperlink>
        </w:p>
        <w:p w14:paraId="7B13718D" w14:textId="0F0A554F" w:rsidR="00876D36" w:rsidRDefault="00876D36">
          <w:pPr>
            <w:pStyle w:val="TOC3"/>
            <w:rPr>
              <w:rFonts w:asciiTheme="minorHAnsi" w:eastAsiaTheme="minorEastAsia" w:hAnsiTheme="minorHAnsi" w:cstheme="minorBidi"/>
              <w:bCs w:val="0"/>
              <w:iCs w:val="0"/>
              <w:kern w:val="2"/>
              <w:szCs w:val="24"/>
              <w:lang w:eastAsia="ru-RU"/>
              <w14:ligatures w14:val="standardContextual"/>
            </w:rPr>
          </w:pPr>
          <w:hyperlink w:anchor="_Toc185703882" w:history="1">
            <w:r w:rsidRPr="004040E6">
              <w:rPr>
                <w:rStyle w:val="Hyperlink"/>
                <w:lang w:val="en-US"/>
              </w:rPr>
              <w:t>7.2.4.</w:t>
            </w:r>
            <w:r w:rsidRPr="004040E6">
              <w:rPr>
                <w:rStyle w:val="Hyperlink"/>
              </w:rPr>
              <w:t xml:space="preserve"> Интерпретация выходных данных модуля на основе алгоритма создания сложных синтетических примеров для дообучения БЯМ</w:t>
            </w:r>
            <w:r>
              <w:rPr>
                <w:webHidden/>
              </w:rPr>
              <w:tab/>
            </w:r>
            <w:r>
              <w:rPr>
                <w:webHidden/>
              </w:rPr>
              <w:fldChar w:fldCharType="begin"/>
            </w:r>
            <w:r>
              <w:rPr>
                <w:webHidden/>
              </w:rPr>
              <w:instrText xml:space="preserve"> PAGEREF _Toc185703882 \h </w:instrText>
            </w:r>
            <w:r>
              <w:rPr>
                <w:webHidden/>
              </w:rPr>
            </w:r>
            <w:r>
              <w:rPr>
                <w:webHidden/>
              </w:rPr>
              <w:fldChar w:fldCharType="separate"/>
            </w:r>
            <w:r>
              <w:rPr>
                <w:webHidden/>
              </w:rPr>
              <w:t>49</w:t>
            </w:r>
            <w:r>
              <w:rPr>
                <w:webHidden/>
              </w:rPr>
              <w:fldChar w:fldCharType="end"/>
            </w:r>
          </w:hyperlink>
        </w:p>
        <w:p w14:paraId="33F83099" w14:textId="330A837D" w:rsidR="00876D36" w:rsidRDefault="00876D36">
          <w:pPr>
            <w:pStyle w:val="TOC1"/>
            <w:rPr>
              <w:rFonts w:asciiTheme="minorHAnsi" w:eastAsiaTheme="minorEastAsia" w:hAnsiTheme="minorHAnsi" w:cstheme="minorBidi"/>
              <w:bCs w:val="0"/>
              <w:kern w:val="2"/>
              <w:szCs w:val="24"/>
              <w:lang w:eastAsia="ru-RU"/>
              <w14:ligatures w14:val="standardContextual"/>
            </w:rPr>
          </w:pPr>
          <w:hyperlink w:anchor="_Toc185703883" w:history="1">
            <w:r w:rsidRPr="004040E6">
              <w:rPr>
                <w:rStyle w:val="Hyperlink"/>
              </w:rPr>
              <w:t>Список использованной литературы</w:t>
            </w:r>
            <w:r>
              <w:rPr>
                <w:webHidden/>
              </w:rPr>
              <w:tab/>
            </w:r>
            <w:r>
              <w:rPr>
                <w:webHidden/>
              </w:rPr>
              <w:fldChar w:fldCharType="begin"/>
            </w:r>
            <w:r>
              <w:rPr>
                <w:webHidden/>
              </w:rPr>
              <w:instrText xml:space="preserve"> PAGEREF _Toc185703883 \h </w:instrText>
            </w:r>
            <w:r>
              <w:rPr>
                <w:webHidden/>
              </w:rPr>
            </w:r>
            <w:r>
              <w:rPr>
                <w:webHidden/>
              </w:rPr>
              <w:fldChar w:fldCharType="separate"/>
            </w:r>
            <w:r>
              <w:rPr>
                <w:webHidden/>
              </w:rPr>
              <w:t>51</w:t>
            </w:r>
            <w:r>
              <w:rPr>
                <w:webHidden/>
              </w:rPr>
              <w:fldChar w:fldCharType="end"/>
            </w:r>
          </w:hyperlink>
        </w:p>
        <w:p w14:paraId="536D3985" w14:textId="487FCC5D" w:rsidR="00876D36" w:rsidRDefault="00876D36">
          <w:pPr>
            <w:pStyle w:val="TOC1"/>
            <w:rPr>
              <w:rFonts w:asciiTheme="minorHAnsi" w:eastAsiaTheme="minorEastAsia" w:hAnsiTheme="minorHAnsi" w:cstheme="minorBidi"/>
              <w:bCs w:val="0"/>
              <w:kern w:val="2"/>
              <w:szCs w:val="24"/>
              <w:lang w:eastAsia="ru-RU"/>
              <w14:ligatures w14:val="standardContextual"/>
            </w:rPr>
          </w:pPr>
          <w:hyperlink w:anchor="_Toc185703884" w:history="1">
            <w:r w:rsidRPr="004040E6">
              <w:rPr>
                <w:rStyle w:val="Hyperlink"/>
              </w:rPr>
              <w:t>ЛИСТ РЕГИСТРАЦИИ ИЗМЕНЕНИЙ</w:t>
            </w:r>
            <w:r>
              <w:rPr>
                <w:webHidden/>
              </w:rPr>
              <w:tab/>
            </w:r>
            <w:r>
              <w:rPr>
                <w:webHidden/>
              </w:rPr>
              <w:fldChar w:fldCharType="begin"/>
            </w:r>
            <w:r>
              <w:rPr>
                <w:webHidden/>
              </w:rPr>
              <w:instrText xml:space="preserve"> PAGEREF _Toc185703884 \h </w:instrText>
            </w:r>
            <w:r>
              <w:rPr>
                <w:webHidden/>
              </w:rPr>
            </w:r>
            <w:r>
              <w:rPr>
                <w:webHidden/>
              </w:rPr>
              <w:fldChar w:fldCharType="separate"/>
            </w:r>
            <w:r>
              <w:rPr>
                <w:webHidden/>
              </w:rPr>
              <w:t>52</w:t>
            </w:r>
            <w:r>
              <w:rPr>
                <w:webHidden/>
              </w:rPr>
              <w:fldChar w:fldCharType="end"/>
            </w:r>
          </w:hyperlink>
        </w:p>
        <w:p w14:paraId="37006A64" w14:textId="2044784A" w:rsidR="005E538E" w:rsidRPr="00BB36C2" w:rsidRDefault="005E538E" w:rsidP="00B93F17">
          <w:pPr>
            <w:pStyle w:val="TOC1"/>
          </w:pPr>
          <w:r w:rsidRPr="000E483A">
            <w:rPr>
              <w:szCs w:val="24"/>
            </w:rPr>
            <w:fldChar w:fldCharType="end"/>
          </w:r>
        </w:p>
      </w:sdtContent>
    </w:sdt>
    <w:p w14:paraId="64ADDBB2" w14:textId="4ACA1C20" w:rsidR="00EA3007" w:rsidRPr="00996EC0" w:rsidRDefault="5FC345EA" w:rsidP="00B93F17">
      <w:pPr>
        <w:pStyle w:val="Heading1"/>
        <w:rPr>
          <w:b w:val="0"/>
          <w:bCs/>
        </w:rPr>
      </w:pPr>
      <w:bookmarkStart w:id="16" w:name="_Toc185703843"/>
      <w:r w:rsidRPr="00996EC0">
        <w:rPr>
          <w:b w:val="0"/>
          <w:bCs/>
        </w:rPr>
        <w:t>ОБЩИЕ СВЕДЕНИЯ</w:t>
      </w:r>
      <w:bookmarkEnd w:id="16"/>
    </w:p>
    <w:p w14:paraId="652BFA3B" w14:textId="77777777" w:rsidR="000D269A" w:rsidRDefault="000D269A" w:rsidP="000D269A">
      <w:pPr>
        <w:pStyle w:val="a3"/>
      </w:pPr>
      <w:r w:rsidRPr="00FF217C">
        <w:t>Программный комплекс - фреймворк быстрого прототипирования приложений на основе БЯМ (далее – ProtoLLM) RU.СНАБ.00855-02 81 01 предназначен для поддержки технологических операций и типовых пайплайнов работы с БЯМ, включая дообучение моделей, работу с дополненной выборкой, ансамблирование и промптинг в целях разработки систем поддержки принятия решений, обеспечивающих процессы цифровой трансформации и интеллектуализации промышленных производств.</w:t>
      </w:r>
    </w:p>
    <w:p w14:paraId="56276510" w14:textId="323A2559" w:rsidR="005E538E" w:rsidRPr="00BB36C2" w:rsidRDefault="005E538E" w:rsidP="00B93F17">
      <w:pPr>
        <w:pStyle w:val="a3"/>
        <w:ind w:left="709" w:firstLine="0"/>
        <w:rPr>
          <w:lang w:eastAsia="ru-RU"/>
        </w:rPr>
      </w:pPr>
    </w:p>
    <w:p w14:paraId="3CCE8A68" w14:textId="06F3F724" w:rsidR="0E8BBD5F" w:rsidRDefault="0E8BBD5F" w:rsidP="00B93F17">
      <w:pPr>
        <w:pStyle w:val="a3"/>
        <w:rPr>
          <w:lang w:eastAsia="ru-RU"/>
        </w:rPr>
      </w:pPr>
    </w:p>
    <w:p w14:paraId="6BFAD33D" w14:textId="77777777" w:rsidR="005E538E" w:rsidRDefault="005E538E" w:rsidP="00B93F17">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5D78750F" w14:textId="31EBFA9D" w:rsidR="00EA3007" w:rsidRPr="00996EC0" w:rsidRDefault="27A303BF" w:rsidP="00B93F17">
      <w:pPr>
        <w:pStyle w:val="Heading1"/>
        <w:rPr>
          <w:b w:val="0"/>
          <w:bCs/>
        </w:rPr>
      </w:pPr>
      <w:bookmarkStart w:id="17" w:name="_Toc185703844"/>
      <w:r w:rsidRPr="00996EC0">
        <w:rPr>
          <w:b w:val="0"/>
          <w:bCs/>
        </w:rPr>
        <w:t>ФУНКЦИОНАЛЬНОЕ НАЗНАЧЕНИЕ</w:t>
      </w:r>
      <w:bookmarkEnd w:id="17"/>
    </w:p>
    <w:p w14:paraId="448E781C" w14:textId="36F2E855" w:rsidR="007D599B" w:rsidRPr="00996EC0" w:rsidRDefault="13902B2E" w:rsidP="00B93F17">
      <w:pPr>
        <w:pStyle w:val="Heading2"/>
        <w:rPr>
          <w:rFonts w:eastAsia="Times New Roman"/>
          <w:b w:val="0"/>
          <w:bCs w:val="0"/>
        </w:rPr>
      </w:pPr>
      <w:bookmarkStart w:id="18" w:name="_Toc314834778"/>
      <w:bookmarkStart w:id="19" w:name="_Toc472444629"/>
      <w:bookmarkStart w:id="20" w:name="_Toc472444604"/>
      <w:bookmarkStart w:id="21" w:name="_Toc473914089"/>
      <w:bookmarkStart w:id="22" w:name="_Toc185703845"/>
      <w:r w:rsidRPr="00996EC0">
        <w:rPr>
          <w:rFonts w:eastAsia="Times New Roman"/>
          <w:b w:val="0"/>
          <w:bCs w:val="0"/>
        </w:rPr>
        <w:t>Назначение программ</w:t>
      </w:r>
      <w:bookmarkEnd w:id="22"/>
      <w:r w:rsidR="009E0B0A">
        <w:rPr>
          <w:rFonts w:eastAsia="Times New Roman"/>
          <w:b w:val="0"/>
          <w:bCs w:val="0"/>
        </w:rPr>
        <w:t>ы</w:t>
      </w:r>
    </w:p>
    <w:p w14:paraId="544EE9FA" w14:textId="77777777" w:rsidR="00013D0B" w:rsidRPr="00013D0B" w:rsidRDefault="00013D0B" w:rsidP="00B93F17">
      <w:pPr>
        <w:pStyle w:val="a3"/>
      </w:pPr>
      <w:r w:rsidRPr="00013D0B">
        <w:t>Разрабатываемый фреймворк предназначен поддержки технологических операций и типовых пайплайнов работы с БЯМ, включая дообучение моделей, работу с дополненной выборкой, ансамблирование и промптинг. Он позволяет ускорить разработку приложений и систем ИИ на основе БЯМ.</w:t>
      </w:r>
    </w:p>
    <w:p w14:paraId="7272F92E" w14:textId="77777777" w:rsidR="00013D0B" w:rsidRPr="00013D0B" w:rsidRDefault="00013D0B" w:rsidP="00B93F17">
      <w:pPr>
        <w:pStyle w:val="a3"/>
      </w:pPr>
      <w:r w:rsidRPr="00013D0B">
        <w:t>Функциональное назначение разрабатываемого фреймворка:</w:t>
      </w:r>
    </w:p>
    <w:p w14:paraId="3FCE3FFD" w14:textId="07FF0C1F" w:rsidR="00013D0B" w:rsidRPr="00013D0B" w:rsidRDefault="00013D0B" w:rsidP="00B955B3">
      <w:pPr>
        <w:pStyle w:val="a3"/>
        <w:numPr>
          <w:ilvl w:val="0"/>
          <w:numId w:val="14"/>
        </w:numPr>
      </w:pPr>
      <w:r w:rsidRPr="00013D0B">
        <w:t>Быстрое прототипирование RAG</w:t>
      </w:r>
      <w:r w:rsidR="001F6367">
        <w:t>-</w:t>
      </w:r>
      <w:r w:rsidRPr="00013D0B">
        <w:t>систем за счет предварительно настроенных компонентов и шаблонов для улучшения точности и релевантности ответов.</w:t>
      </w:r>
    </w:p>
    <w:p w14:paraId="6679A480" w14:textId="77777777" w:rsidR="00013D0B" w:rsidRPr="00013D0B" w:rsidRDefault="00013D0B" w:rsidP="00B955B3">
      <w:pPr>
        <w:pStyle w:val="a3"/>
        <w:numPr>
          <w:ilvl w:val="0"/>
          <w:numId w:val="14"/>
        </w:numPr>
      </w:pPr>
      <w:r w:rsidRPr="00013D0B">
        <w:t>Быстрое прототипирование агентных систем за счет настроенных компонентов и шаблонов, а также настроенных БЯМ и  механизмов координации и взаимодействия между агентами.</w:t>
      </w:r>
    </w:p>
    <w:p w14:paraId="63A8A94D" w14:textId="77777777" w:rsidR="00013D0B" w:rsidRPr="00013D0B" w:rsidRDefault="00013D0B" w:rsidP="00B955B3">
      <w:pPr>
        <w:pStyle w:val="a3"/>
        <w:numPr>
          <w:ilvl w:val="0"/>
          <w:numId w:val="14"/>
        </w:numPr>
      </w:pPr>
      <w:r w:rsidRPr="00013D0B">
        <w:t>Автоматический подбор и управление ансамблями БЯМ для оптимизации производительности и качества результатов.</w:t>
      </w:r>
    </w:p>
    <w:p w14:paraId="6E221744" w14:textId="3616993D" w:rsidR="00013D0B" w:rsidRPr="00013D0B" w:rsidRDefault="00013D0B" w:rsidP="00B955B3">
      <w:pPr>
        <w:pStyle w:val="a3"/>
        <w:numPr>
          <w:ilvl w:val="0"/>
          <w:numId w:val="14"/>
        </w:numPr>
      </w:pPr>
      <w:r w:rsidRPr="00013D0B">
        <w:t>Создание сложных, контекстно-зависимых примеров для дообучения и тестирования БЯМ.</w:t>
      </w:r>
    </w:p>
    <w:p w14:paraId="2CE37461" w14:textId="77777777" w:rsidR="00013D0B" w:rsidRPr="00013D0B" w:rsidRDefault="00013D0B" w:rsidP="00B955B3">
      <w:pPr>
        <w:pStyle w:val="a3"/>
        <w:numPr>
          <w:ilvl w:val="0"/>
          <w:numId w:val="14"/>
        </w:numPr>
      </w:pPr>
      <w:r w:rsidRPr="00013D0B">
        <w:t>Упрощение интеграции БЯМ и других инструментов в единую систему, за счет унифицированного интерфейс для подключения внешних API, баз данных и моделей.</w:t>
      </w:r>
    </w:p>
    <w:p w14:paraId="2CF47DA3" w14:textId="77777777" w:rsidR="00013D0B" w:rsidRPr="00013D0B" w:rsidRDefault="00013D0B" w:rsidP="00B955B3">
      <w:pPr>
        <w:pStyle w:val="a3"/>
        <w:numPr>
          <w:ilvl w:val="0"/>
          <w:numId w:val="14"/>
        </w:numPr>
      </w:pPr>
      <w:r w:rsidRPr="00013D0B">
        <w:t>Поддержка исследований и экспериментов:</w:t>
      </w:r>
    </w:p>
    <w:p w14:paraId="3A84AC3C" w14:textId="77777777" w:rsidR="00013D0B" w:rsidRPr="00013D0B" w:rsidRDefault="00013D0B" w:rsidP="00B955B3">
      <w:pPr>
        <w:pStyle w:val="a3"/>
        <w:numPr>
          <w:ilvl w:val="1"/>
          <w:numId w:val="14"/>
        </w:numPr>
      </w:pPr>
      <w:r w:rsidRPr="00013D0B">
        <w:t>Предоставление инструментов для проведения экспериментов с различными конфигурациями моделей и агентов.</w:t>
      </w:r>
    </w:p>
    <w:p w14:paraId="6C1D9921" w14:textId="05F2FE92" w:rsidR="00FF217C" w:rsidRDefault="00013D0B" w:rsidP="00B955B3">
      <w:pPr>
        <w:pStyle w:val="a3"/>
        <w:numPr>
          <w:ilvl w:val="1"/>
          <w:numId w:val="14"/>
        </w:numPr>
      </w:pPr>
      <w:r w:rsidRPr="00013D0B">
        <w:t>Обеспечение воспроизводимости результатов исследований.</w:t>
      </w:r>
    </w:p>
    <w:p w14:paraId="2C5F46F9" w14:textId="6F46C640" w:rsidR="00013D0B" w:rsidRPr="00F60E96" w:rsidRDefault="13902B2E" w:rsidP="001920A1">
      <w:pPr>
        <w:pStyle w:val="Heading2"/>
        <w:rPr>
          <w:rFonts w:eastAsia="Times New Roman"/>
          <w:b w:val="0"/>
        </w:rPr>
      </w:pPr>
      <w:bookmarkStart w:id="23" w:name="_Toc314834779"/>
      <w:bookmarkStart w:id="24" w:name="_Toc472444630"/>
      <w:bookmarkStart w:id="25" w:name="_Toc472444605"/>
      <w:bookmarkStart w:id="26" w:name="_Toc473914090"/>
      <w:bookmarkStart w:id="27" w:name="_Toc185703846"/>
      <w:bookmarkEnd w:id="18"/>
      <w:bookmarkEnd w:id="19"/>
      <w:bookmarkEnd w:id="20"/>
      <w:bookmarkEnd w:id="21"/>
      <w:commentRangeStart w:id="28"/>
      <w:commentRangeStart w:id="29"/>
      <w:r w:rsidRPr="00F60E96">
        <w:rPr>
          <w:rFonts w:eastAsia="Times New Roman"/>
          <w:b w:val="0"/>
          <w:bCs w:val="0"/>
        </w:rPr>
        <w:t>Классы решаемых задач</w:t>
      </w:r>
      <w:commentRangeEnd w:id="28"/>
      <w:r w:rsidR="001D6C91" w:rsidRPr="00F60E96">
        <w:rPr>
          <w:rStyle w:val="CommentReference"/>
        </w:rPr>
        <w:commentReference w:id="28"/>
      </w:r>
      <w:commentRangeEnd w:id="29"/>
      <w:r w:rsidRPr="00F60E96">
        <w:rPr>
          <w:rStyle w:val="CommentReference"/>
        </w:rPr>
        <w:commentReference w:id="29"/>
      </w:r>
      <w:bookmarkEnd w:id="27"/>
    </w:p>
    <w:p w14:paraId="2A683D7E" w14:textId="5FCB33BB" w:rsidR="001920A1" w:rsidRDefault="001920A1" w:rsidP="001920A1">
      <w:pPr>
        <w:pStyle w:val="a1"/>
        <w:ind w:left="709"/>
      </w:pPr>
      <w:r>
        <w:t>Прототипирование систем с БЯМ с возможностью автоматизированного подключения внешних сервисов, приложений, моделей в виде плагинов  .</w:t>
      </w:r>
    </w:p>
    <w:p w14:paraId="7C0BD121" w14:textId="530D862F" w:rsidR="001920A1" w:rsidRDefault="001920A1" w:rsidP="001920A1">
      <w:pPr>
        <w:pStyle w:val="a1"/>
        <w:ind w:left="709"/>
      </w:pPr>
      <w:r>
        <w:t>Прототипирование систем с БЯМ на основе RAG</w:t>
      </w:r>
      <w:r w:rsidR="001F6367">
        <w:t xml:space="preserve"> (</w:t>
      </w:r>
      <w:r w:rsidR="001F6367" w:rsidRPr="001F6367">
        <w:t>поисков</w:t>
      </w:r>
      <w:r w:rsidR="001F6367">
        <w:t>ой</w:t>
      </w:r>
      <w:r w:rsidR="001F6367" w:rsidRPr="001F6367">
        <w:t xml:space="preserve"> дополненн</w:t>
      </w:r>
      <w:r w:rsidR="001F6367">
        <w:t>ой</w:t>
      </w:r>
      <w:r w:rsidR="001F6367" w:rsidRPr="001F6367">
        <w:t xml:space="preserve"> генераци</w:t>
      </w:r>
      <w:r w:rsidR="001F6367">
        <w:t>и)</w:t>
      </w:r>
      <w:r>
        <w:t>.</w:t>
      </w:r>
    </w:p>
    <w:p w14:paraId="6CAB46DB" w14:textId="4FB1DEC9" w:rsidR="001920A1" w:rsidRDefault="001920A1" w:rsidP="001920A1">
      <w:pPr>
        <w:pStyle w:val="a1"/>
        <w:ind w:left="709"/>
      </w:pPr>
      <w:r>
        <w:t>Повышение эффективности БЯМ за счет использования ансамблей моделей и мультиагентных технологий.</w:t>
      </w:r>
    </w:p>
    <w:bookmarkEnd w:id="23"/>
    <w:bookmarkEnd w:id="24"/>
    <w:bookmarkEnd w:id="25"/>
    <w:bookmarkEnd w:id="26"/>
    <w:p w14:paraId="21EE56F2" w14:textId="3FC5EBEF" w:rsidR="001920A1" w:rsidRDefault="001920A1" w:rsidP="001920A1">
      <w:pPr>
        <w:pStyle w:val="a1"/>
        <w:ind w:left="709"/>
      </w:pPr>
      <w:r>
        <w:t>Генерация синтетических отраслевых данных для тестирования ИИ-ассистентов и СППР.</w:t>
      </w:r>
    </w:p>
    <w:p w14:paraId="6CCEF984" w14:textId="56D59C00" w:rsidR="00AA79C6" w:rsidRPr="00F60E96" w:rsidRDefault="13902B2E" w:rsidP="00B93F17">
      <w:pPr>
        <w:pStyle w:val="Heading2"/>
        <w:rPr>
          <w:b w:val="0"/>
          <w:bCs w:val="0"/>
        </w:rPr>
      </w:pPr>
      <w:bookmarkStart w:id="30" w:name="_Toc185703847"/>
      <w:commentRangeStart w:id="31"/>
      <w:commentRangeStart w:id="32"/>
      <w:r w:rsidRPr="00F60E96">
        <w:rPr>
          <w:rFonts w:eastAsia="Times New Roman"/>
          <w:b w:val="0"/>
          <w:bCs w:val="0"/>
        </w:rPr>
        <w:t>Функциональные ограничения на применение</w:t>
      </w:r>
      <w:commentRangeEnd w:id="31"/>
      <w:r w:rsidR="004B5599" w:rsidRPr="00F60E96">
        <w:rPr>
          <w:rStyle w:val="CommentReference"/>
        </w:rPr>
        <w:commentReference w:id="31"/>
      </w:r>
      <w:commentRangeEnd w:id="32"/>
      <w:r w:rsidRPr="00F60E96">
        <w:rPr>
          <w:rStyle w:val="CommentReference"/>
        </w:rPr>
        <w:commentReference w:id="32"/>
      </w:r>
      <w:bookmarkEnd w:id="30"/>
    </w:p>
    <w:p w14:paraId="09FA43DF" w14:textId="476D426A" w:rsidR="00A3D8EF" w:rsidRDefault="00A3D8EF" w:rsidP="4C695BD9">
      <w:pPr>
        <w:spacing w:after="160" w:line="360" w:lineRule="auto"/>
        <w:ind w:firstLine="709"/>
        <w:rPr>
          <w:rFonts w:ascii="Times New Roman" w:hAnsi="Times New Roman" w:cs="Times New Roman"/>
        </w:rPr>
      </w:pPr>
      <w:r w:rsidRPr="4C695BD9">
        <w:rPr>
          <w:rFonts w:ascii="Times New Roman" w:hAnsi="Times New Roman" w:cs="Times New Roman"/>
        </w:rPr>
        <w:t>Фреймворк не предназначен для решения задач взаимодействия с мульти-модальными БЯМ</w:t>
      </w:r>
      <w:r w:rsidR="4B0A885C" w:rsidRPr="4C695BD9">
        <w:rPr>
          <w:rFonts w:ascii="Times New Roman" w:hAnsi="Times New Roman" w:cs="Times New Roman"/>
        </w:rPr>
        <w:t xml:space="preserve"> (поддерживается только текстовая модальность)</w:t>
      </w:r>
      <w:r w:rsidRPr="4C695BD9">
        <w:rPr>
          <w:rFonts w:ascii="Times New Roman" w:hAnsi="Times New Roman" w:cs="Times New Roman"/>
        </w:rPr>
        <w:t>. Кроме того, не предусмотрена работа с большим числом агентов (более 20)</w:t>
      </w:r>
      <w:r w:rsidR="41A356B1" w:rsidRPr="4C695BD9">
        <w:rPr>
          <w:rFonts w:ascii="Times New Roman" w:hAnsi="Times New Roman" w:cs="Times New Roman"/>
        </w:rPr>
        <w:t>, не решается задача оптимизации графа взаимодействий между агентами</w:t>
      </w:r>
      <w:r w:rsidRPr="4C695BD9">
        <w:rPr>
          <w:rFonts w:ascii="Times New Roman" w:hAnsi="Times New Roman" w:cs="Times New Roman"/>
        </w:rPr>
        <w:t>.</w:t>
      </w:r>
      <w:r w:rsidR="044F3C2A" w:rsidRPr="4C695BD9">
        <w:rPr>
          <w:rFonts w:ascii="Times New Roman" w:hAnsi="Times New Roman" w:cs="Times New Roman"/>
        </w:rPr>
        <w:t xml:space="preserve"> Не предоставляются готовые инструменты для интеграции БЯМ с данными из сети Интернет.</w:t>
      </w:r>
      <w:r w:rsidR="5D147FBA" w:rsidRPr="4C695BD9">
        <w:rPr>
          <w:rFonts w:ascii="Times New Roman" w:hAnsi="Times New Roman" w:cs="Times New Roman"/>
        </w:rPr>
        <w:t xml:space="preserve"> </w:t>
      </w:r>
    </w:p>
    <w:p w14:paraId="2308021A" w14:textId="43D10ED3" w:rsidR="00830780" w:rsidRDefault="3FD3857B" w:rsidP="00B93F17">
      <w:pPr>
        <w:pStyle w:val="Heading2"/>
        <w:rPr>
          <w:rFonts w:eastAsia="Times New Roman"/>
          <w:b w:val="0"/>
          <w:bCs w:val="0"/>
        </w:rPr>
      </w:pPr>
      <w:bookmarkStart w:id="33" w:name="_Toc185703848"/>
      <w:r w:rsidRPr="00996EC0">
        <w:rPr>
          <w:rFonts w:eastAsia="Times New Roman"/>
          <w:b w:val="0"/>
          <w:bCs w:val="0"/>
        </w:rPr>
        <w:t>Область применения</w:t>
      </w:r>
      <w:bookmarkEnd w:id="33"/>
    </w:p>
    <w:p w14:paraId="6FC433C1" w14:textId="77777777" w:rsidR="00752630" w:rsidRPr="00752630" w:rsidRDefault="00752630" w:rsidP="00B93F17">
      <w:pPr>
        <w:pStyle w:val="a3"/>
      </w:pPr>
      <w:r w:rsidRPr="00752630">
        <w:t>Областью применения разрабатываемого фреймворка является автоматизация создания отраслевых интеллектуальных систем на основе больших языковых моделей (БЯМ) и мультиагентных технологий для решения широкого спектра задач. Фреймворк может применяться как для создания полноценных приложений, так и в качестве компонента более крупных систем искусственного интеллекта.</w:t>
      </w:r>
    </w:p>
    <w:p w14:paraId="550268AD" w14:textId="77777777" w:rsidR="00752630" w:rsidRPr="00752630" w:rsidRDefault="00752630" w:rsidP="00B93F17">
      <w:pPr>
        <w:pStyle w:val="a3"/>
      </w:pPr>
      <w:r w:rsidRPr="00752630">
        <w:t>Основные направления применения фреймворка включают:</w:t>
      </w:r>
    </w:p>
    <w:p w14:paraId="58768E89" w14:textId="77777777" w:rsidR="00752630" w:rsidRPr="00752630" w:rsidRDefault="00752630" w:rsidP="009D602C">
      <w:pPr>
        <w:pStyle w:val="a3"/>
        <w:numPr>
          <w:ilvl w:val="0"/>
          <w:numId w:val="37"/>
        </w:numPr>
      </w:pPr>
      <w:r w:rsidRPr="00752630">
        <w:t>Разработка отраслевых систем диалогового взаимодействия и виртуальных ассистентов, способных понимать сложные контексты и решать многоэтапные задачи.</w:t>
      </w:r>
    </w:p>
    <w:p w14:paraId="574707DE" w14:textId="77777777" w:rsidR="00752630" w:rsidRPr="00752630" w:rsidRDefault="00752630" w:rsidP="009D602C">
      <w:pPr>
        <w:pStyle w:val="a3"/>
        <w:numPr>
          <w:ilvl w:val="0"/>
          <w:numId w:val="37"/>
        </w:numPr>
      </w:pPr>
      <w:r w:rsidRPr="00752630">
        <w:t>Реализация отраслевых интеллектуальных систем поддержки принятия решений, основанных на глубоком анализе текстовой информации и мультиагентном подходе.</w:t>
      </w:r>
    </w:p>
    <w:p w14:paraId="5B05B147" w14:textId="77777777" w:rsidR="00752630" w:rsidRPr="00752630" w:rsidRDefault="00752630" w:rsidP="009D602C">
      <w:pPr>
        <w:pStyle w:val="a3"/>
        <w:numPr>
          <w:ilvl w:val="0"/>
          <w:numId w:val="37"/>
        </w:numPr>
      </w:pPr>
      <w:r w:rsidRPr="00752630">
        <w:t>Разработка систем для автоматизации сложных бизнес-процессов, требующих понимания и генерации естественного языка.</w:t>
      </w:r>
    </w:p>
    <w:p w14:paraId="046EE4A3" w14:textId="77777777" w:rsidR="00752630" w:rsidRPr="00752630" w:rsidRDefault="00752630" w:rsidP="009D602C">
      <w:pPr>
        <w:pStyle w:val="a3"/>
        <w:numPr>
          <w:ilvl w:val="0"/>
          <w:numId w:val="37"/>
        </w:numPr>
      </w:pPr>
      <w:r w:rsidRPr="00752630">
        <w:t>Создание платформ для проведения экспериментов и исследований в области искусственного интеллекта и обработки естественного языка.</w:t>
      </w:r>
    </w:p>
    <w:p w14:paraId="2D45EDA6" w14:textId="77777777" w:rsidR="00752630" w:rsidRPr="00752630" w:rsidRDefault="00752630" w:rsidP="009D602C">
      <w:pPr>
        <w:pStyle w:val="a3"/>
        <w:numPr>
          <w:ilvl w:val="0"/>
          <w:numId w:val="37"/>
        </w:numPr>
      </w:pPr>
      <w:r w:rsidRPr="00752630">
        <w:t>Фреймворк фокусируется на решении двух ключевых проблем:</w:t>
      </w:r>
    </w:p>
    <w:p w14:paraId="6EBAC820" w14:textId="77777777" w:rsidR="00752630" w:rsidRPr="00752630" w:rsidRDefault="00752630" w:rsidP="009D602C">
      <w:pPr>
        <w:pStyle w:val="a3"/>
        <w:numPr>
          <w:ilvl w:val="0"/>
          <w:numId w:val="37"/>
        </w:numPr>
      </w:pPr>
      <w:r w:rsidRPr="00752630">
        <w:t>Эффективное комбинирование и оркестрация различных языковых моделей и агентов для решения комплексных задач. Это требует разработки гибкой архитектуры, позволяющей интегрировать различные типы моделей и агентов, а также механизмов их взаимодействия и координации.</w:t>
      </w:r>
    </w:p>
    <w:p w14:paraId="0E9C7721" w14:textId="77777777" w:rsidR="00752630" w:rsidRPr="00752630" w:rsidRDefault="00752630" w:rsidP="009D602C">
      <w:pPr>
        <w:pStyle w:val="a3"/>
        <w:numPr>
          <w:ilvl w:val="0"/>
          <w:numId w:val="37"/>
        </w:numPr>
      </w:pPr>
      <w:r w:rsidRPr="00752630">
        <w:t>Автоматизация процесса создания и валидации синтетических массивов данных, которые могут использоваться</w:t>
      </w:r>
    </w:p>
    <w:p w14:paraId="2392D813" w14:textId="77777777" w:rsidR="00752630" w:rsidRPr="00752630" w:rsidRDefault="00752630" w:rsidP="00B93F17">
      <w:pPr>
        <w:pStyle w:val="a3"/>
      </w:pPr>
      <w:r w:rsidRPr="00752630">
        <w:t>Для решения первой проблемы фреймворк предоставляет унифицированный интерфейс для работы с различными БЯМ и агентными системами, а также инструменты для создания сложных композитных структур, объединяющих различные компоненты.</w:t>
      </w:r>
    </w:p>
    <w:p w14:paraId="53781563" w14:textId="77777777" w:rsidR="00752630" w:rsidRPr="00752630" w:rsidRDefault="00752630" w:rsidP="00B93F17">
      <w:pPr>
        <w:pStyle w:val="a3"/>
      </w:pPr>
      <w:r w:rsidRPr="00752630">
        <w:t>Для решения второй проблемы реализуются алгоритмы оптимизации, способные работать с абстрактными представлениями мультиагентных систем и адаптироваться к специфике конкретных задач. Это включает методы автоматического подбора архитектуры системы, выбора оптимальных моделей и настройки их параметров.</w:t>
      </w:r>
    </w:p>
    <w:p w14:paraId="40D9518E" w14:textId="77777777" w:rsidR="00752630" w:rsidRPr="00752630" w:rsidRDefault="00752630" w:rsidP="00B93F17">
      <w:pPr>
        <w:pStyle w:val="a3"/>
      </w:pPr>
      <w:r w:rsidRPr="00752630">
        <w:t>Фреймворк также может применяться в составе более крупных платформ искусственного интеллекта для решения экспериментальных задач и тестирования новых подходов в области обработки естественного языка и мультиагентных систем. Это позволяет исследователям и разработчикам быстро прототипировать и оценивать эффективность инновационных решений, которые впоследствии могут быть интегрированы в промышленные системы.</w:t>
      </w:r>
    </w:p>
    <w:p w14:paraId="51146F9D" w14:textId="77777777" w:rsidR="00752630" w:rsidRPr="00752630" w:rsidRDefault="00752630" w:rsidP="00B93F17">
      <w:pPr>
        <w:pStyle w:val="a3"/>
      </w:pPr>
    </w:p>
    <w:p w14:paraId="521A95A9" w14:textId="248942EE" w:rsidR="007E19D7" w:rsidRDefault="007E19D7" w:rsidP="00B93F17">
      <w:pPr>
        <w:spacing w:line="360" w:lineRule="auto"/>
        <w:rPr>
          <w:rFonts w:ascii="Times New Roman" w:eastAsia="Times New Roman" w:hAnsi="Times New Roman" w:cs="Times New Roman"/>
        </w:rPr>
      </w:pPr>
    </w:p>
    <w:p w14:paraId="761A94BD" w14:textId="2AD6ED6C" w:rsidR="00EA3007" w:rsidRPr="00996EC0" w:rsidRDefault="27A303BF" w:rsidP="00B93F17">
      <w:pPr>
        <w:pStyle w:val="Heading1"/>
        <w:rPr>
          <w:b w:val="0"/>
          <w:bCs/>
        </w:rPr>
      </w:pPr>
      <w:bookmarkStart w:id="34" w:name="_Toc185703849"/>
      <w:r w:rsidRPr="00996EC0">
        <w:rPr>
          <w:b w:val="0"/>
          <w:bCs/>
        </w:rPr>
        <w:t>ОПИСАНИЕ ЛОГИЧЕСКОЙ СТРУКТУРЫ</w:t>
      </w:r>
      <w:bookmarkEnd w:id="34"/>
    </w:p>
    <w:p w14:paraId="3D8D8573" w14:textId="7EEC28A8" w:rsidR="0874745B" w:rsidRPr="004139BF" w:rsidRDefault="004139BF" w:rsidP="00B93F17">
      <w:pPr>
        <w:pStyle w:val="Heading2"/>
        <w:spacing w:before="0" w:after="0"/>
        <w:rPr>
          <w:rFonts w:eastAsia="Times New Roman"/>
        </w:rPr>
      </w:pPr>
      <w:bookmarkStart w:id="35" w:name="_Toc185703850"/>
      <w:commentRangeStart w:id="36"/>
      <w:commentRangeStart w:id="37"/>
      <w:r w:rsidRPr="004139BF">
        <w:rPr>
          <w:rFonts w:eastAsia="Times New Roman"/>
        </w:rPr>
        <w:t>Алгоритм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commentRangeEnd w:id="36"/>
      <w:r w:rsidR="00C20BA2">
        <w:rPr>
          <w:rStyle w:val="CommentReference"/>
          <w:rFonts w:ascii="Calibri" w:eastAsia="Calibri" w:hAnsi="Calibri" w:cs="Times New Roman"/>
          <w:b w:val="0"/>
          <w:bCs w:val="0"/>
          <w:color w:val="auto"/>
        </w:rPr>
        <w:commentReference w:id="36"/>
      </w:r>
      <w:commentRangeEnd w:id="37"/>
      <w:r w:rsidR="008F6104">
        <w:rPr>
          <w:rStyle w:val="CommentReference"/>
          <w:b w:val="0"/>
          <w:bCs w:val="0"/>
          <w:color w:val="auto"/>
        </w:rPr>
        <w:commentReference w:id="37"/>
      </w:r>
      <w:bookmarkEnd w:id="35"/>
    </w:p>
    <w:p w14:paraId="2285B61E" w14:textId="1A0C237D" w:rsidR="001B2ADF" w:rsidRPr="001B2ADF" w:rsidRDefault="001B2ADF" w:rsidP="001B2ADF">
      <w:pPr>
        <w:pStyle w:val="a3"/>
      </w:pPr>
      <w:r w:rsidRPr="001B2ADF">
        <w:t>Алгоритм предназначен упрощения и ускорения прототипирования систем на основе БЯМ за счет повышения эффективности настройки модулей, реализующих работу с плагинами, обеспечивающими взаимодействие с внешними сервисами, сторонними приложения</w:t>
      </w:r>
      <w:r w:rsidR="004E04A1">
        <w:t>ми</w:t>
      </w:r>
      <w:r w:rsidR="004E04A1" w:rsidRPr="004E04A1">
        <w:t xml:space="preserve">, </w:t>
      </w:r>
      <w:r w:rsidR="004E04A1">
        <w:t>инструментами</w:t>
      </w:r>
      <w:r w:rsidRPr="001B2ADF">
        <w:t xml:space="preserve"> и моделями машинного обучения.</w:t>
      </w:r>
    </w:p>
    <w:p w14:paraId="7EA84F79" w14:textId="77777777" w:rsidR="001B2ADF" w:rsidRPr="001B2ADF" w:rsidRDefault="001B2ADF" w:rsidP="001B2ADF">
      <w:pPr>
        <w:pStyle w:val="a3"/>
      </w:pPr>
      <w:r w:rsidRPr="001B2ADF">
        <w:t>Блок-схема алгоритма показана на рисунке 2.1.1.</w:t>
      </w:r>
    </w:p>
    <w:p w14:paraId="19FDC61A" w14:textId="081D1F15" w:rsidR="001B2ADF" w:rsidRPr="001B2ADF" w:rsidRDefault="001B2ADF" w:rsidP="001B2ADF">
      <w:pPr>
        <w:pStyle w:val="a3"/>
        <w:ind w:firstLine="0"/>
        <w:jc w:val="center"/>
      </w:pPr>
      <w:r w:rsidRPr="001B2ADF">
        <w:rPr>
          <w:lang w:val="en-US"/>
        </w:rPr>
        <w:drawing>
          <wp:inline distT="0" distB="0" distL="0" distR="0" wp14:anchorId="7813969B" wp14:editId="6899BA5B">
            <wp:extent cx="4598035" cy="4598035"/>
            <wp:effectExtent l="0" t="0" r="0" b="0"/>
            <wp:docPr id="503047601" name="Рисунок 27"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47601" name="Рисунок 27" descr="Изображение выглядит как текст, диаграмма, снимок экрана, Шрифт&#10;&#10;Автоматически созданное описани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8035" cy="4598035"/>
                    </a:xfrm>
                    <a:prstGeom prst="rect">
                      <a:avLst/>
                    </a:prstGeom>
                    <a:noFill/>
                    <a:ln>
                      <a:noFill/>
                    </a:ln>
                  </pic:spPr>
                </pic:pic>
              </a:graphicData>
            </a:graphic>
          </wp:inline>
        </w:drawing>
      </w:r>
    </w:p>
    <w:p w14:paraId="37A591B6" w14:textId="77777777" w:rsidR="001B2ADF" w:rsidRPr="001B2ADF" w:rsidRDefault="001B2ADF" w:rsidP="001B2ADF">
      <w:pPr>
        <w:pStyle w:val="a3"/>
      </w:pPr>
      <w:r w:rsidRPr="001B2ADF">
        <w:t>Рисунок 2.1.1 - Блок-схема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p>
    <w:p w14:paraId="65D3CAC8" w14:textId="77777777" w:rsidR="001B2ADF" w:rsidRPr="001B2ADF" w:rsidRDefault="001B2ADF" w:rsidP="001B2ADF">
      <w:pPr>
        <w:pStyle w:val="a3"/>
      </w:pPr>
    </w:p>
    <w:p w14:paraId="0917486E" w14:textId="77777777" w:rsidR="001B2ADF" w:rsidRPr="001B2ADF" w:rsidRDefault="001B2ADF" w:rsidP="001B2ADF">
      <w:pPr>
        <w:pStyle w:val="a3"/>
      </w:pPr>
      <w:r w:rsidRPr="001B2ADF">
        <w:t>Алгоритм 2.1.1 включает в себя следующие этапы:</w:t>
      </w:r>
    </w:p>
    <w:p w14:paraId="5D425B68" w14:textId="77777777" w:rsidR="001B2ADF" w:rsidRPr="001B2ADF" w:rsidRDefault="001B2ADF" w:rsidP="00B955B3">
      <w:pPr>
        <w:pStyle w:val="a3"/>
        <w:numPr>
          <w:ilvl w:val="0"/>
          <w:numId w:val="18"/>
        </w:numPr>
      </w:pPr>
      <w:r w:rsidRPr="001B2ADF">
        <w:t>Запрос пользователя:  на этом этапе пользователь вводит свой запрос, который детально описывает решаемую задачу, указывает доступные внешние инструменты, которые могут быть использованы в качестве плагинов, предоставляет информацию о предпочтительных технологиях и ограничениях.</w:t>
      </w:r>
    </w:p>
    <w:p w14:paraId="55B98E81" w14:textId="458D1942" w:rsidR="001B2ADF" w:rsidRPr="001B2ADF" w:rsidRDefault="001B2ADF" w:rsidP="00B955B3">
      <w:pPr>
        <w:pStyle w:val="a3"/>
        <w:numPr>
          <w:ilvl w:val="0"/>
          <w:numId w:val="18"/>
        </w:numPr>
      </w:pPr>
      <w:r w:rsidRPr="001B2ADF">
        <w:t>Библиотека шаблонов для подключения плагинов содержит готовые шаблоны для взаимодействия с типовыми сервисами с REST-интерфейсом, реализациями моделей машинного обучения (включая AutoML</w:t>
      </w:r>
      <w:r w:rsidR="00FA4B5F" w:rsidRPr="00FA4B5F">
        <w:t xml:space="preserve"> [1]</w:t>
      </w:r>
      <w:r w:rsidRPr="001B2ADF">
        <w:t>), внешними приложениями. В т.ч. библиотека поддерживает основные интерфейсы модулей библиотеки langchain</w:t>
      </w:r>
      <w:r w:rsidR="001C1C25">
        <w:t xml:space="preserve"> </w:t>
      </w:r>
      <w:r w:rsidR="00FA4B5F" w:rsidRPr="00FA4B5F">
        <w:t>[2]</w:t>
      </w:r>
      <w:r w:rsidR="001C1C25">
        <w:t xml:space="preserve"> (взаимодействие БЯМ с инструментами через стандартные средства библиотеки)</w:t>
      </w:r>
      <w:r w:rsidRPr="001B2ADF">
        <w:t>, включает шаблоны для работы с библиотеками sklearn и pytorch (ML-модели), содержит шаблоны для интеграции с библиотекой pydantic (валидация данных), предоставляет шаблоны для работы с библиотекой geojson (взаимодействие с гео-сервисами через REST API).</w:t>
      </w:r>
    </w:p>
    <w:p w14:paraId="4A9CD004" w14:textId="77777777" w:rsidR="001B2ADF" w:rsidRPr="001B2ADF" w:rsidRDefault="001B2ADF" w:rsidP="00B955B3">
      <w:pPr>
        <w:pStyle w:val="a3"/>
        <w:numPr>
          <w:ilvl w:val="0"/>
          <w:numId w:val="18"/>
        </w:numPr>
      </w:pPr>
      <w:r w:rsidRPr="001B2ADF">
        <w:t>Выбор типа плагина: на этом этапе на основе запроса пользователя определяется необходимый тип плагина: ML-модель, внешний сервис, приложение, RAG-система.</w:t>
      </w:r>
    </w:p>
    <w:p w14:paraId="7CE50B88" w14:textId="77777777" w:rsidR="001B2ADF" w:rsidRPr="001B2ADF" w:rsidRDefault="001B2ADF" w:rsidP="00B955B3">
      <w:pPr>
        <w:pStyle w:val="a3"/>
        <w:numPr>
          <w:ilvl w:val="0"/>
          <w:numId w:val="18"/>
        </w:numPr>
      </w:pPr>
      <w:r w:rsidRPr="001B2ADF">
        <w:t>Выбор типа БЯМ: при выборе учитываются факторы производительности, специфики задачи и доступных ресурсов.</w:t>
      </w:r>
    </w:p>
    <w:p w14:paraId="79F857B0" w14:textId="77777777" w:rsidR="001B2ADF" w:rsidRPr="001B2ADF" w:rsidRDefault="001B2ADF" w:rsidP="00B955B3">
      <w:pPr>
        <w:pStyle w:val="a3"/>
        <w:numPr>
          <w:ilvl w:val="0"/>
          <w:numId w:val="18"/>
        </w:numPr>
      </w:pPr>
      <w:r w:rsidRPr="001B2ADF">
        <w:t>Выбор инфраструктуры для запуска БЯМ: определяется оптимальная вычислительная инфраструктура для выбранной БЯМ, учитываются требования к производительности и доступные ресурсы.</w:t>
      </w:r>
    </w:p>
    <w:p w14:paraId="474901BC" w14:textId="77777777" w:rsidR="001B2ADF" w:rsidRPr="001B2ADF" w:rsidRDefault="001B2ADF" w:rsidP="00B955B3">
      <w:pPr>
        <w:pStyle w:val="a3"/>
        <w:numPr>
          <w:ilvl w:val="0"/>
          <w:numId w:val="18"/>
        </w:numPr>
      </w:pPr>
      <w:r w:rsidRPr="001B2ADF">
        <w:t>Подключение выбранного типа плагина: в зависимости от выбора на шаге 3, система инициирует процесс подключения соответствующего плагина:  ML-модель, внешний сервис, приложение, RAG-система.</w:t>
      </w:r>
    </w:p>
    <w:p w14:paraId="56D45A71" w14:textId="77777777" w:rsidR="001B2ADF" w:rsidRPr="001B2ADF" w:rsidRDefault="001B2ADF" w:rsidP="00B955B3">
      <w:pPr>
        <w:pStyle w:val="a3"/>
        <w:numPr>
          <w:ilvl w:val="0"/>
          <w:numId w:val="18"/>
        </w:numPr>
      </w:pPr>
      <w:r w:rsidRPr="001B2ADF">
        <w:t>Генерация кода для взаимодействия БЯМ и плагина: система автоматически генерирует код, обеспечивающий взаимодействие между БЯМ и выбранным плагином. Возможны два подхода к генерации кода: </w:t>
      </w:r>
    </w:p>
    <w:p w14:paraId="2B9E9664" w14:textId="77777777" w:rsidR="001B2ADF" w:rsidRPr="001B2ADF" w:rsidRDefault="001B2ADF" w:rsidP="00B955B3">
      <w:pPr>
        <w:pStyle w:val="a3"/>
        <w:numPr>
          <w:ilvl w:val="1"/>
          <w:numId w:val="18"/>
        </w:numPr>
      </w:pPr>
      <w:r w:rsidRPr="001B2ADF">
        <w:t>a) Использование статичных шаблонов из библиотеки,</w:t>
      </w:r>
    </w:p>
    <w:p w14:paraId="7DFC3F09" w14:textId="77777777" w:rsidR="001B2ADF" w:rsidRPr="001B2ADF" w:rsidRDefault="001B2ADF" w:rsidP="00B955B3">
      <w:pPr>
        <w:pStyle w:val="a3"/>
        <w:numPr>
          <w:ilvl w:val="1"/>
          <w:numId w:val="18"/>
        </w:numPr>
      </w:pPr>
      <w:r w:rsidRPr="001B2ADF">
        <w:t> b) Применение БЯМ для решения задачи кодогенерации (требует дополнительной настройки для работы с локальными БЯМ и внешними сервисами).</w:t>
      </w:r>
    </w:p>
    <w:p w14:paraId="510B2BC3" w14:textId="77777777" w:rsidR="001B2ADF" w:rsidRPr="001B2ADF" w:rsidRDefault="001B2ADF" w:rsidP="00B955B3">
      <w:pPr>
        <w:pStyle w:val="a3"/>
        <w:numPr>
          <w:ilvl w:val="0"/>
          <w:numId w:val="18"/>
        </w:numPr>
      </w:pPr>
      <w:r w:rsidRPr="001B2ADF">
        <w:t>Модификация системного запроса: производится адаптация системного запроса для корректной работы с новым плагином.</w:t>
      </w:r>
    </w:p>
    <w:p w14:paraId="349ABC78" w14:textId="77777777" w:rsidR="001B2ADF" w:rsidRPr="001B2ADF" w:rsidRDefault="001B2ADF" w:rsidP="00B955B3">
      <w:pPr>
        <w:pStyle w:val="a3"/>
        <w:numPr>
          <w:ilvl w:val="0"/>
          <w:numId w:val="18"/>
        </w:numPr>
      </w:pPr>
      <w:r w:rsidRPr="001B2ADF">
        <w:t>Авто-валидация: система проводит автоматическую проверку корректности интеграции, выполняются тесты на совместимость БЯМ и плагина, проверяется соответствие результатов ожидаемым параметрам.</w:t>
      </w:r>
    </w:p>
    <w:p w14:paraId="2F3D1F43" w14:textId="77777777" w:rsidR="001B2ADF" w:rsidRPr="001B2ADF" w:rsidRDefault="001B2ADF" w:rsidP="001B2ADF">
      <w:pPr>
        <w:pStyle w:val="a3"/>
      </w:pPr>
      <w:r w:rsidRPr="001B2ADF">
        <w:t>Представленный алгоритм обеспечивает комплексный подход к интеграции БЯМ с различными типами плагинов, значительно упрощая процесс прототипирования и повышая эффективность разработки систем на основе больших языковых моделей.</w:t>
      </w:r>
    </w:p>
    <w:p w14:paraId="3855737C" w14:textId="1BAF77AB" w:rsidR="04F3940D" w:rsidRDefault="04F3940D" w:rsidP="00B93F17">
      <w:pPr>
        <w:pStyle w:val="a3"/>
      </w:pPr>
    </w:p>
    <w:p w14:paraId="368299CC" w14:textId="35600C73" w:rsidR="00371E36" w:rsidRPr="004139BF" w:rsidRDefault="004139BF" w:rsidP="00B93F17">
      <w:pPr>
        <w:pStyle w:val="Heading2"/>
        <w:rPr>
          <w:rFonts w:eastAsia="Times New Roman" w:cs="Times New Roman"/>
        </w:rPr>
      </w:pPr>
      <w:bookmarkStart w:id="38" w:name="_Toc185703851"/>
      <w:commentRangeStart w:id="39"/>
      <w:commentRangeStart w:id="40"/>
      <w:r w:rsidRPr="004139BF">
        <w:rPr>
          <w:rFonts w:eastAsia="Times New Roman" w:cs="Times New Roman"/>
        </w:rPr>
        <w:t>Алгоритм упрощения и ускорения прототипирования систем с БЯМ на основе RAG</w:t>
      </w:r>
      <w:commentRangeEnd w:id="39"/>
      <w:r w:rsidR="00E51462">
        <w:rPr>
          <w:rStyle w:val="CommentReference"/>
          <w:rFonts w:ascii="Calibri" w:eastAsia="Calibri" w:hAnsi="Calibri" w:cs="Times New Roman"/>
          <w:b w:val="0"/>
          <w:bCs w:val="0"/>
          <w:color w:val="auto"/>
        </w:rPr>
        <w:commentReference w:id="39"/>
      </w:r>
      <w:commentRangeEnd w:id="40"/>
      <w:r w:rsidR="00CA33E9">
        <w:rPr>
          <w:rStyle w:val="CommentReference"/>
          <w:b w:val="0"/>
          <w:bCs w:val="0"/>
          <w:color w:val="auto"/>
        </w:rPr>
        <w:commentReference w:id="40"/>
      </w:r>
      <w:bookmarkEnd w:id="38"/>
    </w:p>
    <w:p w14:paraId="60E56909" w14:textId="32C6166B" w:rsidR="00F327AB" w:rsidRPr="00F327AB" w:rsidRDefault="00F327AB" w:rsidP="00F327AB">
      <w:pPr>
        <w:pStyle w:val="a3"/>
      </w:pPr>
      <w:r w:rsidRPr="00F327AB">
        <w:t>Алгоритм предназначен упрощения и ускорения прототипирования систем на основе БЯМ за счет повышения эффективности настройки модулей, использующих техники RAG (Retrieval Augmented Generation)</w:t>
      </w:r>
      <w:r w:rsidR="00BD2F7A" w:rsidRPr="00BD2F7A">
        <w:t xml:space="preserve"> [3</w:t>
      </w:r>
      <w:r w:rsidR="00BD2F7A" w:rsidRPr="008839E9">
        <w:t>]</w:t>
      </w:r>
      <w:r w:rsidRPr="00F327AB">
        <w:t>. Повышение эффективности достигается за счет использования библиотеки шаблонов, а также интеллектуальных сценариев конфигурирования RAG под различных инструменты и задачи.</w:t>
      </w:r>
    </w:p>
    <w:p w14:paraId="5BFB68E4" w14:textId="77777777" w:rsidR="00F327AB" w:rsidRPr="00F327AB" w:rsidRDefault="00F327AB" w:rsidP="00F327AB">
      <w:pPr>
        <w:pStyle w:val="a3"/>
      </w:pPr>
      <w:r w:rsidRPr="00F327AB">
        <w:t>Блок-схема алгоритма показана на рисунке 2.2.1.</w:t>
      </w:r>
    </w:p>
    <w:p w14:paraId="56F3DEE0" w14:textId="77777777" w:rsidR="00F327AB" w:rsidRPr="00F327AB" w:rsidRDefault="00F327AB" w:rsidP="00F327AB">
      <w:pPr>
        <w:pStyle w:val="a3"/>
      </w:pPr>
    </w:p>
    <w:p w14:paraId="64BA0E5D" w14:textId="61A6D4EE" w:rsidR="00F327AB" w:rsidRPr="00F327AB" w:rsidRDefault="00F327AB" w:rsidP="00F327AB">
      <w:pPr>
        <w:pStyle w:val="a3"/>
        <w:jc w:val="center"/>
      </w:pPr>
      <w:r w:rsidRPr="00F327AB">
        <w:rPr>
          <w:lang w:val="en-US"/>
        </w:rPr>
        <w:drawing>
          <wp:inline distT="0" distB="0" distL="0" distR="0" wp14:anchorId="7735AAC6" wp14:editId="41042E72">
            <wp:extent cx="4867275" cy="6700953"/>
            <wp:effectExtent l="0" t="0" r="0" b="5080"/>
            <wp:docPr id="1430879948" name="Рисунок 25" descr="Изображение выглядит как текст, диаграмм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79948" name="Рисунок 25" descr="Изображение выглядит как текст, диаграмма, Шрифт, линия&#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1017" cy="6706105"/>
                    </a:xfrm>
                    <a:prstGeom prst="rect">
                      <a:avLst/>
                    </a:prstGeom>
                    <a:noFill/>
                    <a:ln>
                      <a:noFill/>
                    </a:ln>
                  </pic:spPr>
                </pic:pic>
              </a:graphicData>
            </a:graphic>
          </wp:inline>
        </w:drawing>
      </w:r>
    </w:p>
    <w:p w14:paraId="50C60191" w14:textId="77777777" w:rsidR="00F327AB" w:rsidRPr="00F327AB" w:rsidRDefault="00F327AB" w:rsidP="00F327AB">
      <w:pPr>
        <w:pStyle w:val="a3"/>
      </w:pPr>
      <w:r w:rsidRPr="00F327AB">
        <w:t>Рисунок 2.2.1 - Блок-схема алгоритма упрощения и ускорения прототипирования систем с БЯМ на основе RAG</w:t>
      </w:r>
    </w:p>
    <w:p w14:paraId="5736F436" w14:textId="77777777" w:rsidR="00F327AB" w:rsidRPr="00F327AB" w:rsidRDefault="00F327AB" w:rsidP="00F327AB">
      <w:pPr>
        <w:pStyle w:val="a3"/>
      </w:pPr>
    </w:p>
    <w:p w14:paraId="7243A1F7" w14:textId="77777777" w:rsidR="00F327AB" w:rsidRPr="00F327AB" w:rsidRDefault="00F327AB" w:rsidP="00F327AB">
      <w:pPr>
        <w:pStyle w:val="a3"/>
      </w:pPr>
      <w:r w:rsidRPr="00F327AB">
        <w:t>Алгоритм 2.2.1 включает в себя следующие этапы:</w:t>
      </w:r>
    </w:p>
    <w:p w14:paraId="27A98595" w14:textId="77777777" w:rsidR="00F327AB" w:rsidRPr="00F327AB" w:rsidRDefault="00F327AB" w:rsidP="00B955B3">
      <w:pPr>
        <w:pStyle w:val="a3"/>
        <w:numPr>
          <w:ilvl w:val="0"/>
          <w:numId w:val="17"/>
        </w:numPr>
      </w:pPr>
      <w:r w:rsidRPr="00F327AB">
        <w:t>Запрос пользователя: на этом этапе пользователь вводит свой запрос, который описывает данные и сценарий их использования. Запрос может включать информацию о дескрипторах данных, желаемом результате и любых дополнительных специфических требованиях.</w:t>
      </w:r>
    </w:p>
    <w:p w14:paraId="2D765A8E" w14:textId="113ED025" w:rsidR="00F327AB" w:rsidRPr="00F327AB" w:rsidRDefault="00F327AB" w:rsidP="00B955B3">
      <w:pPr>
        <w:pStyle w:val="a3"/>
        <w:numPr>
          <w:ilvl w:val="0"/>
          <w:numId w:val="17"/>
        </w:numPr>
      </w:pPr>
      <w:r w:rsidRPr="00F327AB">
        <w:t>Библиотека RAG-шаблонов:</w:t>
      </w:r>
      <w:r w:rsidR="00B45537">
        <w:t xml:space="preserve"> </w:t>
      </w:r>
      <w:r w:rsidRPr="00F327AB">
        <w:t>обращение к предварительно созданной библиотеке шаблонов RAG (Retrieval Augmented Generation). Эта библиотека содержит различные структурные шаблоны, оптимизированные под разные сценарии использования RAG, включая:</w:t>
      </w:r>
    </w:p>
    <w:p w14:paraId="307CC09F" w14:textId="77777777" w:rsidR="00F327AB" w:rsidRPr="00F327AB" w:rsidRDefault="00F327AB" w:rsidP="00B955B3">
      <w:pPr>
        <w:pStyle w:val="a3"/>
        <w:numPr>
          <w:ilvl w:val="1"/>
          <w:numId w:val="17"/>
        </w:numPr>
      </w:pPr>
      <w:r w:rsidRPr="00F327AB">
        <w:t>модульные сценарии RAG,</w:t>
      </w:r>
    </w:p>
    <w:p w14:paraId="3CF64EBB" w14:textId="77777777" w:rsidR="00F327AB" w:rsidRPr="00F327AB" w:rsidRDefault="00F327AB" w:rsidP="00B955B3">
      <w:pPr>
        <w:pStyle w:val="a3"/>
        <w:numPr>
          <w:ilvl w:val="1"/>
          <w:numId w:val="17"/>
        </w:numPr>
      </w:pPr>
      <w:r w:rsidRPr="00F327AB">
        <w:t>шаблоны для взаимодействия с векторными базами данных,</w:t>
      </w:r>
    </w:p>
    <w:p w14:paraId="70CEE1D5" w14:textId="77777777" w:rsidR="00F327AB" w:rsidRPr="00F327AB" w:rsidRDefault="00F327AB" w:rsidP="00B955B3">
      <w:pPr>
        <w:pStyle w:val="a3"/>
        <w:numPr>
          <w:ilvl w:val="1"/>
          <w:numId w:val="17"/>
        </w:numPr>
      </w:pPr>
      <w:r w:rsidRPr="00F327AB">
        <w:t>управление сложными запросами к нескольким базам данных,</w:t>
      </w:r>
    </w:p>
    <w:p w14:paraId="51022366" w14:textId="39FF01C2" w:rsidR="00F327AB" w:rsidRPr="00F327AB" w:rsidRDefault="00F327AB" w:rsidP="00B955B3">
      <w:pPr>
        <w:pStyle w:val="a3"/>
        <w:numPr>
          <w:ilvl w:val="0"/>
          <w:numId w:val="17"/>
        </w:numPr>
      </w:pPr>
      <w:r w:rsidRPr="00F327AB">
        <w:t xml:space="preserve">Выбор конфигурации базы данных может включать выбор среди доступных векторных баз данных (например, ChromaDB или Elasticsearch), выбор алгоритма лексического поиска (например, BM25 или </w:t>
      </w:r>
      <w:r w:rsidR="006A1DCB">
        <w:rPr>
          <w:lang w:val="en-US"/>
        </w:rPr>
        <w:t>ANN</w:t>
      </w:r>
      <w:r w:rsidRPr="00F327AB">
        <w:t>).</w:t>
      </w:r>
    </w:p>
    <w:p w14:paraId="5A14D71F" w14:textId="78822E36" w:rsidR="00F327AB" w:rsidRPr="00F327AB" w:rsidRDefault="00F327AB" w:rsidP="00B955B3">
      <w:pPr>
        <w:pStyle w:val="a3"/>
        <w:numPr>
          <w:ilvl w:val="0"/>
          <w:numId w:val="17"/>
        </w:numPr>
      </w:pPr>
      <w:r w:rsidRPr="00F327AB">
        <w:t xml:space="preserve">Выбор модели создания сжатых представлений или выбор ембеддинга (например, Elasticsearch или </w:t>
      </w:r>
      <w:r w:rsidR="00563C0E" w:rsidRPr="00563C0E">
        <w:t>multilingual-</w:t>
      </w:r>
      <w:r w:rsidRPr="00F327AB">
        <w:t>e5-</w:t>
      </w:r>
      <w:r w:rsidR="00563C0E" w:rsidRPr="00563C0E">
        <w:t>large</w:t>
      </w:r>
      <w:r w:rsidRPr="00F327AB">
        <w:t>).</w:t>
      </w:r>
    </w:p>
    <w:p w14:paraId="6C8D9CA5" w14:textId="674686EB" w:rsidR="00F327AB" w:rsidRPr="00F327AB" w:rsidRDefault="00F327AB" w:rsidP="00B955B3">
      <w:pPr>
        <w:pStyle w:val="a3"/>
        <w:numPr>
          <w:ilvl w:val="0"/>
          <w:numId w:val="17"/>
        </w:numPr>
      </w:pPr>
      <w:r w:rsidRPr="00F327AB">
        <w:t>Выбор логики маршрутизации запросов к БД: этот этап включает настройку логики, определяющей, как запросы будут направляться к базе данных в случае, когда системе нужно выбрать из нескольких имеющихся БД. Это может быть реализовано через статический сценарий или с использованием более сложного агентного алгоритма (</w:t>
      </w:r>
      <w:commentRangeStart w:id="41"/>
      <w:commentRangeStart w:id="42"/>
      <w:commentRangeStart w:id="43"/>
      <w:commentRangeStart w:id="44"/>
      <w:r w:rsidRPr="00BE1267">
        <w:rPr>
          <w:highlight w:val="yellow"/>
        </w:rPr>
        <w:t xml:space="preserve">алгоритм </w:t>
      </w:r>
      <w:r w:rsidR="6A898DFA" w:rsidRPr="4C695BD9">
        <w:rPr>
          <w:highlight w:val="yellow"/>
        </w:rPr>
        <w:t>1</w:t>
      </w:r>
      <w:r w:rsidRPr="00BE1267">
        <w:rPr>
          <w:highlight w:val="yellow"/>
        </w:rPr>
        <w:t>.3</w:t>
      </w:r>
      <w:commentRangeEnd w:id="41"/>
      <w:r w:rsidR="00BE1267">
        <w:rPr>
          <w:rStyle w:val="CommentReference"/>
        </w:rPr>
        <w:commentReference w:id="41"/>
      </w:r>
      <w:commentRangeEnd w:id="42"/>
      <w:r>
        <w:rPr>
          <w:rStyle w:val="CommentReference"/>
        </w:rPr>
        <w:commentReference w:id="42"/>
      </w:r>
      <w:commentRangeEnd w:id="43"/>
      <w:r>
        <w:rPr>
          <w:rStyle w:val="CommentReference"/>
        </w:rPr>
        <w:commentReference w:id="43"/>
      </w:r>
      <w:commentRangeEnd w:id="44"/>
      <w:r w:rsidR="00471240">
        <w:rPr>
          <w:rStyle w:val="CommentReference"/>
        </w:rPr>
        <w:commentReference w:id="44"/>
      </w:r>
      <w:r w:rsidRPr="00F327AB">
        <w:t>).</w:t>
      </w:r>
    </w:p>
    <w:p w14:paraId="0FBF64B9" w14:textId="43AF56CA" w:rsidR="00F327AB" w:rsidRPr="00F327AB" w:rsidRDefault="00F327AB" w:rsidP="00B955B3">
      <w:pPr>
        <w:pStyle w:val="a3"/>
        <w:numPr>
          <w:ilvl w:val="0"/>
          <w:numId w:val="17"/>
        </w:numPr>
      </w:pPr>
      <w:r w:rsidRPr="00F327AB">
        <w:t xml:space="preserve">Настройка аугментации запроса: выбирается стратегия аугментации </w:t>
      </w:r>
      <w:r w:rsidR="00DD4DD8">
        <w:t>–</w:t>
      </w:r>
      <w:r w:rsidRPr="00F327AB">
        <w:t>однократная или итеративная, в зависимости от сложности запроса и требуемой точности.</w:t>
      </w:r>
    </w:p>
    <w:p w14:paraId="3C87CD92" w14:textId="5CF61413" w:rsidR="00F327AB" w:rsidRPr="00F327AB" w:rsidRDefault="00F327AB" w:rsidP="00B955B3">
      <w:pPr>
        <w:pStyle w:val="a3"/>
        <w:numPr>
          <w:ilvl w:val="0"/>
          <w:numId w:val="17"/>
        </w:numPr>
      </w:pPr>
      <w:r w:rsidRPr="00F327AB">
        <w:t>Авто-валидация:</w:t>
      </w:r>
      <w:r w:rsidR="00BE1267">
        <w:t xml:space="preserve"> </w:t>
      </w:r>
      <w:r w:rsidRPr="00F327AB">
        <w:t>система проводит автоматическую валидацию настроенной конфигурации, используя открытые библиотеки (например, pydantic) для проверки корректности данных, структуры запросов и ответов системы.</w:t>
      </w:r>
    </w:p>
    <w:p w14:paraId="40E63501" w14:textId="77777777" w:rsidR="00F327AB" w:rsidRPr="00F327AB" w:rsidRDefault="00F327AB" w:rsidP="00F327AB">
      <w:pPr>
        <w:pStyle w:val="a3"/>
      </w:pPr>
      <w:r w:rsidRPr="00F327AB">
        <w:t>Важно отметить, что алгоритм обеспечивает совместимость с основными интерфейсами модулей библиотеки langchain, что позволяет легко интегрировать его в существующие проекты, использующие эту популярную библиотеку для работы с языковыми моделями.</w:t>
      </w:r>
    </w:p>
    <w:p w14:paraId="5A8C2E78" w14:textId="77777777" w:rsidR="00F327AB" w:rsidRPr="00F327AB" w:rsidRDefault="00F327AB" w:rsidP="00F327AB">
      <w:pPr>
        <w:pStyle w:val="a3"/>
      </w:pPr>
      <w:r w:rsidRPr="00F327AB">
        <w:t>Этот расширенный алгоритм значительно упрощает и ускоряет процесс прототипирования систем на основе больших языковых моделей (БЯМ), автоматизируя многие сложные этапы настройки RAG и позволяя разработчикам быстро адаптировать системы под различные задачи и инструменты.</w:t>
      </w:r>
    </w:p>
    <w:p w14:paraId="26D7C170" w14:textId="77777777" w:rsidR="007D3798" w:rsidRPr="007D3798" w:rsidRDefault="007D3798" w:rsidP="00B93F17">
      <w:pPr>
        <w:pStyle w:val="a3"/>
      </w:pPr>
    </w:p>
    <w:p w14:paraId="73FF54B5" w14:textId="1E5E50BF" w:rsidR="00C17F8A" w:rsidRPr="00EC5BC5" w:rsidRDefault="00EC5BC5" w:rsidP="19C42FB2">
      <w:pPr>
        <w:pStyle w:val="Heading2"/>
        <w:rPr>
          <w:rFonts w:eastAsia="Times New Roman"/>
        </w:rPr>
      </w:pPr>
      <w:commentRangeStart w:id="45"/>
      <w:r w:rsidRPr="19C42FB2">
        <w:rPr>
          <w:rFonts w:eastAsia="Times New Roman"/>
        </w:rPr>
        <w:t xml:space="preserve"> </w:t>
      </w:r>
      <w:bookmarkStart w:id="46" w:name="_Toc185703852"/>
      <w:r w:rsidRPr="19C42FB2">
        <w:rPr>
          <w:rFonts w:eastAsia="Times New Roman"/>
        </w:rPr>
        <w:t>Алгоритм повышения эффективности БЯМ за счет использования ансамблей моделей и мультиагентных технологий</w:t>
      </w:r>
      <w:commentRangeEnd w:id="45"/>
      <w:r w:rsidR="00C17F8A">
        <w:rPr>
          <w:rStyle w:val="CommentReference"/>
        </w:rPr>
        <w:commentReference w:id="45"/>
      </w:r>
      <w:bookmarkEnd w:id="46"/>
    </w:p>
    <w:p w14:paraId="382199E0" w14:textId="14315DA7" w:rsidR="00241F7E" w:rsidRDefault="00241F7E" w:rsidP="00B93F17">
      <w:pPr>
        <w:pStyle w:val="NormalWeb"/>
        <w:spacing w:before="0" w:beforeAutospacing="0" w:after="0" w:afterAutospacing="0" w:line="360" w:lineRule="auto"/>
        <w:ind w:firstLine="709"/>
        <w:jc w:val="both"/>
      </w:pPr>
      <w:r>
        <w:rPr>
          <w:color w:val="000000"/>
        </w:rPr>
        <w:t>Алгоритм направлен на повышение эффективности использования БЯМ путем комбинирования свойств различных агентов</w:t>
      </w:r>
      <w:r w:rsidR="008839E9" w:rsidRPr="008839E9">
        <w:rPr>
          <w:color w:val="000000"/>
        </w:rPr>
        <w:t xml:space="preserve"> [4</w:t>
      </w:r>
      <w:r w:rsidR="008839E9" w:rsidRPr="005318E8">
        <w:rPr>
          <w:color w:val="000000"/>
        </w:rPr>
        <w:t>]</w:t>
      </w:r>
      <w:r>
        <w:rPr>
          <w:color w:val="000000"/>
        </w:rPr>
        <w:t>, которые могут быть различными моделями или одной моделью с разными ролями. </w:t>
      </w:r>
    </w:p>
    <w:p w14:paraId="7C18EC48" w14:textId="62984125" w:rsidR="00241F7E" w:rsidRDefault="00241F7E" w:rsidP="00B93F17">
      <w:pPr>
        <w:pStyle w:val="NormalWeb"/>
        <w:spacing w:before="0" w:beforeAutospacing="0" w:after="0" w:afterAutospacing="0" w:line="360" w:lineRule="auto"/>
        <w:ind w:firstLine="720"/>
        <w:jc w:val="both"/>
      </w:pPr>
      <w:r>
        <w:rPr>
          <w:color w:val="000000"/>
        </w:rPr>
        <w:t>На вход алгоритма (см. рисунок 2.3.1) поступает запрос пользователя, который сопоставляется с набором шаблонов-агентов и соотносится с имеющимися вычислительными ресурсами под задачу. На этапе обучения компонент алгоритма будут определены универсальные подмножества агентов (например, крупные агенты на основе моделей с &gt;70B параметрами для достижения наилучшего качества, средние агенты и малые агенты на основе легковесных моделей &lt;7B параметров) умеющие эффективно взаимодействовать при существующих ресурсах</w:t>
      </w:r>
      <w:r w:rsidR="00EC51E7" w:rsidRPr="00EC51E7">
        <w:rPr>
          <w:color w:val="000000"/>
        </w:rPr>
        <w:t xml:space="preserve"> [5</w:t>
      </w:r>
      <w:r w:rsidR="00C81CD4" w:rsidRPr="00C81CD4">
        <w:rPr>
          <w:color w:val="000000"/>
        </w:rPr>
        <w:t>,</w:t>
      </w:r>
      <w:r w:rsidR="00EC51E7" w:rsidRPr="00EC51E7">
        <w:rPr>
          <w:color w:val="000000"/>
        </w:rPr>
        <w:t xml:space="preserve"> </w:t>
      </w:r>
      <w:r w:rsidR="00EC51E7" w:rsidRPr="00C81CD4">
        <w:rPr>
          <w:color w:val="000000"/>
        </w:rPr>
        <w:t>6]</w:t>
      </w:r>
      <w:r>
        <w:rPr>
          <w:color w:val="000000"/>
        </w:rPr>
        <w:t>.</w:t>
      </w:r>
    </w:p>
    <w:p w14:paraId="632D720D" w14:textId="77777777" w:rsidR="00241F7E" w:rsidRDefault="00241F7E" w:rsidP="00B93F17">
      <w:pPr>
        <w:pStyle w:val="NormalWeb"/>
        <w:spacing w:before="0" w:beforeAutospacing="0" w:after="0" w:afterAutospacing="0" w:line="360" w:lineRule="auto"/>
        <w:ind w:firstLine="720"/>
        <w:jc w:val="both"/>
      </w:pPr>
      <w:r>
        <w:rPr>
          <w:color w:val="000000"/>
        </w:rPr>
        <w:t>В соответствии с входным запросом обученный оркестратор выбирает из доступных подмножеств (ограниченных ресурсами) агентов, которые совместно планируют запрос. Каждый агент имеет доступ к подмножеству внешних инструментов и плаганов взаимодействие с которыми позволяет ему достичь наилучших результатов (в соответствии с этапом обучения и тестирования агентов). </w:t>
      </w:r>
    </w:p>
    <w:p w14:paraId="617D4C24" w14:textId="771583C0" w:rsidR="00241F7E" w:rsidRDefault="00241F7E" w:rsidP="00B93F17">
      <w:pPr>
        <w:pStyle w:val="NormalWeb"/>
        <w:spacing w:before="0" w:beforeAutospacing="0" w:after="0" w:afterAutospacing="0" w:line="360" w:lineRule="auto"/>
        <w:ind w:firstLine="720"/>
        <w:jc w:val="both"/>
      </w:pPr>
      <w:r>
        <w:rPr>
          <w:color w:val="000000"/>
        </w:rPr>
        <w:t>В соответствии с составленным планом происходит выполнение подзапросов и агрегация результатов для вывода конечного ответа пользователю. Пользователь, в свою очередь, может оценить предоставленный ответ, что будет использоваться как источник информации об эффективности решения и, потенциально, для дообучения и улучшения агентов и их ансамблей.</w:t>
      </w:r>
    </w:p>
    <w:p w14:paraId="1EDEDEBE" w14:textId="2116A5AE" w:rsidR="00241F7E" w:rsidRDefault="00241F7E" w:rsidP="00B93F17">
      <w:pPr>
        <w:pStyle w:val="NormalWeb"/>
        <w:spacing w:before="0" w:beforeAutospacing="0" w:after="0" w:afterAutospacing="0" w:line="360" w:lineRule="auto"/>
        <w:jc w:val="center"/>
      </w:pPr>
      <w:r>
        <w:rPr>
          <w:color w:val="000000"/>
          <w:bdr w:val="none" w:sz="0" w:space="0" w:color="auto" w:frame="1"/>
          <w:lang w:val="en-US" w:eastAsia="en-US"/>
        </w:rPr>
        <w:drawing>
          <wp:inline distT="0" distB="0" distL="0" distR="0" wp14:anchorId="60D3CB0D" wp14:editId="2FF23E49">
            <wp:extent cx="3714750" cy="4601664"/>
            <wp:effectExtent l="0" t="0" r="0" b="8890"/>
            <wp:docPr id="116689327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1122" cy="4609558"/>
                    </a:xfrm>
                    <a:prstGeom prst="rect">
                      <a:avLst/>
                    </a:prstGeom>
                    <a:noFill/>
                    <a:ln>
                      <a:noFill/>
                    </a:ln>
                  </pic:spPr>
                </pic:pic>
              </a:graphicData>
            </a:graphic>
          </wp:inline>
        </w:drawing>
      </w:r>
    </w:p>
    <w:p w14:paraId="6713D472" w14:textId="379D7DDC" w:rsidR="00241F7E" w:rsidRDefault="00241F7E" w:rsidP="00B93F17">
      <w:pPr>
        <w:pStyle w:val="NormalWeb"/>
        <w:spacing w:before="0" w:beforeAutospacing="0" w:after="0" w:afterAutospacing="0" w:line="360" w:lineRule="auto"/>
        <w:jc w:val="center"/>
      </w:pPr>
      <w:r>
        <w:rPr>
          <w:color w:val="000000"/>
        </w:rPr>
        <w:t xml:space="preserve">Рисунок </w:t>
      </w:r>
      <w:r>
        <w:rPr>
          <w:color w:val="000000"/>
          <w:lang w:val="en-US"/>
        </w:rPr>
        <w:t>X</w:t>
      </w:r>
      <w:r>
        <w:rPr>
          <w:color w:val="000000"/>
        </w:rPr>
        <w:t xml:space="preserve"> - Блок-схема алгоритма повышения эффективности БЯМ за счет использования ансамблей моделей и мультиагентных технологий</w:t>
      </w:r>
    </w:p>
    <w:p w14:paraId="4EEE03E2" w14:textId="77777777" w:rsidR="00147166" w:rsidRPr="00147166" w:rsidRDefault="00147166" w:rsidP="00B93F17">
      <w:pPr>
        <w:pStyle w:val="a3"/>
      </w:pPr>
    </w:p>
    <w:p w14:paraId="43971DE8" w14:textId="0284F2AE" w:rsidR="00147166" w:rsidRPr="00147166" w:rsidRDefault="00147166" w:rsidP="00B93F17">
      <w:pPr>
        <w:pStyle w:val="Heading2"/>
        <w:rPr>
          <w:rFonts w:eastAsiaTheme="minorHAnsi"/>
        </w:rPr>
      </w:pPr>
      <w:r>
        <w:t xml:space="preserve"> </w:t>
      </w:r>
      <w:bookmarkStart w:id="47" w:name="_Toc185703853"/>
      <w:commentRangeStart w:id="48"/>
      <w:commentRangeStart w:id="49"/>
      <w:r w:rsidRPr="00147166">
        <w:rPr>
          <w:rFonts w:eastAsiaTheme="minorHAnsi"/>
        </w:rPr>
        <w:t>Алгоритм создания сложных синтетических примеров для дообучения БЯМ</w:t>
      </w:r>
      <w:commentRangeEnd w:id="48"/>
      <w:r w:rsidR="00244310">
        <w:rPr>
          <w:rStyle w:val="CommentReference"/>
          <w:rFonts w:ascii="Calibri" w:eastAsia="Calibri" w:hAnsi="Calibri" w:cs="Times New Roman"/>
          <w:b w:val="0"/>
          <w:bCs w:val="0"/>
          <w:color w:val="auto"/>
        </w:rPr>
        <w:commentReference w:id="48"/>
      </w:r>
      <w:commentRangeEnd w:id="49"/>
      <w:r w:rsidR="00CC5C7A">
        <w:rPr>
          <w:rStyle w:val="CommentReference"/>
          <w:rFonts w:ascii="Calibri" w:eastAsia="Calibri" w:hAnsi="Calibri" w:cs="Times New Roman"/>
          <w:b w:val="0"/>
          <w:color w:val="auto"/>
        </w:rPr>
        <w:commentReference w:id="49"/>
      </w:r>
      <w:bookmarkEnd w:id="47"/>
    </w:p>
    <w:p w14:paraId="74983FE6" w14:textId="50B82FB7" w:rsidR="00B93F17" w:rsidRPr="00B93F17" w:rsidRDefault="00B93F17" w:rsidP="00B93F17">
      <w:pPr>
        <w:spacing w:line="360" w:lineRule="auto"/>
        <w:ind w:firstLine="709"/>
        <w:jc w:val="both"/>
        <w:rPr>
          <w:rFonts w:ascii="Times New Roman" w:eastAsia="Times New Roman" w:hAnsi="Times New Roman" w:cs="Times New Roman"/>
          <w:lang w:eastAsia="ru-RU"/>
        </w:rPr>
      </w:pPr>
      <w:r w:rsidRPr="00B93F17">
        <w:rPr>
          <w:rFonts w:ascii="Times New Roman" w:eastAsia="Times New Roman" w:hAnsi="Times New Roman" w:cs="Times New Roman"/>
          <w:color w:val="000000"/>
          <w:lang w:eastAsia="ru-RU"/>
        </w:rPr>
        <w:t>Предложенный алгоритм (см. рисунок 2.4.1) концентрируется на создании сложных примеров с помощью БЯМ большего размера, а также с помощью специализированных готовых пайплайнов для решения типовых задач, но в рамках предметно-ориентированных данных</w:t>
      </w:r>
      <w:r w:rsidR="0034670B" w:rsidRPr="0034670B">
        <w:rPr>
          <w:rFonts w:ascii="Times New Roman" w:eastAsia="Times New Roman" w:hAnsi="Times New Roman" w:cs="Times New Roman"/>
          <w:color w:val="000000"/>
          <w:lang w:eastAsia="ru-RU"/>
        </w:rPr>
        <w:t xml:space="preserve"> [7]</w:t>
      </w:r>
      <w:r w:rsidRPr="00B93F17">
        <w:rPr>
          <w:rFonts w:ascii="Times New Roman" w:eastAsia="Times New Roman" w:hAnsi="Times New Roman" w:cs="Times New Roman"/>
          <w:color w:val="000000"/>
          <w:lang w:eastAsia="ru-RU"/>
        </w:rPr>
        <w:t>.</w:t>
      </w:r>
    </w:p>
    <w:p w14:paraId="0FD85353" w14:textId="15036ED8" w:rsidR="00B93F17" w:rsidRPr="00B93F17" w:rsidRDefault="00B93F17" w:rsidP="00B93F17">
      <w:pPr>
        <w:spacing w:line="360" w:lineRule="auto"/>
        <w:ind w:firstLine="709"/>
        <w:jc w:val="both"/>
        <w:rPr>
          <w:rFonts w:ascii="Times New Roman" w:eastAsia="Times New Roman" w:hAnsi="Times New Roman" w:cs="Times New Roman"/>
          <w:lang w:eastAsia="ru-RU"/>
        </w:rPr>
      </w:pPr>
      <w:r w:rsidRPr="00B93F17">
        <w:rPr>
          <w:rFonts w:ascii="Times New Roman" w:eastAsia="Times New Roman" w:hAnsi="Times New Roman" w:cs="Times New Roman"/>
          <w:color w:val="000000"/>
          <w:lang w:eastAsia="ru-RU"/>
        </w:rPr>
        <w:t xml:space="preserve">На вход алгоритм получает набор данных, который будет использоваться для создания синтетических примеров, </w:t>
      </w:r>
      <w:r w:rsidR="007B7C2C">
        <w:rPr>
          <w:rFonts w:ascii="Times New Roman" w:eastAsia="Times New Roman" w:hAnsi="Times New Roman" w:cs="Times New Roman"/>
          <w:color w:val="000000"/>
          <w:lang w:eastAsia="ru-RU"/>
        </w:rPr>
        <w:t xml:space="preserve">тип задачи, количество примеров для генерации, </w:t>
      </w:r>
      <w:r w:rsidRPr="00B93F17">
        <w:rPr>
          <w:rFonts w:ascii="Times New Roman" w:eastAsia="Times New Roman" w:hAnsi="Times New Roman" w:cs="Times New Roman"/>
          <w:color w:val="000000"/>
          <w:lang w:eastAsia="ru-RU"/>
        </w:rPr>
        <w:t>начальную инструкцию от пользователя (общее описание задачи)</w:t>
      </w:r>
      <w:r w:rsidR="007B7C2C">
        <w:rPr>
          <w:rFonts w:ascii="Times New Roman" w:eastAsia="Times New Roman" w:hAnsi="Times New Roman" w:cs="Times New Roman"/>
          <w:color w:val="000000"/>
          <w:lang w:eastAsia="ru-RU"/>
        </w:rPr>
        <w:t xml:space="preserve"> при наличии</w:t>
      </w:r>
      <w:r w:rsidRPr="00B93F17">
        <w:rPr>
          <w:rFonts w:ascii="Times New Roman" w:eastAsia="Times New Roman" w:hAnsi="Times New Roman" w:cs="Times New Roman"/>
          <w:color w:val="000000"/>
          <w:lang w:eastAsia="ru-RU"/>
        </w:rPr>
        <w:t>, а также размеченные примеры в формате пар &lt;запрос пользователя&gt;-&lt;результат&gt;</w:t>
      </w:r>
      <w:r w:rsidR="007B7C2C">
        <w:rPr>
          <w:rFonts w:ascii="Times New Roman" w:eastAsia="Times New Roman" w:hAnsi="Times New Roman" w:cs="Times New Roman"/>
          <w:color w:val="000000"/>
          <w:lang w:eastAsia="ru-RU"/>
        </w:rPr>
        <w:t xml:space="preserve"> также при их наличии</w:t>
      </w:r>
      <w:r w:rsidRPr="00B93F17">
        <w:rPr>
          <w:rFonts w:ascii="Times New Roman" w:eastAsia="Times New Roman" w:hAnsi="Times New Roman" w:cs="Times New Roman"/>
          <w:color w:val="000000"/>
          <w:lang w:eastAsia="ru-RU"/>
        </w:rPr>
        <w:t>. Также необходимо указать доступные для синтеза вычислительные ресурсы, которые определят какие модели возможно использовать.</w:t>
      </w:r>
    </w:p>
    <w:p w14:paraId="79014B13" w14:textId="53F99358" w:rsidR="00B93F17" w:rsidRPr="00B93F17" w:rsidRDefault="0026291D" w:rsidP="00B93F17">
      <w:pPr>
        <w:spacing w:line="360" w:lineRule="auto"/>
        <w:ind w:firstLine="709"/>
        <w:jc w:val="both"/>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Входные</w:t>
      </w:r>
      <w:r w:rsidR="00B93F17" w:rsidRPr="00B93F17">
        <w:rPr>
          <w:rFonts w:ascii="Times New Roman" w:eastAsia="Times New Roman" w:hAnsi="Times New Roman" w:cs="Times New Roman"/>
          <w:color w:val="000000"/>
          <w:lang w:eastAsia="ru-RU"/>
        </w:rPr>
        <w:t xml:space="preserve"> данные могут поступить либо на готовый пайплайн, либо, если готового специализированного пайплайна нет, в общий пайплайн по синтезу начальных инструкций. Специальный пайплайн для генерации сложных примеров для вопросно-ответного и диалогового ассистента по множеству документов (RAG) предусматривает генерацию сложных вопросов через поиск неявных связей в тексте путем агрегации и суммаризации информации. В свою очередь, для задачи </w:t>
      </w:r>
      <w:r w:rsidR="00467C0D">
        <w:rPr>
          <w:rFonts w:ascii="Times New Roman" w:eastAsia="Times New Roman" w:hAnsi="Times New Roman" w:cs="Times New Roman"/>
          <w:color w:val="000000"/>
          <w:lang w:eastAsia="ru-RU"/>
        </w:rPr>
        <w:t>суммаризации</w:t>
      </w:r>
      <w:r w:rsidR="00B93F17" w:rsidRPr="00B93F17">
        <w:rPr>
          <w:rFonts w:ascii="Times New Roman" w:eastAsia="Times New Roman" w:hAnsi="Times New Roman" w:cs="Times New Roman"/>
          <w:color w:val="000000"/>
          <w:lang w:eastAsia="ru-RU"/>
        </w:rPr>
        <w:t xml:space="preserve"> текстов также предусмотрен набор системных промптов и моделей обеспечивающих следование инструкциям. Также возможно расширение алгоритма новыми пайплайнами.</w:t>
      </w:r>
    </w:p>
    <w:p w14:paraId="41AA1362" w14:textId="4DA0C59E" w:rsidR="00B93F17" w:rsidRPr="00B93F17" w:rsidRDefault="00B93F17" w:rsidP="00B93F17">
      <w:pPr>
        <w:spacing w:line="360" w:lineRule="auto"/>
        <w:ind w:firstLine="709"/>
        <w:jc w:val="both"/>
        <w:rPr>
          <w:rFonts w:ascii="Times New Roman" w:eastAsia="Times New Roman" w:hAnsi="Times New Roman" w:cs="Times New Roman"/>
          <w:lang w:eastAsia="ru-RU"/>
        </w:rPr>
      </w:pPr>
      <w:r w:rsidRPr="00B93F17">
        <w:rPr>
          <w:rFonts w:ascii="Times New Roman" w:eastAsia="Times New Roman" w:hAnsi="Times New Roman" w:cs="Times New Roman"/>
          <w:color w:val="000000"/>
          <w:lang w:eastAsia="ru-RU"/>
        </w:rPr>
        <w:t xml:space="preserve">После генерации множества синтетических примеров </w:t>
      </w:r>
      <w:r w:rsidR="00DA434C">
        <w:rPr>
          <w:rFonts w:ascii="Times New Roman" w:eastAsia="Times New Roman" w:hAnsi="Times New Roman" w:cs="Times New Roman"/>
          <w:color w:val="000000"/>
          <w:lang w:eastAsia="ru-RU"/>
        </w:rPr>
        <w:t xml:space="preserve">при необходимости </w:t>
      </w:r>
      <w:r w:rsidRPr="00B93F17">
        <w:rPr>
          <w:rFonts w:ascii="Times New Roman" w:eastAsia="Times New Roman" w:hAnsi="Times New Roman" w:cs="Times New Roman"/>
          <w:color w:val="000000"/>
          <w:lang w:eastAsia="ru-RU"/>
        </w:rPr>
        <w:t>происходит их улучшение с помощью привлечения эволюционного алгоритма, способного повысить разнообразие примеров.</w:t>
      </w:r>
    </w:p>
    <w:p w14:paraId="34B67DA1" w14:textId="2EB41661" w:rsidR="00B93F17" w:rsidRPr="00B93F17" w:rsidRDefault="00B93F17" w:rsidP="00B93F17">
      <w:pPr>
        <w:spacing w:line="360" w:lineRule="auto"/>
        <w:ind w:firstLine="709"/>
        <w:jc w:val="both"/>
        <w:rPr>
          <w:rFonts w:ascii="Times New Roman" w:eastAsia="Times New Roman" w:hAnsi="Times New Roman" w:cs="Times New Roman"/>
          <w:lang w:eastAsia="ru-RU"/>
        </w:rPr>
      </w:pPr>
      <w:r w:rsidRPr="00B93F17">
        <w:rPr>
          <w:rFonts w:ascii="Times New Roman" w:eastAsia="Times New Roman" w:hAnsi="Times New Roman" w:cs="Times New Roman"/>
          <w:color w:val="000000"/>
          <w:lang w:eastAsia="ru-RU"/>
        </w:rPr>
        <w:t xml:space="preserve">Итоговые синтетические примеры подвергаются эвристической пост-обработке на соответствие грамматике и синтаксису языка (в нашем случае русский и английский), а также отсутствию полных и почти-полных дубликатов. После этого </w:t>
      </w:r>
      <w:r w:rsidR="005520BA">
        <w:rPr>
          <w:rFonts w:ascii="Times New Roman" w:eastAsia="Times New Roman" w:hAnsi="Times New Roman" w:cs="Times New Roman"/>
          <w:color w:val="000000"/>
          <w:lang w:eastAsia="ru-RU"/>
        </w:rPr>
        <w:t>полученные синтетические</w:t>
      </w:r>
      <w:r w:rsidRPr="00B93F17">
        <w:rPr>
          <w:rFonts w:ascii="Times New Roman" w:eastAsia="Times New Roman" w:hAnsi="Times New Roman" w:cs="Times New Roman"/>
          <w:color w:val="000000"/>
          <w:lang w:eastAsia="ru-RU"/>
        </w:rPr>
        <w:t xml:space="preserve"> примеры можно выгрузить в label studio для человеческой оценки </w:t>
      </w:r>
      <w:r w:rsidR="00C0059D">
        <w:rPr>
          <w:rFonts w:ascii="Times New Roman" w:eastAsia="Times New Roman" w:hAnsi="Times New Roman" w:cs="Times New Roman"/>
          <w:color w:val="000000"/>
          <w:lang w:eastAsia="ru-RU"/>
        </w:rPr>
        <w:t xml:space="preserve">их </w:t>
      </w:r>
      <w:r w:rsidRPr="00B93F17">
        <w:rPr>
          <w:rFonts w:ascii="Times New Roman" w:eastAsia="Times New Roman" w:hAnsi="Times New Roman" w:cs="Times New Roman"/>
          <w:color w:val="000000"/>
          <w:lang w:eastAsia="ru-RU"/>
        </w:rPr>
        <w:t>качества.</w:t>
      </w:r>
    </w:p>
    <w:p w14:paraId="57FE59F6" w14:textId="77777777" w:rsidR="00B93F17" w:rsidRPr="00B93F17" w:rsidRDefault="00B93F17" w:rsidP="00B93F17">
      <w:pPr>
        <w:spacing w:line="360" w:lineRule="auto"/>
        <w:rPr>
          <w:rFonts w:ascii="Times New Roman" w:eastAsia="Times New Roman" w:hAnsi="Times New Roman" w:cs="Times New Roman"/>
          <w:lang w:eastAsia="ru-RU"/>
        </w:rPr>
      </w:pPr>
    </w:p>
    <w:p w14:paraId="53CE0F5A" w14:textId="43A7AB57" w:rsidR="00B93F17" w:rsidRPr="00B93F17" w:rsidRDefault="00B93F17" w:rsidP="00B93F17">
      <w:pPr>
        <w:spacing w:line="360" w:lineRule="auto"/>
        <w:jc w:val="center"/>
        <w:rPr>
          <w:rFonts w:ascii="Times New Roman" w:eastAsia="Times New Roman" w:hAnsi="Times New Roman" w:cs="Times New Roman"/>
          <w:lang w:eastAsia="ru-RU"/>
        </w:rPr>
      </w:pPr>
      <w:r w:rsidRPr="00B93F17">
        <w:rPr>
          <w:rFonts w:ascii="Times New Roman" w:eastAsia="Times New Roman" w:hAnsi="Times New Roman" w:cs="Times New Roman"/>
          <w:noProof/>
          <w:color w:val="000000"/>
          <w:bdr w:val="none" w:sz="0" w:space="0" w:color="auto" w:frame="1"/>
          <w:lang w:val="en-US"/>
        </w:rPr>
        <w:drawing>
          <wp:inline distT="0" distB="0" distL="0" distR="0" wp14:anchorId="123ACB5C" wp14:editId="125DC18D">
            <wp:extent cx="4265607" cy="5298499"/>
            <wp:effectExtent l="0" t="0" r="1905" b="0"/>
            <wp:docPr id="160763398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33986" name="Рисунок 2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265607" cy="5298499"/>
                    </a:xfrm>
                    <a:prstGeom prst="rect">
                      <a:avLst/>
                    </a:prstGeom>
                    <a:noFill/>
                    <a:ln>
                      <a:noFill/>
                    </a:ln>
                  </pic:spPr>
                </pic:pic>
              </a:graphicData>
            </a:graphic>
          </wp:inline>
        </w:drawing>
      </w:r>
    </w:p>
    <w:p w14:paraId="232FD97F" w14:textId="77777777" w:rsidR="00B93F17" w:rsidRPr="00B93F17" w:rsidRDefault="00B93F17" w:rsidP="00B93F17">
      <w:pPr>
        <w:spacing w:line="360" w:lineRule="auto"/>
        <w:jc w:val="center"/>
        <w:rPr>
          <w:rFonts w:ascii="Times New Roman" w:eastAsia="Times New Roman" w:hAnsi="Times New Roman" w:cs="Times New Roman"/>
          <w:lang w:eastAsia="ru-RU"/>
        </w:rPr>
      </w:pPr>
      <w:r w:rsidRPr="00B93F17">
        <w:rPr>
          <w:rFonts w:ascii="Times New Roman" w:eastAsia="Times New Roman" w:hAnsi="Times New Roman" w:cs="Times New Roman"/>
          <w:color w:val="000000"/>
          <w:lang w:eastAsia="ru-RU"/>
        </w:rPr>
        <w:t>Рисунок 2.4.1 - Блок схема алгоритма создания сложных синтетических примеров для дообучения БЯМ</w:t>
      </w:r>
    </w:p>
    <w:p w14:paraId="7D57E7D3" w14:textId="17632374" w:rsidR="007D3798" w:rsidRPr="00EC5BC5" w:rsidRDefault="007D3798" w:rsidP="00B93F17">
      <w:pPr>
        <w:pStyle w:val="a3"/>
        <w:rPr>
          <w:b/>
          <w:bCs/>
        </w:rPr>
      </w:pPr>
    </w:p>
    <w:p w14:paraId="7403C87D" w14:textId="4432909F" w:rsidR="007D3798" w:rsidRPr="00D36F17" w:rsidRDefault="007D3798" w:rsidP="00B93F17">
      <w:pPr>
        <w:pStyle w:val="Heading2"/>
      </w:pPr>
      <w:r w:rsidRPr="00EC5BC5">
        <w:rPr>
          <w:b w:val="0"/>
          <w:bCs w:val="0"/>
        </w:rPr>
        <w:t xml:space="preserve"> </w:t>
      </w:r>
      <w:bookmarkStart w:id="50" w:name="_Toc185703854"/>
      <w:commentRangeStart w:id="51"/>
      <w:commentRangeStart w:id="52"/>
      <w:r w:rsidRPr="00D36F17">
        <w:t>Структура фреймворка</w:t>
      </w:r>
      <w:commentRangeEnd w:id="51"/>
      <w:r w:rsidR="003B3694">
        <w:rPr>
          <w:rStyle w:val="CommentReference"/>
        </w:rPr>
        <w:commentReference w:id="51"/>
      </w:r>
      <w:commentRangeEnd w:id="52"/>
      <w:r w:rsidR="00FC4B5C">
        <w:rPr>
          <w:rStyle w:val="CommentReference"/>
          <w:b w:val="0"/>
          <w:bCs w:val="0"/>
          <w:color w:val="auto"/>
        </w:rPr>
        <w:commentReference w:id="52"/>
      </w:r>
      <w:bookmarkEnd w:id="50"/>
    </w:p>
    <w:p w14:paraId="62F73333" w14:textId="03A5C3F2" w:rsidR="007D3798" w:rsidRPr="007D3798" w:rsidRDefault="7E6ADEF8" w:rsidP="00B93F17">
      <w:pPr>
        <w:pStyle w:val="a3"/>
        <w:rPr>
          <w:color w:val="000000" w:themeColor="text1"/>
        </w:rPr>
      </w:pPr>
      <w:r w:rsidRPr="0E86A365">
        <w:rPr>
          <w:color w:val="000000" w:themeColor="text1"/>
        </w:rPr>
        <w:t xml:space="preserve">Структура ProtoLLM показана на рисунке </w:t>
      </w:r>
      <w:r w:rsidR="00056B3E">
        <w:rPr>
          <w:color w:val="000000" w:themeColor="text1"/>
        </w:rPr>
        <w:t>3</w:t>
      </w:r>
      <w:r w:rsidRPr="0E86A365">
        <w:rPr>
          <w:color w:val="000000" w:themeColor="text1"/>
        </w:rPr>
        <w:t>.5.1.</w:t>
      </w:r>
      <w:r w:rsidR="00DA0911">
        <w:rPr>
          <w:color w:val="000000" w:themeColor="text1"/>
        </w:rPr>
        <w:t xml:space="preserve"> Она включает несколько компонентов – разбитых на две группы (</w:t>
      </w:r>
      <w:r w:rsidR="00DA0911">
        <w:rPr>
          <w:color w:val="000000" w:themeColor="text1"/>
          <w:lang w:val="en-US"/>
        </w:rPr>
        <w:t>protollm</w:t>
      </w:r>
      <w:r w:rsidR="00DA0911" w:rsidRPr="00DA0911">
        <w:rPr>
          <w:color w:val="000000" w:themeColor="text1"/>
        </w:rPr>
        <w:t xml:space="preserve"> </w:t>
      </w:r>
      <w:r w:rsidR="00DA0911">
        <w:rPr>
          <w:color w:val="000000" w:themeColor="text1"/>
        </w:rPr>
        <w:t xml:space="preserve">– основные компоненты фреймворка, используемые при разработке производных систем и </w:t>
      </w:r>
      <w:r w:rsidR="00DA0911">
        <w:rPr>
          <w:color w:val="000000" w:themeColor="text1"/>
          <w:lang w:val="en-US"/>
        </w:rPr>
        <w:t>protomllm</w:t>
      </w:r>
      <w:r w:rsidR="00DA0911" w:rsidRPr="00DA0911">
        <w:rPr>
          <w:color w:val="000000" w:themeColor="text1"/>
        </w:rPr>
        <w:t>_</w:t>
      </w:r>
      <w:r w:rsidR="00DA0911">
        <w:rPr>
          <w:color w:val="000000" w:themeColor="text1"/>
          <w:lang w:val="en-US"/>
        </w:rPr>
        <w:t>tool</w:t>
      </w:r>
      <w:r w:rsidR="00DA0911">
        <w:rPr>
          <w:color w:val="000000" w:themeColor="text1"/>
        </w:rPr>
        <w:t xml:space="preserve"> – вспомогательные компоненты, которые запускаются отдельно на расчетном сервере).</w:t>
      </w:r>
      <w:r w:rsidRPr="0E86A365">
        <w:rPr>
          <w:color w:val="000000" w:themeColor="text1"/>
        </w:rPr>
        <w:t xml:space="preserve"> На рисунк</w:t>
      </w:r>
      <w:r w:rsidR="00056B3E">
        <w:rPr>
          <w:color w:val="000000" w:themeColor="text1"/>
        </w:rPr>
        <w:t>ах</w:t>
      </w:r>
      <w:r w:rsidRPr="0E86A365">
        <w:rPr>
          <w:color w:val="000000" w:themeColor="text1"/>
        </w:rPr>
        <w:t xml:space="preserve"> </w:t>
      </w:r>
      <w:r w:rsidR="00056B3E">
        <w:rPr>
          <w:color w:val="000000" w:themeColor="text1"/>
        </w:rPr>
        <w:t>3</w:t>
      </w:r>
      <w:r w:rsidRPr="0E86A365">
        <w:rPr>
          <w:color w:val="000000" w:themeColor="text1"/>
        </w:rPr>
        <w:t xml:space="preserve">.5.2 </w:t>
      </w:r>
      <w:r w:rsidR="00056B3E">
        <w:rPr>
          <w:color w:val="000000" w:themeColor="text1"/>
        </w:rPr>
        <w:t xml:space="preserve">и 3.5.3 </w:t>
      </w:r>
      <w:r w:rsidRPr="0E86A365">
        <w:rPr>
          <w:color w:val="000000" w:themeColor="text1"/>
        </w:rPr>
        <w:t>приведен</w:t>
      </w:r>
      <w:r w:rsidR="00056B3E">
        <w:rPr>
          <w:color w:val="000000" w:themeColor="text1"/>
        </w:rPr>
        <w:t>ы</w:t>
      </w:r>
      <w:r w:rsidRPr="0E86A365">
        <w:rPr>
          <w:color w:val="000000" w:themeColor="text1"/>
        </w:rPr>
        <w:t xml:space="preserve"> диаграмма классов</w:t>
      </w:r>
      <w:r w:rsidR="00056B3E">
        <w:rPr>
          <w:color w:val="000000" w:themeColor="text1"/>
        </w:rPr>
        <w:t xml:space="preserve"> </w:t>
      </w:r>
      <w:r w:rsidR="00056B3E">
        <w:rPr>
          <w:color w:val="000000" w:themeColor="text1"/>
          <w:lang w:val="en-US"/>
        </w:rPr>
        <w:t>protollm</w:t>
      </w:r>
      <w:r w:rsidR="00056B3E">
        <w:rPr>
          <w:color w:val="000000" w:themeColor="text1"/>
        </w:rPr>
        <w:t xml:space="preserve"> и </w:t>
      </w:r>
      <w:r w:rsidR="00056B3E">
        <w:rPr>
          <w:color w:val="000000" w:themeColor="text1"/>
          <w:lang w:val="en-US"/>
        </w:rPr>
        <w:t>protomllm</w:t>
      </w:r>
      <w:r w:rsidR="00056B3E" w:rsidRPr="00DA0911">
        <w:rPr>
          <w:color w:val="000000" w:themeColor="text1"/>
        </w:rPr>
        <w:t>_</w:t>
      </w:r>
      <w:r w:rsidR="00056B3E">
        <w:rPr>
          <w:color w:val="000000" w:themeColor="text1"/>
          <w:lang w:val="en-US"/>
        </w:rPr>
        <w:t>tool</w:t>
      </w:r>
      <w:r w:rsidRPr="0E86A365">
        <w:rPr>
          <w:color w:val="000000" w:themeColor="text1"/>
        </w:rPr>
        <w:t>.</w:t>
      </w:r>
    </w:p>
    <w:p w14:paraId="3FA39585" w14:textId="15C560C5" w:rsidR="007D3798" w:rsidRDefault="00BE6173" w:rsidP="00B93F17">
      <w:pPr>
        <w:pStyle w:val="NormalWeb"/>
        <w:spacing w:before="0" w:beforeAutospacing="0" w:after="0" w:afterAutospacing="0" w:line="360" w:lineRule="auto"/>
        <w:jc w:val="center"/>
      </w:pPr>
      <w:r>
        <w:rPr>
          <w:noProof/>
        </w:rPr>
        <w:drawing>
          <wp:inline distT="0" distB="0" distL="0" distR="0" wp14:anchorId="6B746CEC" wp14:editId="78B8138E">
            <wp:extent cx="5069001" cy="3907766"/>
            <wp:effectExtent l="0" t="0" r="0" b="0"/>
            <wp:docPr id="592575846" name="Рисунок 2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75846" name="Рисунок 23" descr="Изображение выглядит как текст, снимок экрана, Шрифт&#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8374" cy="3914992"/>
                    </a:xfrm>
                    <a:prstGeom prst="rect">
                      <a:avLst/>
                    </a:prstGeom>
                    <a:noFill/>
                    <a:ln>
                      <a:noFill/>
                    </a:ln>
                  </pic:spPr>
                </pic:pic>
              </a:graphicData>
            </a:graphic>
          </wp:inline>
        </w:drawing>
      </w:r>
    </w:p>
    <w:p w14:paraId="01ABE124" w14:textId="45CA6C72" w:rsidR="007D3798" w:rsidRDefault="007D3798" w:rsidP="00B93F17">
      <w:pPr>
        <w:pStyle w:val="NormalWeb"/>
        <w:spacing w:before="0" w:beforeAutospacing="0" w:after="0" w:afterAutospacing="0" w:line="360" w:lineRule="auto"/>
        <w:jc w:val="center"/>
        <w:rPr>
          <w:color w:val="000000" w:themeColor="text1"/>
        </w:rPr>
      </w:pPr>
      <w:r w:rsidRPr="415E7146">
        <w:rPr>
          <w:color w:val="000000" w:themeColor="text1"/>
        </w:rPr>
        <w:t xml:space="preserve">Рисунок </w:t>
      </w:r>
      <w:r>
        <w:rPr>
          <w:color w:val="000000" w:themeColor="text1"/>
        </w:rPr>
        <w:t>3</w:t>
      </w:r>
      <w:r w:rsidRPr="415E7146">
        <w:rPr>
          <w:color w:val="000000" w:themeColor="text1"/>
        </w:rPr>
        <w:t>.</w:t>
      </w:r>
      <w:r w:rsidR="3A9C702A" w:rsidRPr="415E7146">
        <w:rPr>
          <w:color w:val="000000" w:themeColor="text1"/>
        </w:rPr>
        <w:t>5.1</w:t>
      </w:r>
      <w:r w:rsidRPr="415E7146">
        <w:rPr>
          <w:color w:val="000000" w:themeColor="text1"/>
        </w:rPr>
        <w:t xml:space="preserve"> – Структура программного комплекса ProtoLLM</w:t>
      </w:r>
    </w:p>
    <w:p w14:paraId="209FE910" w14:textId="77777777" w:rsidR="00413408" w:rsidRDefault="00413408">
      <w:pPr>
        <w:spacing w:after="160" w:line="259" w:lineRule="auto"/>
        <w:rPr>
          <w:rFonts w:ascii="Times New Roman" w:eastAsia="Times New Roman" w:hAnsi="Times New Roman" w:cs="Times New Roman"/>
          <w:color w:val="000000" w:themeColor="text1"/>
          <w:lang w:eastAsia="ru-RU"/>
        </w:rPr>
      </w:pPr>
      <w:r>
        <w:rPr>
          <w:color w:val="000000" w:themeColor="text1"/>
        </w:rPr>
        <w:br w:type="page"/>
      </w:r>
    </w:p>
    <w:p w14:paraId="4924704A" w14:textId="70135488" w:rsidR="7B69A86D" w:rsidRDefault="7B69A86D" w:rsidP="7B69A86D">
      <w:pPr>
        <w:pStyle w:val="NormalWeb"/>
        <w:spacing w:before="0" w:beforeAutospacing="0" w:after="0" w:afterAutospacing="0" w:line="360" w:lineRule="auto"/>
        <w:jc w:val="center"/>
        <w:rPr>
          <w:color w:val="000000" w:themeColor="text1"/>
        </w:rPr>
      </w:pPr>
    </w:p>
    <w:p w14:paraId="7271389C" w14:textId="5917E361" w:rsidR="0013691E" w:rsidRDefault="00056B3E" w:rsidP="415E7146">
      <w:pPr>
        <w:pStyle w:val="NormalWeb"/>
        <w:spacing w:before="0" w:beforeAutospacing="0" w:after="0" w:afterAutospacing="0" w:line="360" w:lineRule="auto"/>
        <w:jc w:val="center"/>
        <w:rPr>
          <w:color w:val="000000" w:themeColor="text1"/>
          <w:lang w:val="en-US"/>
        </w:rPr>
      </w:pPr>
      <w:r>
        <w:rPr>
          <w:noProof/>
        </w:rPr>
        <w:drawing>
          <wp:inline distT="0" distB="0" distL="0" distR="0" wp14:anchorId="1978D306" wp14:editId="7C5669B8">
            <wp:extent cx="8327571" cy="5345211"/>
            <wp:effectExtent l="5397" t="0" r="2858" b="2857"/>
            <wp:docPr id="439480367" name="Рисунок 24"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80367" name="Рисунок 24" descr="Изображение выглядит как текст, снимок экрана, Шрифт, число&#10;&#10;Автоматически созданное описание"/>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87"/>
                    <a:stretch/>
                  </pic:blipFill>
                  <pic:spPr bwMode="auto">
                    <a:xfrm rot="5400000">
                      <a:off x="0" y="0"/>
                      <a:ext cx="8333841" cy="5349235"/>
                    </a:xfrm>
                    <a:prstGeom prst="rect">
                      <a:avLst/>
                    </a:prstGeom>
                    <a:noFill/>
                    <a:ln>
                      <a:noFill/>
                    </a:ln>
                    <a:extLst>
                      <a:ext uri="{53640926-AAD7-44D8-BBD7-CCE9431645EC}">
                        <a14:shadowObscured xmlns:a14="http://schemas.microsoft.com/office/drawing/2010/main"/>
                      </a:ext>
                    </a:extLst>
                  </pic:spPr>
                </pic:pic>
              </a:graphicData>
            </a:graphic>
          </wp:inline>
        </w:drawing>
      </w:r>
    </w:p>
    <w:p w14:paraId="57E4988E" w14:textId="16DC2CFD" w:rsidR="004F48A2" w:rsidRPr="004F48A2" w:rsidRDefault="004F48A2" w:rsidP="004F48A2">
      <w:pPr>
        <w:pStyle w:val="NormalWeb"/>
        <w:spacing w:before="0" w:beforeAutospacing="0" w:after="0" w:afterAutospacing="0" w:line="360" w:lineRule="auto"/>
        <w:jc w:val="center"/>
        <w:rPr>
          <w:color w:val="000000" w:themeColor="text1"/>
        </w:rPr>
      </w:pPr>
      <w:r>
        <w:t xml:space="preserve">Рисунок </w:t>
      </w:r>
      <w:r w:rsidR="00056B3E">
        <w:t>3</w:t>
      </w:r>
      <w:r>
        <w:t>.5.</w:t>
      </w:r>
      <w:r w:rsidR="00056B3E">
        <w:t>2</w:t>
      </w:r>
      <w:r>
        <w:t xml:space="preserve"> </w:t>
      </w:r>
      <w:r w:rsidRPr="415E7146">
        <w:rPr>
          <w:color w:val="000000" w:themeColor="text1"/>
        </w:rPr>
        <w:t>– Диаграмм</w:t>
      </w:r>
      <w:r>
        <w:rPr>
          <w:color w:val="000000" w:themeColor="text1"/>
        </w:rPr>
        <w:t>а</w:t>
      </w:r>
      <w:r w:rsidRPr="415E7146">
        <w:rPr>
          <w:color w:val="000000" w:themeColor="text1"/>
        </w:rPr>
        <w:t xml:space="preserve"> классов</w:t>
      </w:r>
      <w:r w:rsidRPr="004F48A2">
        <w:rPr>
          <w:color w:val="000000" w:themeColor="text1"/>
        </w:rPr>
        <w:t xml:space="preserve"> </w:t>
      </w:r>
      <w:r>
        <w:rPr>
          <w:color w:val="000000" w:themeColor="text1"/>
        </w:rPr>
        <w:t>ядра</w:t>
      </w:r>
      <w:r w:rsidRPr="415E7146">
        <w:rPr>
          <w:color w:val="000000" w:themeColor="text1"/>
        </w:rPr>
        <w:t xml:space="preserve"> </w:t>
      </w:r>
      <w:r>
        <w:rPr>
          <w:color w:val="000000" w:themeColor="text1"/>
          <w:lang w:val="en-US"/>
        </w:rPr>
        <w:t>protollm</w:t>
      </w:r>
    </w:p>
    <w:p w14:paraId="0E0B05A7" w14:textId="77777777" w:rsidR="004F48A2" w:rsidRPr="004F48A2" w:rsidRDefault="004F48A2" w:rsidP="415E7146">
      <w:pPr>
        <w:pStyle w:val="NormalWeb"/>
        <w:spacing w:before="0" w:beforeAutospacing="0" w:after="0" w:afterAutospacing="0" w:line="360" w:lineRule="auto"/>
        <w:jc w:val="center"/>
        <w:rPr>
          <w:color w:val="000000" w:themeColor="text1"/>
        </w:rPr>
      </w:pPr>
    </w:p>
    <w:p w14:paraId="20DBCDA0" w14:textId="4AF5965A" w:rsidR="00D333D8" w:rsidRDefault="00D333D8" w:rsidP="415E7146">
      <w:pPr>
        <w:pStyle w:val="NormalWeb"/>
        <w:spacing w:before="0" w:beforeAutospacing="0" w:after="0" w:afterAutospacing="0" w:line="360" w:lineRule="auto"/>
        <w:jc w:val="center"/>
        <w:rPr>
          <w:color w:val="000000" w:themeColor="text1"/>
        </w:rPr>
      </w:pPr>
      <w:r w:rsidRPr="00D333D8">
        <w:rPr>
          <w:noProof/>
          <w:color w:val="000000" w:themeColor="text1"/>
        </w:rPr>
        <w:drawing>
          <wp:inline distT="0" distB="0" distL="0" distR="0" wp14:anchorId="4A95D090" wp14:editId="322A1F21">
            <wp:extent cx="7993080" cy="5983740"/>
            <wp:effectExtent l="0" t="5080" r="3175" b="3175"/>
            <wp:docPr id="1987129120" name="Рисунок 1" descr="Изображение выглядит как текст, снимок экрана, че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9120" name="Рисунок 1" descr="Изображение выглядит как текст, снимок экрана, чек, Параллельный&#10;&#10;Автоматически созданное описание"/>
                    <pic:cNvPicPr/>
                  </pic:nvPicPr>
                  <pic:blipFill>
                    <a:blip r:embed="rId22"/>
                    <a:stretch>
                      <a:fillRect/>
                    </a:stretch>
                  </pic:blipFill>
                  <pic:spPr>
                    <a:xfrm rot="5400000">
                      <a:off x="0" y="0"/>
                      <a:ext cx="8010509" cy="5996787"/>
                    </a:xfrm>
                    <a:prstGeom prst="rect">
                      <a:avLst/>
                    </a:prstGeom>
                  </pic:spPr>
                </pic:pic>
              </a:graphicData>
            </a:graphic>
          </wp:inline>
        </w:drawing>
      </w:r>
    </w:p>
    <w:p w14:paraId="3C0B8EC2" w14:textId="563A54EB" w:rsidR="2DB401B4" w:rsidRDefault="2DB401B4" w:rsidP="415E7146">
      <w:pPr>
        <w:pStyle w:val="NormalWeb"/>
        <w:spacing w:before="0" w:beforeAutospacing="0" w:after="0" w:afterAutospacing="0" w:line="360" w:lineRule="auto"/>
        <w:jc w:val="center"/>
        <w:rPr>
          <w:color w:val="000000" w:themeColor="text1"/>
        </w:rPr>
      </w:pPr>
      <w:r>
        <w:t xml:space="preserve">Рисунок </w:t>
      </w:r>
      <w:r w:rsidR="00056B3E">
        <w:t>3</w:t>
      </w:r>
      <w:r>
        <w:t>.5.</w:t>
      </w:r>
      <w:r w:rsidR="004F48A2">
        <w:t>3</w:t>
      </w:r>
      <w:r>
        <w:t xml:space="preserve"> </w:t>
      </w:r>
      <w:r w:rsidRPr="415E7146">
        <w:rPr>
          <w:color w:val="000000" w:themeColor="text1"/>
        </w:rPr>
        <w:t xml:space="preserve">– Диаграмма классов </w:t>
      </w:r>
      <w:r w:rsidR="004F48A2">
        <w:rPr>
          <w:color w:val="000000" w:themeColor="text1"/>
          <w:lang w:val="en-US"/>
        </w:rPr>
        <w:t>protollm</w:t>
      </w:r>
      <w:r w:rsidR="004F48A2" w:rsidRPr="004F48A2">
        <w:rPr>
          <w:color w:val="000000" w:themeColor="text1"/>
        </w:rPr>
        <w:t>_</w:t>
      </w:r>
      <w:r w:rsidR="004F48A2">
        <w:rPr>
          <w:color w:val="000000" w:themeColor="text1"/>
          <w:lang w:val="en-US"/>
        </w:rPr>
        <w:t>tools</w:t>
      </w:r>
    </w:p>
    <w:p w14:paraId="635E66EC" w14:textId="77777777" w:rsidR="00D333D8" w:rsidRDefault="00D333D8" w:rsidP="415E7146">
      <w:pPr>
        <w:pStyle w:val="NormalWeb"/>
        <w:spacing w:before="0" w:beforeAutospacing="0" w:after="0" w:afterAutospacing="0" w:line="360" w:lineRule="auto"/>
        <w:jc w:val="center"/>
        <w:rPr>
          <w:color w:val="000000" w:themeColor="text1"/>
        </w:rPr>
      </w:pPr>
    </w:p>
    <w:p w14:paraId="68AACE19" w14:textId="02D2E450" w:rsidR="00703097" w:rsidRPr="00703097" w:rsidRDefault="00DC48B2" w:rsidP="00703097">
      <w:pPr>
        <w:pStyle w:val="a3"/>
      </w:pPr>
      <w:r>
        <w:t>Фреймворк</w:t>
      </w:r>
      <w:r w:rsidR="00703097" w:rsidRPr="00703097">
        <w:t xml:space="preserve"> состоит из следующих компонентов:</w:t>
      </w:r>
    </w:p>
    <w:p w14:paraId="7BB17729" w14:textId="479143F3" w:rsidR="00703097" w:rsidRPr="00703097" w:rsidRDefault="00703097" w:rsidP="00703097">
      <w:pPr>
        <w:pStyle w:val="a3"/>
      </w:pPr>
      <w:r w:rsidRPr="00703097">
        <w:t>1) компонент упрощения и ускорения прототипирования систем с БЯМ на основе RAG;</w:t>
      </w:r>
    </w:p>
    <w:p w14:paraId="6235572E" w14:textId="2AE89247" w:rsidR="00703097" w:rsidRPr="00703097" w:rsidRDefault="00703097" w:rsidP="00703097">
      <w:pPr>
        <w:pStyle w:val="a3"/>
      </w:pPr>
      <w:r w:rsidRPr="00703097">
        <w:t>2) компонент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p>
    <w:p w14:paraId="335E6025" w14:textId="37406ED5" w:rsidR="00703097" w:rsidRPr="00703097" w:rsidRDefault="00703097" w:rsidP="00703097">
      <w:pPr>
        <w:pStyle w:val="a3"/>
      </w:pPr>
      <w:r w:rsidRPr="00703097">
        <w:t>3) компонент   повышения эффективности БЯМ за счет использования ансамблей моделей и мультиагентных технологий;</w:t>
      </w:r>
    </w:p>
    <w:p w14:paraId="469B3C84" w14:textId="220BA05B" w:rsidR="00703097" w:rsidRPr="00703097" w:rsidRDefault="00703097" w:rsidP="00703097">
      <w:pPr>
        <w:pStyle w:val="a3"/>
      </w:pPr>
      <w:r w:rsidRPr="00703097">
        <w:t>4) компонент  создания сложных синтетических примеров для дообучения БЯМ.</w:t>
      </w:r>
    </w:p>
    <w:p w14:paraId="3949955C" w14:textId="1B4B7379" w:rsidR="15CC7D0C" w:rsidRDefault="15CC7D0C" w:rsidP="415E7146">
      <w:pPr>
        <w:pStyle w:val="a3"/>
      </w:pPr>
      <w:r>
        <w:t xml:space="preserve">5) </w:t>
      </w:r>
      <w:r w:rsidR="00DC48B2">
        <w:t>вспомогательные компоненты для разработки серверной части приложений на основе БЯМ</w:t>
      </w:r>
      <w:r>
        <w:t>.</w:t>
      </w:r>
    </w:p>
    <w:p w14:paraId="4C6D5BF5" w14:textId="6FE0980A" w:rsidR="00703097" w:rsidRPr="00703097" w:rsidRDefault="00703097" w:rsidP="00703097">
      <w:pPr>
        <w:pStyle w:val="a3"/>
      </w:pPr>
      <w:r w:rsidRPr="00703097">
        <w:t>Компонент для автоматизированного подключения внешних сервисов, приложений, и моделей в виде плагинов основан на алгоритме 2.1 обеспечивает взаимодействие БЯМ с внешними инструментами, а также выбор типа БЯМ и инфраструктуры для ее выполнения. Компонент для работы с RAG, основанный на алгоритме 2.2, обеспечивает упрощение и повышение эффективности работы с внешними источниками данных.  Компонент повышения эффективности БЯМ за счет использования ансамблей моделей и мультиагентных технологий основан на алгоритме 2.3 и обеспечивает интеллектуальное взаимодействие моделей между собой. Финальным этапом использования фреймворка является создание приложения на основе БЯМ для решения конкретной предметной задачи.</w:t>
      </w:r>
    </w:p>
    <w:p w14:paraId="1A6DB533" w14:textId="77777777" w:rsidR="00703097" w:rsidRPr="00703097" w:rsidRDefault="00703097" w:rsidP="00B955B3">
      <w:pPr>
        <w:pStyle w:val="a3"/>
        <w:numPr>
          <w:ilvl w:val="0"/>
          <w:numId w:val="19"/>
        </w:numPr>
      </w:pPr>
      <w:r w:rsidRPr="00703097">
        <w:t>Компонент для работы с плагинами</w:t>
      </w:r>
    </w:p>
    <w:p w14:paraId="7DCD2E47" w14:textId="77777777" w:rsidR="00703097" w:rsidRPr="00703097" w:rsidRDefault="00703097" w:rsidP="00703097">
      <w:pPr>
        <w:pStyle w:val="a3"/>
      </w:pPr>
      <w:r w:rsidRPr="00703097">
        <w:t>Этот компонент реализуется как гибкая система расширений, позволяющая легко интегрировать новые функциональности в фреймворк. Реализуется стандартизированный интерфейс для подключения плагинов, обеспечивающий единообразие и простоту создания новых расширений. API для взаимодействия плагинов с основным фреймворком предоставляет контролируемый доступ к ключевым функциям. Система версионирования плагинов позволяет поддерживать обратную совместимость и управлять обновлениями.</w:t>
      </w:r>
    </w:p>
    <w:p w14:paraId="4375684F" w14:textId="77777777" w:rsidR="00703097" w:rsidRPr="00703097" w:rsidRDefault="00703097" w:rsidP="00B955B3">
      <w:pPr>
        <w:pStyle w:val="a3"/>
        <w:numPr>
          <w:ilvl w:val="0"/>
          <w:numId w:val="20"/>
        </w:numPr>
      </w:pPr>
      <w:r w:rsidRPr="00703097">
        <w:t>Компонент для работы с RAG</w:t>
      </w:r>
    </w:p>
    <w:p w14:paraId="0A2F64C3" w14:textId="77777777" w:rsidR="00703097" w:rsidRPr="00703097" w:rsidRDefault="00703097" w:rsidP="00703097">
      <w:pPr>
        <w:pStyle w:val="a3"/>
      </w:pPr>
      <w:r w:rsidRPr="00703097">
        <w:t>Данный компонент фокусируется на быстром разворачивании и настройке RAG-систем на основе библиотеки шаблонов. Ключевой особенностью является возможность настройки системы индексирования и векторизации документов, которая преобразует текстовые данные в числовые векторы для быстрого семантического поиска. Реализуются современные алгоритмы семантического поиска для нахождения наиболее релевантных фрагментов информации. Важную роль играют механизмы ранжирования и фильтрации результатов, обеспечивающие выбор наиболее подходящей информации. Компонент интегрируется с различными типами хранилищ данных, включая векторные и традиционные БД, обеспечивая гибкость в выборе источников информации. Для оптимизации производительности реализуется система кэширования часто запрашиваемой информации. Адаптивные стратегии извлечения информации позволяют динамически корректировать процесс поиска в зависимости от контекста и специфики задачи.</w:t>
      </w:r>
    </w:p>
    <w:p w14:paraId="2BD9F047" w14:textId="79E8E4FD" w:rsidR="3ED201D8" w:rsidRDefault="3ED201D8" w:rsidP="1F006AD0">
      <w:pPr>
        <w:pStyle w:val="a3"/>
        <w:numPr>
          <w:ilvl w:val="0"/>
          <w:numId w:val="21"/>
        </w:numPr>
        <w:rPr>
          <w:rFonts w:eastAsia="Times New Roman"/>
          <w:color w:val="000000" w:themeColor="text1"/>
        </w:rPr>
      </w:pPr>
      <w:r w:rsidRPr="5E91EF88">
        <w:rPr>
          <w:rFonts w:eastAsia="Times New Roman"/>
          <w:color w:val="000000" w:themeColor="text1"/>
        </w:rPr>
        <w:t>Компонент повышения эффективности БЯМ за счет использования ансамблей моделей и мультиагентных технологий</w:t>
      </w:r>
    </w:p>
    <w:p w14:paraId="30BC6F8F" w14:textId="540DD392" w:rsidR="3ED201D8" w:rsidRDefault="3ED201D8" w:rsidP="1F006AD0">
      <w:pPr>
        <w:pStyle w:val="a3"/>
        <w:rPr>
          <w:rFonts w:eastAsia="Times New Roman"/>
        </w:rPr>
      </w:pPr>
      <w:r>
        <w:t>Этот компонент обеспечивает создание и управление сложными системами, состоящими из множества взаимодействующих агентов на основе БЯМ и иных приложений. Компонент реализует функциональность для управления мультиагентными системами, позволяя автоматизировать внедрение агентов в систему, настройку агентов, а также взаимодействие агентов в составе системы. Компонент организует выполнение задач через создание настраиваемых пайплайнов и предоставляет возможности к централизованному управлению доступными в системе ресурсами (модели, в том числе, БЯМ, внешние сервисы, БД). Оптимизация работы с агентами достигается как за счет</w:t>
      </w:r>
      <w:r w:rsidR="37C0FCAC">
        <w:t xml:space="preserve"> </w:t>
      </w:r>
      <w:r w:rsidR="29C4261B">
        <w:t xml:space="preserve">ансамблирования агентов средствами </w:t>
      </w:r>
      <w:r w:rsidR="145993E4">
        <w:t>ансамбль</w:t>
      </w:r>
      <w:r w:rsidR="29C4261B">
        <w:t xml:space="preserve"> агента и</w:t>
      </w:r>
      <w:r>
        <w:t xml:space="preserve"> маршрутизации вызовов агентов посредством агента роутера, так и благодаря эффективному использованию общего пула заданных ресурсов. </w:t>
      </w:r>
      <w:r w:rsidR="152E332F">
        <w:t>Пример диаграммы последовательности</w:t>
      </w:r>
      <w:r w:rsidR="0E1861C2">
        <w:t xml:space="preserve"> для запросов к отдельному агенту представлен на Рисунке 3.5.4, пример</w:t>
      </w:r>
      <w:r w:rsidR="152E332F">
        <w:t xml:space="preserve"> маршрутизации запросов пользователя агентом роутером представлен на Рисунке 3.5.</w:t>
      </w:r>
      <w:r w:rsidR="131A23D7">
        <w:t>5</w:t>
      </w:r>
      <w:r w:rsidR="152E332F">
        <w:t xml:space="preserve">. </w:t>
      </w:r>
      <w:r>
        <w:t>Компонент также предоставляет возможность для конфигурирования и запуска API-сервиса, через который доступны REST и Websocket эндпойнты для просмотра и вызова агентов. Функциональность SDK компоненты может быть использована отдельно в целях интеграции агентов, агента-роутера и ансамблевого агента в существующие или разрабатываемые системы мультиагентных решений.</w:t>
      </w:r>
      <w:r w:rsidRPr="1F006AD0">
        <w:t xml:space="preserve"> </w:t>
      </w:r>
    </w:p>
    <w:p w14:paraId="4B24E42E" w14:textId="3D5CBDDA" w:rsidR="06447C7E" w:rsidRDefault="06447C7E" w:rsidP="7C4026F2">
      <w:pPr>
        <w:pStyle w:val="a3"/>
        <w:ind w:firstLine="0"/>
        <w:jc w:val="center"/>
      </w:pPr>
      <w:r>
        <w:rPr>
          <w:noProof/>
        </w:rPr>
        <w:drawing>
          <wp:inline distT="0" distB="0" distL="0" distR="0" wp14:anchorId="653B057A" wp14:editId="55A0B704">
            <wp:extent cx="2773566" cy="2955518"/>
            <wp:effectExtent l="0" t="0" r="0" b="0"/>
            <wp:docPr id="1150659153" name="Picture 115065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773566" cy="2955518"/>
                    </a:xfrm>
                    <a:prstGeom prst="rect">
                      <a:avLst/>
                    </a:prstGeom>
                  </pic:spPr>
                </pic:pic>
              </a:graphicData>
            </a:graphic>
          </wp:inline>
        </w:drawing>
      </w:r>
    </w:p>
    <w:p w14:paraId="63400100" w14:textId="26B8B4AF" w:rsidR="291B3D42" w:rsidRPr="008957C4" w:rsidRDefault="291B3D42" w:rsidP="27C1C2EA">
      <w:pPr>
        <w:pStyle w:val="NormalWeb"/>
        <w:spacing w:before="0" w:beforeAutospacing="0" w:after="0" w:afterAutospacing="0" w:line="360" w:lineRule="auto"/>
        <w:jc w:val="center"/>
        <w:rPr>
          <w:color w:val="000000" w:themeColor="text1"/>
        </w:rPr>
      </w:pPr>
      <w:r>
        <w:t xml:space="preserve">Рисунок 3.5.4 </w:t>
      </w:r>
      <w:r w:rsidRPr="27C1C2EA">
        <w:rPr>
          <w:color w:val="000000" w:themeColor="text1"/>
        </w:rPr>
        <w:t>– UML Диаграмма последовательности обработки запросов пользователя отдельным агентом</w:t>
      </w:r>
    </w:p>
    <w:p w14:paraId="3610D67E" w14:textId="752D0D28" w:rsidR="27C1C2EA" w:rsidRDefault="27C1C2EA" w:rsidP="27C1C2EA">
      <w:pPr>
        <w:pStyle w:val="a3"/>
        <w:ind w:firstLine="0"/>
      </w:pPr>
    </w:p>
    <w:p w14:paraId="237AF717" w14:textId="73A82CB3" w:rsidR="3F44C79A" w:rsidRDefault="75E41C3D" w:rsidP="7C4026F2">
      <w:pPr>
        <w:pStyle w:val="a3"/>
        <w:ind w:firstLine="0"/>
        <w:jc w:val="center"/>
      </w:pPr>
      <w:r>
        <w:rPr>
          <w:noProof/>
        </w:rPr>
        <w:drawing>
          <wp:inline distT="0" distB="0" distL="0" distR="0" wp14:anchorId="1F51275E" wp14:editId="4BBF63CF">
            <wp:extent cx="2809274" cy="3625924"/>
            <wp:effectExtent l="0" t="0" r="0" b="0"/>
            <wp:docPr id="1768025446" name="Picture 176802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09274" cy="3625924"/>
                    </a:xfrm>
                    <a:prstGeom prst="rect">
                      <a:avLst/>
                    </a:prstGeom>
                  </pic:spPr>
                </pic:pic>
              </a:graphicData>
            </a:graphic>
          </wp:inline>
        </w:drawing>
      </w:r>
    </w:p>
    <w:p w14:paraId="1A3F913F" w14:textId="26F73AA7" w:rsidR="75E41C3D" w:rsidRPr="008957C4" w:rsidRDefault="75E41C3D" w:rsidP="27C1C2EA">
      <w:pPr>
        <w:pStyle w:val="NormalWeb"/>
        <w:spacing w:before="0" w:beforeAutospacing="0" w:after="0" w:afterAutospacing="0" w:line="360" w:lineRule="auto"/>
        <w:jc w:val="center"/>
        <w:rPr>
          <w:color w:val="000000" w:themeColor="text1"/>
        </w:rPr>
      </w:pPr>
      <w:r>
        <w:t>Рисунок 3.5.</w:t>
      </w:r>
      <w:r w:rsidR="78CCDB9F">
        <w:t>5</w:t>
      </w:r>
      <w:r>
        <w:t xml:space="preserve"> </w:t>
      </w:r>
      <w:r w:rsidRPr="27C1C2EA">
        <w:rPr>
          <w:color w:val="000000" w:themeColor="text1"/>
        </w:rPr>
        <w:t>– UML Диаграмма последовательности обработки запросов пользователя аген</w:t>
      </w:r>
      <w:r w:rsidR="565B3198" w:rsidRPr="27C1C2EA">
        <w:rPr>
          <w:color w:val="000000" w:themeColor="text1"/>
        </w:rPr>
        <w:t>т</w:t>
      </w:r>
      <w:r w:rsidRPr="27C1C2EA">
        <w:rPr>
          <w:color w:val="000000" w:themeColor="text1"/>
        </w:rPr>
        <w:t>ом</w:t>
      </w:r>
      <w:r w:rsidR="58BCE1C8" w:rsidRPr="27C1C2EA">
        <w:rPr>
          <w:color w:val="000000" w:themeColor="text1"/>
        </w:rPr>
        <w:t>-</w:t>
      </w:r>
      <w:r w:rsidRPr="27C1C2EA">
        <w:rPr>
          <w:color w:val="000000" w:themeColor="text1"/>
        </w:rPr>
        <w:t>роутером</w:t>
      </w:r>
    </w:p>
    <w:p w14:paraId="51463B44" w14:textId="6CD1EE6B" w:rsidR="3F44C79A" w:rsidRDefault="3F44C79A" w:rsidP="3F44C79A">
      <w:pPr>
        <w:pStyle w:val="a3"/>
      </w:pPr>
    </w:p>
    <w:p w14:paraId="0A51B0C5" w14:textId="77777777" w:rsidR="00703097" w:rsidRPr="00703097" w:rsidRDefault="00703097" w:rsidP="00B955B3">
      <w:pPr>
        <w:pStyle w:val="a3"/>
        <w:numPr>
          <w:ilvl w:val="0"/>
          <w:numId w:val="22"/>
        </w:numPr>
      </w:pPr>
      <w:r w:rsidRPr="00703097">
        <w:t>Компонент для работы с синтетическими данными</w:t>
      </w:r>
    </w:p>
    <w:p w14:paraId="7AF723F2" w14:textId="77777777" w:rsidR="00703097" w:rsidRPr="00703097" w:rsidRDefault="00703097" w:rsidP="00703097">
      <w:pPr>
        <w:pStyle w:val="a3"/>
      </w:pPr>
      <w:r w:rsidRPr="00703097">
        <w:t>Этот компонент играет ключевую роль в улучшении качества и разнообразия данных для обучения и тестирования БЯМ. Реализуются генераторы различных типов синтетических данных, способные создавать тексты, имитирующие реальные данные. Важной особенностью являются алгоритмы аугментации данных, которые позволяют расширять существующие наборы данных путем создания их модифицированных версий. Компонент включает механизмы валидации и оценки качества синтетических данных, обеспечивающие их соответствие требованиям и реалистичность. Интеграция с системами машинного обучения позволяет автоматически генерировать данные, основываясь на текущих потребностях модели и выявленных паттернах. </w:t>
      </w:r>
    </w:p>
    <w:p w14:paraId="762AE576" w14:textId="1BC94F32" w:rsidR="00703097" w:rsidRPr="00703097" w:rsidRDefault="00703097" w:rsidP="00B955B3">
      <w:pPr>
        <w:pStyle w:val="a3"/>
        <w:numPr>
          <w:ilvl w:val="0"/>
          <w:numId w:val="23"/>
        </w:numPr>
      </w:pPr>
      <w:r w:rsidRPr="00703097">
        <w:t>Сервисны</w:t>
      </w:r>
      <w:r w:rsidR="00AE1C20">
        <w:t>е</w:t>
      </w:r>
      <w:r w:rsidRPr="00703097">
        <w:t xml:space="preserve"> </w:t>
      </w:r>
      <w:r w:rsidR="00AE1C20">
        <w:t>компоненты</w:t>
      </w:r>
      <w:r w:rsidRPr="00703097">
        <w:t xml:space="preserve"> для работы с моделями (</w:t>
      </w:r>
      <w:r w:rsidR="00AE1C20">
        <w:t>включая развернутые локальные модели</w:t>
      </w:r>
      <w:r w:rsidRPr="00703097">
        <w:t>)</w:t>
      </w:r>
      <w:r w:rsidR="00AE1C20">
        <w:t xml:space="preserve"> и реализации внешнего </w:t>
      </w:r>
      <w:r w:rsidR="00AE1C20">
        <w:rPr>
          <w:lang w:val="en-US"/>
        </w:rPr>
        <w:t>API</w:t>
      </w:r>
      <w:r w:rsidR="00AE1C20">
        <w:t xml:space="preserve"> для приложения.</w:t>
      </w:r>
    </w:p>
    <w:p w14:paraId="66B1C518" w14:textId="6AD1AFD1" w:rsidR="00703097" w:rsidRPr="00703097" w:rsidRDefault="00C20A3C" w:rsidP="00703097">
      <w:pPr>
        <w:pStyle w:val="a3"/>
      </w:pPr>
      <w:r>
        <w:t>Сервисные компоненты</w:t>
      </w:r>
      <w:r w:rsidR="00703097" w:rsidRPr="00703097">
        <w:t xml:space="preserve"> обеспечивает унифицированный доступ к различным языковым моделям, как внешним, так и локальным. Ключевой особенностью является единый интерфейс для работы с разными моделями, что упрощает интеграцию и замену моделей в приложениях. Для оптимизации работы с внешними API реализуется система кэширования и оптимизации запросов, снижающая нагрузку на внешние сервисы и улучшающая отзывчивость системы. Механизмы балансировки нагрузки позволяют эффективно распределять запросы между различными провайдерами API, обеспечивая высокую доступность и производительность.</w:t>
      </w:r>
      <w:r w:rsidR="003C4804">
        <w:t xml:space="preserve"> </w:t>
      </w:r>
      <w:r>
        <w:t>Эти компоненты развертываются отдельно (на сервере, где запущены модели)</w:t>
      </w:r>
      <w:r w:rsidR="002829F6">
        <w:t>.</w:t>
      </w:r>
    </w:p>
    <w:p w14:paraId="557BE7EF" w14:textId="77777777" w:rsidR="007D3798" w:rsidRPr="007D3798" w:rsidRDefault="007D3798" w:rsidP="00B93F17">
      <w:pPr>
        <w:pStyle w:val="a3"/>
      </w:pPr>
    </w:p>
    <w:p w14:paraId="7F13DE92" w14:textId="77777777" w:rsidR="00514D17" w:rsidRPr="00514D17" w:rsidRDefault="00514D17" w:rsidP="00B93F17">
      <w:pPr>
        <w:pStyle w:val="a3"/>
      </w:pPr>
    </w:p>
    <w:p w14:paraId="288C630D" w14:textId="77777777" w:rsidR="007E19D7" w:rsidRDefault="007E19D7" w:rsidP="00B93F17">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6B39D967" w14:textId="26FA0840" w:rsidR="00EA3007" w:rsidRPr="00996EC0" w:rsidRDefault="27A303BF" w:rsidP="00B93F17">
      <w:pPr>
        <w:pStyle w:val="Heading1"/>
        <w:rPr>
          <w:b w:val="0"/>
          <w:bCs/>
        </w:rPr>
      </w:pPr>
      <w:bookmarkStart w:id="53" w:name="_Toc185703855"/>
      <w:commentRangeStart w:id="54"/>
      <w:commentRangeStart w:id="55"/>
      <w:r w:rsidRPr="00996EC0">
        <w:rPr>
          <w:b w:val="0"/>
          <w:bCs/>
        </w:rPr>
        <w:t>ИСПОЛЬЗУЕМЫЕ ТЕХНИЧЕСКИЕ СРЕДСТВА</w:t>
      </w:r>
      <w:commentRangeEnd w:id="54"/>
      <w:r w:rsidR="00D43EAE">
        <w:rPr>
          <w:rStyle w:val="CommentReference"/>
        </w:rPr>
        <w:commentReference w:id="54"/>
      </w:r>
      <w:commentRangeEnd w:id="55"/>
      <w:r>
        <w:rPr>
          <w:rStyle w:val="CommentReference"/>
        </w:rPr>
        <w:commentReference w:id="55"/>
      </w:r>
      <w:bookmarkEnd w:id="53"/>
    </w:p>
    <w:p w14:paraId="08CA710A" w14:textId="5BFE395E" w:rsidR="00AC11F4" w:rsidRPr="00965324" w:rsidRDefault="00E87A86" w:rsidP="00E87A86">
      <w:pPr>
        <w:spacing w:line="360" w:lineRule="auto"/>
        <w:ind w:firstLine="709"/>
        <w:jc w:val="both"/>
        <w:rPr>
          <w:rFonts w:ascii="Times New Roman" w:eastAsia="Calibri" w:hAnsi="Times New Roman" w:cs="Times New Roman"/>
          <w:noProof/>
          <w:lang w:eastAsia="ru-RU"/>
        </w:rPr>
      </w:pPr>
      <w:r w:rsidRPr="00965324">
        <w:rPr>
          <w:rFonts w:ascii="Times New Roman" w:eastAsia="Calibri" w:hAnsi="Times New Roman" w:cs="Times New Roman"/>
          <w:noProof/>
          <w:lang w:eastAsia="ru-RU"/>
        </w:rPr>
        <w:t xml:space="preserve">Фреймворк </w:t>
      </w:r>
      <w:r w:rsidRPr="00965324">
        <w:rPr>
          <w:rFonts w:ascii="Times New Roman" w:eastAsia="Calibri" w:hAnsi="Times New Roman" w:cs="Times New Roman"/>
          <w:noProof/>
          <w:lang w:val="en-US" w:eastAsia="ru-RU"/>
        </w:rPr>
        <w:t>Proto</w:t>
      </w:r>
      <w:r w:rsidRPr="00965324">
        <w:rPr>
          <w:rFonts w:ascii="Times New Roman" w:eastAsia="Calibri" w:hAnsi="Times New Roman" w:cs="Times New Roman"/>
          <w:noProof/>
          <w:lang w:eastAsia="ru-RU"/>
        </w:rPr>
        <w:t>.</w:t>
      </w:r>
      <w:r w:rsidRPr="00965324">
        <w:rPr>
          <w:rFonts w:ascii="Times New Roman" w:eastAsia="Calibri" w:hAnsi="Times New Roman" w:cs="Times New Roman"/>
          <w:noProof/>
          <w:lang w:val="en-US" w:eastAsia="ru-RU"/>
        </w:rPr>
        <w:t>LLM</w:t>
      </w:r>
      <w:r w:rsidRPr="00965324">
        <w:rPr>
          <w:rFonts w:ascii="Times New Roman" w:eastAsia="Calibri" w:hAnsi="Times New Roman" w:cs="Times New Roman"/>
          <w:noProof/>
          <w:lang w:eastAsia="ru-RU"/>
        </w:rPr>
        <w:t xml:space="preserve"> разработан на языке Python </w:t>
      </w:r>
      <w:r w:rsidRPr="00965324">
        <w:rPr>
          <w:rFonts w:ascii="Times New Roman" w:eastAsiaTheme="minorEastAsia" w:hAnsi="Times New Roman" w:cs="Times New Roman"/>
          <w:lang w:eastAsia="ru-RU"/>
        </w:rPr>
        <w:t xml:space="preserve">3.10 и </w:t>
      </w:r>
      <w:r w:rsidR="14DFE343" w:rsidRPr="00965324">
        <w:rPr>
          <w:rFonts w:ascii="Times New Roman" w:eastAsiaTheme="minorEastAsia" w:hAnsi="Times New Roman" w:cs="Times New Roman"/>
          <w:noProof/>
          <w:lang w:eastAsia="ru-RU"/>
        </w:rPr>
        <w:t>используется</w:t>
      </w:r>
      <w:r w:rsidRPr="00965324">
        <w:rPr>
          <w:rFonts w:ascii="Times New Roman" w:eastAsiaTheme="minorEastAsia" w:hAnsi="Times New Roman" w:cs="Times New Roman"/>
          <w:lang w:eastAsia="ru-RU"/>
        </w:rPr>
        <w:t xml:space="preserve"> с применением среды разработки PyCharm </w:t>
      </w:r>
      <w:r w:rsidR="7E54F271" w:rsidRPr="00965324">
        <w:rPr>
          <w:rFonts w:ascii="Times New Roman" w:eastAsiaTheme="minorEastAsia" w:hAnsi="Times New Roman" w:cs="Times New Roman"/>
          <w:noProof/>
          <w:lang w:eastAsia="ru-RU"/>
        </w:rPr>
        <w:t>или аналогичной.</w:t>
      </w:r>
      <w:r w:rsidRPr="00965324">
        <w:rPr>
          <w:rFonts w:ascii="Times New Roman" w:eastAsiaTheme="minorEastAsia" w:hAnsi="Times New Roman" w:cs="Times New Roman"/>
          <w:lang w:eastAsia="ru-RU"/>
        </w:rPr>
        <w:t xml:space="preserve"> В таблице</w:t>
      </w:r>
      <w:r w:rsidR="00954D25" w:rsidRPr="00965324">
        <w:rPr>
          <w:rFonts w:ascii="Times New Roman" w:eastAsiaTheme="minorEastAsia" w:hAnsi="Times New Roman" w:cs="Times New Roman"/>
          <w:lang w:eastAsia="ru-RU"/>
        </w:rPr>
        <w:t xml:space="preserve"> 4.1</w:t>
      </w:r>
      <w:r w:rsidRPr="00965324">
        <w:rPr>
          <w:rFonts w:ascii="Times New Roman" w:eastAsiaTheme="minorEastAsia" w:hAnsi="Times New Roman" w:cs="Times New Roman"/>
          <w:lang w:eastAsia="ru-RU"/>
        </w:rPr>
        <w:t xml:space="preserve"> приведён перечень внешних библиотек и инструментов разработки, отладки и сопровождения, необходимых для его использования.</w:t>
      </w:r>
    </w:p>
    <w:p w14:paraId="3F76612C" w14:textId="7C5CE15E" w:rsidR="00954D25" w:rsidRPr="00894FAB" w:rsidRDefault="00954D25" w:rsidP="00954D25">
      <w:pPr>
        <w:pStyle w:val="af2"/>
      </w:pPr>
      <w:bookmarkStart w:id="56" w:name="_Ref121395379"/>
      <w:r w:rsidRPr="00894FAB">
        <w:t xml:space="preserve">Таблица </w:t>
      </w:r>
      <w:bookmarkEnd w:id="56"/>
      <w:r>
        <w:t>4.1</w:t>
      </w:r>
      <w:r w:rsidRPr="00894FAB">
        <w:t xml:space="preserve"> – Языки и технологии разработки</w:t>
      </w:r>
    </w:p>
    <w:tbl>
      <w:tblPr>
        <w:tblStyle w:val="TableGrid"/>
        <w:tblW w:w="5000" w:type="pct"/>
        <w:jc w:val="center"/>
        <w:tblLook w:val="04A0" w:firstRow="1" w:lastRow="0" w:firstColumn="1" w:lastColumn="0" w:noHBand="0" w:noVBand="1"/>
      </w:tblPr>
      <w:tblGrid>
        <w:gridCol w:w="4815"/>
        <w:gridCol w:w="4201"/>
      </w:tblGrid>
      <w:tr w:rsidR="00965324" w:rsidRPr="00965324" w14:paraId="57DA724B" w14:textId="77777777" w:rsidTr="00DA6785">
        <w:trPr>
          <w:cantSplit/>
          <w:jc w:val="center"/>
        </w:trPr>
        <w:tc>
          <w:tcPr>
            <w:cnfStyle w:val="001000000000" w:firstRow="0" w:lastRow="0" w:firstColumn="1" w:lastColumn="0" w:oddVBand="0" w:evenVBand="0" w:oddHBand="0" w:evenHBand="0" w:firstRowFirstColumn="0" w:firstRowLastColumn="0" w:lastRowFirstColumn="0" w:lastRowLastColumn="0"/>
            <w:tcW w:w="2670" w:type="pct"/>
          </w:tcPr>
          <w:p w14:paraId="3B7AB26C" w14:textId="77777777" w:rsidR="00954D25" w:rsidRPr="00965324" w:rsidRDefault="00954D25" w:rsidP="00DA6785">
            <w:pPr>
              <w:pStyle w:val="af4"/>
            </w:pPr>
            <w:r w:rsidRPr="00965324">
              <w:t>Внешние библиотеки</w:t>
            </w:r>
          </w:p>
        </w:tc>
        <w:tc>
          <w:tcPr>
            <w:tcW w:w="2330" w:type="pct"/>
          </w:tcPr>
          <w:p w14:paraId="6D1BA01D" w14:textId="77777777" w:rsidR="00954D25" w:rsidRPr="00965324" w:rsidRDefault="00954D25" w:rsidP="00DA6785">
            <w:pPr>
              <w:pStyle w:val="af4"/>
              <w:cnfStyle w:val="000000000000" w:firstRow="0" w:lastRow="0" w:firstColumn="0" w:lastColumn="0" w:oddVBand="0" w:evenVBand="0" w:oddHBand="0" w:evenHBand="0" w:firstRowFirstColumn="0" w:firstRowLastColumn="0" w:lastRowFirstColumn="0" w:lastRowLastColumn="0"/>
            </w:pPr>
            <w:r w:rsidRPr="00965324">
              <w:t>Вспомогательные инструменты для разработки, отладки, сопровождения</w:t>
            </w:r>
          </w:p>
        </w:tc>
      </w:tr>
      <w:tr w:rsidR="00965324" w:rsidRPr="00965324" w14:paraId="02F1A425" w14:textId="77777777" w:rsidTr="00DA6785">
        <w:trPr>
          <w:jc w:val="center"/>
        </w:trPr>
        <w:tc>
          <w:tcPr>
            <w:cnfStyle w:val="001000000000" w:firstRow="0" w:lastRow="0" w:firstColumn="1" w:lastColumn="0" w:oddVBand="0" w:evenVBand="0" w:oddHBand="0" w:evenHBand="0" w:firstRowFirstColumn="0" w:firstRowLastColumn="0" w:lastRowFirstColumn="0" w:lastRowLastColumn="0"/>
            <w:tcW w:w="2670" w:type="pct"/>
          </w:tcPr>
          <w:p w14:paraId="0713DAC4" w14:textId="20AA59C6" w:rsidR="009948FC" w:rsidRPr="00965324" w:rsidRDefault="399932C1" w:rsidP="4C695BD9">
            <w:pPr>
              <w:pStyle w:val="af4"/>
              <w:jc w:val="both"/>
            </w:pPr>
            <w:r w:rsidRPr="00965324">
              <w:rPr>
                <w:kern w:val="24"/>
              </w:rPr>
              <w:t>langchain-core версия не ниже 0.</w:t>
            </w:r>
            <w:r w:rsidR="31A92E3F" w:rsidRPr="00965324">
              <w:t>3.0</w:t>
            </w:r>
          </w:p>
          <w:p w14:paraId="79A6C81A" w14:textId="1C41F0B7" w:rsidR="009948FC" w:rsidRPr="00965324" w:rsidRDefault="009948FC" w:rsidP="009948FC">
            <w:pPr>
              <w:pStyle w:val="af4"/>
              <w:jc w:val="both"/>
              <w:rPr>
                <w:kern w:val="24"/>
              </w:rPr>
            </w:pPr>
            <w:r w:rsidRPr="00965324">
              <w:rPr>
                <w:kern w:val="24"/>
              </w:rPr>
              <w:t>langchain-community версия не ниже 0.</w:t>
            </w:r>
            <w:r w:rsidR="7A0B4016" w:rsidRPr="00965324">
              <w:rPr>
                <w:kern w:val="24"/>
              </w:rPr>
              <w:t>3</w:t>
            </w:r>
            <w:r w:rsidR="399932C1" w:rsidRPr="00965324">
              <w:rPr>
                <w:kern w:val="24"/>
              </w:rPr>
              <w:t>.3</w:t>
            </w:r>
          </w:p>
          <w:p w14:paraId="70A76354" w14:textId="55A9D137" w:rsidR="009948FC" w:rsidRPr="00965324" w:rsidRDefault="399932C1" w:rsidP="009948FC">
            <w:pPr>
              <w:pStyle w:val="af4"/>
              <w:jc w:val="both"/>
              <w:rPr>
                <w:kern w:val="24"/>
              </w:rPr>
            </w:pPr>
            <w:r w:rsidRPr="00965324">
              <w:rPr>
                <w:kern w:val="24"/>
              </w:rPr>
              <w:t>langchain-chroma версия не ниже 0.1.</w:t>
            </w:r>
            <w:r w:rsidR="3DF653A7" w:rsidRPr="00965324">
              <w:rPr>
                <w:kern w:val="24"/>
              </w:rPr>
              <w:t>4</w:t>
            </w:r>
          </w:p>
          <w:p w14:paraId="5082E3CF" w14:textId="3740AD73" w:rsidR="009948FC" w:rsidRPr="00965324" w:rsidRDefault="009948FC" w:rsidP="009948FC">
            <w:pPr>
              <w:pStyle w:val="af4"/>
              <w:jc w:val="both"/>
              <w:rPr>
                <w:kern w:val="24"/>
              </w:rPr>
            </w:pPr>
            <w:r w:rsidRPr="00965324">
              <w:rPr>
                <w:kern w:val="24"/>
              </w:rPr>
              <w:t>chromadb версия не ниже 0.5.</w:t>
            </w:r>
            <w:r w:rsidR="47DF0D19" w:rsidRPr="00965324">
              <w:rPr>
                <w:kern w:val="24"/>
              </w:rPr>
              <w:t>3</w:t>
            </w:r>
          </w:p>
          <w:p w14:paraId="486A5BF5" w14:textId="4EA86018" w:rsidR="009948FC" w:rsidRPr="00965324" w:rsidRDefault="009948FC" w:rsidP="009948FC">
            <w:pPr>
              <w:pStyle w:val="af4"/>
              <w:jc w:val="both"/>
              <w:rPr>
                <w:kern w:val="24"/>
              </w:rPr>
            </w:pPr>
            <w:r w:rsidRPr="00965324">
              <w:rPr>
                <w:kern w:val="24"/>
              </w:rPr>
              <w:t>fastapi версия не ниже 0.</w:t>
            </w:r>
            <w:r w:rsidR="399932C1" w:rsidRPr="00965324">
              <w:rPr>
                <w:kern w:val="24"/>
              </w:rPr>
              <w:t>11</w:t>
            </w:r>
            <w:r w:rsidR="29D7CD6E" w:rsidRPr="00965324">
              <w:rPr>
                <w:kern w:val="24"/>
              </w:rPr>
              <w:t>1</w:t>
            </w:r>
            <w:r w:rsidRPr="00965324">
              <w:rPr>
                <w:kern w:val="24"/>
              </w:rPr>
              <w:t>.1</w:t>
            </w:r>
          </w:p>
          <w:p w14:paraId="3356A517" w14:textId="77777777" w:rsidR="009948FC" w:rsidRPr="00965324" w:rsidRDefault="009948FC" w:rsidP="009948FC">
            <w:pPr>
              <w:pStyle w:val="af4"/>
              <w:jc w:val="both"/>
              <w:rPr>
                <w:kern w:val="24"/>
              </w:rPr>
            </w:pPr>
            <w:r w:rsidRPr="00965324">
              <w:rPr>
                <w:kern w:val="24"/>
              </w:rPr>
              <w:t>accelerate версия не ниже 0.29.3</w:t>
            </w:r>
          </w:p>
          <w:p w14:paraId="6BE145BB" w14:textId="7A526EDE" w:rsidR="2B082A99" w:rsidRPr="00965324" w:rsidRDefault="2B082A99" w:rsidP="4C695BD9">
            <w:pPr>
              <w:pStyle w:val="af4"/>
              <w:jc w:val="both"/>
            </w:pPr>
            <w:r w:rsidRPr="00965324">
              <w:t>numpy версия не ниже 1.26.4</w:t>
            </w:r>
          </w:p>
          <w:p w14:paraId="3FEC9CDF" w14:textId="77777777" w:rsidR="2B082A99" w:rsidRPr="00965324" w:rsidRDefault="2B082A99" w:rsidP="4C695BD9">
            <w:pPr>
              <w:pStyle w:val="af4"/>
              <w:jc w:val="both"/>
            </w:pPr>
            <w:r w:rsidRPr="00965324">
              <w:t>pandas версия не ниже 1.3.0</w:t>
            </w:r>
          </w:p>
          <w:p w14:paraId="5A9C574F" w14:textId="1CBA9275" w:rsidR="2B082A99" w:rsidRPr="00965324" w:rsidRDefault="2B082A99" w:rsidP="4C695BD9">
            <w:pPr>
              <w:pStyle w:val="af4"/>
              <w:jc w:val="both"/>
            </w:pPr>
            <w:r w:rsidRPr="00965324">
              <w:t>celery версия не ниже 5.4.0</w:t>
            </w:r>
          </w:p>
          <w:p w14:paraId="74291B56" w14:textId="1DFCD305" w:rsidR="13103EDE" w:rsidRPr="00965324" w:rsidRDefault="13103EDE" w:rsidP="13103EDE">
            <w:pPr>
              <w:pStyle w:val="af4"/>
              <w:jc w:val="both"/>
            </w:pPr>
          </w:p>
          <w:p w14:paraId="0A262D7B" w14:textId="5C438B31" w:rsidR="00954D25" w:rsidRPr="00965324" w:rsidRDefault="6B1621D0" w:rsidP="13103EDE">
            <w:pPr>
              <w:pStyle w:val="af4"/>
              <w:jc w:val="both"/>
            </w:pPr>
            <w:r w:rsidRPr="00965324">
              <w:t>sqlalchemy версия не ниже 2.0.36</w:t>
            </w:r>
          </w:p>
          <w:p w14:paraId="21988AD7" w14:textId="77A1623D" w:rsidR="00954D25" w:rsidRPr="00965324" w:rsidRDefault="6B1621D0" w:rsidP="009948FC">
            <w:pPr>
              <w:pStyle w:val="af4"/>
              <w:jc w:val="left"/>
            </w:pPr>
            <w:r w:rsidRPr="00965324">
              <w:t>asyncpg версия не ниже 0.30.0</w:t>
            </w:r>
          </w:p>
          <w:p w14:paraId="370C571B" w14:textId="1E1BF7FE" w:rsidR="00954D25" w:rsidRPr="00965324" w:rsidRDefault="6B1621D0" w:rsidP="009948FC">
            <w:pPr>
              <w:pStyle w:val="af4"/>
              <w:jc w:val="left"/>
            </w:pPr>
            <w:r w:rsidRPr="00965324">
              <w:t>redis версия не ниже 5.2.1</w:t>
            </w:r>
          </w:p>
          <w:p w14:paraId="7728D06E" w14:textId="274AA95A" w:rsidR="00954D25" w:rsidRPr="00965324" w:rsidRDefault="6B1621D0" w:rsidP="13103EDE">
            <w:pPr>
              <w:pStyle w:val="af4"/>
              <w:jc w:val="left"/>
            </w:pPr>
            <w:r w:rsidRPr="00965324">
              <w:t>pydantic версия не ниже 2.10.3</w:t>
            </w:r>
          </w:p>
          <w:p w14:paraId="77C3F218" w14:textId="69B43295" w:rsidR="00954D25" w:rsidRPr="00965324" w:rsidRDefault="6B1621D0" w:rsidP="009948FC">
            <w:pPr>
              <w:pStyle w:val="af4"/>
              <w:jc w:val="left"/>
            </w:pPr>
            <w:r w:rsidRPr="00965324">
              <w:t>pydantic-settings версия не ниже 2.6.1</w:t>
            </w:r>
          </w:p>
          <w:p w14:paraId="463312AA" w14:textId="4A819820" w:rsidR="00954D25" w:rsidRPr="00965324" w:rsidRDefault="6B1621D0" w:rsidP="009948FC">
            <w:pPr>
              <w:pStyle w:val="af4"/>
              <w:jc w:val="left"/>
            </w:pPr>
            <w:r w:rsidRPr="00965324">
              <w:t>uvicorn версия не ниже 0.32.1</w:t>
            </w:r>
          </w:p>
          <w:p w14:paraId="12997004" w14:textId="461721C1" w:rsidR="00954D25" w:rsidRPr="00965324" w:rsidRDefault="6B1621D0" w:rsidP="009948FC">
            <w:pPr>
              <w:pStyle w:val="af4"/>
              <w:jc w:val="left"/>
            </w:pPr>
            <w:r w:rsidRPr="00965324">
              <w:t>orjson версия не ниже 3.10.12</w:t>
            </w:r>
          </w:p>
          <w:p w14:paraId="79E28D70" w14:textId="4332CE1A" w:rsidR="00954D25" w:rsidRPr="00965324" w:rsidRDefault="6B1621D0" w:rsidP="009948FC">
            <w:pPr>
              <w:pStyle w:val="af4"/>
              <w:jc w:val="left"/>
            </w:pPr>
            <w:r w:rsidRPr="00965324">
              <w:t>websockets версия не ниже 14.1</w:t>
            </w:r>
          </w:p>
          <w:p w14:paraId="67D6A1B7" w14:textId="67411B93" w:rsidR="00954D25" w:rsidRPr="00965324" w:rsidRDefault="6B1621D0" w:rsidP="009948FC">
            <w:pPr>
              <w:pStyle w:val="af4"/>
              <w:jc w:val="left"/>
            </w:pPr>
            <w:r w:rsidRPr="00965324">
              <w:t xml:space="preserve">pyyaml </w:t>
            </w:r>
            <w:r w:rsidR="4C5B0FA1" w:rsidRPr="00965324">
              <w:t xml:space="preserve">версия не ниже </w:t>
            </w:r>
            <w:r w:rsidRPr="00965324">
              <w:t>6.0.2</w:t>
            </w:r>
          </w:p>
          <w:p w14:paraId="38F4F238" w14:textId="69553E04" w:rsidR="00954D25" w:rsidRPr="00965324" w:rsidRDefault="6B1621D0" w:rsidP="009948FC">
            <w:pPr>
              <w:pStyle w:val="af4"/>
              <w:jc w:val="left"/>
            </w:pPr>
            <w:r w:rsidRPr="00965324">
              <w:t xml:space="preserve">langchain-openai </w:t>
            </w:r>
            <w:r w:rsidR="045D01DC" w:rsidRPr="00965324">
              <w:t xml:space="preserve">версия не ниже </w:t>
            </w:r>
            <w:r w:rsidRPr="00965324">
              <w:t>0.2.12</w:t>
            </w:r>
          </w:p>
          <w:p w14:paraId="63A756BA" w14:textId="29D9B86A" w:rsidR="00954D25" w:rsidRPr="00965324" w:rsidRDefault="6B1621D0" w:rsidP="009948FC">
            <w:pPr>
              <w:pStyle w:val="af4"/>
              <w:jc w:val="left"/>
            </w:pPr>
            <w:r w:rsidRPr="00965324">
              <w:rPr>
                <w:lang w:val="en-US"/>
              </w:rPr>
              <w:t>elasticsearch</w:t>
            </w:r>
            <w:r w:rsidRPr="00965324">
              <w:t xml:space="preserve"> </w:t>
            </w:r>
            <w:r w:rsidR="358ACC79" w:rsidRPr="00965324">
              <w:t xml:space="preserve">версия не ниже </w:t>
            </w:r>
            <w:r w:rsidRPr="00965324">
              <w:t>8.17.0</w:t>
            </w:r>
          </w:p>
          <w:p w14:paraId="106DFBDC" w14:textId="713C4C9D" w:rsidR="00954D25" w:rsidRPr="00965324" w:rsidRDefault="6B1621D0" w:rsidP="009948FC">
            <w:pPr>
              <w:pStyle w:val="af4"/>
              <w:jc w:val="left"/>
            </w:pPr>
            <w:r w:rsidRPr="00965324">
              <w:t xml:space="preserve">transformers </w:t>
            </w:r>
            <w:r w:rsidR="5968B2CF" w:rsidRPr="00965324">
              <w:t xml:space="preserve">версия не ниже </w:t>
            </w:r>
            <w:r w:rsidRPr="00965324">
              <w:t>4.47.1</w:t>
            </w:r>
          </w:p>
          <w:p w14:paraId="2DF2B4D8" w14:textId="2B5DED06" w:rsidR="00954D25" w:rsidRPr="00965324" w:rsidRDefault="6B1621D0" w:rsidP="009948FC">
            <w:pPr>
              <w:pStyle w:val="af4"/>
              <w:jc w:val="left"/>
            </w:pPr>
            <w:r w:rsidRPr="00965324">
              <w:t xml:space="preserve">torch </w:t>
            </w:r>
            <w:r w:rsidR="7AB5BD64" w:rsidRPr="00965324">
              <w:t xml:space="preserve">версия не ниже </w:t>
            </w:r>
            <w:r w:rsidRPr="00965324">
              <w:t>2.2.2</w:t>
            </w:r>
          </w:p>
          <w:p w14:paraId="50ABD4E8" w14:textId="6C20FC09" w:rsidR="00954D25" w:rsidRPr="00965324" w:rsidRDefault="6B1621D0" w:rsidP="009948FC">
            <w:pPr>
              <w:pStyle w:val="af4"/>
              <w:jc w:val="left"/>
            </w:pPr>
            <w:r w:rsidRPr="00965324">
              <w:t xml:space="preserve">langgraph </w:t>
            </w:r>
            <w:r w:rsidR="176EF1D3" w:rsidRPr="00965324">
              <w:t xml:space="preserve">версия не ниже </w:t>
            </w:r>
            <w:r w:rsidRPr="00965324">
              <w:t>0.2.60</w:t>
            </w:r>
          </w:p>
          <w:p w14:paraId="7CD4980A" w14:textId="76AF286E" w:rsidR="00954D25" w:rsidRPr="00965324" w:rsidRDefault="6B1621D0" w:rsidP="009948FC">
            <w:pPr>
              <w:pStyle w:val="af4"/>
              <w:jc w:val="left"/>
            </w:pPr>
            <w:r w:rsidRPr="00965324">
              <w:t xml:space="preserve">langfuse </w:t>
            </w:r>
            <w:r w:rsidR="4648FFC4" w:rsidRPr="00965324">
              <w:t xml:space="preserve">версия не ниже </w:t>
            </w:r>
            <w:r w:rsidRPr="00965324">
              <w:t>2.57.0</w:t>
            </w:r>
          </w:p>
          <w:p w14:paraId="1217B6F5" w14:textId="5EFA736D" w:rsidR="00954D25" w:rsidRPr="00965324" w:rsidRDefault="00954D25" w:rsidP="009948FC">
            <w:pPr>
              <w:pStyle w:val="af4"/>
              <w:jc w:val="left"/>
            </w:pPr>
          </w:p>
        </w:tc>
        <w:tc>
          <w:tcPr>
            <w:tcW w:w="2330" w:type="pct"/>
          </w:tcPr>
          <w:p w14:paraId="32D27DB1" w14:textId="3F3B85BB" w:rsidR="00954D25" w:rsidRPr="00965324" w:rsidRDefault="00954D25" w:rsidP="4C695BD9">
            <w:pPr>
              <w:pStyle w:val="af4"/>
              <w:jc w:val="both"/>
              <w:cnfStyle w:val="000000000000" w:firstRow="0" w:lastRow="0" w:firstColumn="0" w:lastColumn="0" w:oddVBand="0" w:evenVBand="0" w:oddHBand="0" w:evenHBand="0" w:firstRowFirstColumn="0" w:firstRowLastColumn="0" w:lastRowFirstColumn="0" w:lastRowLastColumn="0"/>
            </w:pPr>
            <w:r w:rsidRPr="00965324">
              <w:rPr>
                <w:lang w:val="en-US"/>
              </w:rPr>
              <w:t>pytest</w:t>
            </w:r>
            <w:r w:rsidRPr="00965324">
              <w:t xml:space="preserve"> версия не ниже </w:t>
            </w:r>
            <w:r w:rsidR="50376115" w:rsidRPr="00965324">
              <w:t>8</w:t>
            </w:r>
            <w:r w:rsidRPr="00965324">
              <w:t>.2.</w:t>
            </w:r>
          </w:p>
          <w:p w14:paraId="12F3F21E" w14:textId="7D36CAAA" w:rsidR="00954D25" w:rsidRPr="00965324" w:rsidRDefault="00954D25" w:rsidP="2FBB09FC">
            <w:pPr>
              <w:pStyle w:val="af4"/>
              <w:jc w:val="both"/>
              <w:cnfStyle w:val="000000000000" w:firstRow="0" w:lastRow="0" w:firstColumn="0" w:lastColumn="0" w:oddVBand="0" w:evenVBand="0" w:oddHBand="0" w:evenHBand="0" w:firstRowFirstColumn="0" w:firstRowLastColumn="0" w:lastRowFirstColumn="0" w:lastRowLastColumn="0"/>
            </w:pPr>
            <w:r w:rsidRPr="00965324">
              <w:rPr>
                <w:lang w:val="en-US"/>
              </w:rPr>
              <w:t>testfixtures</w:t>
            </w:r>
            <w:r w:rsidRPr="00965324">
              <w:t xml:space="preserve"> версия не ниже 6.18</w:t>
            </w:r>
          </w:p>
          <w:p w14:paraId="153D1CAC" w14:textId="4654FD99" w:rsidR="00954D25" w:rsidRPr="00965324" w:rsidRDefault="532556F4" w:rsidP="2FBB09FC">
            <w:pPr>
              <w:pStyle w:val="af4"/>
              <w:jc w:val="both"/>
              <w:cnfStyle w:val="000000000000" w:firstRow="0" w:lastRow="0" w:firstColumn="0" w:lastColumn="0" w:oddVBand="0" w:evenVBand="0" w:oddHBand="0" w:evenHBand="0" w:firstRowFirstColumn="0" w:firstRowLastColumn="0" w:lastRowFirstColumn="0" w:lastRowLastColumn="0"/>
            </w:pPr>
            <w:r w:rsidRPr="00965324">
              <w:t>pytest-docker версия не ниже 3.1.1</w:t>
            </w:r>
          </w:p>
          <w:p w14:paraId="229E5AF3" w14:textId="72A8628B" w:rsidR="00954D25" w:rsidRPr="00965324" w:rsidRDefault="532556F4" w:rsidP="2FBB09FC">
            <w:pPr>
              <w:pStyle w:val="af4"/>
              <w:jc w:val="both"/>
              <w:cnfStyle w:val="000000000000" w:firstRow="0" w:lastRow="0" w:firstColumn="0" w:lastColumn="0" w:oddVBand="0" w:evenVBand="0" w:oddHBand="0" w:evenHBand="0" w:firstRowFirstColumn="0" w:firstRowLastColumn="0" w:lastRowFirstColumn="0" w:lastRowLastColumn="0"/>
            </w:pPr>
            <w:r w:rsidRPr="00965324">
              <w:t>pytest-dotenv версия не ниже 0.5.2</w:t>
            </w:r>
          </w:p>
          <w:p w14:paraId="77729CAE" w14:textId="5733F0E7" w:rsidR="00954D25" w:rsidRPr="00965324" w:rsidRDefault="532556F4" w:rsidP="4C695BD9">
            <w:pPr>
              <w:pStyle w:val="af4"/>
              <w:jc w:val="both"/>
              <w:cnfStyle w:val="000000000000" w:firstRow="0" w:lastRow="0" w:firstColumn="0" w:lastColumn="0" w:oddVBand="0" w:evenVBand="0" w:oddHBand="0" w:evenHBand="0" w:firstRowFirstColumn="0" w:firstRowLastColumn="0" w:lastRowFirstColumn="0" w:lastRowLastColumn="0"/>
            </w:pPr>
            <w:r w:rsidRPr="00965324">
              <w:t>psycopg2-binary версия не ниже 2.9.10</w:t>
            </w:r>
          </w:p>
        </w:tc>
      </w:tr>
    </w:tbl>
    <w:p w14:paraId="0B32C655" w14:textId="77777777" w:rsidR="00954D25" w:rsidRDefault="00954D25" w:rsidP="00954D25">
      <w:pPr>
        <w:jc w:val="center"/>
        <w:rPr>
          <w:rFonts w:ascii="Times New Roman" w:eastAsia="Calibri" w:hAnsi="Times New Roman" w:cs="Times New Roman"/>
          <w:noProof/>
          <w:lang w:eastAsia="ru-RU"/>
        </w:rPr>
      </w:pPr>
    </w:p>
    <w:p w14:paraId="391EC69A" w14:textId="77777777" w:rsidR="00E67746" w:rsidRDefault="00E67746" w:rsidP="00954D25">
      <w:pPr>
        <w:spacing w:after="160" w:line="259" w:lineRule="auto"/>
        <w:rPr>
          <w:noProof/>
          <w:lang w:eastAsia="ru-RU"/>
        </w:rPr>
      </w:pPr>
    </w:p>
    <w:p w14:paraId="6153FFCE" w14:textId="285364A2" w:rsidR="00E67746" w:rsidRDefault="00E67746" w:rsidP="00E67746">
      <w:pPr>
        <w:pStyle w:val="NormalWeb"/>
        <w:spacing w:before="0" w:beforeAutospacing="0" w:after="0" w:afterAutospacing="0" w:line="360" w:lineRule="auto"/>
        <w:ind w:firstLine="709"/>
        <w:jc w:val="both"/>
      </w:pPr>
      <w:r>
        <w:rPr>
          <w:color w:val="000000"/>
        </w:rPr>
        <w:t>Для обеспечения работы содержательных функций фреймворка ProtoLLM, необходимо использовать вычислительный сервер под управлением ОС Linux</w:t>
      </w:r>
      <w:r>
        <w:rPr>
          <w:color w:val="FF0000"/>
        </w:rPr>
        <w:t xml:space="preserve"> </w:t>
      </w:r>
      <w:r>
        <w:rPr>
          <w:color w:val="000000"/>
        </w:rPr>
        <w:t>со следующими характеристиками:</w:t>
      </w:r>
    </w:p>
    <w:p w14:paraId="6E8971ED" w14:textId="77777777" w:rsidR="00E67746" w:rsidRDefault="00E67746" w:rsidP="00B955B3">
      <w:pPr>
        <w:pStyle w:val="NormalWeb"/>
        <w:numPr>
          <w:ilvl w:val="0"/>
          <w:numId w:val="24"/>
        </w:numPr>
        <w:spacing w:before="240" w:beforeAutospacing="0" w:after="0" w:afterAutospacing="0" w:line="360" w:lineRule="auto"/>
        <w:jc w:val="both"/>
        <w:textAlignment w:val="baseline"/>
        <w:rPr>
          <w:color w:val="000000"/>
        </w:rPr>
      </w:pPr>
      <w:r>
        <w:rPr>
          <w:color w:val="000000"/>
        </w:rPr>
        <w:t>Процессор (CPU):</w:t>
      </w:r>
    </w:p>
    <w:p w14:paraId="29E4871D" w14:textId="77777777" w:rsidR="00E67746" w:rsidRDefault="00E67746" w:rsidP="00B955B3">
      <w:pPr>
        <w:pStyle w:val="NormalWeb"/>
        <w:numPr>
          <w:ilvl w:val="0"/>
          <w:numId w:val="25"/>
        </w:numPr>
        <w:spacing w:before="0" w:beforeAutospacing="0" w:after="0" w:afterAutospacing="0" w:line="360" w:lineRule="auto"/>
        <w:jc w:val="both"/>
        <w:textAlignment w:val="baseline"/>
        <w:rPr>
          <w:color w:val="000000"/>
        </w:rPr>
      </w:pPr>
      <w:r>
        <w:rPr>
          <w:color w:val="000000"/>
        </w:rPr>
        <w:t>Минимальная конфигурация: 8-ядерный процессор (например, Intel Core i7 или AMD Ryzen 7).</w:t>
      </w:r>
    </w:p>
    <w:p w14:paraId="3F201A4F" w14:textId="77777777" w:rsidR="00E67746" w:rsidRDefault="00E67746" w:rsidP="00B955B3">
      <w:pPr>
        <w:pStyle w:val="NormalWeb"/>
        <w:numPr>
          <w:ilvl w:val="0"/>
          <w:numId w:val="25"/>
        </w:numPr>
        <w:spacing w:before="0" w:beforeAutospacing="0" w:after="0" w:afterAutospacing="0" w:line="360" w:lineRule="auto"/>
        <w:jc w:val="both"/>
        <w:textAlignment w:val="baseline"/>
        <w:rPr>
          <w:color w:val="000000"/>
        </w:rPr>
      </w:pPr>
      <w:r>
        <w:rPr>
          <w:color w:val="000000"/>
        </w:rPr>
        <w:t>Рекомендуемая конфигурация: 16+ ядер, серверные процессоры типа Intel Xeon или AMD EPYC для работы с большими объемами данных и множеством параллельных процессов.</w:t>
      </w:r>
    </w:p>
    <w:p w14:paraId="4D9E1A12" w14:textId="616324F3" w:rsidR="00E67746" w:rsidRDefault="00E67746" w:rsidP="4C695BD9">
      <w:pPr>
        <w:pStyle w:val="NormalWeb"/>
        <w:numPr>
          <w:ilvl w:val="0"/>
          <w:numId w:val="24"/>
        </w:numPr>
        <w:spacing w:before="0" w:beforeAutospacing="0" w:after="0" w:afterAutospacing="0" w:line="360" w:lineRule="auto"/>
        <w:jc w:val="both"/>
        <w:textAlignment w:val="baseline"/>
        <w:rPr>
          <w:color w:val="000000"/>
        </w:rPr>
      </w:pPr>
      <w:r w:rsidRPr="4C695BD9">
        <w:rPr>
          <w:color w:val="000000" w:themeColor="text1"/>
        </w:rPr>
        <w:t>Оперативная память (RAM):</w:t>
      </w:r>
    </w:p>
    <w:p w14:paraId="455B086B" w14:textId="77777777" w:rsidR="00E67746" w:rsidRDefault="00E67746" w:rsidP="00B955B3">
      <w:pPr>
        <w:pStyle w:val="NormalWeb"/>
        <w:numPr>
          <w:ilvl w:val="0"/>
          <w:numId w:val="27"/>
        </w:numPr>
        <w:spacing w:before="0" w:beforeAutospacing="0" w:after="0" w:afterAutospacing="0" w:line="360" w:lineRule="auto"/>
        <w:jc w:val="both"/>
        <w:textAlignment w:val="baseline"/>
        <w:rPr>
          <w:color w:val="000000"/>
        </w:rPr>
      </w:pPr>
      <w:r>
        <w:rPr>
          <w:color w:val="000000"/>
        </w:rPr>
        <w:t>Минимальная конфигурация: 32 ГБ.</w:t>
      </w:r>
    </w:p>
    <w:p w14:paraId="505ECF94" w14:textId="77777777" w:rsidR="00E67746" w:rsidRDefault="00E67746" w:rsidP="00B955B3">
      <w:pPr>
        <w:pStyle w:val="NormalWeb"/>
        <w:numPr>
          <w:ilvl w:val="0"/>
          <w:numId w:val="27"/>
        </w:numPr>
        <w:spacing w:before="0" w:beforeAutospacing="0" w:after="0" w:afterAutospacing="0" w:line="360" w:lineRule="auto"/>
        <w:jc w:val="both"/>
        <w:textAlignment w:val="baseline"/>
        <w:rPr>
          <w:color w:val="000000"/>
        </w:rPr>
      </w:pPr>
      <w:r>
        <w:rPr>
          <w:color w:val="000000"/>
        </w:rPr>
        <w:t>Рекомендуемая конфигурация: 64-128 ГБ или более, в зависимости от размера моделей и объема обрабатываемых данных.</w:t>
      </w:r>
    </w:p>
    <w:p w14:paraId="604E5162" w14:textId="7C43A1C5" w:rsidR="00E67746" w:rsidRDefault="00E67746" w:rsidP="4C695BD9">
      <w:pPr>
        <w:pStyle w:val="NormalWeb"/>
        <w:numPr>
          <w:ilvl w:val="0"/>
          <w:numId w:val="24"/>
        </w:numPr>
        <w:spacing w:before="0" w:beforeAutospacing="0" w:after="0" w:afterAutospacing="0" w:line="360" w:lineRule="auto"/>
        <w:jc w:val="both"/>
        <w:rPr>
          <w:color w:val="000000" w:themeColor="text1"/>
        </w:rPr>
      </w:pPr>
      <w:r w:rsidRPr="4C695BD9">
        <w:rPr>
          <w:color w:val="000000" w:themeColor="text1"/>
        </w:rPr>
        <w:t>Графический процессор (GPU):</w:t>
      </w:r>
    </w:p>
    <w:p w14:paraId="3794F6AB" w14:textId="77777777" w:rsidR="00E67746" w:rsidRDefault="00E67746" w:rsidP="00B955B3">
      <w:pPr>
        <w:pStyle w:val="NormalWeb"/>
        <w:numPr>
          <w:ilvl w:val="0"/>
          <w:numId w:val="29"/>
        </w:numPr>
        <w:spacing w:before="0" w:beforeAutospacing="0" w:after="0" w:afterAutospacing="0" w:line="360" w:lineRule="auto"/>
        <w:jc w:val="both"/>
        <w:textAlignment w:val="baseline"/>
        <w:rPr>
          <w:color w:val="000000"/>
        </w:rPr>
      </w:pPr>
      <w:r>
        <w:rPr>
          <w:color w:val="000000"/>
        </w:rPr>
        <w:t>Минимальная конфигурация: NVIDIA GPU с 8 ГБ VRAM (например, GTX 1070 или выше).</w:t>
      </w:r>
    </w:p>
    <w:p w14:paraId="68C7BE55" w14:textId="77777777" w:rsidR="00E67746" w:rsidRDefault="00E67746" w:rsidP="00B955B3">
      <w:pPr>
        <w:pStyle w:val="NormalWeb"/>
        <w:numPr>
          <w:ilvl w:val="0"/>
          <w:numId w:val="29"/>
        </w:numPr>
        <w:spacing w:before="0" w:beforeAutospacing="0" w:after="0" w:afterAutospacing="0" w:line="360" w:lineRule="auto"/>
        <w:jc w:val="both"/>
        <w:textAlignment w:val="baseline"/>
        <w:rPr>
          <w:color w:val="000000"/>
        </w:rPr>
      </w:pPr>
      <w:r>
        <w:rPr>
          <w:color w:val="000000"/>
        </w:rPr>
        <w:t>Рекомендуемая конфигурация: NVIDIA Tesla V100, A100 или аналогичные профессиональные GPU с 16-32 ГБ VRAM или более.</w:t>
      </w:r>
    </w:p>
    <w:p w14:paraId="51DDB645" w14:textId="4721EF07" w:rsidR="00E67746" w:rsidRDefault="00E67746" w:rsidP="4C695BD9">
      <w:pPr>
        <w:pStyle w:val="NormalWeb"/>
        <w:numPr>
          <w:ilvl w:val="0"/>
          <w:numId w:val="24"/>
        </w:numPr>
        <w:spacing w:before="0" w:beforeAutospacing="0" w:after="0" w:afterAutospacing="0" w:line="360" w:lineRule="auto"/>
        <w:jc w:val="both"/>
        <w:textAlignment w:val="baseline"/>
        <w:rPr>
          <w:color w:val="000000"/>
        </w:rPr>
      </w:pPr>
      <w:r w:rsidRPr="4C695BD9">
        <w:rPr>
          <w:color w:val="000000" w:themeColor="text1"/>
        </w:rPr>
        <w:t>Система хранения:</w:t>
      </w:r>
    </w:p>
    <w:p w14:paraId="41A6446A" w14:textId="77777777" w:rsidR="00E67746" w:rsidRDefault="00E67746" w:rsidP="00B955B3">
      <w:pPr>
        <w:pStyle w:val="NormalWeb"/>
        <w:numPr>
          <w:ilvl w:val="0"/>
          <w:numId w:val="31"/>
        </w:numPr>
        <w:spacing w:before="0" w:beforeAutospacing="0" w:after="0" w:afterAutospacing="0" w:line="360" w:lineRule="auto"/>
        <w:jc w:val="both"/>
        <w:textAlignment w:val="baseline"/>
        <w:rPr>
          <w:color w:val="000000"/>
        </w:rPr>
      </w:pPr>
      <w:r>
        <w:rPr>
          <w:color w:val="000000"/>
        </w:rPr>
        <w:t>Минимальная конфигурация: HDD 500 ГБ.</w:t>
      </w:r>
    </w:p>
    <w:p w14:paraId="229B7E10" w14:textId="77777777" w:rsidR="00E67746" w:rsidRDefault="00E67746" w:rsidP="00B955B3">
      <w:pPr>
        <w:pStyle w:val="NormalWeb"/>
        <w:numPr>
          <w:ilvl w:val="0"/>
          <w:numId w:val="31"/>
        </w:numPr>
        <w:spacing w:before="0" w:beforeAutospacing="0" w:after="0" w:afterAutospacing="0" w:line="360" w:lineRule="auto"/>
        <w:jc w:val="both"/>
        <w:textAlignment w:val="baseline"/>
        <w:rPr>
          <w:color w:val="000000"/>
        </w:rPr>
      </w:pPr>
      <w:r>
        <w:rPr>
          <w:color w:val="000000"/>
        </w:rPr>
        <w:t>Рекомендуемая конфигурация: SSD 1-2 ТБ для быстрого доступа к данным и моделям.</w:t>
      </w:r>
    </w:p>
    <w:p w14:paraId="278E29BF" w14:textId="2B44A5CF" w:rsidR="00E67746" w:rsidRPr="0099297B" w:rsidRDefault="00E67746" w:rsidP="000508E0">
      <w:pPr>
        <w:pStyle w:val="NormalWeb"/>
        <w:numPr>
          <w:ilvl w:val="0"/>
          <w:numId w:val="33"/>
        </w:numPr>
        <w:spacing w:before="0" w:beforeAutospacing="0" w:after="240" w:afterAutospacing="0" w:line="360" w:lineRule="auto"/>
        <w:jc w:val="both"/>
        <w:textAlignment w:val="baseline"/>
        <w:rPr>
          <w:color w:val="000000"/>
        </w:rPr>
      </w:pPr>
      <w:r w:rsidRPr="0099297B">
        <w:rPr>
          <w:color w:val="000000" w:themeColor="text1"/>
        </w:rPr>
        <w:t>Сеть:</w:t>
      </w:r>
      <w:r w:rsidR="0099297B" w:rsidRPr="0099297B">
        <w:rPr>
          <w:color w:val="000000" w:themeColor="text1"/>
        </w:rPr>
        <w:t xml:space="preserve"> </w:t>
      </w:r>
      <w:r w:rsidR="0099297B">
        <w:rPr>
          <w:color w:val="000000" w:themeColor="text1"/>
        </w:rPr>
        <w:t>в</w:t>
      </w:r>
      <w:r w:rsidRPr="0099297B">
        <w:rPr>
          <w:color w:val="000000"/>
        </w:rPr>
        <w:t>ысокоскоростное подключение к интернету (1 Гбит/с или выше) для загрузки моделей и работы с облачными сервисами.</w:t>
      </w:r>
    </w:p>
    <w:p w14:paraId="1490044B" w14:textId="77777777" w:rsidR="00E67746" w:rsidRDefault="00E67746" w:rsidP="00954D25">
      <w:pPr>
        <w:spacing w:after="160" w:line="259" w:lineRule="auto"/>
        <w:rPr>
          <w:noProof/>
          <w:lang w:eastAsia="ru-RU"/>
        </w:rPr>
      </w:pPr>
    </w:p>
    <w:p w14:paraId="35EF68C6" w14:textId="2A6D2B31" w:rsidR="00954D25" w:rsidRDefault="00954D25" w:rsidP="00954D25">
      <w:pPr>
        <w:spacing w:after="160" w:line="259" w:lineRule="auto"/>
        <w:rPr>
          <w:rFonts w:ascii="Times New Roman" w:hAnsi="Times New Roman" w:cs="Times New Roman"/>
          <w:noProof/>
          <w:lang w:eastAsia="ru-RU"/>
        </w:rPr>
      </w:pPr>
      <w:r>
        <w:rPr>
          <w:noProof/>
          <w:lang w:eastAsia="ru-RU"/>
        </w:rPr>
        <w:br w:type="page"/>
      </w:r>
    </w:p>
    <w:p w14:paraId="7C94C725" w14:textId="3D82C787" w:rsidR="00EA3007" w:rsidRPr="00996EC0" w:rsidRDefault="27A303BF" w:rsidP="00B93F17">
      <w:pPr>
        <w:pStyle w:val="Heading1"/>
        <w:rPr>
          <w:b w:val="0"/>
          <w:bCs/>
        </w:rPr>
      </w:pPr>
      <w:bookmarkStart w:id="57" w:name="_Toc185703856"/>
      <w:r w:rsidRPr="00996EC0">
        <w:rPr>
          <w:b w:val="0"/>
          <w:bCs/>
        </w:rPr>
        <w:t>ВЫЗОВ И ЗАГРУЗКА</w:t>
      </w:r>
      <w:bookmarkEnd w:id="57"/>
    </w:p>
    <w:p w14:paraId="6D21ED76" w14:textId="77777777" w:rsidR="00DC3CBC" w:rsidRPr="00996EC0" w:rsidRDefault="00DC3CBC" w:rsidP="00C365DC">
      <w:pPr>
        <w:pStyle w:val="a3"/>
      </w:pPr>
    </w:p>
    <w:p w14:paraId="449636BB" w14:textId="5DE70ED4" w:rsidR="009A3D3C" w:rsidRPr="002345D4" w:rsidRDefault="007D2B31" w:rsidP="00B93F17">
      <w:pPr>
        <w:pStyle w:val="Heading2"/>
      </w:pPr>
      <w:r>
        <w:rPr>
          <w:b w:val="0"/>
          <w:bCs w:val="0"/>
        </w:rPr>
        <w:t xml:space="preserve"> </w:t>
      </w:r>
      <w:bookmarkStart w:id="58" w:name="_Toc185703857"/>
      <w:commentRangeStart w:id="59"/>
      <w:commentRangeStart w:id="60"/>
      <w:r w:rsidR="00B53DF3" w:rsidRPr="002345D4">
        <w:t xml:space="preserve">Вызов модуля </w:t>
      </w:r>
      <w:r w:rsidR="002345D4" w:rsidRPr="002345D4">
        <w:t>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commentRangeEnd w:id="59"/>
      <w:r w:rsidR="00495772">
        <w:rPr>
          <w:rStyle w:val="CommentReference"/>
          <w:rFonts w:ascii="Calibri" w:eastAsia="Calibri" w:hAnsi="Calibri" w:cs="Times New Roman"/>
          <w:b w:val="0"/>
          <w:bCs w:val="0"/>
          <w:color w:val="auto"/>
        </w:rPr>
        <w:commentReference w:id="59"/>
      </w:r>
      <w:commentRangeEnd w:id="60"/>
      <w:r w:rsidR="004F12FF">
        <w:rPr>
          <w:rStyle w:val="CommentReference"/>
          <w:b w:val="0"/>
          <w:bCs w:val="0"/>
          <w:color w:val="auto"/>
        </w:rPr>
        <w:commentReference w:id="60"/>
      </w:r>
      <w:bookmarkEnd w:id="58"/>
    </w:p>
    <w:p w14:paraId="011EADB0" w14:textId="304E2A75" w:rsidR="00C43A6F" w:rsidRPr="002345D4" w:rsidRDefault="00404B66" w:rsidP="00D03285">
      <w:pPr>
        <w:pStyle w:val="a3"/>
      </w:pPr>
      <w:r>
        <w:t xml:space="preserve">В листинге Листинг </w:t>
      </w:r>
      <w:r w:rsidR="00597E89" w:rsidRPr="00597E89">
        <w:t>5.1.</w:t>
      </w:r>
      <w:r>
        <w:t xml:space="preserve">1 приведен пример использования модуля </w:t>
      </w:r>
      <w:r w:rsidR="00490224">
        <w:t>для упрощения и ускорения прототипирования систем с БЯМ с возможностью авто</w:t>
      </w:r>
      <w:r w:rsidR="000F286E">
        <w:t>м</w:t>
      </w:r>
      <w:r w:rsidR="00490224">
        <w:t>атизированного подключения внешних сервисов</w:t>
      </w:r>
      <w:r w:rsidR="00490224" w:rsidRPr="00490224">
        <w:t xml:space="preserve">, </w:t>
      </w:r>
      <w:r w:rsidR="00490224">
        <w:t>приложений</w:t>
      </w:r>
      <w:r w:rsidR="0007547E" w:rsidRPr="0007547E">
        <w:t xml:space="preserve">, </w:t>
      </w:r>
      <w:r w:rsidR="0007547E">
        <w:t>моделей в виде плагинов</w:t>
      </w:r>
      <w:r w:rsidR="0007547E" w:rsidRPr="0007547E">
        <w:t>.</w:t>
      </w:r>
    </w:p>
    <w:p w14:paraId="5C956E3C" w14:textId="4B2F4E67" w:rsidR="00C03EC2" w:rsidRDefault="00C03EC2" w:rsidP="00C03EC2">
      <w:pPr>
        <w:pStyle w:val="Caption"/>
        <w:keepNext/>
        <w:jc w:val="left"/>
      </w:pPr>
      <w:r>
        <w:t xml:space="preserve">Листинг </w:t>
      </w:r>
      <w:r w:rsidR="00170174" w:rsidRPr="00170174">
        <w:t>5</w:t>
      </w:r>
      <w:r w:rsidR="00170174">
        <w:t>.1.</w:t>
      </w:r>
      <w:r>
        <w:t>1</w:t>
      </w:r>
      <w:r w:rsidRPr="00670DC8">
        <w:t xml:space="preserve"> – </w:t>
      </w:r>
      <w:r w:rsidR="000A7A78">
        <w:t>Фрагмент кода</w:t>
      </w:r>
      <w:r>
        <w:t xml:space="preserve"> для </w:t>
      </w:r>
      <w:r w:rsidR="000A7A78">
        <w:t xml:space="preserve">создания агента </w:t>
      </w:r>
      <w:r w:rsidR="00641928">
        <w:t>с помощью модуля прототипирования систем с БЯМ</w:t>
      </w:r>
      <w:r w:rsidR="00641928" w:rsidRPr="00641928">
        <w:t>.</w:t>
      </w:r>
    </w:p>
    <w:tbl>
      <w:tblPr>
        <w:tblStyle w:val="TableGrid"/>
        <w:tblW w:w="0" w:type="auto"/>
        <w:shd w:val="clear" w:color="auto" w:fill="E7E6E6" w:themeFill="background2"/>
        <w:tblLook w:val="04A0" w:firstRow="1" w:lastRow="0" w:firstColumn="1" w:lastColumn="0" w:noHBand="0" w:noVBand="1"/>
      </w:tblPr>
      <w:tblGrid>
        <w:gridCol w:w="9016"/>
      </w:tblGrid>
      <w:tr w:rsidR="00D5309A" w:rsidRPr="0029435A" w14:paraId="32279F34" w14:textId="77777777" w:rsidTr="00117F99">
        <w:trPr>
          <w:trHeight w:val="557"/>
        </w:trPr>
        <w:tc>
          <w:tcPr>
            <w:cnfStyle w:val="001000000000" w:firstRow="0" w:lastRow="0" w:firstColumn="1" w:lastColumn="0" w:oddVBand="0" w:evenVBand="0" w:oddHBand="0" w:evenHBand="0" w:firstRowFirstColumn="0" w:firstRowLastColumn="0" w:lastRowFirstColumn="0" w:lastRowLastColumn="0"/>
            <w:tcW w:w="9016" w:type="dxa"/>
            <w:shd w:val="clear" w:color="auto" w:fill="E7E6E6" w:themeFill="background2"/>
          </w:tcPr>
          <w:p w14:paraId="6E591A53" w14:textId="210CC11C" w:rsidR="00632938" w:rsidRPr="00632938" w:rsidRDefault="00632938" w:rsidP="00632938">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from langchain.agents import (</w:t>
            </w:r>
          </w:p>
          <w:p w14:paraId="6B53C49B" w14:textId="77777777" w:rsidR="00632938" w:rsidRPr="00632938" w:rsidRDefault="00632938" w:rsidP="00632938">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 xml:space="preserve">    create_structured_chat_agent,</w:t>
            </w:r>
          </w:p>
          <w:p w14:paraId="07AA623A" w14:textId="77777777" w:rsidR="00632938" w:rsidRPr="00632938" w:rsidRDefault="00632938" w:rsidP="00632938">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 xml:space="preserve">    AgentExecutor,</w:t>
            </w:r>
          </w:p>
          <w:p w14:paraId="2E86FE8C" w14:textId="77777777" w:rsidR="00632938" w:rsidRPr="00632938" w:rsidRDefault="00632938" w:rsidP="00632938">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 xml:space="preserve">    tool,</w:t>
            </w:r>
          </w:p>
          <w:p w14:paraId="0BE01289" w14:textId="77777777" w:rsidR="00632938" w:rsidRPr="00632938" w:rsidRDefault="00632938" w:rsidP="00632938">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w:t>
            </w:r>
          </w:p>
          <w:p w14:paraId="2E33C4CC" w14:textId="77777777" w:rsidR="00632938" w:rsidRPr="00632938" w:rsidRDefault="00632938" w:rsidP="00632938">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from langchain.prompts import ChatPromptTemplate, MessagesPlaceholder</w:t>
            </w:r>
          </w:p>
          <w:p w14:paraId="13119456" w14:textId="77777777" w:rsidR="00632938" w:rsidRPr="00632938" w:rsidRDefault="00632938" w:rsidP="00632938">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from langchain.tools.render import render_text_description_and_args</w:t>
            </w:r>
          </w:p>
          <w:p w14:paraId="247472FF" w14:textId="77777777" w:rsidR="00632938" w:rsidRPr="00632938" w:rsidRDefault="00632938" w:rsidP="00632938">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from langchain_core.prompts import SystemMessagePromptTemplate, HumanMessagePromptTemplate</w:t>
            </w:r>
          </w:p>
          <w:p w14:paraId="226C6C9E" w14:textId="77777777" w:rsidR="00632938" w:rsidRPr="00632938" w:rsidRDefault="00632938" w:rsidP="00632938">
            <w:pPr>
              <w:pStyle w:val="a3"/>
              <w:rPr>
                <w:rFonts w:ascii="Courier New" w:eastAsia="Times New Roman" w:hAnsi="Courier New" w:cs="Courier New"/>
                <w:color w:val="000000" w:themeColor="text1"/>
                <w:sz w:val="18"/>
                <w:szCs w:val="18"/>
                <w:lang w:val="en-GB"/>
              </w:rPr>
            </w:pPr>
          </w:p>
          <w:p w14:paraId="26799319" w14:textId="77777777" w:rsidR="00D5309A" w:rsidRDefault="00632938" w:rsidP="00632938">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from protollm.agents.llama31_agents.llama31_agent import Llama31ChatModel</w:t>
            </w:r>
          </w:p>
          <w:p w14:paraId="77C10564" w14:textId="49998745" w:rsidR="00632938" w:rsidRDefault="00632938" w:rsidP="00A971A5">
            <w:pPr>
              <w:pStyle w:val="a3"/>
              <w:ind w:firstLine="0"/>
              <w:rPr>
                <w:rFonts w:ascii="Courier New" w:eastAsia="Times New Roman" w:hAnsi="Courier New" w:cs="Courier New"/>
                <w:color w:val="000000" w:themeColor="text1"/>
                <w:sz w:val="18"/>
                <w:szCs w:val="18"/>
                <w:lang w:val="en-GB"/>
              </w:rPr>
            </w:pPr>
          </w:p>
          <w:p w14:paraId="5B61EE6A" w14:textId="77777777"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system_message = SystemMessagePromptTemplate.from_template(</w:t>
            </w:r>
          </w:p>
          <w:p w14:paraId="306BD16E" w14:textId="77777777" w:rsidR="00EA087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r w:rsidR="001E689C">
              <w:rPr>
                <w:rFonts w:ascii="Courier New" w:eastAsia="Times New Roman" w:hAnsi="Courier New" w:cs="Courier New"/>
                <w:color w:val="000000" w:themeColor="text1"/>
                <w:sz w:val="18"/>
                <w:szCs w:val="18"/>
                <w:lang w:val="en-US"/>
              </w:rPr>
              <w:t>“some</w:t>
            </w:r>
          </w:p>
          <w:p w14:paraId="570430FF" w14:textId="50D0BB4F"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r w:rsidR="001E689C">
              <w:rPr>
                <w:rFonts w:ascii="Courier New" w:eastAsia="Times New Roman" w:hAnsi="Courier New" w:cs="Courier New"/>
                <w:color w:val="000000" w:themeColor="text1"/>
                <w:sz w:val="18"/>
                <w:szCs w:val="18"/>
                <w:lang w:val="en-US"/>
              </w:rPr>
              <w:t xml:space="preserve">“some </w:t>
            </w:r>
            <w:r>
              <w:rPr>
                <w:rFonts w:ascii="Courier New" w:eastAsia="Times New Roman" w:hAnsi="Courier New" w:cs="Courier New"/>
                <w:color w:val="000000" w:themeColor="text1"/>
                <w:sz w:val="18"/>
                <w:szCs w:val="18"/>
                <w:lang w:val="en-US"/>
              </w:rPr>
              <w:t>system</w:t>
            </w:r>
            <w:r w:rsidR="001E689C">
              <w:rPr>
                <w:rFonts w:ascii="Courier New" w:eastAsia="Times New Roman" w:hAnsi="Courier New" w:cs="Courier New"/>
                <w:color w:val="000000" w:themeColor="text1"/>
                <w:sz w:val="18"/>
                <w:szCs w:val="18"/>
                <w:lang w:val="en-US"/>
              </w:rPr>
              <w:t xml:space="preserve"> </w:t>
            </w:r>
            <w:r>
              <w:rPr>
                <w:rFonts w:ascii="Courier New" w:eastAsia="Times New Roman" w:hAnsi="Courier New" w:cs="Courier New"/>
                <w:color w:val="000000" w:themeColor="text1"/>
                <w:sz w:val="18"/>
                <w:szCs w:val="18"/>
                <w:lang w:val="en-US"/>
              </w:rPr>
              <w:t>prompt</w:t>
            </w:r>
            <w:r w:rsidR="001E689C">
              <w:rPr>
                <w:rFonts w:ascii="Courier New" w:eastAsia="Times New Roman" w:hAnsi="Courier New" w:cs="Courier New"/>
                <w:color w:val="000000" w:themeColor="text1"/>
                <w:sz w:val="18"/>
                <w:szCs w:val="18"/>
                <w:lang w:val="en-US"/>
              </w:rPr>
              <w:t>”</w:t>
            </w:r>
            <w:r w:rsidRPr="00F33DA6">
              <w:rPr>
                <w:rFonts w:ascii="Courier New" w:eastAsia="Times New Roman" w:hAnsi="Courier New" w:cs="Courier New"/>
                <w:color w:val="000000" w:themeColor="text1"/>
                <w:sz w:val="18"/>
                <w:szCs w:val="18"/>
                <w:lang w:val="en-GB"/>
              </w:rPr>
              <w:t>,</w:t>
            </w:r>
          </w:p>
          <w:p w14:paraId="56D89455" w14:textId="77777777"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input_variables=["tools", "tool_names"],</w:t>
            </w:r>
          </w:p>
          <w:p w14:paraId="4DBF57B8" w14:textId="77777777"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w:t>
            </w:r>
          </w:p>
          <w:p w14:paraId="40951BB0" w14:textId="77777777"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human_message = HumanMessagePromptTemplate.from_template(</w:t>
            </w:r>
          </w:p>
          <w:p w14:paraId="7CCA2670" w14:textId="77777777" w:rsidR="00EA087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r w:rsidR="001E689C">
              <w:rPr>
                <w:rFonts w:ascii="Courier New" w:eastAsia="Times New Roman" w:hAnsi="Courier New" w:cs="Courier New"/>
                <w:color w:val="000000" w:themeColor="text1"/>
                <w:sz w:val="18"/>
                <w:szCs w:val="18"/>
                <w:lang w:val="en-GB"/>
              </w:rPr>
              <w:t>“some</w:t>
            </w:r>
          </w:p>
          <w:p w14:paraId="335413B8" w14:textId="2E796B43"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r w:rsidR="001E689C">
              <w:rPr>
                <w:rFonts w:ascii="Courier New" w:eastAsia="Times New Roman" w:hAnsi="Courier New" w:cs="Courier New"/>
                <w:color w:val="000000" w:themeColor="text1"/>
                <w:sz w:val="18"/>
                <w:szCs w:val="18"/>
                <w:lang w:val="en-GB"/>
              </w:rPr>
              <w:t xml:space="preserve">“some </w:t>
            </w:r>
            <w:r w:rsidRPr="00F33DA6">
              <w:rPr>
                <w:rFonts w:ascii="Courier New" w:eastAsia="Times New Roman" w:hAnsi="Courier New" w:cs="Courier New"/>
                <w:color w:val="000000" w:themeColor="text1"/>
                <w:sz w:val="18"/>
                <w:szCs w:val="18"/>
                <w:lang w:val="en-GB"/>
              </w:rPr>
              <w:t>human</w:t>
            </w:r>
            <w:r w:rsidR="001E689C">
              <w:rPr>
                <w:rFonts w:ascii="Courier New" w:eastAsia="Times New Roman" w:hAnsi="Courier New" w:cs="Courier New"/>
                <w:color w:val="000000" w:themeColor="text1"/>
                <w:sz w:val="18"/>
                <w:szCs w:val="18"/>
                <w:lang w:val="en-GB"/>
              </w:rPr>
              <w:t xml:space="preserve"> </w:t>
            </w:r>
            <w:r w:rsidRPr="00F33DA6">
              <w:rPr>
                <w:rFonts w:ascii="Courier New" w:eastAsia="Times New Roman" w:hAnsi="Courier New" w:cs="Courier New"/>
                <w:color w:val="000000" w:themeColor="text1"/>
                <w:sz w:val="18"/>
                <w:szCs w:val="18"/>
                <w:lang w:val="en-GB"/>
              </w:rPr>
              <w:t>prompt</w:t>
            </w:r>
            <w:r w:rsidR="001E689C">
              <w:rPr>
                <w:rFonts w:ascii="Courier New" w:eastAsia="Times New Roman" w:hAnsi="Courier New" w:cs="Courier New"/>
                <w:color w:val="000000" w:themeColor="text1"/>
                <w:sz w:val="18"/>
                <w:szCs w:val="18"/>
                <w:lang w:val="en-GB"/>
              </w:rPr>
              <w:t>”</w:t>
            </w:r>
            <w:r w:rsidRPr="00F33DA6">
              <w:rPr>
                <w:rFonts w:ascii="Courier New" w:eastAsia="Times New Roman" w:hAnsi="Courier New" w:cs="Courier New"/>
                <w:color w:val="000000" w:themeColor="text1"/>
                <w:sz w:val="18"/>
                <w:szCs w:val="18"/>
                <w:lang w:val="en-GB"/>
              </w:rPr>
              <w:t>,</w:t>
            </w:r>
          </w:p>
          <w:p w14:paraId="3B853915" w14:textId="77777777"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input_variables=["input", "agent_scratchpad"],</w:t>
            </w:r>
          </w:p>
          <w:p w14:paraId="00EBC029" w14:textId="77777777"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w:t>
            </w:r>
          </w:p>
          <w:p w14:paraId="6F379D17" w14:textId="77777777" w:rsidR="00F33DA6" w:rsidRPr="00F33DA6" w:rsidRDefault="00F33DA6" w:rsidP="00F33DA6">
            <w:pPr>
              <w:pStyle w:val="a3"/>
              <w:rPr>
                <w:rFonts w:ascii="Courier New" w:eastAsia="Times New Roman" w:hAnsi="Courier New" w:cs="Courier New"/>
                <w:color w:val="000000" w:themeColor="text1"/>
                <w:sz w:val="18"/>
                <w:szCs w:val="18"/>
                <w:lang w:val="en-GB"/>
              </w:rPr>
            </w:pPr>
          </w:p>
          <w:p w14:paraId="4D1FB62F" w14:textId="3EDF5B9E"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prompt = ChatPromptTemplate.from_messages([</w:t>
            </w:r>
          </w:p>
          <w:p w14:paraId="6080BEDD" w14:textId="77777777" w:rsidR="002821BC"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p>
          <w:p w14:paraId="549D0A8E" w14:textId="1E6D7E60"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system_message,</w:t>
            </w:r>
          </w:p>
          <w:p w14:paraId="27AACF7D" w14:textId="6EDFC2D4"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MessagesPlaceholder(variable_name="chat_history", optional=True),</w:t>
            </w:r>
          </w:p>
          <w:p w14:paraId="4705A560" w14:textId="1B306D89" w:rsidR="00F33DA6" w:rsidRPr="00F33DA6" w:rsidRDefault="00F33DA6" w:rsidP="008A6BC0">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human_message])</w:t>
            </w:r>
            <w:ins w:id="61" w:author="Microsoft Word" w:date="2024-12-19T06:46:00Z">
              <w:r w:rsidRPr="00F33DA6">
                <w:rPr>
                  <w:rFonts w:ascii="Courier New" w:eastAsia="Times New Roman" w:hAnsi="Courier New" w:cs="Courier New"/>
                  <w:color w:val="000000" w:themeColor="text1"/>
                  <w:sz w:val="18"/>
                  <w:szCs w:val="18"/>
                  <w:lang w:val="en-GB"/>
                </w:rPr>
                <w:t>,])</w:t>
              </w:r>
            </w:ins>
          </w:p>
          <w:p w14:paraId="3EA62818" w14:textId="77777777" w:rsidR="00F33DA6" w:rsidRPr="00F33DA6" w:rsidRDefault="00F33DA6" w:rsidP="00F33DA6">
            <w:pPr>
              <w:pStyle w:val="a3"/>
              <w:rPr>
                <w:rFonts w:ascii="Courier New" w:eastAsia="Times New Roman" w:hAnsi="Courier New" w:cs="Courier New"/>
                <w:color w:val="000000" w:themeColor="text1"/>
                <w:sz w:val="18"/>
                <w:szCs w:val="18"/>
                <w:lang w:val="en-GB"/>
              </w:rPr>
            </w:pPr>
          </w:p>
          <w:p w14:paraId="6BA5296C" w14:textId="58EEE7D6"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llm = Llama31ChatModel(api_key="API_KEY",</w:t>
            </w:r>
            <w:r w:rsidRPr="008A6BC0">
              <w:rPr>
                <w:rFonts w:ascii="Courier New" w:eastAsia="Times New Roman" w:hAnsi="Courier New" w:cs="Courier New"/>
                <w:color w:val="000000" w:themeColor="text1"/>
                <w:sz w:val="18"/>
                <w:szCs w:val="18"/>
                <w:lang w:val="en-US"/>
              </w:rPr>
              <w:t xml:space="preserve"> </w:t>
            </w:r>
            <w:r w:rsidRPr="00F33DA6">
              <w:rPr>
                <w:rFonts w:ascii="Courier New" w:eastAsia="Times New Roman" w:hAnsi="Courier New" w:cs="Courier New"/>
                <w:color w:val="000000" w:themeColor="text1"/>
                <w:sz w:val="18"/>
                <w:szCs w:val="18"/>
                <w:lang w:val="en-GB"/>
              </w:rPr>
              <w:t>base_url="BASE_URL",</w:t>
            </w:r>
          </w:p>
          <w:p w14:paraId="753EE86F" w14:textId="3AD09FA1" w:rsidR="00F33DA6" w:rsidRPr="00F33DA6" w:rsidRDefault="008A6BC0" w:rsidP="008A6BC0">
            <w:pPr>
              <w:pStyle w:val="a3"/>
              <w:rPr>
                <w:rFonts w:ascii="Courier New" w:eastAsia="Times New Roman" w:hAnsi="Courier New" w:cs="Courier New"/>
                <w:color w:val="000000" w:themeColor="text1"/>
                <w:sz w:val="18"/>
                <w:szCs w:val="18"/>
                <w:lang w:val="en-GB"/>
              </w:rPr>
            </w:pPr>
            <w:r>
              <w:rPr>
                <w:rFonts w:ascii="Courier New" w:eastAsia="Times New Roman" w:hAnsi="Courier New" w:cs="Courier New"/>
                <w:color w:val="000000" w:themeColor="text1"/>
                <w:sz w:val="18"/>
                <w:szCs w:val="18"/>
                <w:lang w:val="en-GB"/>
              </w:rPr>
              <w:t>model="MODEL</w:t>
            </w:r>
            <w:ins w:id="62" w:author="Microsoft Word" w:date="2024-12-19T06:46:00Z" w16du:dateUtc="2024-12-19T14:46:00Z">
              <w:r>
                <w:rPr>
                  <w:rFonts w:ascii="Courier New" w:eastAsia="Times New Roman" w:hAnsi="Courier New" w:cs="Courier New"/>
                  <w:color w:val="000000" w:themeColor="text1"/>
                  <w:sz w:val="18"/>
                  <w:szCs w:val="18"/>
                  <w:lang w:val="en-GB"/>
                </w:rPr>
                <w:t>"</w:t>
              </w:r>
              <w:r w:rsidR="00F33DA6" w:rsidRPr="00F33DA6">
                <w:rPr>
                  <w:rFonts w:ascii="Courier New" w:eastAsia="Times New Roman" w:hAnsi="Courier New" w:cs="Courier New"/>
                  <w:color w:val="000000" w:themeColor="text1"/>
                  <w:sz w:val="18"/>
                  <w:szCs w:val="18"/>
                  <w:lang w:val="en-GB"/>
                </w:rPr>
                <w:t>)</w:t>
              </w:r>
            </w:ins>
          </w:p>
          <w:p w14:paraId="4F85BB3D" w14:textId="3B4004E3"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agent = create_structured_chat_agent(llm=llm, tools=tools,</w:t>
            </w:r>
          </w:p>
          <w:p w14:paraId="144AD926" w14:textId="68DA2979"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prompt=prompt, stop_sequence=True)</w:t>
            </w:r>
          </w:p>
          <w:p w14:paraId="167942FA" w14:textId="77777777"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agent_executor = AgentExecutor.from_agent_and_tools(</w:t>
            </w:r>
          </w:p>
          <w:p w14:paraId="56AA72B9" w14:textId="058A6505"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agent=agent,</w:t>
            </w:r>
            <w:r w:rsidRPr="008512A8">
              <w:rPr>
                <w:rFonts w:ascii="Courier New" w:eastAsia="Times New Roman" w:hAnsi="Courier New" w:cs="Courier New"/>
                <w:color w:val="000000" w:themeColor="text1"/>
                <w:sz w:val="18"/>
                <w:szCs w:val="18"/>
                <w:lang w:val="en-US"/>
              </w:rPr>
              <w:t xml:space="preserve"> </w:t>
            </w:r>
            <w:r w:rsidRPr="00F33DA6">
              <w:rPr>
                <w:rFonts w:ascii="Courier New" w:eastAsia="Times New Roman" w:hAnsi="Courier New" w:cs="Courier New"/>
                <w:color w:val="000000" w:themeColor="text1"/>
                <w:sz w:val="18"/>
                <w:szCs w:val="18"/>
                <w:lang w:val="en-GB"/>
              </w:rPr>
              <w:t>tools=tools,</w:t>
            </w:r>
          </w:p>
          <w:p w14:paraId="65AA1ACE" w14:textId="6056536E"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verbose=True,</w:t>
            </w:r>
            <w:r w:rsidRPr="005B3CBA">
              <w:rPr>
                <w:rFonts w:ascii="Courier New" w:eastAsia="Times New Roman" w:hAnsi="Courier New" w:cs="Courier New"/>
                <w:color w:val="000000" w:themeColor="text1"/>
                <w:sz w:val="18"/>
                <w:szCs w:val="18"/>
                <w:lang w:val="en-US"/>
              </w:rPr>
              <w:t xml:space="preserve"> </w:t>
            </w:r>
            <w:r w:rsidRPr="00F33DA6">
              <w:rPr>
                <w:rFonts w:ascii="Courier New" w:eastAsia="Times New Roman" w:hAnsi="Courier New" w:cs="Courier New"/>
                <w:color w:val="000000" w:themeColor="text1"/>
                <w:sz w:val="18"/>
                <w:szCs w:val="18"/>
                <w:lang w:val="en-GB"/>
              </w:rPr>
              <w:t>return_intermediate_steps=True,</w:t>
            </w:r>
            <w:r w:rsidRPr="005B3CBA">
              <w:rPr>
                <w:rFonts w:ascii="Courier New" w:eastAsia="Times New Roman" w:hAnsi="Courier New" w:cs="Courier New"/>
                <w:color w:val="000000" w:themeColor="text1"/>
                <w:sz w:val="18"/>
                <w:szCs w:val="18"/>
                <w:lang w:val="en-US"/>
              </w:rPr>
              <w:t xml:space="preserve"> </w:t>
            </w:r>
            <w:r w:rsidRPr="00F33DA6">
              <w:rPr>
                <w:rFonts w:ascii="Courier New" w:eastAsia="Times New Roman" w:hAnsi="Courier New" w:cs="Courier New"/>
                <w:color w:val="000000" w:themeColor="text1"/>
                <w:sz w:val="18"/>
                <w:szCs w:val="18"/>
                <w:lang w:val="en-GB"/>
              </w:rPr>
              <w:t>output_keys=["output"],</w:t>
            </w:r>
          </w:p>
          <w:p w14:paraId="0402526C" w14:textId="77777777" w:rsidR="00632938"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w:t>
            </w:r>
          </w:p>
          <w:p w14:paraId="165459B3" w14:textId="77777777" w:rsidR="00F33DA6" w:rsidRDefault="00F33DA6" w:rsidP="00F33DA6">
            <w:pPr>
              <w:pStyle w:val="a3"/>
              <w:rPr>
                <w:rFonts w:ascii="Courier New" w:eastAsia="Times New Roman" w:hAnsi="Courier New" w:cs="Courier New"/>
                <w:color w:val="000000" w:themeColor="text1"/>
                <w:sz w:val="18"/>
                <w:szCs w:val="18"/>
                <w:lang w:val="en-GB"/>
              </w:rPr>
            </w:pPr>
          </w:p>
          <w:p w14:paraId="550B3D80" w14:textId="066D8DB9"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user_question = "What is the sum and product of 15 and 27?"</w:t>
            </w:r>
          </w:p>
          <w:p w14:paraId="2B434BA4" w14:textId="3FED3B41"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response = agent_executor.invoke({"input": user_question})</w:t>
            </w:r>
          </w:p>
          <w:p w14:paraId="71602178" w14:textId="0D15AB71" w:rsidR="00F33DA6" w:rsidRPr="00F33DA6" w:rsidRDefault="00F33DA6" w:rsidP="00F33DA6">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final_answer = response["output"]</w:t>
            </w:r>
          </w:p>
          <w:p w14:paraId="5E104B5A" w14:textId="6934DE63" w:rsidR="00D5309A" w:rsidRPr="00BE4865" w:rsidRDefault="00F33DA6" w:rsidP="00117F99">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print(f"Agent's Response: \n {final_answer}")</w:t>
            </w:r>
          </w:p>
        </w:tc>
      </w:tr>
    </w:tbl>
    <w:p w14:paraId="351349C2" w14:textId="77777777" w:rsidR="00D5309A" w:rsidRPr="00673CE3" w:rsidRDefault="00D5309A" w:rsidP="00D5309A">
      <w:pPr>
        <w:pStyle w:val="a3"/>
        <w:rPr>
          <w:highlight w:val="yellow"/>
          <w:lang w:val="en-US"/>
        </w:rPr>
      </w:pPr>
    </w:p>
    <w:p w14:paraId="7F972C2C" w14:textId="6D908FC1" w:rsidR="00C771EA" w:rsidRPr="00C771EA" w:rsidRDefault="00C771EA" w:rsidP="00C771EA">
      <w:pPr>
        <w:pStyle w:val="a3"/>
      </w:pPr>
      <w:r>
        <w:t>Класс</w:t>
      </w:r>
      <w:r w:rsidRPr="00C771EA">
        <w:rPr>
          <w:lang w:val="en-US"/>
        </w:rPr>
        <w:t xml:space="preserve"> </w:t>
      </w:r>
      <w:r>
        <w:rPr>
          <w:lang w:val="en-US"/>
        </w:rPr>
        <w:t xml:space="preserve">Llama31ChatModel </w:t>
      </w:r>
      <w:r>
        <w:t>является</w:t>
      </w:r>
      <w:r w:rsidRPr="00C771EA">
        <w:rPr>
          <w:lang w:val="en-US"/>
        </w:rPr>
        <w:t xml:space="preserve"> </w:t>
      </w:r>
      <w:r>
        <w:rPr>
          <w:lang w:val="en-US"/>
        </w:rPr>
        <w:t>langchain-</w:t>
      </w:r>
      <w:r>
        <w:t>совместимым</w:t>
      </w:r>
      <w:r>
        <w:rPr>
          <w:lang w:val="en-US"/>
        </w:rPr>
        <w:t xml:space="preserve">. </w:t>
      </w:r>
      <w:r>
        <w:t xml:space="preserve">Для его работы необходимо применнить его любом классическом сценарии </w:t>
      </w:r>
      <w:r>
        <w:rPr>
          <w:lang w:val="en-US"/>
        </w:rPr>
        <w:t>langchain</w:t>
      </w:r>
      <w:r w:rsidRPr="00C771EA">
        <w:t xml:space="preserve"> </w:t>
      </w:r>
      <w:r>
        <w:t>для создания системы на основе БЯМ</w:t>
      </w:r>
      <w:r w:rsidRPr="00C771EA">
        <w:t xml:space="preserve">, </w:t>
      </w:r>
      <w:r>
        <w:t>которая может использовать сервисы</w:t>
      </w:r>
      <w:r w:rsidRPr="00C771EA">
        <w:t xml:space="preserve">, </w:t>
      </w:r>
      <w:r>
        <w:t>приложения и плагины в виде инструментов</w:t>
      </w:r>
      <w:r w:rsidRPr="00C771EA">
        <w:t xml:space="preserve">. </w:t>
      </w:r>
    </w:p>
    <w:p w14:paraId="524D89BF" w14:textId="5DA8F535" w:rsidR="007E7A50" w:rsidRPr="00D312B3" w:rsidRDefault="002345D4" w:rsidP="00B93F17">
      <w:pPr>
        <w:pStyle w:val="Heading2"/>
        <w:rPr>
          <w:rFonts w:eastAsia="Times New Roman"/>
        </w:rPr>
      </w:pPr>
      <w:bookmarkStart w:id="63" w:name="_Toc185703858"/>
      <w:commentRangeStart w:id="64"/>
      <w:commentRangeStart w:id="65"/>
      <w:r w:rsidRPr="00D312B3">
        <w:rPr>
          <w:rFonts w:eastAsia="Times New Roman"/>
        </w:rPr>
        <w:t>Вызов модуля на основе алгоритма упрощения и ускорения прототипирования систем с БЯМ на основе RAG</w:t>
      </w:r>
      <w:commentRangeEnd w:id="64"/>
      <w:r w:rsidR="00495772">
        <w:rPr>
          <w:rStyle w:val="CommentReference"/>
          <w:rFonts w:ascii="Calibri" w:eastAsia="Calibri" w:hAnsi="Calibri" w:cs="Times New Roman"/>
          <w:b w:val="0"/>
          <w:bCs w:val="0"/>
          <w:color w:val="auto"/>
        </w:rPr>
        <w:commentReference w:id="64"/>
      </w:r>
      <w:commentRangeEnd w:id="65"/>
      <w:r w:rsidR="00CA33E9">
        <w:rPr>
          <w:rStyle w:val="CommentReference"/>
          <w:b w:val="0"/>
          <w:bCs w:val="0"/>
          <w:color w:val="auto"/>
        </w:rPr>
        <w:commentReference w:id="65"/>
      </w:r>
      <w:bookmarkEnd w:id="63"/>
    </w:p>
    <w:p w14:paraId="7BE710C4" w14:textId="60386EEA" w:rsidR="1C0931BF" w:rsidRDefault="1C0931BF" w:rsidP="0013022B">
      <w:pPr>
        <w:pStyle w:val="a3"/>
      </w:pPr>
      <w:r>
        <w:t>В листинге</w:t>
      </w:r>
      <w:r w:rsidR="001B4980" w:rsidRPr="001B4980">
        <w:t xml:space="preserve"> </w:t>
      </w:r>
      <w:r w:rsidR="00A0409B">
        <w:t>5.</w:t>
      </w:r>
      <w:r w:rsidR="00724945">
        <w:t>2</w:t>
      </w:r>
      <w:r w:rsidR="00A0409B">
        <w:t>.1</w:t>
      </w:r>
      <w:r>
        <w:t xml:space="preserve"> ниже приводится пример </w:t>
      </w:r>
      <w:r w:rsidR="00973D47">
        <w:t>вызова модуля для</w:t>
      </w:r>
      <w:r w:rsidR="001B57B2">
        <w:t xml:space="preserve"> </w:t>
      </w:r>
      <w:r w:rsidR="00973D47">
        <w:t>сценария</w:t>
      </w:r>
      <w:r w:rsidR="0013022B">
        <w:t xml:space="preserve"> упрощения и ускорения прототипирования систем</w:t>
      </w:r>
      <w:r w:rsidR="63E9BAD2">
        <w:t xml:space="preserve"> с </w:t>
      </w:r>
      <w:r w:rsidR="0013022B">
        <w:t>БЯМ на основе</w:t>
      </w:r>
      <w:r w:rsidR="63E9BAD2">
        <w:t xml:space="preserve"> RAG.</w:t>
      </w:r>
    </w:p>
    <w:p w14:paraId="10A36A20" w14:textId="212F5738" w:rsidR="001B4980" w:rsidRPr="00AD5DFF" w:rsidRDefault="001B4980" w:rsidP="005B3AFA">
      <w:pPr>
        <w:pStyle w:val="Caption"/>
        <w:keepNext/>
        <w:jc w:val="both"/>
      </w:pPr>
      <w:bookmarkStart w:id="66" w:name="_Ref185517760"/>
      <w:r>
        <w:t xml:space="preserve">Листинг </w:t>
      </w:r>
      <w:bookmarkEnd w:id="66"/>
      <w:r w:rsidR="00007C69">
        <w:t>5.2.1</w:t>
      </w:r>
      <w:r w:rsidRPr="00670DC8">
        <w:t xml:space="preserve"> </w:t>
      </w:r>
      <w:r w:rsidR="00A76039" w:rsidRPr="00670DC8">
        <w:t>–</w:t>
      </w:r>
      <w:r w:rsidRPr="00670DC8">
        <w:t xml:space="preserve"> </w:t>
      </w:r>
      <w:r w:rsidR="00A76039">
        <w:t xml:space="preserve">Фрагмент скрипта </w:t>
      </w:r>
      <w:r w:rsidR="005B3AFA">
        <w:t xml:space="preserve">вызова модуля </w:t>
      </w:r>
      <w:r w:rsidR="00A76039">
        <w:t xml:space="preserve">для </w:t>
      </w:r>
      <w:r w:rsidR="00AD5DFF">
        <w:t xml:space="preserve">генерации ответа на </w:t>
      </w:r>
      <w:r w:rsidR="00AD1C0C">
        <w:t xml:space="preserve">пользовательский </w:t>
      </w:r>
      <w:r w:rsidR="00AD5DFF">
        <w:t xml:space="preserve">вопрос </w:t>
      </w:r>
      <w:r w:rsidR="00AD1C0C">
        <w:t>на естественном языке</w:t>
      </w:r>
      <w:r w:rsidR="00AD5DFF">
        <w:t xml:space="preserve"> с использованием </w:t>
      </w:r>
      <w:r w:rsidR="00AD5DFF">
        <w:rPr>
          <w:lang w:val="en-US"/>
        </w:rPr>
        <w:t>RAG</w:t>
      </w:r>
      <w:r w:rsidR="00AD5DFF">
        <w:t>.</w:t>
      </w:r>
    </w:p>
    <w:tbl>
      <w:tblPr>
        <w:tblStyle w:val="TableGrid"/>
        <w:tblW w:w="0" w:type="auto"/>
        <w:tblLayout w:type="fixed"/>
        <w:tblLook w:val="06A0" w:firstRow="1" w:lastRow="0" w:firstColumn="1" w:lastColumn="0" w:noHBand="1" w:noVBand="1"/>
      </w:tblPr>
      <w:tblGrid>
        <w:gridCol w:w="9015"/>
      </w:tblGrid>
      <w:tr w:rsidR="453CBF07" w:rsidRPr="00F52627" w14:paraId="7606B937" w14:textId="77777777" w:rsidTr="00D656DD">
        <w:trPr>
          <w:trHeight w:val="300"/>
        </w:trPr>
        <w:tc>
          <w:tcPr>
            <w:cnfStyle w:val="001000000000" w:firstRow="0" w:lastRow="0" w:firstColumn="1" w:lastColumn="0" w:oddVBand="0" w:evenVBand="0" w:oddHBand="0" w:evenHBand="0" w:firstRowFirstColumn="0" w:firstRowLastColumn="0" w:lastRowFirstColumn="0" w:lastRowLastColumn="0"/>
            <w:tcW w:w="9015" w:type="dxa"/>
            <w:shd w:val="clear" w:color="auto" w:fill="E7E6E6" w:themeFill="background2"/>
          </w:tcPr>
          <w:p w14:paraId="60C150C7" w14:textId="74CB8B06" w:rsidR="3717D314" w:rsidRPr="00FD2F23" w:rsidRDefault="3717D314" w:rsidP="453CBF0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import uuid </w:t>
            </w:r>
          </w:p>
          <w:p w14:paraId="7B1078FE" w14:textId="003C8D4F" w:rsidR="3717D314" w:rsidRPr="00FD2F23" w:rsidRDefault="3717D314" w:rsidP="453CBF0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from protollm_sdk.jobs.utility import construct_job_context </w:t>
            </w:r>
          </w:p>
          <w:p w14:paraId="2B1576A9" w14:textId="5CBB17CE" w:rsidR="3717D314" w:rsidRPr="00FD2F23" w:rsidRDefault="3717D314" w:rsidP="453CBF0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from protollm_sdk.utils.reddis import get_reddis_wrapper, load_result </w:t>
            </w:r>
          </w:p>
          <w:p w14:paraId="71161E13" w14:textId="205E50CE" w:rsidR="3717D314" w:rsidRPr="00FD2F23" w:rsidRDefault="3717D314" w:rsidP="453CBF0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from protollm_sdk.rags.jobs import RAGJob </w:t>
            </w:r>
          </w:p>
          <w:p w14:paraId="095E5D1C" w14:textId="1A2BF2C8" w:rsidR="453CBF07" w:rsidRPr="00FD2F23" w:rsidRDefault="453CBF07" w:rsidP="453CBF07">
            <w:pPr>
              <w:pStyle w:val="a3"/>
              <w:rPr>
                <w:rFonts w:ascii="Courier New" w:eastAsia="Times New Roman" w:hAnsi="Courier New" w:cs="Courier New"/>
                <w:color w:val="000000" w:themeColor="text1"/>
                <w:sz w:val="18"/>
                <w:szCs w:val="18"/>
                <w:lang w:val="en-GB"/>
              </w:rPr>
            </w:pPr>
          </w:p>
          <w:p w14:paraId="36096A05" w14:textId="42224CB6" w:rsidR="3717D314" w:rsidRPr="00FD2F23" w:rsidRDefault="3717D314" w:rsidP="453CBF0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r w:rsidR="00FE5633" w:rsidRPr="00FD2F23">
              <w:rPr>
                <w:rFonts w:ascii="Courier New" w:eastAsia="Times New Roman" w:hAnsi="Courier New" w:cs="Courier New"/>
                <w:color w:val="000000" w:themeColor="text1"/>
                <w:sz w:val="18"/>
                <w:szCs w:val="18"/>
                <w:lang w:val="en-GB"/>
              </w:rPr>
              <w:t>Шаг</w:t>
            </w:r>
            <w:r w:rsidRPr="00FD2F23">
              <w:rPr>
                <w:rFonts w:ascii="Courier New" w:eastAsia="Times New Roman" w:hAnsi="Courier New" w:cs="Courier New"/>
                <w:color w:val="000000" w:themeColor="text1"/>
                <w:sz w:val="18"/>
                <w:szCs w:val="18"/>
                <w:lang w:val="en-GB"/>
              </w:rPr>
              <w:t xml:space="preserve"> 1. </w:t>
            </w:r>
            <w:r w:rsidR="00606D11" w:rsidRPr="00FD2F23">
              <w:rPr>
                <w:rFonts w:ascii="Courier New" w:eastAsia="Times New Roman" w:hAnsi="Courier New" w:cs="Courier New"/>
                <w:color w:val="000000" w:themeColor="text1"/>
                <w:sz w:val="18"/>
                <w:szCs w:val="18"/>
                <w:lang w:val="en-GB"/>
              </w:rPr>
              <w:t xml:space="preserve">Инициализация </w:t>
            </w:r>
            <w:r w:rsidR="00DA29A0" w:rsidRPr="00FD2F23">
              <w:rPr>
                <w:rFonts w:ascii="Courier New" w:eastAsia="Times New Roman" w:hAnsi="Courier New" w:cs="Courier New"/>
                <w:color w:val="000000" w:themeColor="text1"/>
                <w:sz w:val="18"/>
                <w:szCs w:val="18"/>
                <w:lang w:val="en-GB"/>
              </w:rPr>
              <w:t xml:space="preserve">уникального </w:t>
            </w:r>
            <w:r w:rsidR="00DA1644" w:rsidRPr="00FD2F23">
              <w:rPr>
                <w:rFonts w:ascii="Courier New" w:eastAsia="Times New Roman" w:hAnsi="Courier New" w:cs="Courier New"/>
                <w:color w:val="000000" w:themeColor="text1"/>
                <w:sz w:val="18"/>
                <w:szCs w:val="18"/>
                <w:lang w:val="en-GB"/>
              </w:rPr>
              <w:t xml:space="preserve">номера </w:t>
            </w:r>
            <w:r w:rsidR="00DA29A0" w:rsidRPr="00FD2F23">
              <w:rPr>
                <w:rFonts w:ascii="Courier New" w:eastAsia="Times New Roman" w:hAnsi="Courier New" w:cs="Courier New"/>
                <w:color w:val="000000" w:themeColor="text1"/>
                <w:sz w:val="18"/>
                <w:szCs w:val="18"/>
                <w:lang w:val="en-GB"/>
              </w:rPr>
              <w:t>идентификации</w:t>
            </w:r>
          </w:p>
          <w:p w14:paraId="056E21AA" w14:textId="7BEB1273" w:rsidR="3717D314" w:rsidRPr="00FD2F23" w:rsidRDefault="3717D314" w:rsidP="453CBF0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job_id = str(uuid.uuid4()) </w:t>
            </w:r>
          </w:p>
          <w:p w14:paraId="212F0CE8" w14:textId="5D7205F8" w:rsidR="3717D314" w:rsidRPr="00FD2F23" w:rsidRDefault="3717D314" w:rsidP="453CBF0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r w:rsidR="00EC6A3C" w:rsidRPr="00FD2F23">
              <w:rPr>
                <w:rFonts w:ascii="Courier New" w:eastAsia="Times New Roman" w:hAnsi="Courier New" w:cs="Courier New"/>
                <w:color w:val="000000" w:themeColor="text1"/>
                <w:sz w:val="18"/>
                <w:szCs w:val="18"/>
                <w:lang w:val="en-GB"/>
              </w:rPr>
              <w:t>Шаг</w:t>
            </w:r>
            <w:r w:rsidRPr="00FD2F23">
              <w:rPr>
                <w:rFonts w:ascii="Courier New" w:eastAsia="Times New Roman" w:hAnsi="Courier New" w:cs="Courier New"/>
                <w:color w:val="000000" w:themeColor="text1"/>
                <w:sz w:val="18"/>
                <w:szCs w:val="18"/>
                <w:lang w:val="en-GB"/>
              </w:rPr>
              <w:t xml:space="preserve"> 2. </w:t>
            </w:r>
            <w:r w:rsidR="006F1353" w:rsidRPr="00FD2F23">
              <w:rPr>
                <w:rFonts w:ascii="Courier New" w:eastAsia="Times New Roman" w:hAnsi="Courier New" w:cs="Courier New"/>
                <w:color w:val="000000" w:themeColor="text1"/>
                <w:sz w:val="18"/>
                <w:szCs w:val="18"/>
                <w:lang w:val="en-GB"/>
              </w:rPr>
              <w:t xml:space="preserve">Инициализация переменных </w:t>
            </w:r>
            <w:r w:rsidR="00224E42" w:rsidRPr="00FD2F23">
              <w:rPr>
                <w:rFonts w:ascii="Courier New" w:eastAsia="Times New Roman" w:hAnsi="Courier New" w:cs="Courier New"/>
                <w:color w:val="000000" w:themeColor="text1"/>
                <w:sz w:val="18"/>
                <w:szCs w:val="18"/>
                <w:lang w:val="en-GB"/>
              </w:rPr>
              <w:t>доступа к БД и SDK</w:t>
            </w:r>
          </w:p>
          <w:p w14:paraId="11B4D313" w14:textId="32C251FD" w:rsidR="3717D314" w:rsidRPr="00FD2F23" w:rsidRDefault="3717D314" w:rsidP="453CBF0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job_name = "fast_validation" </w:t>
            </w:r>
          </w:p>
          <w:p w14:paraId="683CF84D" w14:textId="276E17BF" w:rsidR="453CBF07" w:rsidRPr="00FD2F23" w:rsidRDefault="3717D314" w:rsidP="453CBF0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ctx = construct_job_context(job_name) </w:t>
            </w:r>
          </w:p>
          <w:p w14:paraId="7E09A08E" w14:textId="4144568A" w:rsidR="3717D314" w:rsidRPr="00FD2F23" w:rsidRDefault="3717D314" w:rsidP="453CBF0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r w:rsidR="00C063A7" w:rsidRPr="00FD2F23">
              <w:rPr>
                <w:rFonts w:ascii="Courier New" w:eastAsia="Times New Roman" w:hAnsi="Courier New" w:cs="Courier New"/>
                <w:color w:val="000000" w:themeColor="text1"/>
                <w:sz w:val="18"/>
                <w:szCs w:val="18"/>
                <w:lang w:val="en-GB"/>
              </w:rPr>
              <w:t>Шаг</w:t>
            </w:r>
            <w:r w:rsidRPr="00FD2F23">
              <w:rPr>
                <w:rFonts w:ascii="Courier New" w:eastAsia="Times New Roman" w:hAnsi="Courier New" w:cs="Courier New"/>
                <w:color w:val="000000" w:themeColor="text1"/>
                <w:sz w:val="18"/>
                <w:szCs w:val="18"/>
                <w:lang w:val="en-GB"/>
              </w:rPr>
              <w:t xml:space="preserve"> 3. </w:t>
            </w:r>
            <w:r w:rsidR="00C063A7" w:rsidRPr="00FD2F23">
              <w:rPr>
                <w:rFonts w:ascii="Courier New" w:eastAsia="Times New Roman" w:hAnsi="Courier New" w:cs="Courier New"/>
                <w:color w:val="000000" w:themeColor="text1"/>
                <w:sz w:val="18"/>
                <w:szCs w:val="18"/>
                <w:lang w:val="en-GB"/>
              </w:rPr>
              <w:t>Запуск поиска релевантных документов</w:t>
            </w:r>
          </w:p>
          <w:p w14:paraId="15AD9EDB" w14:textId="77777777" w:rsidR="00F52627" w:rsidRPr="00FD2F23" w:rsidRDefault="3717D314" w:rsidP="00F5262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RAGJob().run(job_id, ctx, user_prompt='Какой бывает арматура железобетонных конструкций?', do_reranking=False) </w:t>
            </w:r>
          </w:p>
          <w:p w14:paraId="54C1E21C" w14:textId="77777777" w:rsidR="00F52627" w:rsidRPr="00FD2F23" w:rsidRDefault="00F52627" w:rsidP="00F5262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Шаг 4. Получение ответа модели из базы данных.</w:t>
            </w:r>
          </w:p>
          <w:p w14:paraId="2D0C2244" w14:textId="77777777" w:rsidR="00F52627" w:rsidRPr="00FD2F23" w:rsidRDefault="00F52627" w:rsidP="00F5262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rd = get_reddis_wrapper() </w:t>
            </w:r>
          </w:p>
          <w:p w14:paraId="1C148BAD" w14:textId="458B593A" w:rsidR="3717D314" w:rsidRPr="00D656DD" w:rsidRDefault="00F52627" w:rsidP="453CBF07">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result = load_result(rd, job_id, job_name)</w:t>
            </w:r>
          </w:p>
        </w:tc>
      </w:tr>
    </w:tbl>
    <w:p w14:paraId="01EE1BD2" w14:textId="1A80F834" w:rsidR="3717D314" w:rsidRPr="00BF0344" w:rsidRDefault="3717D314" w:rsidP="453CBF07">
      <w:pPr>
        <w:pStyle w:val="a3"/>
      </w:pPr>
      <w:r w:rsidRPr="00BF0344">
        <w:t xml:space="preserve">Перед запуском процесса </w:t>
      </w:r>
      <w:r w:rsidR="00030916">
        <w:t>с использованием модуля</w:t>
      </w:r>
      <w:r w:rsidRPr="00BF0344">
        <w:t xml:space="preserve"> требуется задать несколько переменных: id и </w:t>
      </w:r>
      <w:r w:rsidR="4ACD9F7A" w:rsidRPr="00BF0344">
        <w:t xml:space="preserve">название </w:t>
      </w:r>
      <w:r w:rsidRPr="00BF0344">
        <w:t>запуска</w:t>
      </w:r>
      <w:r w:rsidR="6D78C9D6" w:rsidRPr="00BF0344">
        <w:t xml:space="preserve">, а также объект класса JobContext, который конструируется с помощью функции construct_job_context. Класс </w:t>
      </w:r>
      <w:r w:rsidR="7E19C9E6" w:rsidRPr="00BF0344">
        <w:t>JobContext открывает возможности использования всех функций и сервисов, задекларированных внутри SDK проекта.</w:t>
      </w:r>
    </w:p>
    <w:p w14:paraId="2C2D0127" w14:textId="60BEA5D6" w:rsidR="62ADA6D6" w:rsidRDefault="62ADA6D6" w:rsidP="453CBF07">
      <w:pPr>
        <w:pStyle w:val="a3"/>
      </w:pPr>
      <w:r w:rsidRPr="00BF0344">
        <w:t xml:space="preserve">Объект класса RAGJob позволяет запустить процесс с помощью встроенного метода run(). Этот метод принимает на вход id запуска, </w:t>
      </w:r>
      <w:r w:rsidR="2725B3D3" w:rsidRPr="00BF0344">
        <w:t xml:space="preserve">экземпляр класса JobContext, вопрос, ответ на который требуется найти, </w:t>
      </w:r>
      <w:r w:rsidR="690B31AD" w:rsidRPr="00BF0344">
        <w:t xml:space="preserve">а также параметр use_advanced_rag, который отвечает </w:t>
      </w:r>
      <w:r w:rsidR="690B31AD">
        <w:t xml:space="preserve">за </w:t>
      </w:r>
      <w:r w:rsidR="00BF0344">
        <w:t>настройку аугментации запроса</w:t>
      </w:r>
      <w:r w:rsidR="29F4D25C" w:rsidRPr="00BF0344">
        <w:t>.</w:t>
      </w:r>
    </w:p>
    <w:p w14:paraId="4F46FC18" w14:textId="77777777" w:rsidR="00410A3B" w:rsidRDefault="00410A3B" w:rsidP="453CBF07">
      <w:pPr>
        <w:pStyle w:val="a3"/>
      </w:pPr>
    </w:p>
    <w:p w14:paraId="4436CC89" w14:textId="0EF2ACE4" w:rsidR="05DE15E4" w:rsidRDefault="00970062" w:rsidP="00B93F17">
      <w:pPr>
        <w:pStyle w:val="Heading2"/>
        <w:rPr>
          <w:rFonts w:eastAsia="Times New Roman" w:cs="Times New Roman"/>
        </w:rPr>
      </w:pPr>
      <w:r>
        <w:rPr>
          <w:rFonts w:eastAsia="Times New Roman" w:cs="Times New Roman"/>
          <w:b w:val="0"/>
          <w:bCs w:val="0"/>
        </w:rPr>
        <w:t xml:space="preserve"> </w:t>
      </w:r>
      <w:bookmarkStart w:id="67" w:name="_Toc185703859"/>
      <w:commentRangeStart w:id="68"/>
      <w:r w:rsidRPr="33A8C82D">
        <w:rPr>
          <w:rFonts w:eastAsia="Times New Roman" w:cs="Times New Roman"/>
        </w:rPr>
        <w:t>Вызов модуля на основе алгоритма повышения эффективности БЯМ за счет использования ансамблей моделей и мультиагентных технологий</w:t>
      </w:r>
      <w:commentRangeEnd w:id="68"/>
      <w:r w:rsidR="00495772">
        <w:rPr>
          <w:rStyle w:val="CommentReference"/>
        </w:rPr>
        <w:commentReference w:id="68"/>
      </w:r>
      <w:bookmarkEnd w:id="67"/>
    </w:p>
    <w:p w14:paraId="0484B4F9" w14:textId="0B455564" w:rsidR="1F006AD0" w:rsidRDefault="38532461" w:rsidP="7C5B6351">
      <w:pPr>
        <w:pStyle w:val="a3"/>
        <w:rPr>
          <w:rFonts w:eastAsia="Times New Roman"/>
          <w:color w:val="000000" w:themeColor="text1"/>
        </w:rPr>
      </w:pPr>
      <w:r>
        <w:t>В листинге 5.3</w:t>
      </w:r>
      <w:r w:rsidR="00410A3B">
        <w:t>.1</w:t>
      </w:r>
      <w:r>
        <w:t xml:space="preserve"> приводится пример запуска </w:t>
      </w:r>
      <w:r w:rsidR="2EEA33C1">
        <w:t>в отладочном режиме</w:t>
      </w:r>
      <w:r>
        <w:t xml:space="preserve"> API компоненты</w:t>
      </w:r>
      <w:r w:rsidR="6C9E01F1">
        <w:t xml:space="preserve"> </w:t>
      </w:r>
      <w:r>
        <w:t xml:space="preserve">модуля </w:t>
      </w:r>
      <w:r w:rsidR="30B94E90" w:rsidRPr="33A8C82D">
        <w:rPr>
          <w:rFonts w:eastAsia="Times New Roman"/>
          <w:color w:val="000000" w:themeColor="text1"/>
        </w:rPr>
        <w:t>повышения эффективности БЯМ за счет использования ансамблей моделей и мультиагентных технологий.</w:t>
      </w:r>
    </w:p>
    <w:p w14:paraId="5F24ADBA" w14:textId="19513609" w:rsidR="30B94E90" w:rsidRDefault="30B94E90" w:rsidP="7C5B6351">
      <w:pPr>
        <w:pStyle w:val="-10"/>
      </w:pPr>
      <w:r>
        <w:t>Листинг 5.3</w:t>
      </w:r>
      <w:r w:rsidR="5A7F1C52">
        <w:t>.1</w:t>
      </w:r>
      <w:r>
        <w:t xml:space="preserve"> – </w:t>
      </w:r>
      <w:r w:rsidR="778157D6">
        <w:t>Фрагмент скрипта старта сервера API компоненты модуля повышения эффективности БЯМ за счет использования ансамблей моделей и мультиагентных технологий.</w:t>
      </w:r>
    </w:p>
    <w:tbl>
      <w:tblPr>
        <w:tblStyle w:val="TableGrid"/>
        <w:tblW w:w="0" w:type="auto"/>
        <w:tblLayout w:type="fixed"/>
        <w:tblLook w:val="06A0" w:firstRow="1" w:lastRow="0" w:firstColumn="1" w:lastColumn="0" w:noHBand="1" w:noVBand="1"/>
      </w:tblPr>
      <w:tblGrid>
        <w:gridCol w:w="9015"/>
      </w:tblGrid>
      <w:tr w:rsidR="1F006AD0" w14:paraId="511D302E" w14:textId="77777777" w:rsidTr="00CE1014">
        <w:trPr>
          <w:trHeight w:val="300"/>
        </w:trPr>
        <w:tc>
          <w:tcPr>
            <w:cnfStyle w:val="001000000000" w:firstRow="0" w:lastRow="0" w:firstColumn="1" w:lastColumn="0" w:oddVBand="0" w:evenVBand="0" w:oddHBand="0" w:evenHBand="0" w:firstRowFirstColumn="0" w:firstRowLastColumn="0" w:lastRowFirstColumn="0" w:lastRowLastColumn="0"/>
            <w:tcW w:w="9015" w:type="dxa"/>
            <w:shd w:val="clear" w:color="auto" w:fill="D0CECE" w:themeFill="background2" w:themeFillShade="E6"/>
          </w:tcPr>
          <w:p w14:paraId="140335D8" w14:textId="1A707C25"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import logging</w:t>
            </w:r>
          </w:p>
          <w:p w14:paraId="3781262B" w14:textId="32AB533F" w:rsidR="1F006AD0" w:rsidRPr="00FD2F23" w:rsidRDefault="1F006AD0" w:rsidP="006679A4">
            <w:pPr>
              <w:pStyle w:val="a3"/>
              <w:rPr>
                <w:rFonts w:ascii="Courier New" w:eastAsia="Times New Roman" w:hAnsi="Courier New" w:cs="Courier New"/>
                <w:color w:val="000000" w:themeColor="text1"/>
                <w:sz w:val="18"/>
                <w:szCs w:val="18"/>
                <w:lang w:val="en-GB"/>
              </w:rPr>
            </w:pPr>
          </w:p>
          <w:p w14:paraId="5A820819" w14:textId="6D6BAA1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from protollm_agents.entrypoint import Entrypoint</w:t>
            </w:r>
          </w:p>
          <w:p w14:paraId="1BC33E9E" w14:textId="12845370"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from protollm_agents.sdk.agents import StreamingAgent</w:t>
            </w:r>
          </w:p>
          <w:p w14:paraId="579A0B70" w14:textId="65006F84"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from protollm_agents.sdk.models import CompletionModel, ChatModel, TokenizerModel, EmbeddingAPIModel</w:t>
            </w:r>
          </w:p>
          <w:p w14:paraId="47E84911" w14:textId="7457B771"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from protollm_agents.sdk.vector_stores import ChromaVectorStore</w:t>
            </w:r>
          </w:p>
          <w:p w14:paraId="7C42CAD3" w14:textId="512F3DB0"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from pipelines.rag_agent import RAGAgent</w:t>
            </w:r>
          </w:p>
          <w:p w14:paraId="55520A66" w14:textId="6C968BD1" w:rsidR="1F006AD0" w:rsidRPr="00FD2F23" w:rsidRDefault="1F006AD0" w:rsidP="006679A4">
            <w:pPr>
              <w:pStyle w:val="a3"/>
              <w:rPr>
                <w:rFonts w:ascii="Courier New" w:eastAsia="Times New Roman" w:hAnsi="Courier New" w:cs="Courier New"/>
                <w:color w:val="000000" w:themeColor="text1"/>
                <w:sz w:val="18"/>
                <w:szCs w:val="18"/>
                <w:lang w:val="en-GB"/>
              </w:rPr>
            </w:pPr>
          </w:p>
          <w:p w14:paraId="715A2945" w14:textId="236E86DB" w:rsidR="1F006AD0" w:rsidRPr="00FD2F23" w:rsidRDefault="1F006AD0" w:rsidP="006679A4">
            <w:pPr>
              <w:pStyle w:val="a3"/>
              <w:rPr>
                <w:rFonts w:ascii="Courier New" w:eastAsia="Times New Roman" w:hAnsi="Courier New" w:cs="Courier New"/>
                <w:color w:val="000000" w:themeColor="text1"/>
                <w:sz w:val="18"/>
                <w:szCs w:val="18"/>
                <w:lang w:val="en-GB"/>
              </w:rPr>
            </w:pPr>
          </w:p>
          <w:p w14:paraId="025E8A15" w14:textId="312AC1C5"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logging.basicConfig(</w:t>
            </w:r>
          </w:p>
          <w:p w14:paraId="6D490C71" w14:textId="7457991A"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level=logging.DEBUG,</w:t>
            </w:r>
          </w:p>
          <w:p w14:paraId="3845A9AB" w14:textId="26AA646C"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format="%(asctime)s - %(name)s - %(levelname)s - %(filename)s:%(lineno)d - %(message)s",</w:t>
            </w:r>
          </w:p>
          <w:p w14:paraId="05A220F4" w14:textId="3FC93036"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handlers=[logging.StreamHandler()],</w:t>
            </w:r>
          </w:p>
          <w:p w14:paraId="3F3A5D63" w14:textId="29C3E942"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w:t>
            </w:r>
          </w:p>
          <w:p w14:paraId="713A53CD" w14:textId="671867E2"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logger = logging.getLogger(__name__)</w:t>
            </w:r>
          </w:p>
          <w:p w14:paraId="0AD1AF40" w14:textId="0D6669C2" w:rsidR="1F006AD0" w:rsidRPr="00FD2F23" w:rsidRDefault="1F006AD0" w:rsidP="006679A4">
            <w:pPr>
              <w:pStyle w:val="a3"/>
              <w:rPr>
                <w:rFonts w:ascii="Courier New" w:eastAsia="Times New Roman" w:hAnsi="Courier New" w:cs="Courier New"/>
                <w:color w:val="000000" w:themeColor="text1"/>
                <w:sz w:val="18"/>
                <w:szCs w:val="18"/>
                <w:lang w:val="en-GB"/>
              </w:rPr>
            </w:pPr>
          </w:p>
          <w:p w14:paraId="334036EA" w14:textId="4AA11568"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HOST = "localhost"</w:t>
            </w:r>
          </w:p>
          <w:p w14:paraId="727DC874" w14:textId="19F04943" w:rsidR="1F006AD0" w:rsidRPr="00FD2F23" w:rsidRDefault="1F006AD0" w:rsidP="006679A4">
            <w:pPr>
              <w:pStyle w:val="a3"/>
              <w:rPr>
                <w:rFonts w:ascii="Courier New" w:eastAsia="Times New Roman" w:hAnsi="Courier New" w:cs="Courier New"/>
                <w:color w:val="000000" w:themeColor="text1"/>
                <w:sz w:val="18"/>
                <w:szCs w:val="18"/>
                <w:lang w:val="en-GB"/>
              </w:rPr>
            </w:pPr>
          </w:p>
          <w:p w14:paraId="7B3F15FD" w14:textId="30883786"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if __name__ == "__main__":</w:t>
            </w:r>
          </w:p>
          <w:p w14:paraId="7801DF2D" w14:textId="7A546DEC" w:rsidR="1F006AD0" w:rsidRPr="00FD2F23" w:rsidRDefault="5C299F8F"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r w:rsidR="57AF4AC9" w:rsidRPr="00FD2F23">
              <w:rPr>
                <w:rFonts w:ascii="Courier New" w:eastAsia="Times New Roman" w:hAnsi="Courier New" w:cs="Courier New"/>
                <w:color w:val="000000" w:themeColor="text1"/>
                <w:sz w:val="18"/>
                <w:szCs w:val="18"/>
                <w:lang w:val="en-GB"/>
              </w:rPr>
              <w:t>epoint = Entrypoint(</w:t>
            </w:r>
          </w:p>
          <w:p w14:paraId="567CB7BB" w14:textId="11F6122B"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models = [</w:t>
            </w:r>
          </w:p>
          <w:p w14:paraId="62D646FE" w14:textId="694F28F9"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CompletionModel(</w:t>
            </w:r>
          </w:p>
          <w:p w14:paraId="221AC416" w14:textId="2C679CA7"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name="planner_llm",</w:t>
            </w:r>
          </w:p>
          <w:p w14:paraId="2F7667ED" w14:textId="212A045D"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model="/model",</w:t>
            </w:r>
          </w:p>
          <w:p w14:paraId="45A1F795" w14:textId="53ECAB5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temperature=0.01,</w:t>
            </w:r>
          </w:p>
          <w:p w14:paraId="6F240460" w14:textId="4652E618"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top_p=0.95,</w:t>
            </w:r>
          </w:p>
          <w:p w14:paraId="49E5070F" w14:textId="522B84DC"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streaming=False,</w:t>
            </w:r>
          </w:p>
          <w:p w14:paraId="117DC6DC" w14:textId="05755AD5"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url=f"http://{HOST}:8001/v1",</w:t>
            </w:r>
          </w:p>
          <w:p w14:paraId="11D3D7DE" w14:textId="37E7C6E6"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api_key="token",</w:t>
            </w:r>
          </w:p>
          <w:p w14:paraId="5DA475EC" w14:textId="67233AD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34E71944" w14:textId="7E1295E3"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CompletionModel(</w:t>
            </w:r>
          </w:p>
          <w:p w14:paraId="0FE25AFD" w14:textId="700FD37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name="generator_llm",</w:t>
            </w:r>
          </w:p>
          <w:p w14:paraId="5C32DB55" w14:textId="2430D309"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model="/model",</w:t>
            </w:r>
          </w:p>
          <w:p w14:paraId="521E3C8C" w14:textId="25E033B3"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temperature=0.01,</w:t>
            </w:r>
          </w:p>
          <w:p w14:paraId="4DA247BF" w14:textId="0280F745"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top_p=0.95,</w:t>
            </w:r>
          </w:p>
          <w:p w14:paraId="415EC947" w14:textId="0A52951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streaming=True,</w:t>
            </w:r>
          </w:p>
          <w:p w14:paraId="2A3744EF" w14:textId="223E0966"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url=f"http://{HOST}:8001/v1",</w:t>
            </w:r>
          </w:p>
          <w:p w14:paraId="4ED3DE9F" w14:textId="6106AACB"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api_key="token",</w:t>
            </w:r>
          </w:p>
          <w:p w14:paraId="3225F84D" w14:textId="52CFDCDC"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1FCB1824" w14:textId="2DA05C74"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ChatModel(</w:t>
            </w:r>
          </w:p>
          <w:p w14:paraId="09C3CD82" w14:textId="3BDCB07F"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name="router_llm",</w:t>
            </w:r>
          </w:p>
          <w:p w14:paraId="71698757" w14:textId="11210A70"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model="/model",</w:t>
            </w:r>
          </w:p>
          <w:p w14:paraId="1AFB3218" w14:textId="79E44460"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temperature=0.01,</w:t>
            </w:r>
          </w:p>
          <w:p w14:paraId="69EC60A7" w14:textId="6A2D6AF8"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top_p=0.95,</w:t>
            </w:r>
          </w:p>
          <w:p w14:paraId="22ED9027" w14:textId="3BF422B8"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streaming=True,</w:t>
            </w:r>
          </w:p>
          <w:p w14:paraId="52C8EB7B" w14:textId="5CB599E9"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url=f"http://{HOST}:8001/v1",</w:t>
            </w:r>
          </w:p>
          <w:p w14:paraId="70AFA364" w14:textId="2713C248"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api_key="token",</w:t>
            </w:r>
          </w:p>
          <w:p w14:paraId="1277393C" w14:textId="43B2D431"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11008450" w14:textId="4CABE7AD"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TokenizerModel(</w:t>
            </w:r>
          </w:p>
          <w:p w14:paraId="732E6B0C" w14:textId="08393E56"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name="qwen_2.5",</w:t>
            </w:r>
          </w:p>
          <w:p w14:paraId="17FAC1CA" w14:textId="49845EB4"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path_or_repo_id="Qwen/Qwen2.5-7B-Instruct",</w:t>
            </w:r>
          </w:p>
          <w:p w14:paraId="4BF6E5C0" w14:textId="594D0D03"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5065546D" w14:textId="3278A010"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EmbeddingAPIModel(</w:t>
            </w:r>
          </w:p>
          <w:p w14:paraId="0229D906" w14:textId="11DB6995"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name="e5-mistral-7b-instruct",</w:t>
            </w:r>
          </w:p>
          <w:p w14:paraId="702A94AC" w14:textId="43C9A2B2"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model="/models/e5-mistral-7b-instruct",</w:t>
            </w:r>
          </w:p>
          <w:p w14:paraId="48AFE2B8" w14:textId="0C029E7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url=f"http://{HOST}:58891/v1",</w:t>
            </w:r>
          </w:p>
          <w:p w14:paraId="32939687" w14:textId="2ED6D58B"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api_key="token",</w:t>
            </w:r>
          </w:p>
          <w:p w14:paraId="539CEBDA" w14:textId="3C27EF4F"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check_embedding_ctx_length=False,</w:t>
            </w:r>
          </w:p>
          <w:p w14:paraId="34DEC4A8" w14:textId="09FEF731"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tiktoken_enabled=False,</w:t>
            </w:r>
          </w:p>
          <w:p w14:paraId="263608EA" w14:textId="31CCE3F0"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69235687" w14:textId="46DDDC86"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4EB10E65" w14:textId="35EEBA09"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agents = [</w:t>
            </w:r>
          </w:p>
          <w:p w14:paraId="171CF15E" w14:textId="57F1E088"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RAGAgent(</w:t>
            </w:r>
          </w:p>
          <w:p w14:paraId="73F8E236" w14:textId="150A2C7C"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name="rag_domain1",</w:t>
            </w:r>
          </w:p>
          <w:p w14:paraId="79BF1022" w14:textId="04303A07"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description="Поиск по базе докуметов домена 1",</w:t>
            </w:r>
          </w:p>
          <w:p w14:paraId="3D0CEC90" w14:textId="0CA34641"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arguments=RAGAgent.Arguments(</w:t>
            </w:r>
          </w:p>
          <w:p w14:paraId="0FC5ACF4" w14:textId="23E02E96"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max_input_tokens=6144,</w:t>
            </w:r>
          </w:p>
          <w:p w14:paraId="3599DC6F" w14:textId="308CC217"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max_chat_history_token_length=24576,</w:t>
            </w:r>
          </w:p>
          <w:p w14:paraId="192C013F" w14:textId="36E8D3F1"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retrieving_top_k=2,</w:t>
            </w:r>
          </w:p>
          <w:p w14:paraId="763F3452" w14:textId="0164B28A"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generator_context_top_k=2,</w:t>
            </w:r>
          </w:p>
          <w:p w14:paraId="6C2EEA9F" w14:textId="7BF43012"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include_original_question_in_queries=True,</w:t>
            </w:r>
          </w:p>
          <w:p w14:paraId="2ECE9523" w14:textId="3A956D04"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planner_model_name="planner_llm",</w:t>
            </w:r>
          </w:p>
          <w:p w14:paraId="40F9A65E" w14:textId="7BCA3F50"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generator_model_name="generator_llm",</w:t>
            </w:r>
          </w:p>
          <w:p w14:paraId="1EB76876" w14:textId="5932C65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tokenizer_name="qwen_2.5",</w:t>
            </w:r>
          </w:p>
          <w:p w14:paraId="6013B5F9" w14:textId="7E1BE552"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store_name="chroma_domain1",</w:t>
            </w:r>
          </w:p>
          <w:p w14:paraId="7AA4BF4E" w14:textId="7DFE65D5"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2B0B9D1F" w14:textId="47C7E826"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2456AA4F" w14:textId="44DFDD41"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RAGAgent(</w:t>
            </w:r>
          </w:p>
          <w:p w14:paraId="7DF2C2CD" w14:textId="496CDCDC"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name="rag_domain2",</w:t>
            </w:r>
          </w:p>
          <w:p w14:paraId="4F3D496B" w14:textId="217781CC"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description="Поиск по базе докуметов домена 2",</w:t>
            </w:r>
          </w:p>
          <w:p w14:paraId="3537C0CD" w14:textId="37A3254A"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arguments=RAGAgent.Arguments(</w:t>
            </w:r>
          </w:p>
          <w:p w14:paraId="1D4B3CE9" w14:textId="670FD691"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max_input_tokens=6144,</w:t>
            </w:r>
          </w:p>
          <w:p w14:paraId="6BF118F4" w14:textId="290F229A"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max_chat_history_token_length=24576,</w:t>
            </w:r>
          </w:p>
          <w:p w14:paraId="75402722" w14:textId="69811CD2"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retrieving_top_k=2,</w:t>
            </w:r>
          </w:p>
          <w:p w14:paraId="4BFD4B71" w14:textId="35B6920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generator_context_top_k=2,</w:t>
            </w:r>
          </w:p>
          <w:p w14:paraId="7D997BA5" w14:textId="34C695D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include_original_question_in_queries=True,</w:t>
            </w:r>
          </w:p>
          <w:p w14:paraId="519F8EF8" w14:textId="1F6719F8"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planner_model_name="planner_llm",</w:t>
            </w:r>
          </w:p>
          <w:p w14:paraId="2B6285B0" w14:textId="79F9926A"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generator_model_name="generator_llm",</w:t>
            </w:r>
          </w:p>
          <w:p w14:paraId="24F5BCA3" w14:textId="2103AE30"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tokenizer_name="qwen_2.5",</w:t>
            </w:r>
          </w:p>
          <w:p w14:paraId="3951A293" w14:textId="4435A5D8"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store_name="chroma_domain2",</w:t>
            </w:r>
          </w:p>
          <w:p w14:paraId="467BAC35" w14:textId="3B9B7D06"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675317D8" w14:textId="115DBB68"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1CAF9645" w14:textId="17C1838C"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RAGAgent(</w:t>
            </w:r>
          </w:p>
          <w:p w14:paraId="7147E105" w14:textId="1C5B2DF0"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name="rag_domain3",</w:t>
            </w:r>
          </w:p>
          <w:p w14:paraId="6FD93BD8" w14:textId="78248BBD"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description="Поиск по базе докуметов домена 3",</w:t>
            </w:r>
          </w:p>
          <w:p w14:paraId="7D34524D" w14:textId="37A3254A"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arguments=RAGAgent.Arguments(</w:t>
            </w:r>
          </w:p>
          <w:p w14:paraId="635CD0C2" w14:textId="670FD691"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max_input_tokens=6144,</w:t>
            </w:r>
          </w:p>
          <w:p w14:paraId="1A515D55" w14:textId="290F229A"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max_chat_history_token_length=24576,</w:t>
            </w:r>
          </w:p>
          <w:p w14:paraId="0AD3E583" w14:textId="69811CD2"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retrieving_top_k=2,</w:t>
            </w:r>
          </w:p>
          <w:p w14:paraId="4606933B" w14:textId="35B6920E"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generator_context_top_k=2,</w:t>
            </w:r>
          </w:p>
          <w:p w14:paraId="6CB3CDB3" w14:textId="34C695DE"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include_original_question_in_queries=True,</w:t>
            </w:r>
          </w:p>
          <w:p w14:paraId="3EC617EC" w14:textId="1F6719F8"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planner_model_name="planner_llm",</w:t>
            </w:r>
          </w:p>
          <w:p w14:paraId="4FE53387" w14:textId="79F9926A"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generator_model_name="generator_llm",</w:t>
            </w:r>
          </w:p>
          <w:p w14:paraId="6D82E320" w14:textId="2103AE30"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tokenizer_name="qwen_2.5",</w:t>
            </w:r>
          </w:p>
          <w:p w14:paraId="4A9B842F" w14:textId="3E0827FB"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store_name="chroma_domain3",</w:t>
            </w:r>
          </w:p>
          <w:p w14:paraId="690C3829" w14:textId="3B9B7D06"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17A6FAAF" w14:textId="115DBB68" w:rsidR="15EA4F0A" w:rsidRPr="00FD2F23" w:rsidRDefault="15EA4F0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6797CDDE" w14:textId="1CDD6698" w:rsidR="2FBB09FC" w:rsidRPr="00FD2F23" w:rsidRDefault="2FBB09FC" w:rsidP="006679A4">
            <w:pPr>
              <w:pStyle w:val="a3"/>
              <w:rPr>
                <w:rFonts w:ascii="Courier New" w:eastAsia="Times New Roman" w:hAnsi="Courier New" w:cs="Courier New"/>
                <w:color w:val="000000" w:themeColor="text1"/>
                <w:sz w:val="18"/>
                <w:szCs w:val="18"/>
                <w:lang w:val="en-GB"/>
              </w:rPr>
            </w:pPr>
          </w:p>
          <w:p w14:paraId="6139F740" w14:textId="40580C75"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1D721204" w14:textId="5699206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vector_stores = [</w:t>
            </w:r>
          </w:p>
          <w:p w14:paraId="22F01683" w14:textId="5484DBA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ChromaVectorStore(</w:t>
            </w:r>
          </w:p>
          <w:p w14:paraId="4F9EC3E7" w14:textId="316BDB3B"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name="chroma_domain1",</w:t>
            </w:r>
          </w:p>
          <w:p w14:paraId="1A66FFDF" w14:textId="3B5BBB93"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description="Chroma vector store",</w:t>
            </w:r>
          </w:p>
          <w:p w14:paraId="2F9EE4EB" w14:textId="14FC44E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embeddings_model_name='e5-mistral-7b-instruct',</w:t>
            </w:r>
          </w:p>
          <w:p w14:paraId="63F3F201" w14:textId="30DA53CD"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host=HOST,</w:t>
            </w:r>
          </w:p>
          <w:p w14:paraId="7F398564" w14:textId="00DF0916"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port=57777,</w:t>
            </w:r>
          </w:p>
          <w:p w14:paraId="67C402BC" w14:textId="3408AC55"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collection_name='domain1',</w:t>
            </w:r>
          </w:p>
          <w:p w14:paraId="0BB2ABEB" w14:textId="22E1DFBC"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22F09102" w14:textId="2776CC6D"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ChromaVectorStore(</w:t>
            </w:r>
          </w:p>
          <w:p w14:paraId="02B6761C" w14:textId="02F22056"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name="chroma_domain2",</w:t>
            </w:r>
          </w:p>
          <w:p w14:paraId="490B9ADA" w14:textId="3219D99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description="Chroma vector store",</w:t>
            </w:r>
          </w:p>
          <w:p w14:paraId="72001A2A" w14:textId="30D7918E"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embeddings_mel_name='e5-mistral-7b-instruct',</w:t>
            </w:r>
          </w:p>
          <w:p w14:paraId="64C569A2" w14:textId="34DDAB09"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host=HOST,</w:t>
            </w:r>
          </w:p>
          <w:p w14:paraId="235228CA" w14:textId="053CE71B"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port=57777,</w:t>
            </w:r>
          </w:p>
          <w:p w14:paraId="0B2EA87E" w14:textId="700014D6"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collection_name='domain2',</w:t>
            </w:r>
          </w:p>
          <w:p w14:paraId="53664CD9" w14:textId="30E278C4"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072949E5" w14:textId="2776CC6D" w:rsidR="0A03302A" w:rsidRPr="00FD2F23" w:rsidRDefault="0A03302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ChromaVectorStore(</w:t>
            </w:r>
          </w:p>
          <w:p w14:paraId="515D79F9" w14:textId="7098A555" w:rsidR="0A03302A" w:rsidRPr="00FD2F23" w:rsidRDefault="0A03302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name="chroma_domain3",</w:t>
            </w:r>
          </w:p>
          <w:p w14:paraId="6E0CB981" w14:textId="3219D99E" w:rsidR="0A03302A" w:rsidRPr="00FD2F23" w:rsidRDefault="0A03302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description="Chroma vector store",</w:t>
            </w:r>
          </w:p>
          <w:p w14:paraId="53DF2BFE" w14:textId="30D7918E" w:rsidR="0A03302A" w:rsidRPr="00FD2F23" w:rsidRDefault="0A03302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embeddings_mel_name='e5-mistral-7b-instruct',</w:t>
            </w:r>
          </w:p>
          <w:p w14:paraId="51CB4315" w14:textId="34DDAB09" w:rsidR="0A03302A" w:rsidRPr="00FD2F23" w:rsidRDefault="0A03302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host=HOST,</w:t>
            </w:r>
          </w:p>
          <w:p w14:paraId="79F92519" w14:textId="053CE71B" w:rsidR="0A03302A" w:rsidRPr="00FD2F23" w:rsidRDefault="0A03302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port=57777,</w:t>
            </w:r>
          </w:p>
          <w:p w14:paraId="163E7632" w14:textId="28254C2D" w:rsidR="0A03302A" w:rsidRPr="00FD2F23" w:rsidRDefault="0A03302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collection_name='domain3',</w:t>
            </w:r>
          </w:p>
          <w:p w14:paraId="2F929B4E" w14:textId="7EC1973D" w:rsidR="0A03302A" w:rsidRPr="00FD2F23" w:rsidRDefault="0A03302A"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20CA09E5" w14:textId="2E1C4B4F"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06C3C3C4" w14:textId="6A5B4542"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w:t>
            </w:r>
          </w:p>
          <w:p w14:paraId="34DA3240" w14:textId="5BA2D980" w:rsidR="1F006AD0" w:rsidRPr="00FD2F23" w:rsidRDefault="57AF4AC9"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epoint.run()</w:t>
            </w:r>
          </w:p>
          <w:p w14:paraId="1C413FBA" w14:textId="7F0E4771" w:rsidR="1F006AD0" w:rsidRPr="00FD2F23" w:rsidRDefault="1F006AD0" w:rsidP="006679A4">
            <w:pPr>
              <w:pStyle w:val="a3"/>
              <w:rPr>
                <w:rFonts w:ascii="Courier New" w:eastAsia="Times New Roman" w:hAnsi="Courier New" w:cs="Courier New"/>
                <w:color w:val="000000" w:themeColor="text1"/>
                <w:sz w:val="18"/>
                <w:szCs w:val="18"/>
                <w:lang w:val="en-GB"/>
              </w:rPr>
            </w:pPr>
          </w:p>
          <w:p w14:paraId="279026AE" w14:textId="0153591E" w:rsidR="1F006AD0" w:rsidRPr="00FD2F23" w:rsidRDefault="1F006AD0" w:rsidP="7C5B6351">
            <w:pPr>
              <w:pStyle w:val="a3"/>
              <w:rPr>
                <w:rFonts w:ascii="Courier New" w:eastAsia="Times New Roman" w:hAnsi="Courier New" w:cs="Courier New"/>
                <w:color w:val="000000" w:themeColor="text1"/>
                <w:sz w:val="18"/>
                <w:szCs w:val="18"/>
                <w:lang w:val="en-GB"/>
              </w:rPr>
            </w:pPr>
          </w:p>
        </w:tc>
      </w:tr>
    </w:tbl>
    <w:p w14:paraId="19540F6B" w14:textId="38A55C00" w:rsidR="57AF4AC9" w:rsidRDefault="57AF4AC9" w:rsidP="7C5B6351">
      <w:pPr>
        <w:pStyle w:val="a3"/>
      </w:pPr>
      <w:r>
        <w:t xml:space="preserve">Перед запуском API компоненты фреймворка необходимо задать основные объекты системы. </w:t>
      </w:r>
      <w:r w:rsidR="4EEDAAA1">
        <w:t>Пул моделей задается при помощи объектов CompletionModel, ChatModel, TokenizerModel, EmbeddingAPIModel, которые позволяют добавить модели</w:t>
      </w:r>
      <w:r w:rsidR="6D28250C">
        <w:t xml:space="preserve"> langchain-совместимых</w:t>
      </w:r>
      <w:r w:rsidR="70762688">
        <w:t xml:space="preserve"> типов</w:t>
      </w:r>
      <w:r w:rsidR="4EEDAAA1">
        <w:t xml:space="preserve"> VLLMOpenAI, Ch</w:t>
      </w:r>
      <w:r w:rsidR="3F958EA1">
        <w:t>atOpenAI, AutoTokenizer и OpenAIEmbeddings, соответственно</w:t>
      </w:r>
      <w:r w:rsidR="3FF84453">
        <w:t xml:space="preserve">. </w:t>
      </w:r>
      <w:r w:rsidR="4320BFEB">
        <w:t>Объекты класса RAGAgent, наследуемого от Streaming</w:t>
      </w:r>
      <w:r w:rsidR="12861D9F">
        <w:t xml:space="preserve">Agent класса обладают методами stream и ivoke, которые позволяют вызывать </w:t>
      </w:r>
      <w:r w:rsidR="352D51E1">
        <w:t xml:space="preserve">отдельных </w:t>
      </w:r>
      <w:r w:rsidR="12861D9F">
        <w:t>агент</w:t>
      </w:r>
      <w:r w:rsidR="03BE9EA0">
        <w:t>ов</w:t>
      </w:r>
      <w:r w:rsidR="12861D9F">
        <w:t xml:space="preserve"> </w:t>
      </w:r>
      <w:r w:rsidR="0779A368">
        <w:t xml:space="preserve">по вебсокету через agent_id, или использовать их в роутинговом и ансамблевом агентах как инструменты, получаемые методом to_tool. </w:t>
      </w:r>
      <w:r w:rsidR="23F753B7">
        <w:t>Реализация агента RAGAgent полагается на использование пайплайнов Langchain. Отдельно добавляется пул векторных хранилищ типа ChromaVectorStore. Для указания модели эмбедди</w:t>
      </w:r>
      <w:r w:rsidR="02CA6DB2">
        <w:t xml:space="preserve">нгов </w:t>
      </w:r>
      <w:r w:rsidR="3DB6D3BC">
        <w:t>используются наименования (атрибут `name`</w:t>
      </w:r>
      <w:r w:rsidR="5A633F13">
        <w:t>)</w:t>
      </w:r>
      <w:r w:rsidR="3DB6D3BC">
        <w:t xml:space="preserve"> пула моделей типа EmbeddingAPIModel, для указания у агентов используемых векторных хранилищ используются </w:t>
      </w:r>
      <w:r w:rsidR="350BE083">
        <w:t>н</w:t>
      </w:r>
      <w:r w:rsidR="5D58C667">
        <w:t xml:space="preserve">аименования (атрибут `name`) пула векторных хранилищ. </w:t>
      </w:r>
    </w:p>
    <w:p w14:paraId="29F05766" w14:textId="61DD5620" w:rsidR="2E6CF1FC" w:rsidRDefault="33919B66" w:rsidP="7C5B6351">
      <w:pPr>
        <w:pStyle w:val="a3"/>
        <w:rPr>
          <w:rFonts w:eastAsia="Times New Roman"/>
          <w:color w:val="000000" w:themeColor="text1"/>
        </w:rPr>
      </w:pPr>
      <w:r>
        <w:t xml:space="preserve">В листинге 5.3.2 приводится пример запуска в </w:t>
      </w:r>
      <w:r w:rsidR="56DDB71A">
        <w:t xml:space="preserve">экплуатационном </w:t>
      </w:r>
      <w:r>
        <w:t xml:space="preserve">режиме API компоненты модуля </w:t>
      </w:r>
      <w:r w:rsidRPr="33A8C82D">
        <w:rPr>
          <w:rFonts w:eastAsia="Times New Roman"/>
          <w:color w:val="000000" w:themeColor="text1"/>
        </w:rPr>
        <w:t>повышения эффективности БЯМ за счет использования ансамблей моделей и мультиагентных технологий.</w:t>
      </w:r>
    </w:p>
    <w:p w14:paraId="7645C3C4" w14:textId="7CB00B55" w:rsidR="69157827" w:rsidRDefault="69157827" w:rsidP="7C5B6351">
      <w:pPr>
        <w:pStyle w:val="-10"/>
      </w:pPr>
      <w:r>
        <w:t>Листинг 5.3.2 – Фрагмент скрипта старта сервера API компоненты модуля повышения эффективности БЯМ за счет использования ансамблей моделей и мультиагентных технологий с помощью конфигурационного файла.</w:t>
      </w:r>
    </w:p>
    <w:tbl>
      <w:tblPr>
        <w:tblStyle w:val="TableGrid"/>
        <w:tblW w:w="0" w:type="auto"/>
        <w:tblLayout w:type="fixed"/>
        <w:tblLook w:val="06A0" w:firstRow="1" w:lastRow="0" w:firstColumn="1" w:lastColumn="0" w:noHBand="1" w:noVBand="1"/>
      </w:tblPr>
      <w:tblGrid>
        <w:gridCol w:w="9015"/>
      </w:tblGrid>
      <w:tr w:rsidR="3A4097A2" w14:paraId="045CFE9E" w14:textId="77777777" w:rsidTr="00CE1014">
        <w:trPr>
          <w:trHeight w:val="300"/>
        </w:trPr>
        <w:tc>
          <w:tcPr>
            <w:cnfStyle w:val="001000000000" w:firstRow="0" w:lastRow="0" w:firstColumn="1" w:lastColumn="0" w:oddVBand="0" w:evenVBand="0" w:oddHBand="0" w:evenHBand="0" w:firstRowFirstColumn="0" w:firstRowLastColumn="0" w:lastRowFirstColumn="0" w:lastRowLastColumn="0"/>
            <w:tcW w:w="9015" w:type="dxa"/>
            <w:shd w:val="clear" w:color="auto" w:fill="D0CECE" w:themeFill="background2" w:themeFillShade="E6"/>
          </w:tcPr>
          <w:p w14:paraId="2703DF9C" w14:textId="18758657" w:rsidR="4429859E" w:rsidRPr="00FD2F23" w:rsidRDefault="4429859E"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import logging</w:t>
            </w:r>
          </w:p>
          <w:p w14:paraId="1D36691A" w14:textId="5B536DBC" w:rsidR="3A4097A2" w:rsidRPr="00FD2F23" w:rsidRDefault="3A4097A2" w:rsidP="006679A4">
            <w:pPr>
              <w:pStyle w:val="a3"/>
              <w:rPr>
                <w:rFonts w:ascii="Courier New" w:eastAsia="Times New Roman" w:hAnsi="Courier New" w:cs="Courier New"/>
                <w:color w:val="000000" w:themeColor="text1"/>
                <w:sz w:val="18"/>
                <w:szCs w:val="18"/>
                <w:lang w:val="en-GB"/>
              </w:rPr>
            </w:pPr>
          </w:p>
          <w:p w14:paraId="6BE9DC24" w14:textId="0954238E" w:rsidR="4429859E" w:rsidRPr="00FD2F23" w:rsidRDefault="4429859E"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from protollm_agents.entrypoint import Entrypoint</w:t>
            </w:r>
          </w:p>
          <w:p w14:paraId="3908A16D" w14:textId="501D1FC0" w:rsidR="3A4097A2" w:rsidRPr="00FD2F23" w:rsidRDefault="3A4097A2" w:rsidP="006679A4">
            <w:pPr>
              <w:pStyle w:val="a3"/>
              <w:rPr>
                <w:rFonts w:ascii="Courier New" w:eastAsia="Times New Roman" w:hAnsi="Courier New" w:cs="Courier New"/>
                <w:color w:val="000000" w:themeColor="text1"/>
                <w:sz w:val="18"/>
                <w:szCs w:val="18"/>
                <w:lang w:val="en-GB"/>
              </w:rPr>
            </w:pPr>
          </w:p>
          <w:p w14:paraId="79CF96E7" w14:textId="0553F94E" w:rsidR="3A4097A2" w:rsidRPr="00FD2F23" w:rsidRDefault="3A4097A2" w:rsidP="006679A4">
            <w:pPr>
              <w:pStyle w:val="a3"/>
              <w:rPr>
                <w:rFonts w:ascii="Courier New" w:eastAsia="Times New Roman" w:hAnsi="Courier New" w:cs="Courier New"/>
                <w:color w:val="000000" w:themeColor="text1"/>
                <w:sz w:val="18"/>
                <w:szCs w:val="18"/>
                <w:lang w:val="en-GB"/>
              </w:rPr>
            </w:pPr>
          </w:p>
          <w:p w14:paraId="0AB8B63F" w14:textId="5DB99038" w:rsidR="4429859E" w:rsidRPr="00FD2F23" w:rsidRDefault="4429859E"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logging.basicConfig(</w:t>
            </w:r>
          </w:p>
          <w:p w14:paraId="4977CAD1" w14:textId="55361F38" w:rsidR="4429859E" w:rsidRPr="00FD2F23" w:rsidRDefault="4429859E"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level=logging.DEBUG,</w:t>
            </w:r>
          </w:p>
          <w:p w14:paraId="37A6845C" w14:textId="5A192484" w:rsidR="4429859E" w:rsidRPr="00FD2F23" w:rsidRDefault="4429859E"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format="%(asctime)s - %(name)s - %(levelname)s - %(filename)s:%(lineno)d - %(message)s",</w:t>
            </w:r>
          </w:p>
          <w:p w14:paraId="19130005" w14:textId="0A6ABDE9" w:rsidR="4429859E" w:rsidRPr="00FD2F23" w:rsidRDefault="4429859E"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handlers=[logging.StreamHandler()],</w:t>
            </w:r>
          </w:p>
          <w:p w14:paraId="44A3BF78" w14:textId="238CCD96" w:rsidR="4429859E" w:rsidRPr="00FD2F23" w:rsidRDefault="4429859E"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w:t>
            </w:r>
          </w:p>
          <w:p w14:paraId="59E6CA73" w14:textId="333EAD5C" w:rsidR="4429859E" w:rsidRPr="00FD2F23" w:rsidRDefault="4429859E"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logger = logging.getLogger(__name__)</w:t>
            </w:r>
          </w:p>
          <w:p w14:paraId="296D9CEE" w14:textId="3DC67A4F" w:rsidR="3A4097A2" w:rsidRPr="00FD2F23" w:rsidRDefault="3A4097A2" w:rsidP="006679A4">
            <w:pPr>
              <w:pStyle w:val="a3"/>
              <w:rPr>
                <w:rFonts w:ascii="Courier New" w:eastAsia="Times New Roman" w:hAnsi="Courier New" w:cs="Courier New"/>
                <w:color w:val="000000" w:themeColor="text1"/>
                <w:sz w:val="18"/>
                <w:szCs w:val="18"/>
                <w:lang w:val="en-GB"/>
              </w:rPr>
            </w:pPr>
          </w:p>
          <w:p w14:paraId="338C8CA9" w14:textId="7830FB22" w:rsidR="3A4097A2" w:rsidRPr="00FD2F23" w:rsidRDefault="3A4097A2" w:rsidP="006679A4">
            <w:pPr>
              <w:pStyle w:val="a3"/>
              <w:rPr>
                <w:rFonts w:ascii="Courier New" w:eastAsia="Times New Roman" w:hAnsi="Courier New" w:cs="Courier New"/>
                <w:color w:val="000000" w:themeColor="text1"/>
                <w:sz w:val="18"/>
                <w:szCs w:val="18"/>
                <w:lang w:val="en-GB"/>
              </w:rPr>
            </w:pPr>
          </w:p>
          <w:p w14:paraId="74B16701" w14:textId="61713DC2" w:rsidR="4429859E" w:rsidRPr="00FD2F23" w:rsidRDefault="4429859E"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if __name__ == "__main__":</w:t>
            </w:r>
          </w:p>
          <w:p w14:paraId="23CC1353" w14:textId="4C2F3F03" w:rsidR="4429859E" w:rsidRPr="00FD2F23" w:rsidRDefault="4429859E"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epoint = Entrypoint(config_path="./examples/admin-config.yml")</w:t>
            </w:r>
          </w:p>
          <w:p w14:paraId="00CD4DE4" w14:textId="6C1519A4" w:rsidR="4429859E" w:rsidRPr="00FD2F23" w:rsidRDefault="4429859E" w:rsidP="006679A4">
            <w:pPr>
              <w:pStyle w:val="a3"/>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epoint.run()</w:t>
            </w:r>
          </w:p>
          <w:p w14:paraId="5C03743B" w14:textId="4EEE9BE8" w:rsidR="3A4097A2" w:rsidRPr="00FD2F23" w:rsidRDefault="3A4097A2" w:rsidP="00CE1014">
            <w:pPr>
              <w:pStyle w:val="a3"/>
              <w:ind w:firstLine="0"/>
              <w:rPr>
                <w:rFonts w:ascii="Courier New" w:eastAsia="Times New Roman" w:hAnsi="Courier New" w:cs="Courier New"/>
                <w:color w:val="000000" w:themeColor="text1"/>
                <w:sz w:val="18"/>
                <w:szCs w:val="18"/>
                <w:lang w:val="en-GB"/>
              </w:rPr>
            </w:pPr>
          </w:p>
        </w:tc>
      </w:tr>
    </w:tbl>
    <w:p w14:paraId="52D112ED" w14:textId="5F370361" w:rsidR="4429859E" w:rsidRDefault="4429859E" w:rsidP="7C5B6351">
      <w:pPr>
        <w:pStyle w:val="-10"/>
      </w:pPr>
      <w:r>
        <w:t>Листинг 5.1.3.</w:t>
      </w:r>
      <w:r w:rsidR="65E88D00">
        <w:t>3</w:t>
      </w:r>
      <w:r>
        <w:t xml:space="preserve"> – Конфигурационный файл API компоненты модуля повышения эффективности БЯМ за счет использования ансамблей моделей.</w:t>
      </w:r>
    </w:p>
    <w:tbl>
      <w:tblPr>
        <w:tblStyle w:val="TableGrid"/>
        <w:tblW w:w="0" w:type="auto"/>
        <w:shd w:val="clear" w:color="auto" w:fill="D0CECE" w:themeFill="background2" w:themeFillShade="E6"/>
        <w:tblLayout w:type="fixed"/>
        <w:tblLook w:val="06A0" w:firstRow="1" w:lastRow="0" w:firstColumn="1" w:lastColumn="0" w:noHBand="1" w:noVBand="1"/>
      </w:tblPr>
      <w:tblGrid>
        <w:gridCol w:w="9015"/>
      </w:tblGrid>
      <w:tr w:rsidR="23F1CBBD" w:rsidRPr="00FD2F23" w14:paraId="2EE9B155" w14:textId="77777777" w:rsidTr="002C58BD">
        <w:trPr>
          <w:trHeight w:val="300"/>
        </w:trPr>
        <w:tc>
          <w:tcPr>
            <w:cnfStyle w:val="001000000000" w:firstRow="0" w:lastRow="0" w:firstColumn="1" w:lastColumn="0" w:oddVBand="0" w:evenVBand="0" w:oddHBand="0" w:evenHBand="0" w:firstRowFirstColumn="0" w:firstRowLastColumn="0" w:lastRowFirstColumn="0" w:lastRowLastColumn="0"/>
            <w:tcW w:w="9015" w:type="dxa"/>
            <w:shd w:val="clear" w:color="auto" w:fill="D0CECE" w:themeFill="background2" w:themeFillShade="E6"/>
          </w:tcPr>
          <w:p w14:paraId="25C50B5B" w14:textId="45A06335"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app_port: 8000</w:t>
            </w:r>
          </w:p>
          <w:p w14:paraId="29919E68" w14:textId="4A62C212"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app_host: 0.0.0.0</w:t>
            </w:r>
          </w:p>
          <w:p w14:paraId="11135526" w14:textId="31D7C912"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redis_host: localhost</w:t>
            </w:r>
          </w:p>
          <w:p w14:paraId="68444836" w14:textId="4F341242"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redis_port: 55531</w:t>
            </w:r>
          </w:p>
          <w:p w14:paraId="37B41B49" w14:textId="09D7D2D6"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postgres_host: localhost</w:t>
            </w:r>
          </w:p>
          <w:p w14:paraId="35964858" w14:textId="7919F852"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postgres_port: 55530</w:t>
            </w:r>
          </w:p>
          <w:p w14:paraId="1BFBAC83" w14:textId="6F26F1E7"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postgres_user: user</w:t>
            </w:r>
          </w:p>
          <w:p w14:paraId="45417E44" w14:textId="1640D1B4"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postgres_password: password</w:t>
            </w:r>
          </w:p>
          <w:p w14:paraId="6B94C792" w14:textId="38534D6E"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postgres_db: agents</w:t>
            </w:r>
          </w:p>
          <w:p w14:paraId="2FBE7004" w14:textId="44F62A6E"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agents:</w:t>
            </w:r>
          </w:p>
          <w:p w14:paraId="6D118963" w14:textId="22BCBACE"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 name: rag_domain1 </w:t>
            </w:r>
          </w:p>
          <w:p w14:paraId="57202D51" w14:textId="6B6C9817"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description: Поиск по базе докуметов </w:t>
            </w:r>
            <w:r w:rsidR="3DCED8C8" w:rsidRPr="00FD2F23">
              <w:rPr>
                <w:rFonts w:ascii="Courier New" w:eastAsia="Times New Roman" w:hAnsi="Courier New" w:cs="Courier New"/>
                <w:color w:val="000000" w:themeColor="text1"/>
                <w:sz w:val="18"/>
                <w:szCs w:val="18"/>
                <w:lang w:val="en-GB"/>
              </w:rPr>
              <w:t>домена</w:t>
            </w:r>
            <w:r w:rsidRPr="00FD2F23">
              <w:rPr>
                <w:rFonts w:ascii="Courier New" w:eastAsia="Times New Roman" w:hAnsi="Courier New" w:cs="Courier New"/>
                <w:color w:val="000000" w:themeColor="text1"/>
                <w:sz w:val="18"/>
                <w:szCs w:val="18"/>
                <w:lang w:val="en-GB"/>
              </w:rPr>
              <w:t xml:space="preserve"> 1</w:t>
            </w:r>
          </w:p>
          <w:p w14:paraId="5D7A799A" w14:textId="53A31B3D"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class_path: pipelines.rag_agent.RAGAgent</w:t>
            </w:r>
          </w:p>
          <w:p w14:paraId="3208257C" w14:textId="49A0F444"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default_params:</w:t>
            </w:r>
          </w:p>
          <w:p w14:paraId="496AA734" w14:textId="06A04BE4"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max_input_tokens: 6144</w:t>
            </w:r>
          </w:p>
          <w:p w14:paraId="05A389B6" w14:textId="539C9C8C"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max_chat_history_token_length: 24576</w:t>
            </w:r>
          </w:p>
          <w:p w14:paraId="4AD747BF" w14:textId="7F3949FF"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retrieving_top_k: 2</w:t>
            </w:r>
          </w:p>
          <w:p w14:paraId="50A4D732" w14:textId="0DD1EEC4"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generator_context_top_k: 2</w:t>
            </w:r>
          </w:p>
          <w:p w14:paraId="0A2FD3A8" w14:textId="47F490D2"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include_original_question_in_queries: True</w:t>
            </w:r>
          </w:p>
          <w:p w14:paraId="6064BE2F" w14:textId="7C36D826"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planner_model_name: planner_llm</w:t>
            </w:r>
          </w:p>
          <w:p w14:paraId="7B7F8554" w14:textId="55690815"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generator_model_name: generator_llm</w:t>
            </w:r>
          </w:p>
          <w:p w14:paraId="11677C29" w14:textId="238CBE82"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tokenizer_name: qwen_2.5</w:t>
            </w:r>
          </w:p>
          <w:p w14:paraId="11CF3D42" w14:textId="5D5ED381"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store_name: chroma_domain1 </w:t>
            </w:r>
          </w:p>
          <w:p w14:paraId="42441746" w14:textId="41BFCD1B"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 rag_domain2 </w:t>
            </w:r>
          </w:p>
          <w:p w14:paraId="017EFFEA" w14:textId="2B9647DB"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description: Поиск по документам </w:t>
            </w:r>
            <w:r w:rsidR="7EF76AD6" w:rsidRPr="00FD2F23">
              <w:rPr>
                <w:rFonts w:ascii="Courier New" w:eastAsia="Times New Roman" w:hAnsi="Courier New" w:cs="Courier New"/>
                <w:color w:val="000000" w:themeColor="text1"/>
                <w:sz w:val="18"/>
                <w:szCs w:val="18"/>
                <w:lang w:val="en-GB"/>
              </w:rPr>
              <w:t>домена 2</w:t>
            </w:r>
          </w:p>
          <w:p w14:paraId="72A5FB5C" w14:textId="09C69D5F"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class_path: pipelines.rag_agent.RAGAgent</w:t>
            </w:r>
          </w:p>
          <w:p w14:paraId="39DC01AD" w14:textId="56E19F67"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default_params:</w:t>
            </w:r>
          </w:p>
          <w:p w14:paraId="56AC6F83" w14:textId="2D19BDA0"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max_input_tokens: 6144</w:t>
            </w:r>
          </w:p>
          <w:p w14:paraId="390CD1C9" w14:textId="152AD41C"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max_chat_history_token_length: 24576</w:t>
            </w:r>
          </w:p>
          <w:p w14:paraId="64526555" w14:textId="05ED6C54"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retrieving_top_k: 2</w:t>
            </w:r>
          </w:p>
          <w:p w14:paraId="2FA76EDF" w14:textId="65FE1680"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generator_context_top_k: 2  </w:t>
            </w:r>
          </w:p>
          <w:p w14:paraId="344B9B80" w14:textId="59048C6F"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include_original_question_in_queries: True</w:t>
            </w:r>
          </w:p>
          <w:p w14:paraId="32A99799" w14:textId="027286F1"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planner_model_name: planner_llm</w:t>
            </w:r>
          </w:p>
          <w:p w14:paraId="594F27F8" w14:textId="2F70FE95"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generator_model_name: generator_llm</w:t>
            </w:r>
          </w:p>
          <w:p w14:paraId="7C2DDEC0" w14:textId="40A3F6F5"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tokenizer_name: qwen_2.5</w:t>
            </w:r>
          </w:p>
          <w:p w14:paraId="319173AF" w14:textId="7A82B53C"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store_name: chroma_domain2 </w:t>
            </w:r>
          </w:p>
          <w:p w14:paraId="752C9EF2" w14:textId="5F41D2C0" w:rsidR="6D95CCB2" w:rsidRPr="00FD2F23" w:rsidRDefault="6D95CCB2"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name: rag_domain3</w:t>
            </w:r>
          </w:p>
          <w:p w14:paraId="2C3D916F" w14:textId="15DC0434" w:rsidR="6D95CCB2" w:rsidRPr="00FD2F23" w:rsidRDefault="6D95CCB2"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description: Поиск по документам </w:t>
            </w:r>
            <w:r w:rsidR="2C9F0D1E" w:rsidRPr="00FD2F23">
              <w:rPr>
                <w:rFonts w:ascii="Courier New" w:eastAsia="Times New Roman" w:hAnsi="Courier New" w:cs="Courier New"/>
                <w:color w:val="000000" w:themeColor="text1"/>
                <w:sz w:val="18"/>
                <w:szCs w:val="18"/>
                <w:lang w:val="en-GB"/>
              </w:rPr>
              <w:t>домена 3</w:t>
            </w:r>
          </w:p>
          <w:p w14:paraId="05FD5068" w14:textId="09C69D5F" w:rsidR="6D95CCB2" w:rsidRPr="00FD2F23" w:rsidRDefault="6D95CCB2"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class_path: pipelines.rag_agent.RAGAgent</w:t>
            </w:r>
          </w:p>
          <w:p w14:paraId="1A867330" w14:textId="56E19F67" w:rsidR="6D95CCB2" w:rsidRPr="00FD2F23" w:rsidRDefault="6D95CCB2"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default_params:</w:t>
            </w:r>
          </w:p>
          <w:p w14:paraId="0390B40A" w14:textId="2D19BDA0" w:rsidR="6D95CCB2" w:rsidRPr="00FD2F23" w:rsidRDefault="6D95CCB2"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max_input_tokens: 6144</w:t>
            </w:r>
          </w:p>
          <w:p w14:paraId="07A2A548" w14:textId="152AD41C" w:rsidR="6D95CCB2" w:rsidRPr="00FD2F23" w:rsidRDefault="6D95CCB2"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max_chat_history_token_length: 24576</w:t>
            </w:r>
          </w:p>
          <w:p w14:paraId="319DA576" w14:textId="05ED6C54" w:rsidR="6D95CCB2" w:rsidRPr="00FD2F23" w:rsidRDefault="6D95CCB2"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retrieving_top_k: 2</w:t>
            </w:r>
          </w:p>
          <w:p w14:paraId="72DE07FF" w14:textId="65FE1680" w:rsidR="6D95CCB2" w:rsidRPr="00FD2F23" w:rsidRDefault="6D95CCB2"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generator_context_top_k: 2  </w:t>
            </w:r>
          </w:p>
          <w:p w14:paraId="643225F2" w14:textId="59048C6F" w:rsidR="6D95CCB2" w:rsidRPr="00FD2F23" w:rsidRDefault="6D95CCB2"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include_original_question_in_queries: True</w:t>
            </w:r>
          </w:p>
          <w:p w14:paraId="78689286" w14:textId="027286F1" w:rsidR="6D95CCB2" w:rsidRPr="00FD2F23" w:rsidRDefault="6D95CCB2"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planner_model_name: planner_llm</w:t>
            </w:r>
          </w:p>
          <w:p w14:paraId="7A5BB037" w14:textId="2F70FE95" w:rsidR="6D95CCB2" w:rsidRPr="00FD2F23" w:rsidRDefault="6D95CCB2"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generator_model_name: generator_llm</w:t>
            </w:r>
          </w:p>
          <w:p w14:paraId="15AECFE7" w14:textId="40A3F6F5" w:rsidR="6D95CCB2" w:rsidRPr="00FD2F23" w:rsidRDefault="6D95CCB2"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tokenizer_name: qwen_2.5</w:t>
            </w:r>
          </w:p>
          <w:p w14:paraId="75401F8F" w14:textId="6AFD9E1C" w:rsidR="6D95CCB2" w:rsidRPr="00FD2F23" w:rsidRDefault="6D95CCB2"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store_name: chroma_domain</w:t>
            </w:r>
            <w:r w:rsidR="4EF23DD3" w:rsidRPr="00FD2F23">
              <w:rPr>
                <w:rFonts w:ascii="Courier New" w:eastAsia="Times New Roman" w:hAnsi="Courier New" w:cs="Courier New"/>
                <w:color w:val="000000" w:themeColor="text1"/>
                <w:sz w:val="18"/>
                <w:szCs w:val="18"/>
                <w:lang w:val="en-GB"/>
              </w:rPr>
              <w:t>3</w:t>
            </w:r>
          </w:p>
          <w:p w14:paraId="4126749C" w14:textId="6EEE3914"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models:</w:t>
            </w:r>
          </w:p>
          <w:p w14:paraId="31E1DE73" w14:textId="065AC114"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 type: completion</w:t>
            </w:r>
          </w:p>
          <w:p w14:paraId="4B3F4385" w14:textId="2939A38D"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params:</w:t>
            </w:r>
          </w:p>
          <w:p w14:paraId="569C8C19" w14:textId="0429FAED"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model: /model</w:t>
            </w:r>
          </w:p>
          <w:p w14:paraId="653C6AE4" w14:textId="44020D9B"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temperature: 0.01</w:t>
            </w:r>
          </w:p>
          <w:p w14:paraId="4FAF820E" w14:textId="3D2CD25C"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top_p: 0.95</w:t>
            </w:r>
          </w:p>
          <w:p w14:paraId="7996D256" w14:textId="116F1EBB"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streaming: false</w:t>
            </w:r>
          </w:p>
          <w:p w14:paraId="1BEAA83C" w14:textId="3AA5F042"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 planner_llm</w:t>
            </w:r>
          </w:p>
          <w:p w14:paraId="554F8589" w14:textId="00FDBC12"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url: </w:t>
            </w:r>
            <w:hyperlink r:id="rId25">
              <w:r w:rsidRPr="00FD2F23">
                <w:rPr>
                  <w:rFonts w:ascii="Courier New" w:eastAsia="Times New Roman" w:hAnsi="Courier New" w:cs="Courier New"/>
                  <w:color w:val="000000" w:themeColor="text1"/>
                  <w:sz w:val="18"/>
                  <w:szCs w:val="18"/>
                  <w:lang w:val="en-GB"/>
                </w:rPr>
                <w:t>http://localhost:8001/v1</w:t>
              </w:r>
            </w:hyperlink>
          </w:p>
          <w:p w14:paraId="235B542C" w14:textId="43F44B29"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api_key: token</w:t>
            </w:r>
          </w:p>
          <w:p w14:paraId="15AFB4F4" w14:textId="33448F97"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 type: completion</w:t>
            </w:r>
          </w:p>
          <w:p w14:paraId="02BA021D" w14:textId="5AC57421"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params:</w:t>
            </w:r>
          </w:p>
          <w:p w14:paraId="05B791B4" w14:textId="5ACEB966"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model: /model</w:t>
            </w:r>
          </w:p>
          <w:p w14:paraId="44A41C42" w14:textId="4E9C77B9"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temperature: 0.01</w:t>
            </w:r>
          </w:p>
          <w:p w14:paraId="6CDB6CCB" w14:textId="7AE98A6A"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top_p: 0.95</w:t>
            </w:r>
          </w:p>
          <w:p w14:paraId="173CA3B6" w14:textId="7339679B"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streaming: true</w:t>
            </w:r>
          </w:p>
          <w:p w14:paraId="5AFE20BA" w14:textId="33675AD1"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 generator_llm</w:t>
            </w:r>
          </w:p>
          <w:p w14:paraId="40B561E6" w14:textId="5689443C"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url: </w:t>
            </w:r>
            <w:hyperlink r:id="rId26">
              <w:r w:rsidRPr="00FD2F23">
                <w:rPr>
                  <w:rFonts w:ascii="Courier New" w:eastAsia="Times New Roman" w:hAnsi="Courier New" w:cs="Courier New"/>
                  <w:color w:val="000000" w:themeColor="text1"/>
                  <w:sz w:val="18"/>
                  <w:szCs w:val="18"/>
                  <w:lang w:val="en-GB"/>
                </w:rPr>
                <w:t>http://localhost:8001/v1</w:t>
              </w:r>
            </w:hyperlink>
          </w:p>
          <w:p w14:paraId="76C36183" w14:textId="4D9AC73D"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api_key: token</w:t>
            </w:r>
          </w:p>
          <w:p w14:paraId="3C582062" w14:textId="5FF02F6E"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 type: chat</w:t>
            </w:r>
          </w:p>
          <w:p w14:paraId="39879AF9" w14:textId="3BB334B0"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params:</w:t>
            </w:r>
          </w:p>
          <w:p w14:paraId="360CB29B" w14:textId="66E5068D"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model: /model</w:t>
            </w:r>
          </w:p>
          <w:p w14:paraId="77E95323" w14:textId="63306D65"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temperature: 0.01</w:t>
            </w:r>
          </w:p>
          <w:p w14:paraId="11AF2D82" w14:textId="6FCAF579"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top_p: 0.95</w:t>
            </w:r>
          </w:p>
          <w:p w14:paraId="4F6D329A" w14:textId="05086883"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streaming: true</w:t>
            </w:r>
          </w:p>
          <w:p w14:paraId="23119E08" w14:textId="3AAB9C91"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 router_llm</w:t>
            </w:r>
          </w:p>
          <w:p w14:paraId="0FB5C8ED" w14:textId="7283FEE8"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url: </w:t>
            </w:r>
            <w:hyperlink r:id="rId27">
              <w:r w:rsidRPr="00FD2F23">
                <w:rPr>
                  <w:rFonts w:ascii="Courier New" w:eastAsia="Times New Roman" w:hAnsi="Courier New" w:cs="Courier New"/>
                  <w:color w:val="000000" w:themeColor="text1"/>
                  <w:sz w:val="18"/>
                  <w:szCs w:val="18"/>
                  <w:lang w:val="en-GB"/>
                </w:rPr>
                <w:t>http://localhost:8001/v1</w:t>
              </w:r>
            </w:hyperlink>
          </w:p>
          <w:p w14:paraId="610E23C1" w14:textId="3E6D4EF8"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api_key: token</w:t>
            </w:r>
          </w:p>
          <w:p w14:paraId="04C82114" w14:textId="438E12B9"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 type: embedding</w:t>
            </w:r>
          </w:p>
          <w:p w14:paraId="1F5F15DC" w14:textId="0ECB4123"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params:</w:t>
            </w:r>
          </w:p>
          <w:p w14:paraId="0B63ED59" w14:textId="4AD283A2"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 e5-mistral-7b-instruct</w:t>
            </w:r>
          </w:p>
          <w:p w14:paraId="33E80339" w14:textId="211D4E5E"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url: </w:t>
            </w:r>
            <w:hyperlink r:id="rId28">
              <w:r w:rsidRPr="00FD2F23">
                <w:rPr>
                  <w:rFonts w:ascii="Courier New" w:eastAsia="Times New Roman" w:hAnsi="Courier New" w:cs="Courier New"/>
                  <w:color w:val="000000" w:themeColor="text1"/>
                  <w:sz w:val="18"/>
                  <w:szCs w:val="18"/>
                  <w:lang w:val="en-GB"/>
                </w:rPr>
                <w:t>http://localhost:58891/v1</w:t>
              </w:r>
            </w:hyperlink>
          </w:p>
          <w:p w14:paraId="18D3E092" w14:textId="36C31F93"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api_key: token</w:t>
            </w:r>
          </w:p>
          <w:p w14:paraId="539245F4" w14:textId="71C0476C"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model: /models/e5-mistral-7b-instruct</w:t>
            </w:r>
          </w:p>
          <w:p w14:paraId="0A897D8E" w14:textId="4062EF7F"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check_embedding_ctx_length: false</w:t>
            </w:r>
          </w:p>
          <w:p w14:paraId="23C09A95" w14:textId="11F2A335"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tiktoken_enabled: false</w:t>
            </w:r>
          </w:p>
          <w:p w14:paraId="21918C38" w14:textId="4DB0B545"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 type: tokenizer</w:t>
            </w:r>
          </w:p>
          <w:p w14:paraId="3A325984" w14:textId="2D422A06"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params:</w:t>
            </w:r>
          </w:p>
          <w:p w14:paraId="10E9917A" w14:textId="0D3115FE"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 qwen_2.5</w:t>
            </w:r>
          </w:p>
          <w:p w14:paraId="2A4D9792" w14:textId="16149B8A"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path_or_repo_id: Qwen/Qwen2.5-7B-Instruct</w:t>
            </w:r>
          </w:p>
          <w:p w14:paraId="501858A3" w14:textId="6A428286"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vector_stores:</w:t>
            </w:r>
          </w:p>
          <w:p w14:paraId="7034D10C" w14:textId="72654EB0"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 type: chroma</w:t>
            </w:r>
          </w:p>
          <w:p w14:paraId="4E36C3F4" w14:textId="4771B319"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params:</w:t>
            </w:r>
          </w:p>
          <w:p w14:paraId="3865ADED" w14:textId="64E834B4"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 chroma_domain1</w:t>
            </w:r>
          </w:p>
          <w:p w14:paraId="04B179D0" w14:textId="248FA627"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description: vector_store_description</w:t>
            </w:r>
          </w:p>
          <w:p w14:paraId="3E29B906" w14:textId="46511402"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host: localhost</w:t>
            </w:r>
          </w:p>
          <w:p w14:paraId="4CC1B099" w14:textId="4B079BC9"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port: 57777</w:t>
            </w:r>
          </w:p>
          <w:p w14:paraId="3855C596" w14:textId="5C942B83"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collection_name: domain1</w:t>
            </w:r>
          </w:p>
          <w:p w14:paraId="1441CCAE" w14:textId="633CD149"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embeddings_model_name: e5-mistral-7b-instruct</w:t>
            </w:r>
          </w:p>
          <w:p w14:paraId="2A46FFAD" w14:textId="13F94907"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 type: chroma</w:t>
            </w:r>
          </w:p>
          <w:p w14:paraId="47F0D761" w14:textId="2963FF25"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params:</w:t>
            </w:r>
          </w:p>
          <w:p w14:paraId="19438BAA" w14:textId="661F3D4D"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 chroma_domain2 </w:t>
            </w:r>
          </w:p>
          <w:p w14:paraId="5708E72E" w14:textId="2ED94D1A"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description: vector_store_description</w:t>
            </w:r>
          </w:p>
          <w:p w14:paraId="66A7A35F" w14:textId="64D6C347"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host: localhost</w:t>
            </w:r>
          </w:p>
          <w:p w14:paraId="128956A7" w14:textId="2D834A99"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port: 57777</w:t>
            </w:r>
          </w:p>
          <w:p w14:paraId="143FFE92" w14:textId="7D5B991B"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collection_name: domain2 </w:t>
            </w:r>
          </w:p>
          <w:p w14:paraId="6AFBD9A0" w14:textId="2448DA91" w:rsidR="7634DD74" w:rsidRPr="00FD2F23" w:rsidRDefault="7634DD74"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embeddings_model_name: e5-mistral-7b-instruct</w:t>
            </w:r>
          </w:p>
          <w:p w14:paraId="5B7BD6DF" w14:textId="13F94907" w:rsidR="23F1CBBD" w:rsidRPr="00FD2F23" w:rsidRDefault="260E3D5D"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 type: chroma</w:t>
            </w:r>
          </w:p>
          <w:p w14:paraId="0BA54368" w14:textId="2963FF25" w:rsidR="23F1CBBD" w:rsidRPr="00FD2F23" w:rsidRDefault="260E3D5D"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params:</w:t>
            </w:r>
          </w:p>
          <w:p w14:paraId="4B565270" w14:textId="63F4D5C1" w:rsidR="23F1CBBD" w:rsidRPr="00FD2F23" w:rsidRDefault="260E3D5D"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name: chroma_domain3 </w:t>
            </w:r>
          </w:p>
          <w:p w14:paraId="1F57DF8D" w14:textId="2ED94D1A" w:rsidR="23F1CBBD" w:rsidRPr="00FD2F23" w:rsidRDefault="260E3D5D"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description: vector_store_description</w:t>
            </w:r>
          </w:p>
          <w:p w14:paraId="04101596" w14:textId="64D6C347" w:rsidR="23F1CBBD" w:rsidRPr="00FD2F23" w:rsidRDefault="260E3D5D"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host: localhost</w:t>
            </w:r>
          </w:p>
          <w:p w14:paraId="4F948AAD" w14:textId="2D834A99" w:rsidR="23F1CBBD" w:rsidRPr="00FD2F23" w:rsidRDefault="260E3D5D"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port: 57777</w:t>
            </w:r>
          </w:p>
          <w:p w14:paraId="561BDBB0" w14:textId="6C2778B7" w:rsidR="23F1CBBD" w:rsidRPr="00FD2F23" w:rsidRDefault="260E3D5D"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collection_name: domain3 </w:t>
            </w:r>
          </w:p>
          <w:p w14:paraId="0EF5871E" w14:textId="61FBDC90" w:rsidR="23F1CBBD" w:rsidRPr="00FD2F23" w:rsidRDefault="260E3D5D"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embeddings_model_name: e5-mistral-7b-instruct</w:t>
            </w:r>
          </w:p>
        </w:tc>
      </w:tr>
    </w:tbl>
    <w:p w14:paraId="00297491" w14:textId="5B583769" w:rsidR="663F7ECE" w:rsidRDefault="7634DD74" w:rsidP="7C5B6351">
      <w:pPr>
        <w:pStyle w:val="a3"/>
      </w:pPr>
      <w:r>
        <w:t>Аналогичная представленной в Листинге 5.1.3.1 конфигурация пула ресурсов представлена в конфигурационном файле</w:t>
      </w:r>
      <w:r w:rsidR="360DF3F1">
        <w:t xml:space="preserve"> Листинга 5.1.3.3</w:t>
      </w:r>
      <w:r>
        <w:t xml:space="preserve">. </w:t>
      </w:r>
      <w:r w:rsidR="29A3E518">
        <w:t xml:space="preserve">Дополнительно передаются параметры баз данных Redis и Postgresql для хранения агентов и результатов их вызовов. </w:t>
      </w:r>
      <w:r w:rsidR="795FC6ED">
        <w:t>Объект Entrypoint инициализируется из YAML файла</w:t>
      </w:r>
      <w:r w:rsidR="52A96A92">
        <w:t>, как показано в Листинге 5.1.3.2.</w:t>
      </w:r>
    </w:p>
    <w:p w14:paraId="03BF9337" w14:textId="70AF06A7" w:rsidR="0BA7F9EC" w:rsidRDefault="5D58C667" w:rsidP="0BA7F9EC">
      <w:pPr>
        <w:pStyle w:val="a3"/>
      </w:pPr>
      <w:r>
        <w:t xml:space="preserve">После инициализации Entrypoint объекта, для запуска API компоненты необходимо вызвать метод run(), который запустит uvicorn сервис с приложением FastAPI </w:t>
      </w:r>
      <w:r w:rsidR="1A5EAF9F">
        <w:t xml:space="preserve">на </w:t>
      </w:r>
      <w:r w:rsidR="1A5EAF9F" w:rsidRPr="33A8C82D">
        <w:rPr>
          <w:rStyle w:val="Hyperlink"/>
        </w:rPr>
        <w:t>http://&lt;host&gt;:&lt;port</w:t>
      </w:r>
      <w:r w:rsidR="1A5EAF9F">
        <w:t xml:space="preserve">&gt;. </w:t>
      </w:r>
      <w:r w:rsidR="478BA117">
        <w:t xml:space="preserve">По адресу </w:t>
      </w:r>
      <w:r w:rsidR="478BA117" w:rsidRPr="33A8C82D">
        <w:rPr>
          <w:rStyle w:val="Hyperlink"/>
        </w:rPr>
        <w:t>http://&lt;host&gt;:&lt;port&gt;/docs</w:t>
      </w:r>
      <w:r w:rsidR="478BA117">
        <w:t xml:space="preserve"> доступны REST эндпойнты OpenAPI, включая методы листинга и просмотра агентов по идентификатору, а также эндпойнты для старта задач </w:t>
      </w:r>
      <w:r w:rsidR="79ADC951">
        <w:t xml:space="preserve">агентов типа BackgroundAgent, доступного для наследования из SDK. </w:t>
      </w:r>
      <w:r w:rsidR="4352AD8C">
        <w:t xml:space="preserve"> Также</w:t>
      </w:r>
      <w:r w:rsidR="2562AFF4">
        <w:t xml:space="preserve"> по URL сервиса </w:t>
      </w:r>
      <w:r w:rsidR="4352AD8C">
        <w:t>доступен набор Websocket эндпойнтов: /agent, /router, /</w:t>
      </w:r>
      <w:r w:rsidR="150AD007">
        <w:t>e</w:t>
      </w:r>
      <w:r w:rsidR="4352AD8C">
        <w:t>ns</w:t>
      </w:r>
      <w:r w:rsidR="0A889F05">
        <w:t>e</w:t>
      </w:r>
      <w:r w:rsidR="4352AD8C">
        <w:t>mble, которые позволяют вызывать отдельного стримингового агента, роутер-</w:t>
      </w:r>
      <w:r w:rsidR="0C81ECAC">
        <w:t xml:space="preserve">агента и ансамблирующего агента, соответственно. </w:t>
      </w:r>
    </w:p>
    <w:p w14:paraId="35C01C6E" w14:textId="37549052" w:rsidR="00C5623D" w:rsidRDefault="00C5623D" w:rsidP="7C5B6351">
      <w:pPr>
        <w:pStyle w:val="a3"/>
        <w:ind w:firstLine="0"/>
        <w:rPr>
          <w:highlight w:val="yellow"/>
        </w:rPr>
      </w:pPr>
    </w:p>
    <w:p w14:paraId="5BC54AC4" w14:textId="7447097D" w:rsidR="00613C05" w:rsidRDefault="00BA5144" w:rsidP="00613C05">
      <w:pPr>
        <w:pStyle w:val="Heading2"/>
      </w:pPr>
      <w:r w:rsidRPr="00613C05">
        <w:rPr>
          <w:rFonts w:eastAsia="Times New Roman" w:cs="Times New Roman"/>
        </w:rPr>
        <w:t xml:space="preserve"> </w:t>
      </w:r>
      <w:bookmarkStart w:id="69" w:name="_Toc185703860"/>
      <w:commentRangeStart w:id="70"/>
      <w:r w:rsidR="00613C05" w:rsidRPr="00613C05">
        <w:rPr>
          <w:rFonts w:eastAsia="Times New Roman" w:cs="Times New Roman"/>
        </w:rPr>
        <w:t xml:space="preserve">Вызов модуля на основе </w:t>
      </w:r>
      <w:r w:rsidR="00613C05" w:rsidRPr="00613C05">
        <w:t>алгоритма создания сложных синтетических примеров для дообучения БЯМ</w:t>
      </w:r>
      <w:commentRangeEnd w:id="70"/>
      <w:r w:rsidR="00495772">
        <w:rPr>
          <w:rStyle w:val="CommentReference"/>
          <w:rFonts w:ascii="Calibri" w:eastAsia="Calibri" w:hAnsi="Calibri" w:cs="Times New Roman"/>
          <w:b w:val="0"/>
          <w:bCs w:val="0"/>
          <w:color w:val="auto"/>
        </w:rPr>
        <w:commentReference w:id="70"/>
      </w:r>
      <w:bookmarkEnd w:id="69"/>
    </w:p>
    <w:p w14:paraId="61EE0F5A" w14:textId="005EE8F7" w:rsidR="00C5623D" w:rsidRPr="00C5623D" w:rsidRDefault="00F75A4A" w:rsidP="00C5623D">
      <w:pPr>
        <w:pStyle w:val="a3"/>
      </w:pPr>
      <w:r>
        <w:t>Прим</w:t>
      </w:r>
      <w:r w:rsidR="001E7E94">
        <w:t xml:space="preserve">ер запуска модуля для генерации синтетических примеров с помощью больших языковых </w:t>
      </w:r>
      <w:r w:rsidR="00FC58C9">
        <w:t xml:space="preserve">моделей приведен в Листинге </w:t>
      </w:r>
      <w:r w:rsidR="004272D9">
        <w:t>5.4.</w:t>
      </w:r>
      <w:r w:rsidR="002C509A">
        <w:t>1.</w:t>
      </w:r>
    </w:p>
    <w:p w14:paraId="4E65A518" w14:textId="0014EE30" w:rsidR="002C509A" w:rsidRDefault="006D03D8" w:rsidP="007F433F">
      <w:pPr>
        <w:pStyle w:val="a3"/>
        <w:ind w:firstLine="0"/>
        <w:rPr>
          <w:lang w:val="en-US"/>
        </w:rPr>
      </w:pPr>
      <w:r>
        <w:t xml:space="preserve">Листинг 5.4.1 – Фрагмент скрипта вызова </w:t>
      </w:r>
      <w:r w:rsidR="00034708">
        <w:t>синтетической генерации примеров</w:t>
      </w:r>
      <w:r w:rsidR="00D836FA">
        <w:t xml:space="preserve"> </w:t>
      </w:r>
    </w:p>
    <w:tbl>
      <w:tblPr>
        <w:tblStyle w:val="TableGrid"/>
        <w:tblW w:w="0" w:type="auto"/>
        <w:shd w:val="clear" w:color="auto" w:fill="D0CECE" w:themeFill="background2" w:themeFillShade="E6"/>
        <w:tblLook w:val="04A0" w:firstRow="1" w:lastRow="0" w:firstColumn="1" w:lastColumn="0" w:noHBand="0" w:noVBand="1"/>
      </w:tblPr>
      <w:tblGrid>
        <w:gridCol w:w="9016"/>
      </w:tblGrid>
      <w:tr w:rsidR="007A192B" w14:paraId="75B220C3" w14:textId="77777777" w:rsidTr="00FD2F23">
        <w:tc>
          <w:tcPr>
            <w:cnfStyle w:val="001000000000" w:firstRow="0" w:lastRow="0" w:firstColumn="1" w:lastColumn="0" w:oddVBand="0" w:evenVBand="0" w:oddHBand="0" w:evenHBand="0" w:firstRowFirstColumn="0" w:firstRowLastColumn="0" w:lastRowFirstColumn="0" w:lastRowLastColumn="0"/>
            <w:tcW w:w="9016" w:type="dxa"/>
            <w:shd w:val="clear" w:color="auto" w:fill="D0CECE" w:themeFill="background2" w:themeFillShade="E6"/>
          </w:tcPr>
          <w:p w14:paraId="5D37B0FF"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from protollm.synthetics.synthetic_pipelines.chains import SummarisationChain</w:t>
            </w:r>
          </w:p>
          <w:p w14:paraId="3C8E1768"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from protollm.synthetics.utils import VLLMChatOpenAI, Dataset</w:t>
            </w:r>
          </w:p>
          <w:p w14:paraId="3224B26B"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p>
          <w:p w14:paraId="44DD9135"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qwen2vl_api_key = os.environ.get("QWEN2VL_OPENAI_API_KEY")</w:t>
            </w:r>
          </w:p>
          <w:p w14:paraId="03186C09"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qwen2vl_api_base = os.environ.get("QWEN2VL_OPENAI_API_BASE")</w:t>
            </w:r>
          </w:p>
          <w:p w14:paraId="5AF53736"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p>
          <w:p w14:paraId="0C53F754"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llm=VLLMChatOpenAI(</w:t>
            </w:r>
          </w:p>
          <w:p w14:paraId="0C43FA6E"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api_key=qwen2vl_api_key,</w:t>
            </w:r>
          </w:p>
          <w:p w14:paraId="26EB082F"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base_url=qwen2vl_api_base,</w:t>
            </w:r>
          </w:p>
          <w:p w14:paraId="21A5ABB9"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model="/model",</w:t>
            </w:r>
          </w:p>
          <w:p w14:paraId="6BB997F8"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max_tokens=2048,</w:t>
            </w:r>
          </w:p>
          <w:p w14:paraId="4A07F509"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 xml:space="preserve">    )</w:t>
            </w:r>
          </w:p>
          <w:p w14:paraId="2E50427F"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p>
          <w:p w14:paraId="5813CF03"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dataset = Dataset(path="data/sample_summarization_dataset.csv", labels=True)</w:t>
            </w:r>
          </w:p>
          <w:p w14:paraId="0AF98DDE"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p>
          <w:p w14:paraId="22C44715"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summarisation_chain = SummarisationChain(llm=llm)</w:t>
            </w:r>
          </w:p>
          <w:p w14:paraId="5EE7A467" w14:textId="77777777"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summarisation_chain.run(dataset, n_examples=100)</w:t>
            </w:r>
          </w:p>
          <w:p w14:paraId="64ED1100" w14:textId="1EA8575B" w:rsidR="007A192B" w:rsidRPr="00FD2F23" w:rsidRDefault="007A192B" w:rsidP="00FD2F23">
            <w:pPr>
              <w:pStyle w:val="a3"/>
              <w:ind w:left="731" w:hanging="22"/>
              <w:jc w:val="left"/>
              <w:rPr>
                <w:rFonts w:ascii="Courier New" w:eastAsia="Times New Roman" w:hAnsi="Courier New" w:cs="Courier New"/>
                <w:color w:val="000000" w:themeColor="text1"/>
                <w:sz w:val="18"/>
                <w:szCs w:val="18"/>
                <w:lang w:val="en-GB"/>
              </w:rPr>
            </w:pPr>
            <w:r w:rsidRPr="00FD2F23">
              <w:rPr>
                <w:rFonts w:ascii="Courier New" w:eastAsia="Times New Roman" w:hAnsi="Courier New" w:cs="Courier New"/>
                <w:color w:val="000000" w:themeColor="text1"/>
                <w:sz w:val="18"/>
                <w:szCs w:val="18"/>
                <w:lang w:val="en-GB"/>
              </w:rPr>
              <w:t>summarisation_chain.save_chain_output("data/sample_summarization_chain_output.csv")</w:t>
            </w:r>
          </w:p>
        </w:tc>
      </w:tr>
    </w:tbl>
    <w:p w14:paraId="72985B37" w14:textId="77777777" w:rsidR="007A192B" w:rsidRDefault="007A192B" w:rsidP="007F433F">
      <w:pPr>
        <w:pStyle w:val="a3"/>
        <w:ind w:firstLine="0"/>
        <w:rPr>
          <w:rFonts w:ascii="Menlo" w:eastAsia="Times New Roman" w:hAnsi="Menlo" w:cs="Menlo"/>
          <w:i/>
          <w:iCs/>
          <w:color w:val="83D6C5"/>
          <w:sz w:val="18"/>
          <w:szCs w:val="18"/>
          <w:lang w:val="en-US"/>
        </w:rPr>
      </w:pPr>
    </w:p>
    <w:p w14:paraId="4E01B839" w14:textId="7D935186" w:rsidR="009370C9" w:rsidRPr="00FD2F23" w:rsidRDefault="009B64DE" w:rsidP="00FD2F23">
      <w:pPr>
        <w:pStyle w:val="a3"/>
      </w:pPr>
      <w:r>
        <w:t xml:space="preserve">В листинге показан пример явного указания модели </w:t>
      </w:r>
      <w:r w:rsidR="006A00D6">
        <w:t xml:space="preserve">с </w:t>
      </w:r>
      <w:r w:rsidR="006A00D6">
        <w:rPr>
          <w:lang w:val="en-US"/>
        </w:rPr>
        <w:t>openai</w:t>
      </w:r>
      <w:r w:rsidR="006A00D6" w:rsidRPr="006A00D6">
        <w:t>-</w:t>
      </w:r>
      <w:r w:rsidR="006A00D6">
        <w:t xml:space="preserve">совместимым интерфейсом и вызова </w:t>
      </w:r>
      <w:r w:rsidR="009D417B">
        <w:t>имеющегося шаблона выполнения суммаризации</w:t>
      </w:r>
      <w:r w:rsidR="009D417B" w:rsidRPr="009D417B">
        <w:t>.</w:t>
      </w:r>
      <w:r w:rsidR="0012252F" w:rsidRPr="0012252F">
        <w:t xml:space="preserve"> </w:t>
      </w:r>
    </w:p>
    <w:p w14:paraId="33AAD3B9" w14:textId="63F4C861" w:rsidR="00EA3007" w:rsidRPr="00996EC0" w:rsidRDefault="27A303BF" w:rsidP="00B93F17">
      <w:pPr>
        <w:pStyle w:val="Heading1"/>
        <w:rPr>
          <w:b w:val="0"/>
          <w:bCs/>
        </w:rPr>
      </w:pPr>
      <w:bookmarkStart w:id="71" w:name="_Toc185703861"/>
      <w:r w:rsidRPr="00996EC0">
        <w:rPr>
          <w:b w:val="0"/>
          <w:bCs/>
        </w:rPr>
        <w:t>ВХОДНЫЕ ДАННЫЕ</w:t>
      </w:r>
      <w:bookmarkEnd w:id="71"/>
    </w:p>
    <w:p w14:paraId="7FE1FA83" w14:textId="4AA72CDD" w:rsidR="00A41D3C" w:rsidRPr="00996EC0" w:rsidRDefault="18D955C2" w:rsidP="00B93F17">
      <w:pPr>
        <w:pStyle w:val="Heading2"/>
        <w:rPr>
          <w:b w:val="0"/>
        </w:rPr>
      </w:pPr>
      <w:bookmarkStart w:id="72" w:name="_Toc185703862"/>
      <w:r w:rsidRPr="00996EC0">
        <w:rPr>
          <w:b w:val="0"/>
        </w:rPr>
        <w:t>Состав и структура входных данных</w:t>
      </w:r>
      <w:bookmarkEnd w:id="72"/>
    </w:p>
    <w:p w14:paraId="728B252C" w14:textId="1DF12A06" w:rsidR="00EB4C78" w:rsidRPr="00EB4C78" w:rsidRDefault="002952C9" w:rsidP="007819F3">
      <w:pPr>
        <w:pStyle w:val="Heading3"/>
        <w:ind w:left="0" w:firstLine="142"/>
      </w:pPr>
      <w:bookmarkStart w:id="73" w:name="_Toc185703863"/>
      <w:commentRangeStart w:id="74"/>
      <w:commentRangeStart w:id="75"/>
      <w:r>
        <w:t>Состав и структура входных данных</w:t>
      </w:r>
      <w:r w:rsidR="00EB4C78" w:rsidRPr="00EB4C78">
        <w:t xml:space="preserve"> </w:t>
      </w:r>
      <w:r w:rsidR="00D2526B">
        <w:t xml:space="preserve">для </w:t>
      </w:r>
      <w:r w:rsidR="00EB4C78" w:rsidRPr="00EB4C78">
        <w:t>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commentRangeEnd w:id="74"/>
      <w:r w:rsidR="00E164B7">
        <w:rPr>
          <w:rStyle w:val="CommentReference"/>
          <w:rFonts w:ascii="Calibri" w:eastAsia="Calibri" w:hAnsi="Calibri"/>
          <w:b w:val="0"/>
          <w:i w:val="0"/>
        </w:rPr>
        <w:commentReference w:id="74"/>
      </w:r>
      <w:commentRangeEnd w:id="75"/>
      <w:r w:rsidR="004F12FF">
        <w:rPr>
          <w:rStyle w:val="CommentReference"/>
          <w:b w:val="0"/>
          <w:i w:val="0"/>
        </w:rPr>
        <w:commentReference w:id="75"/>
      </w:r>
      <w:bookmarkEnd w:id="73"/>
    </w:p>
    <w:p w14:paraId="5F1DFA20" w14:textId="2FE45A9E" w:rsidR="00EB4C78" w:rsidRPr="00EB4C78" w:rsidRDefault="003E1DAB" w:rsidP="003E2691">
      <w:pPr>
        <w:pStyle w:val="a3"/>
      </w:pPr>
      <w:r>
        <w:t>При использовании систем на основе БЯМ с подключением внешних сервисов</w:t>
      </w:r>
      <w:r w:rsidRPr="003E1DAB">
        <w:t xml:space="preserve">, </w:t>
      </w:r>
      <w:r>
        <w:t>необходимо подать инструкции</w:t>
      </w:r>
      <w:r w:rsidRPr="003E1DAB">
        <w:t xml:space="preserve">, </w:t>
      </w:r>
      <w:r>
        <w:t>подключаемые сервисы и запрос</w:t>
      </w:r>
      <w:r w:rsidRPr="003E1DAB">
        <w:t>.</w:t>
      </w:r>
    </w:p>
    <w:p w14:paraId="08B1BA6E" w14:textId="05D68632" w:rsidR="00A83B40" w:rsidRPr="00FD1DCF" w:rsidRDefault="00FD1DCF" w:rsidP="00A83B40">
      <w:pPr>
        <w:pStyle w:val="a3"/>
      </w:pPr>
      <w:r>
        <w:t xml:space="preserve">В таблице </w:t>
      </w:r>
      <w:r w:rsidRPr="00FD1DCF">
        <w:t xml:space="preserve">6.1.1 </w:t>
      </w:r>
      <w:r>
        <w:t>указаны входные данные</w:t>
      </w:r>
      <w:r w:rsidRPr="00FD1DCF">
        <w:t xml:space="preserve">, </w:t>
      </w:r>
      <w:r>
        <w:t>необходимые для корректной работы модуля</w:t>
      </w:r>
      <w:r w:rsidRPr="00FD1DCF">
        <w:t>.</w:t>
      </w:r>
    </w:p>
    <w:p w14:paraId="66753F74" w14:textId="3BFEA84D" w:rsidR="00A83B40" w:rsidRPr="00F95AAA" w:rsidRDefault="00A83B40" w:rsidP="00F95AAA">
      <w:pPr>
        <w:pStyle w:val="af2"/>
        <w:jc w:val="both"/>
      </w:pPr>
      <w:r w:rsidRPr="00A83B40">
        <w:t>Таблица 6.1.</w:t>
      </w:r>
      <w:r w:rsidRPr="00F95AAA">
        <w:t>1</w:t>
      </w:r>
      <w:r w:rsidRPr="00A83B40">
        <w:t xml:space="preserve"> – Входные данные</w:t>
      </w:r>
      <w:r w:rsidR="00F95AAA" w:rsidRPr="00F95AAA">
        <w:t xml:space="preserve"> </w:t>
      </w:r>
      <w:r w:rsidR="00F95AAA">
        <w:t>модуля для упрощения и ускорения прототипирования систем БЯМ с возможностью подключения внешних сервисов</w:t>
      </w:r>
    </w:p>
    <w:tbl>
      <w:tblPr>
        <w:tblStyle w:val="TableGrid"/>
        <w:tblW w:w="5000" w:type="pct"/>
        <w:jc w:val="center"/>
        <w:tblLook w:val="04A0" w:firstRow="1" w:lastRow="0" w:firstColumn="1" w:lastColumn="0" w:noHBand="0" w:noVBand="1"/>
      </w:tblPr>
      <w:tblGrid>
        <w:gridCol w:w="2072"/>
        <w:gridCol w:w="3483"/>
        <w:gridCol w:w="1596"/>
        <w:gridCol w:w="1865"/>
      </w:tblGrid>
      <w:tr w:rsidR="00597E89" w:rsidRPr="008648D8" w14:paraId="27E3601B" w14:textId="77777777" w:rsidTr="008454EC">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17E893BC" w14:textId="77777777" w:rsidR="00597E89" w:rsidRPr="008648D8" w:rsidRDefault="00597E89" w:rsidP="008454EC">
            <w:pPr>
              <w:pStyle w:val="af4"/>
            </w:pPr>
            <w:r w:rsidRPr="008648D8">
              <w:t>Наименование</w:t>
            </w:r>
            <w:r w:rsidRPr="008648D8">
              <w:br/>
              <w:t>данных</w:t>
            </w:r>
          </w:p>
        </w:tc>
        <w:tc>
          <w:tcPr>
            <w:tcW w:w="1569" w:type="pct"/>
          </w:tcPr>
          <w:p w14:paraId="507847BF" w14:textId="77777777" w:rsidR="00597E89" w:rsidRPr="008648D8" w:rsidRDefault="00597E89" w:rsidP="008454EC">
            <w:pPr>
              <w:pStyle w:val="af4"/>
              <w:cnfStyle w:val="000000000000" w:firstRow="0" w:lastRow="0" w:firstColumn="0" w:lastColumn="0" w:oddVBand="0" w:evenVBand="0" w:oddHBand="0" w:evenHBand="0" w:firstRowFirstColumn="0" w:firstRowLastColumn="0" w:lastRowFirstColumn="0" w:lastRowLastColumn="0"/>
            </w:pPr>
            <w:r w:rsidRPr="008648D8">
              <w:t>Структура данных</w:t>
            </w:r>
          </w:p>
        </w:tc>
        <w:tc>
          <w:tcPr>
            <w:tcW w:w="1010" w:type="pct"/>
          </w:tcPr>
          <w:p w14:paraId="316549EC" w14:textId="77777777" w:rsidR="00597E89" w:rsidRPr="008648D8" w:rsidRDefault="00597E89" w:rsidP="008454EC">
            <w:pPr>
              <w:pStyle w:val="af4"/>
              <w:cnfStyle w:val="000000000000" w:firstRow="0" w:lastRow="0" w:firstColumn="0" w:lastColumn="0" w:oddVBand="0" w:evenVBand="0" w:oddHBand="0" w:evenHBand="0" w:firstRowFirstColumn="0" w:firstRowLastColumn="0" w:lastRowFirstColumn="0" w:lastRowLastColumn="0"/>
            </w:pPr>
            <w:r w:rsidRPr="008648D8">
              <w:t>Способ ввода данных</w:t>
            </w:r>
          </w:p>
        </w:tc>
        <w:tc>
          <w:tcPr>
            <w:tcW w:w="1155" w:type="pct"/>
          </w:tcPr>
          <w:p w14:paraId="15D1ACEB" w14:textId="77777777" w:rsidR="00597E89" w:rsidRPr="008648D8" w:rsidRDefault="00597E89" w:rsidP="008454EC">
            <w:pPr>
              <w:pStyle w:val="af4"/>
              <w:cnfStyle w:val="000000000000" w:firstRow="0" w:lastRow="0" w:firstColumn="0" w:lastColumn="0" w:oddVBand="0" w:evenVBand="0" w:oddHBand="0" w:evenHBand="0" w:firstRowFirstColumn="0" w:firstRowLastColumn="0" w:lastRowFirstColumn="0" w:lastRowLastColumn="0"/>
            </w:pPr>
            <w:r w:rsidRPr="008648D8">
              <w:t>Ограничения</w:t>
            </w:r>
          </w:p>
        </w:tc>
      </w:tr>
      <w:tr w:rsidR="00597E89" w:rsidRPr="00791A49" w14:paraId="56F40252" w14:textId="77777777" w:rsidTr="008454EC">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58EAB024" w14:textId="68CD09B8" w:rsidR="00597E89" w:rsidRPr="008648D8" w:rsidRDefault="00597E89" w:rsidP="008454EC">
            <w:pPr>
              <w:pStyle w:val="af4"/>
              <w:rPr>
                <w:color w:val="FF0000"/>
              </w:rPr>
            </w:pPr>
            <w:r>
              <w:rPr>
                <w:color w:val="000000"/>
                <w:kern w:val="24"/>
              </w:rPr>
              <w:t>Системные инструкции</w:t>
            </w:r>
          </w:p>
        </w:tc>
        <w:tc>
          <w:tcPr>
            <w:tcW w:w="1569" w:type="pct"/>
          </w:tcPr>
          <w:p w14:paraId="3E744818" w14:textId="473C0BBD" w:rsidR="00597E89" w:rsidRPr="00597E89" w:rsidRDefault="00597E89" w:rsidP="008454EC">
            <w:pPr>
              <w:pStyle w:val="af4"/>
              <w:cnfStyle w:val="000000000000" w:firstRow="0" w:lastRow="0" w:firstColumn="0" w:lastColumn="0" w:oddVBand="0" w:evenVBand="0" w:oddHBand="0" w:evenHBand="0" w:firstRowFirstColumn="0" w:firstRowLastColumn="0" w:lastRowFirstColumn="0" w:lastRowLastColumn="0"/>
            </w:pPr>
            <w:r>
              <w:t xml:space="preserve">Объект класса </w:t>
            </w:r>
            <w:r w:rsidRPr="00597E89">
              <w:t>SystemMessagePromptTemplate</w:t>
            </w:r>
            <w:r>
              <w:rPr>
                <w:lang w:val="en-US"/>
              </w:rPr>
              <w:t>e</w:t>
            </w:r>
          </w:p>
        </w:tc>
        <w:tc>
          <w:tcPr>
            <w:tcW w:w="1010" w:type="pct"/>
          </w:tcPr>
          <w:p w14:paraId="0DFE9398" w14:textId="31E51A15" w:rsidR="00597E89" w:rsidRPr="00791A49" w:rsidRDefault="00597E89" w:rsidP="008454EC">
            <w:pPr>
              <w:pStyle w:val="af4"/>
              <w:cnfStyle w:val="000000000000" w:firstRow="0" w:lastRow="0" w:firstColumn="0" w:lastColumn="0" w:oddVBand="0" w:evenVBand="0" w:oddHBand="0" w:evenHBand="0" w:firstRowFirstColumn="0" w:firstRowLastColumn="0" w:lastRowFirstColumn="0" w:lastRowLastColumn="0"/>
            </w:pPr>
            <w:r>
              <w:t>Ручной ввод по шаблону</w:t>
            </w:r>
          </w:p>
        </w:tc>
        <w:tc>
          <w:tcPr>
            <w:tcW w:w="1155" w:type="pct"/>
          </w:tcPr>
          <w:p w14:paraId="7A70DDA5" w14:textId="45372C91" w:rsidR="00597E89" w:rsidRPr="00597E89" w:rsidRDefault="00597E89" w:rsidP="008454EC">
            <w:pPr>
              <w:pStyle w:val="af4"/>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97E89" w:rsidRPr="008648D8" w14:paraId="7B532A49" w14:textId="77777777" w:rsidTr="008454EC">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6A09D589" w14:textId="1B5FAB19" w:rsidR="00597E89" w:rsidRPr="00D5028F" w:rsidRDefault="00597E89" w:rsidP="008454EC">
            <w:pPr>
              <w:pStyle w:val="af4"/>
            </w:pPr>
            <w:r>
              <w:t>Пользовательские инструкции</w:t>
            </w:r>
          </w:p>
        </w:tc>
        <w:tc>
          <w:tcPr>
            <w:tcW w:w="1569" w:type="pct"/>
          </w:tcPr>
          <w:p w14:paraId="1651C921" w14:textId="43B522AB" w:rsidR="00597E89" w:rsidRPr="008648D8" w:rsidRDefault="00597E89" w:rsidP="008454EC">
            <w:pPr>
              <w:pStyle w:val="af4"/>
              <w:cnfStyle w:val="000000000000" w:firstRow="0" w:lastRow="0" w:firstColumn="0" w:lastColumn="0" w:oddVBand="0" w:evenVBand="0" w:oddHBand="0" w:evenHBand="0" w:firstRowFirstColumn="0" w:firstRowLastColumn="0" w:lastRowFirstColumn="0" w:lastRowLastColumn="0"/>
            </w:pPr>
            <w:r>
              <w:t xml:space="preserve">Объект класса </w:t>
            </w:r>
            <w:r w:rsidRPr="00597E89">
              <w:rPr>
                <w:lang w:val="en-US"/>
              </w:rPr>
              <w:t>HumanMessagePromptTemplate</w:t>
            </w:r>
          </w:p>
        </w:tc>
        <w:tc>
          <w:tcPr>
            <w:tcW w:w="1010" w:type="pct"/>
          </w:tcPr>
          <w:p w14:paraId="5A9DC117" w14:textId="5BEB1943" w:rsidR="00597E89" w:rsidRPr="008648D8" w:rsidRDefault="00597E89" w:rsidP="008454EC">
            <w:pPr>
              <w:pStyle w:val="af4"/>
              <w:cnfStyle w:val="000000000000" w:firstRow="0" w:lastRow="0" w:firstColumn="0" w:lastColumn="0" w:oddVBand="0" w:evenVBand="0" w:oddHBand="0" w:evenHBand="0" w:firstRowFirstColumn="0" w:firstRowLastColumn="0" w:lastRowFirstColumn="0" w:lastRowLastColumn="0"/>
            </w:pPr>
            <w:r>
              <w:t>Ручной ввод по шаблону</w:t>
            </w:r>
          </w:p>
        </w:tc>
        <w:tc>
          <w:tcPr>
            <w:tcW w:w="1155" w:type="pct"/>
          </w:tcPr>
          <w:p w14:paraId="710581D8" w14:textId="77777777" w:rsidR="00597E89" w:rsidRPr="008648D8" w:rsidRDefault="00597E89" w:rsidP="008454EC">
            <w:pPr>
              <w:pStyle w:val="af4"/>
              <w:cnfStyle w:val="000000000000" w:firstRow="0" w:lastRow="0" w:firstColumn="0" w:lastColumn="0" w:oddVBand="0" w:evenVBand="0" w:oddHBand="0" w:evenHBand="0" w:firstRowFirstColumn="0" w:firstRowLastColumn="0" w:lastRowFirstColumn="0" w:lastRowLastColumn="0"/>
            </w:pPr>
            <w:r>
              <w:t>-</w:t>
            </w:r>
          </w:p>
        </w:tc>
      </w:tr>
      <w:tr w:rsidR="00597E89" w:rsidRPr="00791A49" w14:paraId="51650897" w14:textId="77777777" w:rsidTr="008454EC">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408A253C" w14:textId="77777777" w:rsidR="00597E89" w:rsidRDefault="00597E89" w:rsidP="008454EC">
            <w:pPr>
              <w:pStyle w:val="af4"/>
            </w:pPr>
            <w:r>
              <w:t>Запрос</w:t>
            </w:r>
          </w:p>
        </w:tc>
        <w:tc>
          <w:tcPr>
            <w:tcW w:w="1569" w:type="pct"/>
          </w:tcPr>
          <w:p w14:paraId="0EC34C3C" w14:textId="77777777" w:rsidR="00597E89" w:rsidRPr="008648D8" w:rsidRDefault="00597E89" w:rsidP="008454EC">
            <w:pPr>
              <w:pStyle w:val="af4"/>
              <w:cnfStyle w:val="000000000000" w:firstRow="0" w:lastRow="0" w:firstColumn="0" w:lastColumn="0" w:oddVBand="0" w:evenVBand="0" w:oddHBand="0" w:evenHBand="0" w:firstRowFirstColumn="0" w:firstRowLastColumn="0" w:lastRowFirstColumn="0" w:lastRowLastColumn="0"/>
            </w:pPr>
            <w:r>
              <w:t>Строка</w:t>
            </w:r>
          </w:p>
        </w:tc>
        <w:tc>
          <w:tcPr>
            <w:tcW w:w="1010" w:type="pct"/>
          </w:tcPr>
          <w:p w14:paraId="755060AD" w14:textId="7D06FBAE" w:rsidR="00597E89" w:rsidRPr="008648D8" w:rsidRDefault="00597E89" w:rsidP="008454EC">
            <w:pPr>
              <w:pStyle w:val="af4"/>
              <w:cnfStyle w:val="000000000000" w:firstRow="0" w:lastRow="0" w:firstColumn="0" w:lastColumn="0" w:oddVBand="0" w:evenVBand="0" w:oddHBand="0" w:evenHBand="0" w:firstRowFirstColumn="0" w:firstRowLastColumn="0" w:lastRowFirstColumn="0" w:lastRowLastColumn="0"/>
            </w:pPr>
            <w:r>
              <w:t>Ручной ввод</w:t>
            </w:r>
          </w:p>
        </w:tc>
        <w:tc>
          <w:tcPr>
            <w:tcW w:w="1155" w:type="pct"/>
          </w:tcPr>
          <w:p w14:paraId="2799C69C" w14:textId="77777777" w:rsidR="00597E89" w:rsidRPr="00791A49" w:rsidRDefault="00597E89" w:rsidP="008454EC">
            <w:pPr>
              <w:pStyle w:val="af4"/>
              <w:cnfStyle w:val="000000000000" w:firstRow="0" w:lastRow="0" w:firstColumn="0" w:lastColumn="0" w:oddVBand="0" w:evenVBand="0" w:oddHBand="0" w:evenHBand="0" w:firstRowFirstColumn="0" w:firstRowLastColumn="0" w:lastRowFirstColumn="0" w:lastRowLastColumn="0"/>
              <w:rPr>
                <w:kern w:val="24"/>
              </w:rPr>
            </w:pPr>
            <w:r>
              <w:rPr>
                <w:kern w:val="24"/>
              </w:rPr>
              <w:t>-</w:t>
            </w:r>
          </w:p>
        </w:tc>
      </w:tr>
      <w:tr w:rsidR="00597E89" w:rsidRPr="00791A49" w14:paraId="53A15436" w14:textId="77777777" w:rsidTr="008454EC">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2C07725B" w14:textId="0E2BCD55" w:rsidR="00597E89" w:rsidRPr="00597E89" w:rsidRDefault="00597E89" w:rsidP="008454EC">
            <w:pPr>
              <w:pStyle w:val="af4"/>
            </w:pPr>
            <w:r>
              <w:t>Список подключаемых сервисов</w:t>
            </w:r>
          </w:p>
        </w:tc>
        <w:tc>
          <w:tcPr>
            <w:tcW w:w="1569" w:type="pct"/>
          </w:tcPr>
          <w:p w14:paraId="34BADD4F" w14:textId="372F1462" w:rsidR="00597E89" w:rsidRPr="00597E89" w:rsidRDefault="00597E89" w:rsidP="008454EC">
            <w:pPr>
              <w:pStyle w:val="af4"/>
              <w:cnfStyle w:val="000000000000" w:firstRow="0" w:lastRow="0" w:firstColumn="0" w:lastColumn="0" w:oddVBand="0" w:evenVBand="0" w:oddHBand="0" w:evenHBand="0" w:firstRowFirstColumn="0" w:firstRowLastColumn="0" w:lastRowFirstColumn="0" w:lastRowLastColumn="0"/>
              <w:rPr>
                <w:lang w:val="en-US"/>
              </w:rPr>
            </w:pPr>
            <w:r>
              <w:t xml:space="preserve">Список объектов класса </w:t>
            </w:r>
            <w:r>
              <w:rPr>
                <w:lang w:val="en-US"/>
              </w:rPr>
              <w:t>StructuredTool</w:t>
            </w:r>
          </w:p>
        </w:tc>
        <w:tc>
          <w:tcPr>
            <w:tcW w:w="1010" w:type="pct"/>
          </w:tcPr>
          <w:p w14:paraId="7FC8E7C7" w14:textId="1C354AB3" w:rsidR="00597E89" w:rsidRPr="00791A49" w:rsidRDefault="00597E89" w:rsidP="008454EC">
            <w:pPr>
              <w:pStyle w:val="af4"/>
              <w:cnfStyle w:val="000000000000" w:firstRow="0" w:lastRow="0" w:firstColumn="0" w:lastColumn="0" w:oddVBand="0" w:evenVBand="0" w:oddHBand="0" w:evenHBand="0" w:firstRowFirstColumn="0" w:firstRowLastColumn="0" w:lastRowFirstColumn="0" w:lastRowLastColumn="0"/>
            </w:pPr>
            <w:r>
              <w:t>Ручной ввод</w:t>
            </w:r>
          </w:p>
        </w:tc>
        <w:tc>
          <w:tcPr>
            <w:tcW w:w="1155" w:type="pct"/>
          </w:tcPr>
          <w:p w14:paraId="5970B374" w14:textId="77777777" w:rsidR="00597E89" w:rsidRPr="00791A49" w:rsidRDefault="00597E89" w:rsidP="008454EC">
            <w:pPr>
              <w:pStyle w:val="af4"/>
              <w:cnfStyle w:val="000000000000" w:firstRow="0" w:lastRow="0" w:firstColumn="0" w:lastColumn="0" w:oddVBand="0" w:evenVBand="0" w:oddHBand="0" w:evenHBand="0" w:firstRowFirstColumn="0" w:firstRowLastColumn="0" w:lastRowFirstColumn="0" w:lastRowLastColumn="0"/>
              <w:rPr>
                <w:kern w:val="24"/>
              </w:rPr>
            </w:pPr>
            <w:r>
              <w:rPr>
                <w:kern w:val="24"/>
              </w:rPr>
              <w:t>-</w:t>
            </w:r>
          </w:p>
        </w:tc>
      </w:tr>
    </w:tbl>
    <w:p w14:paraId="4B8CDE36" w14:textId="77777777" w:rsidR="00597E89" w:rsidRPr="00EB4C78" w:rsidRDefault="00597E89" w:rsidP="003E2691">
      <w:pPr>
        <w:pStyle w:val="a3"/>
      </w:pPr>
    </w:p>
    <w:p w14:paraId="1C118242" w14:textId="3559B4E8" w:rsidR="00EB4C78" w:rsidRPr="00EB4C78" w:rsidRDefault="00EB4C78" w:rsidP="003A7654">
      <w:pPr>
        <w:pStyle w:val="Heading3"/>
        <w:ind w:left="0" w:firstLine="0"/>
      </w:pPr>
      <w:r w:rsidRPr="00EB4C78">
        <w:t xml:space="preserve"> </w:t>
      </w:r>
      <w:bookmarkStart w:id="76" w:name="_Toc185703864"/>
      <w:commentRangeStart w:id="77"/>
      <w:commentRangeStart w:id="78"/>
      <w:r w:rsidR="002952C9">
        <w:t>Состав и структура входных данных</w:t>
      </w:r>
      <w:r w:rsidRPr="00EB4C78">
        <w:t xml:space="preserve"> </w:t>
      </w:r>
      <w:r w:rsidR="00D2526B">
        <w:t xml:space="preserve">для </w:t>
      </w:r>
      <w:r w:rsidRPr="00EB4C78">
        <w:t>модуля на основе алгоритма упрощения и ускорения прототипирования систем с БЯМ на основе RAG</w:t>
      </w:r>
      <w:commentRangeEnd w:id="77"/>
      <w:r w:rsidR="00E164B7">
        <w:rPr>
          <w:rStyle w:val="CommentReference"/>
          <w:rFonts w:ascii="Calibri" w:eastAsia="Calibri" w:hAnsi="Calibri"/>
          <w:b w:val="0"/>
          <w:i w:val="0"/>
        </w:rPr>
        <w:commentReference w:id="77"/>
      </w:r>
      <w:commentRangeEnd w:id="78"/>
      <w:r w:rsidR="008370DF">
        <w:rPr>
          <w:rStyle w:val="CommentReference"/>
          <w:b w:val="0"/>
          <w:i w:val="0"/>
        </w:rPr>
        <w:commentReference w:id="78"/>
      </w:r>
      <w:bookmarkEnd w:id="76"/>
    </w:p>
    <w:p w14:paraId="66BECF47" w14:textId="18968C53" w:rsidR="00EB4C78" w:rsidRPr="00EB4C78" w:rsidRDefault="009B1F31" w:rsidP="00EB4C78">
      <w:pPr>
        <w:pStyle w:val="a3"/>
      </w:pPr>
      <w:r>
        <w:t xml:space="preserve">При решении задач </w:t>
      </w:r>
      <w:r w:rsidR="0065196C">
        <w:t>генерации ответа БЯМ</w:t>
      </w:r>
      <w:r w:rsidR="0065196C" w:rsidRPr="0065196C">
        <w:t xml:space="preserve"> </w:t>
      </w:r>
      <w:r w:rsidR="00AC47CF">
        <w:t>с учетом релевантных знаний, извлеченных из базы знаний</w:t>
      </w:r>
      <w:r w:rsidR="00BC31C5">
        <w:t xml:space="preserve">, </w:t>
      </w:r>
      <w:r w:rsidR="000F4AF7">
        <w:t>входными данными является запрос, ответ на который требуется сгенерировать.</w:t>
      </w:r>
    </w:p>
    <w:p w14:paraId="34B4ABB5" w14:textId="645B7565" w:rsidR="00860216" w:rsidRPr="00AC47CF" w:rsidRDefault="00860216" w:rsidP="00EB4C78">
      <w:pPr>
        <w:pStyle w:val="a3"/>
      </w:pPr>
      <w:r>
        <w:t>В</w:t>
      </w:r>
      <w:r w:rsidR="004A3D01">
        <w:t xml:space="preserve"> таблице 6.1.2</w:t>
      </w:r>
      <w:r>
        <w:t xml:space="preserve"> указаны </w:t>
      </w:r>
      <w:r w:rsidR="000E6DE3">
        <w:t xml:space="preserve">типы, структура, а также </w:t>
      </w:r>
      <w:r w:rsidR="008814E4">
        <w:t xml:space="preserve">способы ввода и ограничения </w:t>
      </w:r>
      <w:r w:rsidR="00944118">
        <w:t>входных данных.</w:t>
      </w:r>
    </w:p>
    <w:p w14:paraId="76AADD59" w14:textId="2F125120" w:rsidR="00C90A14" w:rsidRPr="004A3D01" w:rsidRDefault="00C90A14" w:rsidP="00C90A14">
      <w:pPr>
        <w:pStyle w:val="Caption"/>
        <w:keepNext/>
        <w:jc w:val="left"/>
      </w:pPr>
      <w:r>
        <w:t xml:space="preserve">Таблица 6.1.2 – </w:t>
      </w:r>
      <w:r w:rsidRPr="00EC786B">
        <w:t xml:space="preserve">Входные данные модуля для упрощения и ускорения прототипирования систем </w:t>
      </w:r>
      <w:r w:rsidR="004A3D01">
        <w:t xml:space="preserve">с </w:t>
      </w:r>
      <w:r w:rsidRPr="00EC786B">
        <w:t xml:space="preserve">БЯМ </w:t>
      </w:r>
      <w:r w:rsidR="004A3D01">
        <w:t xml:space="preserve">на основе </w:t>
      </w:r>
      <w:r w:rsidR="004A3D01">
        <w:rPr>
          <w:lang w:val="en-US"/>
        </w:rPr>
        <w:t>RAG</w:t>
      </w:r>
      <w:r w:rsidR="004A3D01" w:rsidRPr="004A3D01">
        <w:t>.</w:t>
      </w:r>
    </w:p>
    <w:tbl>
      <w:tblPr>
        <w:tblStyle w:val="TableGrid"/>
        <w:tblW w:w="5000" w:type="pct"/>
        <w:jc w:val="center"/>
        <w:tblLook w:val="04A0" w:firstRow="1" w:lastRow="0" w:firstColumn="1" w:lastColumn="0" w:noHBand="0" w:noVBand="1"/>
      </w:tblPr>
      <w:tblGrid>
        <w:gridCol w:w="2283"/>
        <w:gridCol w:w="2829"/>
        <w:gridCol w:w="1821"/>
        <w:gridCol w:w="2083"/>
      </w:tblGrid>
      <w:tr w:rsidR="008648D8" w:rsidRPr="00E515B8" w14:paraId="53635D74" w14:textId="77777777">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590289CC" w14:textId="77777777" w:rsidR="008648D8" w:rsidRPr="008648D8" w:rsidRDefault="008648D8">
            <w:pPr>
              <w:pStyle w:val="af4"/>
            </w:pPr>
            <w:r w:rsidRPr="008648D8">
              <w:t>Наименование</w:t>
            </w:r>
            <w:r w:rsidRPr="008648D8">
              <w:br/>
              <w:t>данных</w:t>
            </w:r>
          </w:p>
        </w:tc>
        <w:tc>
          <w:tcPr>
            <w:tcW w:w="1569" w:type="pct"/>
          </w:tcPr>
          <w:p w14:paraId="516D3EA9" w14:textId="77777777" w:rsidR="008648D8" w:rsidRPr="008648D8" w:rsidRDefault="008648D8">
            <w:pPr>
              <w:pStyle w:val="af4"/>
              <w:cnfStyle w:val="000000000000" w:firstRow="0" w:lastRow="0" w:firstColumn="0" w:lastColumn="0" w:oddVBand="0" w:evenVBand="0" w:oddHBand="0" w:evenHBand="0" w:firstRowFirstColumn="0" w:firstRowLastColumn="0" w:lastRowFirstColumn="0" w:lastRowLastColumn="0"/>
            </w:pPr>
            <w:r w:rsidRPr="008648D8">
              <w:t>Структура данных</w:t>
            </w:r>
          </w:p>
        </w:tc>
        <w:tc>
          <w:tcPr>
            <w:tcW w:w="1010" w:type="pct"/>
          </w:tcPr>
          <w:p w14:paraId="6709B448" w14:textId="77777777" w:rsidR="008648D8" w:rsidRPr="008648D8" w:rsidRDefault="008648D8">
            <w:pPr>
              <w:pStyle w:val="af4"/>
              <w:cnfStyle w:val="000000000000" w:firstRow="0" w:lastRow="0" w:firstColumn="0" w:lastColumn="0" w:oddVBand="0" w:evenVBand="0" w:oddHBand="0" w:evenHBand="0" w:firstRowFirstColumn="0" w:firstRowLastColumn="0" w:lastRowFirstColumn="0" w:lastRowLastColumn="0"/>
            </w:pPr>
            <w:r w:rsidRPr="008648D8">
              <w:t>Способ ввода данных</w:t>
            </w:r>
          </w:p>
        </w:tc>
        <w:tc>
          <w:tcPr>
            <w:tcW w:w="1155" w:type="pct"/>
          </w:tcPr>
          <w:p w14:paraId="7A5614A8" w14:textId="77777777" w:rsidR="008648D8" w:rsidRPr="008648D8" w:rsidRDefault="008648D8">
            <w:pPr>
              <w:pStyle w:val="af4"/>
              <w:cnfStyle w:val="000000000000" w:firstRow="0" w:lastRow="0" w:firstColumn="0" w:lastColumn="0" w:oddVBand="0" w:evenVBand="0" w:oddHBand="0" w:evenHBand="0" w:firstRowFirstColumn="0" w:firstRowLastColumn="0" w:lastRowFirstColumn="0" w:lastRowLastColumn="0"/>
            </w:pPr>
            <w:r w:rsidRPr="008648D8">
              <w:t>Ограничения</w:t>
            </w:r>
          </w:p>
        </w:tc>
      </w:tr>
      <w:tr w:rsidR="008648D8" w:rsidRPr="00E515B8" w14:paraId="2787B19F" w14:textId="77777777">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2604FEB0" w14:textId="1EF00F58" w:rsidR="008648D8" w:rsidRPr="008648D8" w:rsidRDefault="00E654A5">
            <w:pPr>
              <w:pStyle w:val="af4"/>
              <w:rPr>
                <w:color w:val="FF0000"/>
              </w:rPr>
            </w:pPr>
            <w:r>
              <w:rPr>
                <w:color w:val="000000"/>
                <w:kern w:val="24"/>
              </w:rPr>
              <w:t xml:space="preserve">Уникальный номер </w:t>
            </w:r>
            <w:r w:rsidR="00DD6733">
              <w:rPr>
                <w:color w:val="000000"/>
                <w:kern w:val="24"/>
              </w:rPr>
              <w:t>идентификации</w:t>
            </w:r>
            <w:r>
              <w:rPr>
                <w:color w:val="000000"/>
                <w:kern w:val="24"/>
              </w:rPr>
              <w:t xml:space="preserve"> </w:t>
            </w:r>
            <w:r w:rsidR="00DD6733">
              <w:rPr>
                <w:color w:val="000000"/>
                <w:kern w:val="24"/>
              </w:rPr>
              <w:t>запроса</w:t>
            </w:r>
          </w:p>
        </w:tc>
        <w:tc>
          <w:tcPr>
            <w:tcW w:w="1569" w:type="pct"/>
          </w:tcPr>
          <w:p w14:paraId="28AB6DB8" w14:textId="51A4A901" w:rsidR="008648D8" w:rsidRPr="00791A49" w:rsidRDefault="00791A49">
            <w:pPr>
              <w:pStyle w:val="af4"/>
              <w:cnfStyle w:val="000000000000" w:firstRow="0" w:lastRow="0" w:firstColumn="0" w:lastColumn="0" w:oddVBand="0" w:evenVBand="0" w:oddHBand="0" w:evenHBand="0" w:firstRowFirstColumn="0" w:firstRowLastColumn="0" w:lastRowFirstColumn="0" w:lastRowLastColumn="0"/>
            </w:pPr>
            <w:r w:rsidRPr="00791A49">
              <w:t>Строка</w:t>
            </w:r>
          </w:p>
        </w:tc>
        <w:tc>
          <w:tcPr>
            <w:tcW w:w="1010" w:type="pct"/>
          </w:tcPr>
          <w:p w14:paraId="539D0622" w14:textId="03C4CB93" w:rsidR="008648D8" w:rsidRPr="00791A49" w:rsidRDefault="00B06290">
            <w:pPr>
              <w:pStyle w:val="af4"/>
              <w:cnfStyle w:val="000000000000" w:firstRow="0" w:lastRow="0" w:firstColumn="0" w:lastColumn="0" w:oddVBand="0" w:evenVBand="0" w:oddHBand="0" w:evenHBand="0" w:firstRowFirstColumn="0" w:firstRowLastColumn="0" w:lastRowFirstColumn="0" w:lastRowLastColumn="0"/>
            </w:pPr>
            <w:r>
              <w:t>Программное задание</w:t>
            </w:r>
          </w:p>
        </w:tc>
        <w:tc>
          <w:tcPr>
            <w:tcW w:w="1155" w:type="pct"/>
          </w:tcPr>
          <w:p w14:paraId="4A011B78" w14:textId="05B48043" w:rsidR="008648D8" w:rsidRPr="00791A49" w:rsidRDefault="00580997">
            <w:pPr>
              <w:pStyle w:val="af4"/>
              <w:cnfStyle w:val="000000000000" w:firstRow="0" w:lastRow="0" w:firstColumn="0" w:lastColumn="0" w:oddVBand="0" w:evenVBand="0" w:oddHBand="0" w:evenHBand="0" w:firstRowFirstColumn="0" w:firstRowLastColumn="0" w:lastRowFirstColumn="0" w:lastRowLastColumn="0"/>
            </w:pPr>
            <w:r>
              <w:t>Уникальность</w:t>
            </w:r>
          </w:p>
        </w:tc>
      </w:tr>
      <w:tr w:rsidR="008648D8" w:rsidRPr="00347B26" w14:paraId="4B70B34D" w14:textId="77777777">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1BB5F13D" w14:textId="02C7C8EE" w:rsidR="008648D8" w:rsidRPr="008648D8" w:rsidRDefault="00D5028F">
            <w:pPr>
              <w:pStyle w:val="af4"/>
            </w:pPr>
            <w:r>
              <w:t>Контекст</w:t>
            </w:r>
          </w:p>
        </w:tc>
        <w:tc>
          <w:tcPr>
            <w:tcW w:w="1569" w:type="pct"/>
          </w:tcPr>
          <w:p w14:paraId="2DF467C9" w14:textId="70212334" w:rsidR="008648D8" w:rsidRPr="008648D8" w:rsidRDefault="00D5028F">
            <w:pPr>
              <w:pStyle w:val="af4"/>
              <w:cnfStyle w:val="000000000000" w:firstRow="0" w:lastRow="0" w:firstColumn="0" w:lastColumn="0" w:oddVBand="0" w:evenVBand="0" w:oddHBand="0" w:evenHBand="0" w:firstRowFirstColumn="0" w:firstRowLastColumn="0" w:lastRowFirstColumn="0" w:lastRowLastColumn="0"/>
            </w:pPr>
            <w:r>
              <w:t xml:space="preserve">Объект класса </w:t>
            </w:r>
            <w:r>
              <w:rPr>
                <w:lang w:val="en-US"/>
              </w:rPr>
              <w:t>JobContext</w:t>
            </w:r>
          </w:p>
        </w:tc>
        <w:tc>
          <w:tcPr>
            <w:tcW w:w="1010" w:type="pct"/>
          </w:tcPr>
          <w:p w14:paraId="143E4D75" w14:textId="1764D856" w:rsidR="008648D8" w:rsidRPr="008648D8" w:rsidRDefault="0029771C">
            <w:pPr>
              <w:pStyle w:val="af4"/>
              <w:cnfStyle w:val="000000000000" w:firstRow="0" w:lastRow="0" w:firstColumn="0" w:lastColumn="0" w:oddVBand="0" w:evenVBand="0" w:oddHBand="0" w:evenHBand="0" w:firstRowFirstColumn="0" w:firstRowLastColumn="0" w:lastRowFirstColumn="0" w:lastRowLastColumn="0"/>
            </w:pPr>
            <w:r>
              <w:t xml:space="preserve">Программное </w:t>
            </w:r>
            <w:r w:rsidR="00FE0669">
              <w:t>задание</w:t>
            </w:r>
          </w:p>
        </w:tc>
        <w:tc>
          <w:tcPr>
            <w:tcW w:w="1155" w:type="pct"/>
          </w:tcPr>
          <w:p w14:paraId="352E4743" w14:textId="78A94169" w:rsidR="008648D8" w:rsidRPr="008648D8" w:rsidRDefault="00580997">
            <w:pPr>
              <w:pStyle w:val="af4"/>
              <w:cnfStyle w:val="000000000000" w:firstRow="0" w:lastRow="0" w:firstColumn="0" w:lastColumn="0" w:oddVBand="0" w:evenVBand="0" w:oddHBand="0" w:evenHBand="0" w:firstRowFirstColumn="0" w:firstRowLastColumn="0" w:lastRowFirstColumn="0" w:lastRowLastColumn="0"/>
            </w:pPr>
            <w:r>
              <w:t>-</w:t>
            </w:r>
          </w:p>
        </w:tc>
      </w:tr>
      <w:tr w:rsidR="009E7A90" w:rsidRPr="00347B26" w14:paraId="6614E767" w14:textId="77777777">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41A1AA12" w14:textId="5721FC0B" w:rsidR="009E7A90" w:rsidRDefault="000008B9">
            <w:pPr>
              <w:pStyle w:val="af4"/>
            </w:pPr>
            <w:r>
              <w:t>Запрос</w:t>
            </w:r>
          </w:p>
        </w:tc>
        <w:tc>
          <w:tcPr>
            <w:tcW w:w="1569" w:type="pct"/>
          </w:tcPr>
          <w:p w14:paraId="720652CC" w14:textId="586B0DC9" w:rsidR="009E7A90" w:rsidRPr="00791A49" w:rsidRDefault="008932B2">
            <w:pPr>
              <w:pStyle w:val="af4"/>
              <w:cnfStyle w:val="000000000000" w:firstRow="0" w:lastRow="0" w:firstColumn="0" w:lastColumn="0" w:oddVBand="0" w:evenVBand="0" w:oddHBand="0" w:evenHBand="0" w:firstRowFirstColumn="0" w:firstRowLastColumn="0" w:lastRowFirstColumn="0" w:lastRowLastColumn="0"/>
            </w:pPr>
            <w:r>
              <w:t>Строка</w:t>
            </w:r>
          </w:p>
        </w:tc>
        <w:tc>
          <w:tcPr>
            <w:tcW w:w="1010" w:type="pct"/>
          </w:tcPr>
          <w:p w14:paraId="77A34947" w14:textId="74E31A7C" w:rsidR="009E7A90" w:rsidRPr="00E04DD2" w:rsidRDefault="00E04DD2">
            <w:pPr>
              <w:pStyle w:val="af4"/>
              <w:cnfStyle w:val="000000000000" w:firstRow="0" w:lastRow="0" w:firstColumn="0" w:lastColumn="0" w:oddVBand="0" w:evenVBand="0" w:oddHBand="0" w:evenHBand="0" w:firstRowFirstColumn="0" w:firstRowLastColumn="0" w:lastRowFirstColumn="0" w:lastRowLastColumn="0"/>
            </w:pPr>
            <w:r>
              <w:t xml:space="preserve">Ручной ввод </w:t>
            </w:r>
            <w:r>
              <w:rPr>
                <w:lang w:val="en-US"/>
              </w:rPr>
              <w:t>/</w:t>
            </w:r>
            <w:r>
              <w:t xml:space="preserve"> программное задание</w:t>
            </w:r>
          </w:p>
        </w:tc>
        <w:tc>
          <w:tcPr>
            <w:tcW w:w="1155" w:type="pct"/>
          </w:tcPr>
          <w:p w14:paraId="4E3F1BA8" w14:textId="103F4665" w:rsidR="009E7A90" w:rsidRPr="00791A49" w:rsidRDefault="00580997">
            <w:pPr>
              <w:pStyle w:val="af4"/>
              <w:cnfStyle w:val="000000000000" w:firstRow="0" w:lastRow="0" w:firstColumn="0" w:lastColumn="0" w:oddVBand="0" w:evenVBand="0" w:oddHBand="0" w:evenHBand="0" w:firstRowFirstColumn="0" w:firstRowLastColumn="0" w:lastRowFirstColumn="0" w:lastRowLastColumn="0"/>
              <w:rPr>
                <w:kern w:val="24"/>
              </w:rPr>
            </w:pPr>
            <w:r>
              <w:rPr>
                <w:kern w:val="24"/>
              </w:rPr>
              <w:t>-</w:t>
            </w:r>
          </w:p>
        </w:tc>
      </w:tr>
      <w:tr w:rsidR="000008B9" w:rsidRPr="00347B26" w14:paraId="30F91178" w14:textId="77777777">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6B7F4AFE" w14:textId="4D4241E5" w:rsidR="000008B9" w:rsidRDefault="00B138C2">
            <w:pPr>
              <w:pStyle w:val="af4"/>
            </w:pPr>
            <w:r>
              <w:t>Настройка стратегии аугментации</w:t>
            </w:r>
          </w:p>
        </w:tc>
        <w:tc>
          <w:tcPr>
            <w:tcW w:w="1569" w:type="pct"/>
          </w:tcPr>
          <w:p w14:paraId="0D6CF254" w14:textId="7488448A" w:rsidR="000008B9" w:rsidRPr="00791A49" w:rsidRDefault="001775B2">
            <w:pPr>
              <w:pStyle w:val="af4"/>
              <w:cnfStyle w:val="000000000000" w:firstRow="0" w:lastRow="0" w:firstColumn="0" w:lastColumn="0" w:oddVBand="0" w:evenVBand="0" w:oddHBand="0" w:evenHBand="0" w:firstRowFirstColumn="0" w:firstRowLastColumn="0" w:lastRowFirstColumn="0" w:lastRowLastColumn="0"/>
            </w:pPr>
            <w:r>
              <w:t>Логическое значение</w:t>
            </w:r>
          </w:p>
        </w:tc>
        <w:tc>
          <w:tcPr>
            <w:tcW w:w="1010" w:type="pct"/>
          </w:tcPr>
          <w:p w14:paraId="27994454" w14:textId="7C5A6A5F" w:rsidR="000008B9" w:rsidRPr="00027977" w:rsidRDefault="00027977">
            <w:pPr>
              <w:pStyle w:val="af4"/>
              <w:cnfStyle w:val="000000000000" w:firstRow="0" w:lastRow="0" w:firstColumn="0" w:lastColumn="0" w:oddVBand="0" w:evenVBand="0" w:oddHBand="0" w:evenHBand="0" w:firstRowFirstColumn="0" w:firstRowLastColumn="0" w:lastRowFirstColumn="0" w:lastRowLastColumn="0"/>
            </w:pPr>
            <w:r>
              <w:t xml:space="preserve">Ручной ввод </w:t>
            </w:r>
            <w:r>
              <w:rPr>
                <w:lang w:val="en-US"/>
              </w:rPr>
              <w:t xml:space="preserve">/ </w:t>
            </w:r>
            <w:r>
              <w:t>программное задание</w:t>
            </w:r>
          </w:p>
        </w:tc>
        <w:tc>
          <w:tcPr>
            <w:tcW w:w="1155" w:type="pct"/>
          </w:tcPr>
          <w:p w14:paraId="3DDF0CC1" w14:textId="667C3DDF" w:rsidR="000008B9" w:rsidRPr="00791A49" w:rsidRDefault="00580997">
            <w:pPr>
              <w:pStyle w:val="af4"/>
              <w:cnfStyle w:val="000000000000" w:firstRow="0" w:lastRow="0" w:firstColumn="0" w:lastColumn="0" w:oddVBand="0" w:evenVBand="0" w:oddHBand="0" w:evenHBand="0" w:firstRowFirstColumn="0" w:firstRowLastColumn="0" w:lastRowFirstColumn="0" w:lastRowLastColumn="0"/>
              <w:rPr>
                <w:kern w:val="24"/>
              </w:rPr>
            </w:pPr>
            <w:r>
              <w:rPr>
                <w:kern w:val="24"/>
              </w:rPr>
              <w:t>-</w:t>
            </w:r>
          </w:p>
        </w:tc>
      </w:tr>
      <w:tr w:rsidR="00D656DD" w:rsidRPr="00347B26" w14:paraId="7875DF43" w14:textId="77777777" w:rsidTr="00551F23">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43CE7E9E" w14:textId="225E94A6" w:rsidR="00D656DD" w:rsidRDefault="00A13725">
            <w:pPr>
              <w:pStyle w:val="af4"/>
            </w:pPr>
            <w:r>
              <w:t>Путь к файлу с н</w:t>
            </w:r>
            <w:r w:rsidR="00AF562E">
              <w:t>астройк</w:t>
            </w:r>
            <w:r>
              <w:t>ами</w:t>
            </w:r>
            <w:r w:rsidR="00AF562E">
              <w:t xml:space="preserve"> </w:t>
            </w:r>
            <w:r w:rsidR="00AF06C6">
              <w:t>процесса обработки документов</w:t>
            </w:r>
          </w:p>
        </w:tc>
        <w:tc>
          <w:tcPr>
            <w:tcW w:w="1569" w:type="pct"/>
          </w:tcPr>
          <w:p w14:paraId="63DC3F00" w14:textId="6AC93928" w:rsidR="00D656DD" w:rsidRDefault="00AF06C6">
            <w:pPr>
              <w:pStyle w:val="af4"/>
              <w:cnfStyle w:val="000000000000" w:firstRow="0" w:lastRow="0" w:firstColumn="0" w:lastColumn="0" w:oddVBand="0" w:evenVBand="0" w:oddHBand="0" w:evenHBand="0" w:firstRowFirstColumn="0" w:firstRowLastColumn="0" w:lastRowFirstColumn="0" w:lastRowLastColumn="0"/>
            </w:pPr>
            <w:r>
              <w:t>Строка</w:t>
            </w:r>
          </w:p>
        </w:tc>
        <w:tc>
          <w:tcPr>
            <w:tcW w:w="1010" w:type="pct"/>
          </w:tcPr>
          <w:p w14:paraId="1369C768" w14:textId="5CF8AB93" w:rsidR="00D656DD" w:rsidRPr="00A13725" w:rsidRDefault="00A13725">
            <w:pPr>
              <w:pStyle w:val="af4"/>
              <w:cnfStyle w:val="000000000000" w:firstRow="0" w:lastRow="0" w:firstColumn="0" w:lastColumn="0" w:oddVBand="0" w:evenVBand="0" w:oddHBand="0" w:evenHBand="0" w:firstRowFirstColumn="0" w:firstRowLastColumn="0" w:lastRowFirstColumn="0" w:lastRowLastColumn="0"/>
            </w:pPr>
            <w:r>
              <w:t>Ручной ввод</w:t>
            </w:r>
            <w:r>
              <w:rPr>
                <w:lang w:val="en-US"/>
              </w:rPr>
              <w:t xml:space="preserve"> / </w:t>
            </w:r>
            <w:r>
              <w:t>программное задание</w:t>
            </w:r>
          </w:p>
        </w:tc>
        <w:tc>
          <w:tcPr>
            <w:tcW w:w="1155" w:type="pct"/>
          </w:tcPr>
          <w:p w14:paraId="5C13A38A" w14:textId="4ADB15E5" w:rsidR="00D656DD" w:rsidRDefault="00A13725">
            <w:pPr>
              <w:pStyle w:val="af4"/>
              <w:cnfStyle w:val="000000000000" w:firstRow="0" w:lastRow="0" w:firstColumn="0" w:lastColumn="0" w:oddVBand="0" w:evenVBand="0" w:oddHBand="0" w:evenHBand="0" w:firstRowFirstColumn="0" w:firstRowLastColumn="0" w:lastRowFirstColumn="0" w:lastRowLastColumn="0"/>
              <w:rPr>
                <w:kern w:val="24"/>
              </w:rPr>
            </w:pPr>
            <w:r>
              <w:rPr>
                <w:kern w:val="24"/>
              </w:rPr>
              <w:t>-</w:t>
            </w:r>
          </w:p>
        </w:tc>
      </w:tr>
      <w:tr w:rsidR="00D656DD" w:rsidRPr="00347B26" w14:paraId="044693EE" w14:textId="77777777" w:rsidTr="00551F23">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3D3CA93D" w14:textId="5BD5A84B" w:rsidR="00D656DD" w:rsidRDefault="00A13725">
            <w:pPr>
              <w:pStyle w:val="af4"/>
            </w:pPr>
            <w:r>
              <w:t xml:space="preserve">Путь к файлу </w:t>
            </w:r>
            <w:r w:rsidR="00650B55">
              <w:t>с переменными окружения</w:t>
            </w:r>
          </w:p>
        </w:tc>
        <w:tc>
          <w:tcPr>
            <w:tcW w:w="1569" w:type="pct"/>
          </w:tcPr>
          <w:p w14:paraId="5B356672" w14:textId="5C534072" w:rsidR="00D656DD" w:rsidRDefault="00650B55">
            <w:pPr>
              <w:pStyle w:val="af4"/>
              <w:cnfStyle w:val="000000000000" w:firstRow="0" w:lastRow="0" w:firstColumn="0" w:lastColumn="0" w:oddVBand="0" w:evenVBand="0" w:oddHBand="0" w:evenHBand="0" w:firstRowFirstColumn="0" w:firstRowLastColumn="0" w:lastRowFirstColumn="0" w:lastRowLastColumn="0"/>
            </w:pPr>
            <w:r>
              <w:t>Строка</w:t>
            </w:r>
          </w:p>
        </w:tc>
        <w:tc>
          <w:tcPr>
            <w:tcW w:w="1010" w:type="pct"/>
          </w:tcPr>
          <w:p w14:paraId="2AA802B9" w14:textId="28902655" w:rsidR="00D656DD" w:rsidRPr="00650B55" w:rsidRDefault="00650B55">
            <w:pPr>
              <w:pStyle w:val="af4"/>
              <w:cnfStyle w:val="000000000000" w:firstRow="0" w:lastRow="0" w:firstColumn="0" w:lastColumn="0" w:oddVBand="0" w:evenVBand="0" w:oddHBand="0" w:evenHBand="0" w:firstRowFirstColumn="0" w:firstRowLastColumn="0" w:lastRowFirstColumn="0" w:lastRowLastColumn="0"/>
              <w:rPr>
                <w:lang w:val="en-US"/>
              </w:rPr>
            </w:pPr>
            <w:r>
              <w:t>Ручной ввод / программное задание</w:t>
            </w:r>
          </w:p>
        </w:tc>
        <w:tc>
          <w:tcPr>
            <w:tcW w:w="1155" w:type="pct"/>
          </w:tcPr>
          <w:p w14:paraId="0A7D4ED9" w14:textId="6EF61C54" w:rsidR="00D656DD" w:rsidRDefault="00650B55">
            <w:pPr>
              <w:pStyle w:val="af4"/>
              <w:cnfStyle w:val="000000000000" w:firstRow="0" w:lastRow="0" w:firstColumn="0" w:lastColumn="0" w:oddVBand="0" w:evenVBand="0" w:oddHBand="0" w:evenHBand="0" w:firstRowFirstColumn="0" w:firstRowLastColumn="0" w:lastRowFirstColumn="0" w:lastRowLastColumn="0"/>
              <w:rPr>
                <w:kern w:val="24"/>
              </w:rPr>
            </w:pPr>
            <w:r>
              <w:rPr>
                <w:kern w:val="24"/>
              </w:rPr>
              <w:t>-</w:t>
            </w:r>
          </w:p>
        </w:tc>
      </w:tr>
    </w:tbl>
    <w:p w14:paraId="3BF73C7B" w14:textId="77777777" w:rsidR="005074BF" w:rsidRDefault="005074BF" w:rsidP="00EB4C78">
      <w:pPr>
        <w:pStyle w:val="a3"/>
      </w:pPr>
    </w:p>
    <w:p w14:paraId="1C63C203" w14:textId="77777777" w:rsidR="005074BF" w:rsidRPr="00AC47CF" w:rsidRDefault="005074BF" w:rsidP="00EB4C78">
      <w:pPr>
        <w:pStyle w:val="a3"/>
      </w:pPr>
    </w:p>
    <w:p w14:paraId="76093BB4" w14:textId="47F8A851" w:rsidR="00EB4C78" w:rsidRPr="00EB4C78" w:rsidRDefault="00EB4C78" w:rsidP="005B1BD2">
      <w:pPr>
        <w:pStyle w:val="Heading3"/>
        <w:ind w:left="0" w:firstLine="0"/>
      </w:pPr>
      <w:r w:rsidRPr="00EB4C78">
        <w:t xml:space="preserve"> </w:t>
      </w:r>
      <w:bookmarkStart w:id="79" w:name="_Toc185703865"/>
      <w:commentRangeStart w:id="80"/>
      <w:r w:rsidR="003A7654">
        <w:t>Состав и структура входных данных</w:t>
      </w:r>
      <w:r w:rsidR="00D2526B">
        <w:t xml:space="preserve"> для </w:t>
      </w:r>
      <w:r w:rsidR="00D2526B" w:rsidRPr="00EB4C78">
        <w:t>модуля</w:t>
      </w:r>
      <w:r w:rsidRPr="00EB4C78">
        <w:t xml:space="preserve"> на основе алгоритма повышения эффективности БЯМ за счет использования ансамблей моделей и мультиагентных технологий</w:t>
      </w:r>
      <w:commentRangeEnd w:id="80"/>
      <w:r w:rsidR="00E164B7">
        <w:rPr>
          <w:rStyle w:val="CommentReference"/>
        </w:rPr>
        <w:commentReference w:id="80"/>
      </w:r>
      <w:bookmarkEnd w:id="79"/>
    </w:p>
    <w:p w14:paraId="366B297E" w14:textId="639C8943" w:rsidR="7A679A98" w:rsidRDefault="7A679A98" w:rsidP="7C5B6351">
      <w:pPr>
        <w:pStyle w:val="a3"/>
        <w:ind w:firstLine="0"/>
      </w:pPr>
      <w:r>
        <w:t xml:space="preserve">Для проведения запросов к отдельным агентам посредством Websocket эндпойнта </w:t>
      </w:r>
      <w:r w:rsidR="5EC4946D">
        <w:t>необходимо передать запрос в формате JSON, содержащий</w:t>
      </w:r>
      <w:r w:rsidR="4DB251A0">
        <w:t>:</w:t>
      </w:r>
    </w:p>
    <w:p w14:paraId="4487AC7E" w14:textId="399D03E0" w:rsidR="5EC4946D" w:rsidRDefault="5EC4946D" w:rsidP="7C5B6351">
      <w:pPr>
        <w:pStyle w:val="a3"/>
        <w:numPr>
          <w:ilvl w:val="0"/>
          <w:numId w:val="41"/>
        </w:numPr>
      </w:pPr>
      <w:r>
        <w:t xml:space="preserve">идентификатор сессии, </w:t>
      </w:r>
    </w:p>
    <w:p w14:paraId="79884934" w14:textId="66527BF1" w:rsidR="5EC4946D" w:rsidRDefault="5EC4946D" w:rsidP="7C5B6351">
      <w:pPr>
        <w:pStyle w:val="a3"/>
        <w:numPr>
          <w:ilvl w:val="0"/>
          <w:numId w:val="41"/>
        </w:numPr>
      </w:pPr>
      <w:r>
        <w:t xml:space="preserve">идентификатор агента, доступный на эндпойнте листинга агентов или заданный на этапе конфигурирования компоненты, </w:t>
      </w:r>
    </w:p>
    <w:p w14:paraId="6601A395" w14:textId="1908E007" w:rsidR="5EC4946D" w:rsidRDefault="5EC4946D" w:rsidP="7C5B6351">
      <w:pPr>
        <w:pStyle w:val="a3"/>
        <w:numPr>
          <w:ilvl w:val="0"/>
          <w:numId w:val="41"/>
        </w:numPr>
      </w:pPr>
      <w:r>
        <w:t xml:space="preserve">историю сессии (если существует), </w:t>
      </w:r>
    </w:p>
    <w:p w14:paraId="2B6BFF20" w14:textId="7C873D7C" w:rsidR="56F86E4A" w:rsidRDefault="56F86E4A" w:rsidP="7C5B6351">
      <w:pPr>
        <w:pStyle w:val="a3"/>
        <w:numPr>
          <w:ilvl w:val="0"/>
          <w:numId w:val="41"/>
        </w:numPr>
      </w:pPr>
      <w:r>
        <w:t>запрос, ответ на который требуется сгенерировать,</w:t>
      </w:r>
    </w:p>
    <w:p w14:paraId="4B6ECA48" w14:textId="2DE2D2CE" w:rsidR="599225C9" w:rsidRDefault="599225C9" w:rsidP="7C5B6351">
      <w:pPr>
        <w:pStyle w:val="a3"/>
        <w:numPr>
          <w:ilvl w:val="0"/>
          <w:numId w:val="41"/>
        </w:numPr>
      </w:pPr>
      <w:r>
        <w:t>параметры агента (при необходимости проведения запроса с параметрами, отличающимися от параметров, заданных на этапе конфигурирования компоненты).</w:t>
      </w:r>
    </w:p>
    <w:p w14:paraId="52D25731" w14:textId="0A398837" w:rsidR="3DC74ADB" w:rsidRDefault="3DC74ADB" w:rsidP="7C5B6351">
      <w:pPr>
        <w:pStyle w:val="a3"/>
        <w:ind w:firstLine="0"/>
      </w:pPr>
      <w:r>
        <w:t xml:space="preserve">Проведение запросов к агентам типа RouterAgent и </w:t>
      </w:r>
      <w:r w:rsidR="2A2D62FB">
        <w:t>Ense</w:t>
      </w:r>
      <w:r>
        <w:t>mbleAgent посредством Websocket эндпойнта необходимо передать запрос в формате JSON, содержащий:</w:t>
      </w:r>
    </w:p>
    <w:p w14:paraId="3EB1EBAA" w14:textId="2FBA8DDB" w:rsidR="3DC74ADB" w:rsidRDefault="3DC74ADB" w:rsidP="7C5B6351">
      <w:pPr>
        <w:pStyle w:val="a3"/>
        <w:numPr>
          <w:ilvl w:val="0"/>
          <w:numId w:val="41"/>
        </w:numPr>
      </w:pPr>
      <w:r>
        <w:t xml:space="preserve">идентификатор сессии, </w:t>
      </w:r>
    </w:p>
    <w:p w14:paraId="494F3EEF" w14:textId="7C6F6EC2" w:rsidR="3DC74ADB" w:rsidRDefault="3DC74ADB" w:rsidP="7C5B6351">
      <w:pPr>
        <w:pStyle w:val="a3"/>
        <w:numPr>
          <w:ilvl w:val="0"/>
          <w:numId w:val="41"/>
        </w:numPr>
      </w:pPr>
      <w:r>
        <w:t xml:space="preserve">историю сессии (если существует), </w:t>
      </w:r>
    </w:p>
    <w:p w14:paraId="22766389" w14:textId="7F75864D" w:rsidR="3DC74ADB" w:rsidRDefault="3DC74ADB" w:rsidP="7C5B6351">
      <w:pPr>
        <w:pStyle w:val="a3"/>
        <w:numPr>
          <w:ilvl w:val="0"/>
          <w:numId w:val="41"/>
        </w:numPr>
      </w:pPr>
      <w:r>
        <w:t>запрос, ответ на который требуется сгенерировать</w:t>
      </w:r>
    </w:p>
    <w:p w14:paraId="1BB9D019" w14:textId="6123DBB6" w:rsidR="7C5B6351" w:rsidRDefault="7C5B6351" w:rsidP="7C5B6351">
      <w:pPr>
        <w:pStyle w:val="a3"/>
        <w:ind w:left="1069"/>
      </w:pPr>
    </w:p>
    <w:p w14:paraId="1950EDE2" w14:textId="629CB70C" w:rsidR="7A679A98" w:rsidRPr="009F4591" w:rsidRDefault="7A679A98" w:rsidP="7C5B6351">
      <w:pPr>
        <w:pStyle w:val="a3"/>
      </w:pPr>
      <w:r w:rsidRPr="009F4591">
        <w:t>В таблице </w:t>
      </w:r>
      <w:r w:rsidRPr="009F4591">
        <w:fldChar w:fldCharType="begin"/>
      </w:r>
      <w:r w:rsidRPr="009F4591">
        <w:instrText xml:space="preserve"> REF _Ref121401380 \h  \* MERGEFORMAT </w:instrText>
      </w:r>
      <w:r w:rsidRPr="009F4591">
        <w:fldChar w:fldCharType="separate"/>
      </w:r>
      <w:r w:rsidRPr="009F4591">
        <w:t xml:space="preserve">Таблица </w:t>
      </w:r>
      <w:r w:rsidRPr="009F4591">
        <w:fldChar w:fldCharType="end"/>
      </w:r>
      <w:r w:rsidR="3F1B2CD1" w:rsidRPr="009F4591">
        <w:t>6.1.3</w:t>
      </w:r>
      <w:r w:rsidRPr="009F4591">
        <w:t xml:space="preserve"> указаны типы, структура, а также способы ввода и ограничения входных данных. </w:t>
      </w:r>
    </w:p>
    <w:p w14:paraId="0C58361F" w14:textId="493964C5" w:rsidR="7A679A98" w:rsidRDefault="7A679A98" w:rsidP="7C5B6351">
      <w:pPr>
        <w:pStyle w:val="af2"/>
      </w:pPr>
      <w:r w:rsidRPr="009F4591">
        <w:t xml:space="preserve">Таблица </w:t>
      </w:r>
      <w:r w:rsidRPr="009F4591">
        <w:fldChar w:fldCharType="begin"/>
      </w:r>
      <w:r w:rsidRPr="009F4591">
        <w:instrText xml:space="preserve"> SEQ Таблица \* ARABIC </w:instrText>
      </w:r>
      <w:r w:rsidRPr="009F4591">
        <w:fldChar w:fldCharType="separate"/>
      </w:r>
      <w:r w:rsidR="07F8CB3A" w:rsidRPr="009F4591">
        <w:t>6.1.</w:t>
      </w:r>
      <w:r w:rsidRPr="009F4591">
        <w:fldChar w:fldCharType="end"/>
      </w:r>
      <w:r w:rsidR="07F8CB3A" w:rsidRPr="009F4591">
        <w:t>3</w:t>
      </w:r>
      <w:r w:rsidRPr="009F4591">
        <w:t xml:space="preserve"> – Входные данные </w:t>
      </w:r>
      <w:commentRangeStart w:id="81"/>
      <w:r w:rsidR="4037B89D">
        <w:t>для модуля на основе алгоритма повышения эффективности БЯМ за счет использования ансамблей моделей и мультиагентных технологий</w:t>
      </w:r>
      <w:commentRangeEnd w:id="81"/>
      <w:r>
        <w:rPr>
          <w:rStyle w:val="CommentReference"/>
        </w:rPr>
        <w:commentReference w:id="81"/>
      </w:r>
    </w:p>
    <w:tbl>
      <w:tblPr>
        <w:tblStyle w:val="TableGrid"/>
        <w:tblW w:w="0" w:type="auto"/>
        <w:jc w:val="center"/>
        <w:tblLook w:val="04A0" w:firstRow="1" w:lastRow="0" w:firstColumn="1" w:lastColumn="0" w:noHBand="0" w:noVBand="1"/>
      </w:tblPr>
      <w:tblGrid>
        <w:gridCol w:w="2282"/>
        <w:gridCol w:w="2040"/>
        <w:gridCol w:w="3000"/>
        <w:gridCol w:w="1694"/>
      </w:tblGrid>
      <w:tr w:rsidR="7C5B6351" w14:paraId="528BA13C" w14:textId="77777777" w:rsidTr="7C5B6351">
        <w:trPr>
          <w:trHeight w:val="663"/>
          <w:jc w:val="center"/>
        </w:trPr>
        <w:tc>
          <w:tcPr>
            <w:cnfStyle w:val="001000000000" w:firstRow="0" w:lastRow="0" w:firstColumn="1" w:lastColumn="0" w:oddVBand="0" w:evenVBand="0" w:oddHBand="0" w:evenHBand="0" w:firstRowFirstColumn="0" w:firstRowLastColumn="0" w:lastRowFirstColumn="0" w:lastRowLastColumn="0"/>
            <w:tcW w:w="2282" w:type="dxa"/>
          </w:tcPr>
          <w:p w14:paraId="35CC3391" w14:textId="77777777" w:rsidR="7C5B6351" w:rsidRPr="009F4591" w:rsidRDefault="7C5B6351" w:rsidP="7C5B6351">
            <w:pPr>
              <w:pStyle w:val="af4"/>
            </w:pPr>
            <w:r w:rsidRPr="009F4591">
              <w:t>Наименование</w:t>
            </w:r>
            <w:r>
              <w:br/>
            </w:r>
            <w:r w:rsidRPr="009F4591">
              <w:t>данных</w:t>
            </w:r>
          </w:p>
        </w:tc>
        <w:tc>
          <w:tcPr>
            <w:tcW w:w="2040" w:type="dxa"/>
          </w:tcPr>
          <w:p w14:paraId="7D74E4C7" w14:textId="77777777" w:rsidR="7C5B6351" w:rsidRPr="009F4591" w:rsidRDefault="7C5B6351" w:rsidP="7C5B6351">
            <w:pPr>
              <w:pStyle w:val="af4"/>
              <w:cnfStyle w:val="000000000000" w:firstRow="0" w:lastRow="0" w:firstColumn="0" w:lastColumn="0" w:oddVBand="0" w:evenVBand="0" w:oddHBand="0" w:evenHBand="0" w:firstRowFirstColumn="0" w:firstRowLastColumn="0" w:lastRowFirstColumn="0" w:lastRowLastColumn="0"/>
            </w:pPr>
            <w:r w:rsidRPr="009F4591">
              <w:t>Структура данных</w:t>
            </w:r>
          </w:p>
        </w:tc>
        <w:tc>
          <w:tcPr>
            <w:tcW w:w="3000" w:type="dxa"/>
          </w:tcPr>
          <w:p w14:paraId="1D7BEE67" w14:textId="77777777" w:rsidR="7C5B6351" w:rsidRPr="009F4591" w:rsidRDefault="7C5B6351" w:rsidP="7C5B6351">
            <w:pPr>
              <w:pStyle w:val="af4"/>
              <w:cnfStyle w:val="000000000000" w:firstRow="0" w:lastRow="0" w:firstColumn="0" w:lastColumn="0" w:oddVBand="0" w:evenVBand="0" w:oddHBand="0" w:evenHBand="0" w:firstRowFirstColumn="0" w:firstRowLastColumn="0" w:lastRowFirstColumn="0" w:lastRowLastColumn="0"/>
            </w:pPr>
            <w:r w:rsidRPr="009F4591">
              <w:t>Способ ввода данных</w:t>
            </w:r>
          </w:p>
        </w:tc>
        <w:tc>
          <w:tcPr>
            <w:tcW w:w="1694" w:type="dxa"/>
          </w:tcPr>
          <w:p w14:paraId="3E2B5D6C" w14:textId="77777777" w:rsidR="7C5B6351" w:rsidRPr="009F4591" w:rsidRDefault="7C5B6351" w:rsidP="7C5B6351">
            <w:pPr>
              <w:pStyle w:val="af4"/>
              <w:cnfStyle w:val="000000000000" w:firstRow="0" w:lastRow="0" w:firstColumn="0" w:lastColumn="0" w:oddVBand="0" w:evenVBand="0" w:oddHBand="0" w:evenHBand="0" w:firstRowFirstColumn="0" w:firstRowLastColumn="0" w:lastRowFirstColumn="0" w:lastRowLastColumn="0"/>
            </w:pPr>
            <w:r w:rsidRPr="009F4591">
              <w:t>Ограничения</w:t>
            </w:r>
          </w:p>
        </w:tc>
      </w:tr>
      <w:tr w:rsidR="7C5B6351" w14:paraId="4D677DA7" w14:textId="77777777" w:rsidTr="2D571005">
        <w:trPr>
          <w:trHeight w:val="663"/>
          <w:jc w:val="center"/>
        </w:trPr>
        <w:tc>
          <w:tcPr>
            <w:cnfStyle w:val="001000000000" w:firstRow="0" w:lastRow="0" w:firstColumn="1" w:lastColumn="0" w:oddVBand="0" w:evenVBand="0" w:oddHBand="0" w:evenHBand="0" w:firstRowFirstColumn="0" w:firstRowLastColumn="0" w:lastRowFirstColumn="0" w:lastRowLastColumn="0"/>
            <w:tcW w:w="2282" w:type="dxa"/>
          </w:tcPr>
          <w:p w14:paraId="5ABD99DD" w14:textId="30083728" w:rsidR="05752B7C" w:rsidRDefault="05752B7C" w:rsidP="7C5B6351">
            <w:pPr>
              <w:pStyle w:val="af4"/>
            </w:pPr>
            <w:r w:rsidRPr="009F4591">
              <w:rPr>
                <w:color w:val="000000" w:themeColor="text1"/>
              </w:rPr>
              <w:t>Идентификатор сессии</w:t>
            </w:r>
          </w:p>
        </w:tc>
        <w:tc>
          <w:tcPr>
            <w:tcW w:w="2040" w:type="dxa"/>
          </w:tcPr>
          <w:p w14:paraId="7DB91BCD" w14:textId="017666A5" w:rsidR="05752B7C" w:rsidRPr="009F4591" w:rsidRDefault="05752B7C" w:rsidP="7C5B6351">
            <w:pPr>
              <w:pStyle w:val="af4"/>
              <w:cnfStyle w:val="000000000000" w:firstRow="0" w:lastRow="0" w:firstColumn="0" w:lastColumn="0" w:oddVBand="0" w:evenVBand="0" w:oddHBand="0" w:evenHBand="0" w:firstRowFirstColumn="0" w:firstRowLastColumn="0" w:lastRowFirstColumn="0" w:lastRowLastColumn="0"/>
              <w:rPr>
                <w:color w:val="000000" w:themeColor="text1"/>
              </w:rPr>
            </w:pPr>
            <w:r w:rsidRPr="009F4591">
              <w:rPr>
                <w:color w:val="000000" w:themeColor="text1"/>
              </w:rPr>
              <w:t>UUID4</w:t>
            </w:r>
          </w:p>
        </w:tc>
        <w:tc>
          <w:tcPr>
            <w:tcW w:w="3000" w:type="dxa"/>
          </w:tcPr>
          <w:p w14:paraId="0ECFE346" w14:textId="3761C125" w:rsidR="05752B7C" w:rsidRPr="009F4591" w:rsidRDefault="05752B7C" w:rsidP="7C5B6351">
            <w:pPr>
              <w:pStyle w:val="af4"/>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9F4591">
              <w:rPr>
                <w:color w:val="000000" w:themeColor="text1"/>
                <w:lang w:val="en-US"/>
              </w:rPr>
              <w:t>Значение поля “dialogue_id” на эндпойнтах /agent, /router, /</w:t>
            </w:r>
            <w:r w:rsidR="762472E0" w:rsidRPr="009F4591">
              <w:rPr>
                <w:color w:val="000000" w:themeColor="text1"/>
                <w:lang w:val="en-US"/>
              </w:rPr>
              <w:t>ensem</w:t>
            </w:r>
            <w:r w:rsidR="20258D04" w:rsidRPr="009F4591">
              <w:rPr>
                <w:color w:val="000000" w:themeColor="text1"/>
                <w:lang w:val="en-US"/>
              </w:rPr>
              <w:t>ble</w:t>
            </w:r>
            <w:r w:rsidRPr="009F4591">
              <w:rPr>
                <w:color w:val="000000" w:themeColor="text1"/>
                <w:lang w:val="en-US"/>
              </w:rPr>
              <w:t xml:space="preserve"> </w:t>
            </w:r>
          </w:p>
        </w:tc>
        <w:tc>
          <w:tcPr>
            <w:tcW w:w="1694" w:type="dxa"/>
          </w:tcPr>
          <w:p w14:paraId="79307977" w14:textId="23562AD0" w:rsidR="05752B7C" w:rsidRPr="009F4591" w:rsidRDefault="05752B7C" w:rsidP="7C5B6351">
            <w:pPr>
              <w:pStyle w:val="af4"/>
              <w:cnfStyle w:val="000000000000" w:firstRow="0" w:lastRow="0" w:firstColumn="0" w:lastColumn="0" w:oddVBand="0" w:evenVBand="0" w:oddHBand="0" w:evenHBand="0" w:firstRowFirstColumn="0" w:firstRowLastColumn="0" w:lastRowFirstColumn="0" w:lastRowLastColumn="0"/>
              <w:rPr>
                <w:color w:val="000000" w:themeColor="text1"/>
              </w:rPr>
            </w:pPr>
            <w:r w:rsidRPr="009F4591">
              <w:rPr>
                <w:color w:val="000000" w:themeColor="text1"/>
              </w:rPr>
              <w:t>-</w:t>
            </w:r>
          </w:p>
        </w:tc>
      </w:tr>
      <w:tr w:rsidR="7C5B6351" w14:paraId="29C14A95" w14:textId="77777777" w:rsidTr="7C5B6351">
        <w:trPr>
          <w:trHeight w:val="663"/>
          <w:jc w:val="center"/>
        </w:trPr>
        <w:tc>
          <w:tcPr>
            <w:cnfStyle w:val="001000000000" w:firstRow="0" w:lastRow="0" w:firstColumn="1" w:lastColumn="0" w:oddVBand="0" w:evenVBand="0" w:oddHBand="0" w:evenHBand="0" w:firstRowFirstColumn="0" w:firstRowLastColumn="0" w:lastRowFirstColumn="0" w:lastRowLastColumn="0"/>
            <w:tcW w:w="2282" w:type="dxa"/>
          </w:tcPr>
          <w:p w14:paraId="32114796" w14:textId="27BD9189" w:rsidR="05752B7C" w:rsidRPr="009F4591" w:rsidRDefault="05752B7C" w:rsidP="7C5B6351">
            <w:pPr>
              <w:pStyle w:val="af4"/>
              <w:rPr>
                <w:color w:val="000000" w:themeColor="text1"/>
              </w:rPr>
            </w:pPr>
            <w:r w:rsidRPr="009F4591">
              <w:rPr>
                <w:color w:val="000000" w:themeColor="text1"/>
              </w:rPr>
              <w:t>Идентификатор агента</w:t>
            </w:r>
          </w:p>
        </w:tc>
        <w:tc>
          <w:tcPr>
            <w:tcW w:w="2040" w:type="dxa"/>
          </w:tcPr>
          <w:p w14:paraId="1E529F85" w14:textId="58B43C79" w:rsidR="05752B7C" w:rsidRPr="009F4591" w:rsidRDefault="05752B7C" w:rsidP="7C5B6351">
            <w:pPr>
              <w:pStyle w:val="af4"/>
              <w:cnfStyle w:val="000000000000" w:firstRow="0" w:lastRow="0" w:firstColumn="0" w:lastColumn="0" w:oddVBand="0" w:evenVBand="0" w:oddHBand="0" w:evenHBand="0" w:firstRowFirstColumn="0" w:firstRowLastColumn="0" w:lastRowFirstColumn="0" w:lastRowLastColumn="0"/>
              <w:rPr>
                <w:color w:val="000000" w:themeColor="text1"/>
              </w:rPr>
            </w:pPr>
            <w:r w:rsidRPr="009F4591">
              <w:rPr>
                <w:color w:val="000000" w:themeColor="text1"/>
              </w:rPr>
              <w:t>UUID4</w:t>
            </w:r>
          </w:p>
        </w:tc>
        <w:tc>
          <w:tcPr>
            <w:tcW w:w="3000" w:type="dxa"/>
          </w:tcPr>
          <w:p w14:paraId="3D70C15E" w14:textId="75993C36" w:rsidR="05752B7C" w:rsidRPr="00163463" w:rsidRDefault="05752B7C" w:rsidP="7C5B6351">
            <w:pPr>
              <w:pStyle w:val="af4"/>
              <w:cnfStyle w:val="000000000000" w:firstRow="0" w:lastRow="0" w:firstColumn="0" w:lastColumn="0" w:oddVBand="0" w:evenVBand="0" w:oddHBand="0" w:evenHBand="0" w:firstRowFirstColumn="0" w:firstRowLastColumn="0" w:lastRowFirstColumn="0" w:lastRowLastColumn="0"/>
              <w:rPr>
                <w:color w:val="000000" w:themeColor="text1"/>
              </w:rPr>
            </w:pPr>
            <w:r w:rsidRPr="00163463">
              <w:rPr>
                <w:color w:val="000000" w:themeColor="text1"/>
              </w:rPr>
              <w:t>Значение поля “</w:t>
            </w:r>
            <w:r w:rsidRPr="009F4591">
              <w:rPr>
                <w:color w:val="000000" w:themeColor="text1"/>
                <w:lang w:val="en-US"/>
              </w:rPr>
              <w:t>agent</w:t>
            </w:r>
            <w:r w:rsidRPr="00163463">
              <w:rPr>
                <w:color w:val="000000" w:themeColor="text1"/>
              </w:rPr>
              <w:t>_</w:t>
            </w:r>
            <w:r w:rsidRPr="009F4591">
              <w:rPr>
                <w:color w:val="000000" w:themeColor="text1"/>
                <w:lang w:val="en-US"/>
              </w:rPr>
              <w:t>id</w:t>
            </w:r>
            <w:r w:rsidRPr="00163463">
              <w:rPr>
                <w:color w:val="000000" w:themeColor="text1"/>
              </w:rPr>
              <w:t>” на эндпойнте /</w:t>
            </w:r>
            <w:r w:rsidRPr="009F4591">
              <w:rPr>
                <w:color w:val="000000" w:themeColor="text1"/>
                <w:lang w:val="en-US"/>
              </w:rPr>
              <w:t>agent</w:t>
            </w:r>
          </w:p>
        </w:tc>
        <w:tc>
          <w:tcPr>
            <w:tcW w:w="1694" w:type="dxa"/>
          </w:tcPr>
          <w:p w14:paraId="543629E1" w14:textId="012D8839" w:rsidR="05752B7C" w:rsidRPr="009F4591" w:rsidRDefault="05752B7C" w:rsidP="7C5B6351">
            <w:pPr>
              <w:pStyle w:val="af4"/>
              <w:cnfStyle w:val="000000000000" w:firstRow="0" w:lastRow="0" w:firstColumn="0" w:lastColumn="0" w:oddVBand="0" w:evenVBand="0" w:oddHBand="0" w:evenHBand="0" w:firstRowFirstColumn="0" w:firstRowLastColumn="0" w:lastRowFirstColumn="0" w:lastRowLastColumn="0"/>
              <w:rPr>
                <w:color w:val="000000" w:themeColor="text1"/>
              </w:rPr>
            </w:pPr>
            <w:r w:rsidRPr="009F4591">
              <w:rPr>
                <w:color w:val="000000" w:themeColor="text1"/>
              </w:rPr>
              <w:t>-</w:t>
            </w:r>
          </w:p>
        </w:tc>
      </w:tr>
      <w:tr w:rsidR="7C5B6351" w14:paraId="0E07A590" w14:textId="77777777" w:rsidTr="7C5B6351">
        <w:trPr>
          <w:trHeight w:val="663"/>
          <w:jc w:val="center"/>
        </w:trPr>
        <w:tc>
          <w:tcPr>
            <w:cnfStyle w:val="001000000000" w:firstRow="0" w:lastRow="0" w:firstColumn="1" w:lastColumn="0" w:oddVBand="0" w:evenVBand="0" w:oddHBand="0" w:evenHBand="0" w:firstRowFirstColumn="0" w:firstRowLastColumn="0" w:lastRowFirstColumn="0" w:lastRowLastColumn="0"/>
            <w:tcW w:w="2282" w:type="dxa"/>
          </w:tcPr>
          <w:p w14:paraId="7F0996D0" w14:textId="2023F710" w:rsidR="05752B7C" w:rsidRPr="009F4591" w:rsidRDefault="05752B7C" w:rsidP="7C5B6351">
            <w:pPr>
              <w:pStyle w:val="af4"/>
              <w:rPr>
                <w:color w:val="000000" w:themeColor="text1"/>
              </w:rPr>
            </w:pPr>
            <w:r w:rsidRPr="009F4591">
              <w:rPr>
                <w:color w:val="000000" w:themeColor="text1"/>
              </w:rPr>
              <w:t>История сессии</w:t>
            </w:r>
          </w:p>
        </w:tc>
        <w:tc>
          <w:tcPr>
            <w:tcW w:w="2040" w:type="dxa"/>
          </w:tcPr>
          <w:p w14:paraId="613CC7C2" w14:textId="62D6C378" w:rsidR="7C5B6351" w:rsidRPr="009F4591" w:rsidRDefault="1F963F40" w:rsidP="7C5B6351">
            <w:pPr>
              <w:pStyle w:val="af4"/>
              <w:cnfStyle w:val="000000000000" w:firstRow="0" w:lastRow="0" w:firstColumn="0" w:lastColumn="0" w:oddVBand="0" w:evenVBand="0" w:oddHBand="0" w:evenHBand="0" w:firstRowFirstColumn="0" w:firstRowLastColumn="0" w:lastRowFirstColumn="0" w:lastRowLastColumn="0"/>
              <w:rPr>
                <w:color w:val="000000" w:themeColor="text1"/>
              </w:rPr>
            </w:pPr>
            <w:r w:rsidRPr="009F4591">
              <w:rPr>
                <w:color w:val="000000" w:themeColor="text1"/>
              </w:rPr>
              <w:t xml:space="preserve">Список </w:t>
            </w:r>
            <w:r w:rsidR="7AAA7D3C" w:rsidRPr="009F4591">
              <w:rPr>
                <w:color w:val="000000" w:themeColor="text1"/>
              </w:rPr>
              <w:t>словарей</w:t>
            </w:r>
          </w:p>
        </w:tc>
        <w:tc>
          <w:tcPr>
            <w:tcW w:w="3000" w:type="dxa"/>
          </w:tcPr>
          <w:p w14:paraId="161381AD" w14:textId="390A263E" w:rsidR="7C5B6351" w:rsidRPr="009F4591" w:rsidRDefault="05752B7C" w:rsidP="7C5B6351">
            <w:pPr>
              <w:pStyle w:val="af4"/>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9F4591">
              <w:rPr>
                <w:color w:val="000000" w:themeColor="text1"/>
                <w:lang w:val="en-US"/>
              </w:rPr>
              <w:t>Значение поля “chat_history” на эндпойнт</w:t>
            </w:r>
            <w:r w:rsidR="317D4AFB" w:rsidRPr="009F4591">
              <w:rPr>
                <w:color w:val="000000" w:themeColor="text1"/>
                <w:lang w:val="en-US"/>
              </w:rPr>
              <w:t>ах</w:t>
            </w:r>
            <w:r w:rsidRPr="009F4591">
              <w:rPr>
                <w:color w:val="000000" w:themeColor="text1"/>
                <w:lang w:val="en-US"/>
              </w:rPr>
              <w:t xml:space="preserve"> /agent, /router, /</w:t>
            </w:r>
            <w:r w:rsidR="164CDE1B" w:rsidRPr="009F4591">
              <w:rPr>
                <w:color w:val="000000" w:themeColor="text1"/>
                <w:lang w:val="en-US"/>
              </w:rPr>
              <w:t>ensemb</w:t>
            </w:r>
            <w:r w:rsidR="20258D04" w:rsidRPr="009F4591">
              <w:rPr>
                <w:color w:val="000000" w:themeColor="text1"/>
                <w:lang w:val="en-US"/>
              </w:rPr>
              <w:t>le</w:t>
            </w:r>
          </w:p>
        </w:tc>
        <w:tc>
          <w:tcPr>
            <w:tcW w:w="1694" w:type="dxa"/>
          </w:tcPr>
          <w:p w14:paraId="297FFFAC" w14:textId="58D79597" w:rsidR="7C5B6351" w:rsidRPr="009F4591" w:rsidRDefault="05752B7C" w:rsidP="7C5B6351">
            <w:pPr>
              <w:pStyle w:val="af4"/>
              <w:cnfStyle w:val="000000000000" w:firstRow="0" w:lastRow="0" w:firstColumn="0" w:lastColumn="0" w:oddVBand="0" w:evenVBand="0" w:oddHBand="0" w:evenHBand="0" w:firstRowFirstColumn="0" w:firstRowLastColumn="0" w:lastRowFirstColumn="0" w:lastRowLastColumn="0"/>
              <w:rPr>
                <w:color w:val="000000" w:themeColor="text1"/>
              </w:rPr>
            </w:pPr>
            <w:r w:rsidRPr="009F4591">
              <w:rPr>
                <w:color w:val="000000" w:themeColor="text1"/>
              </w:rPr>
              <w:t>Не более 50 объектов</w:t>
            </w:r>
          </w:p>
        </w:tc>
      </w:tr>
      <w:tr w:rsidR="7C5B6351" w:rsidRPr="00EB0A97" w14:paraId="1920B8D5" w14:textId="77777777" w:rsidTr="7C5B6351">
        <w:trPr>
          <w:trHeight w:val="663"/>
          <w:jc w:val="center"/>
        </w:trPr>
        <w:tc>
          <w:tcPr>
            <w:cnfStyle w:val="001000000000" w:firstRow="0" w:lastRow="0" w:firstColumn="1" w:lastColumn="0" w:oddVBand="0" w:evenVBand="0" w:oddHBand="0" w:evenHBand="0" w:firstRowFirstColumn="0" w:firstRowLastColumn="0" w:lastRowFirstColumn="0" w:lastRowLastColumn="0"/>
            <w:tcW w:w="2282" w:type="dxa"/>
          </w:tcPr>
          <w:p w14:paraId="5FD3D14C" w14:textId="10038424" w:rsidR="7C5B6351" w:rsidRPr="009F4591" w:rsidRDefault="6EB6AFDA" w:rsidP="7C5B6351">
            <w:pPr>
              <w:pStyle w:val="af4"/>
              <w:rPr>
                <w:color w:val="000000" w:themeColor="text1"/>
              </w:rPr>
            </w:pPr>
            <w:r w:rsidRPr="009F4591">
              <w:rPr>
                <w:color w:val="000000" w:themeColor="text1"/>
              </w:rPr>
              <w:t>Запрос</w:t>
            </w:r>
          </w:p>
        </w:tc>
        <w:tc>
          <w:tcPr>
            <w:tcW w:w="2040" w:type="dxa"/>
          </w:tcPr>
          <w:p w14:paraId="0E52EDE7" w14:textId="03E4F11C" w:rsidR="7C5B6351" w:rsidRPr="009F4591" w:rsidRDefault="6EB6AFDA" w:rsidP="7C5B6351">
            <w:pPr>
              <w:pStyle w:val="af4"/>
              <w:cnfStyle w:val="000000000000" w:firstRow="0" w:lastRow="0" w:firstColumn="0" w:lastColumn="0" w:oddVBand="0" w:evenVBand="0" w:oddHBand="0" w:evenHBand="0" w:firstRowFirstColumn="0" w:firstRowLastColumn="0" w:lastRowFirstColumn="0" w:lastRowLastColumn="0"/>
              <w:rPr>
                <w:color w:val="000000" w:themeColor="text1"/>
              </w:rPr>
            </w:pPr>
            <w:r w:rsidRPr="009F4591">
              <w:rPr>
                <w:color w:val="000000" w:themeColor="text1"/>
              </w:rPr>
              <w:t>Строка</w:t>
            </w:r>
          </w:p>
        </w:tc>
        <w:tc>
          <w:tcPr>
            <w:tcW w:w="3000" w:type="dxa"/>
          </w:tcPr>
          <w:p w14:paraId="408FC609" w14:textId="5C2485D4" w:rsidR="7C5B6351" w:rsidRPr="009F4591" w:rsidRDefault="6EB6AFDA" w:rsidP="7C5B6351">
            <w:pPr>
              <w:pStyle w:val="af4"/>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9F4591">
              <w:rPr>
                <w:color w:val="000000" w:themeColor="text1"/>
                <w:lang w:val="en-US"/>
              </w:rPr>
              <w:t xml:space="preserve">Значение поля “query” на эндпойнтах </w:t>
            </w:r>
            <w:r w:rsidR="03F38349" w:rsidRPr="009F4591">
              <w:rPr>
                <w:color w:val="000000" w:themeColor="text1"/>
                <w:lang w:val="en-US"/>
              </w:rPr>
              <w:t>/agent, /router, /</w:t>
            </w:r>
            <w:r w:rsidR="25869B51" w:rsidRPr="009F4591">
              <w:rPr>
                <w:color w:val="000000" w:themeColor="text1"/>
                <w:lang w:val="en-US"/>
              </w:rPr>
              <w:t>ensemble</w:t>
            </w:r>
          </w:p>
        </w:tc>
        <w:tc>
          <w:tcPr>
            <w:tcW w:w="1694" w:type="dxa"/>
          </w:tcPr>
          <w:p w14:paraId="2D9A8522" w14:textId="11847844" w:rsidR="7C5B6351" w:rsidRPr="00EB0A97" w:rsidRDefault="7C5B6351" w:rsidP="040920B9">
            <w:pPr>
              <w:pStyle w:val="af4"/>
              <w:numPr>
                <w:ilvl w:val="0"/>
                <w:numId w:val="42"/>
              </w:numPr>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r>
      <w:tr w:rsidR="7C5B6351" w14:paraId="509D73D8" w14:textId="77777777" w:rsidTr="7C5B6351">
        <w:trPr>
          <w:trHeight w:val="663"/>
          <w:jc w:val="center"/>
        </w:trPr>
        <w:tc>
          <w:tcPr>
            <w:cnfStyle w:val="001000000000" w:firstRow="0" w:lastRow="0" w:firstColumn="1" w:lastColumn="0" w:oddVBand="0" w:evenVBand="0" w:oddHBand="0" w:evenHBand="0" w:firstRowFirstColumn="0" w:firstRowLastColumn="0" w:lastRowFirstColumn="0" w:lastRowLastColumn="0"/>
            <w:tcW w:w="2282" w:type="dxa"/>
          </w:tcPr>
          <w:p w14:paraId="464D8A36" w14:textId="15ECBD83" w:rsidR="7C5B6351" w:rsidRPr="009F4591" w:rsidRDefault="03F38349" w:rsidP="7C5B6351">
            <w:pPr>
              <w:pStyle w:val="af4"/>
              <w:rPr>
                <w:color w:val="000000" w:themeColor="text1"/>
              </w:rPr>
            </w:pPr>
            <w:r w:rsidRPr="009F4591">
              <w:rPr>
                <w:color w:val="000000" w:themeColor="text1"/>
              </w:rPr>
              <w:t>Параметры агента в рамках запроса</w:t>
            </w:r>
          </w:p>
        </w:tc>
        <w:tc>
          <w:tcPr>
            <w:tcW w:w="2040" w:type="dxa"/>
          </w:tcPr>
          <w:p w14:paraId="785A41FA" w14:textId="6BB159D3" w:rsidR="7C5B6351" w:rsidRDefault="2D8F2134" w:rsidP="7C5B6351">
            <w:pPr>
              <w:pStyle w:val="af4"/>
              <w:cnfStyle w:val="000000000000" w:firstRow="0" w:lastRow="0" w:firstColumn="0" w:lastColumn="0" w:oddVBand="0" w:evenVBand="0" w:oddHBand="0" w:evenHBand="0" w:firstRowFirstColumn="0" w:firstRowLastColumn="0" w:lastRowFirstColumn="0" w:lastRowLastColumn="0"/>
            </w:pPr>
            <w:r>
              <w:t>Словарь</w:t>
            </w:r>
          </w:p>
        </w:tc>
        <w:tc>
          <w:tcPr>
            <w:tcW w:w="3000" w:type="dxa"/>
          </w:tcPr>
          <w:p w14:paraId="530EB196" w14:textId="4D467211" w:rsidR="7C5B6351" w:rsidRPr="009F4591" w:rsidRDefault="03F38349" w:rsidP="7C5B6351">
            <w:pPr>
              <w:pStyle w:val="af4"/>
              <w:cnfStyle w:val="000000000000" w:firstRow="0" w:lastRow="0" w:firstColumn="0" w:lastColumn="0" w:oddVBand="0" w:evenVBand="0" w:oddHBand="0" w:evenHBand="0" w:firstRowFirstColumn="0" w:firstRowLastColumn="0" w:lastRowFirstColumn="0" w:lastRowLastColumn="0"/>
              <w:rPr>
                <w:color w:val="000000" w:themeColor="text1"/>
              </w:rPr>
            </w:pPr>
            <w:r w:rsidRPr="009F4591">
              <w:rPr>
                <w:color w:val="000000" w:themeColor="text1"/>
              </w:rPr>
              <w:t>Значение поля “</w:t>
            </w:r>
            <w:r w:rsidRPr="009F4591">
              <w:rPr>
                <w:color w:val="000000" w:themeColor="text1"/>
                <w:lang w:val="en-US"/>
              </w:rPr>
              <w:t>run</w:t>
            </w:r>
            <w:r w:rsidRPr="009F4591">
              <w:rPr>
                <w:color w:val="000000" w:themeColor="text1"/>
              </w:rPr>
              <w:t>_</w:t>
            </w:r>
            <w:r w:rsidRPr="009F4591">
              <w:rPr>
                <w:color w:val="000000" w:themeColor="text1"/>
                <w:lang w:val="en-US"/>
              </w:rPr>
              <w:t>params</w:t>
            </w:r>
            <w:r w:rsidRPr="009F4591">
              <w:rPr>
                <w:color w:val="000000" w:themeColor="text1"/>
              </w:rPr>
              <w:t>” на эндпойнте /</w:t>
            </w:r>
            <w:r w:rsidRPr="009F4591">
              <w:rPr>
                <w:color w:val="000000" w:themeColor="text1"/>
                <w:lang w:val="en-US"/>
              </w:rPr>
              <w:t>agent</w:t>
            </w:r>
          </w:p>
        </w:tc>
        <w:tc>
          <w:tcPr>
            <w:tcW w:w="1694" w:type="dxa"/>
          </w:tcPr>
          <w:p w14:paraId="599E5B89" w14:textId="73023B64" w:rsidR="7C5B6351" w:rsidRPr="009F4591" w:rsidRDefault="03F38349" w:rsidP="7C5B6351">
            <w:pPr>
              <w:pStyle w:val="af4"/>
              <w:cnfStyle w:val="000000000000" w:firstRow="0" w:lastRow="0" w:firstColumn="0" w:lastColumn="0" w:oddVBand="0" w:evenVBand="0" w:oddHBand="0" w:evenHBand="0" w:firstRowFirstColumn="0" w:firstRowLastColumn="0" w:lastRowFirstColumn="0" w:lastRowLastColumn="0"/>
              <w:rPr>
                <w:color w:val="000000" w:themeColor="text1"/>
              </w:rPr>
            </w:pPr>
            <w:r w:rsidRPr="009F4591">
              <w:rPr>
                <w:color w:val="000000" w:themeColor="text1"/>
              </w:rPr>
              <w:t>Соответствие схеме модели параметров агента</w:t>
            </w:r>
          </w:p>
        </w:tc>
      </w:tr>
    </w:tbl>
    <w:p w14:paraId="458D7EBB" w14:textId="7DE2F1B1" w:rsidR="7C5B6351" w:rsidRDefault="7C5B6351"/>
    <w:p w14:paraId="70A060DE" w14:textId="08FAFD27" w:rsidR="7C5B6351" w:rsidRDefault="7C5B6351" w:rsidP="4779DA93">
      <w:pPr>
        <w:pStyle w:val="a3"/>
        <w:ind w:firstLine="0"/>
      </w:pPr>
    </w:p>
    <w:p w14:paraId="6DDBA61F" w14:textId="77777777" w:rsidR="00EB4C78" w:rsidRPr="00EB4C78" w:rsidRDefault="00EB4C78" w:rsidP="00EB4C78">
      <w:pPr>
        <w:pStyle w:val="a3"/>
      </w:pPr>
    </w:p>
    <w:p w14:paraId="1E80DCFD" w14:textId="35D95C2F" w:rsidR="00EB4C78" w:rsidRPr="00EB4C78" w:rsidRDefault="005B1BD2" w:rsidP="005B1BD2">
      <w:pPr>
        <w:pStyle w:val="Heading2"/>
        <w:numPr>
          <w:ilvl w:val="0"/>
          <w:numId w:val="0"/>
        </w:numPr>
        <w:ind w:left="709"/>
        <w:rPr>
          <w:b w:val="0"/>
          <w:bCs w:val="0"/>
        </w:rPr>
      </w:pPr>
      <w:bookmarkStart w:id="82" w:name="_Toc185703866"/>
      <w:r>
        <w:rPr>
          <w:rFonts w:eastAsia="Times New Roman" w:cs="Times New Roman"/>
          <w:b w:val="0"/>
          <w:bCs w:val="0"/>
        </w:rPr>
        <w:t>6.1.4</w:t>
      </w:r>
      <w:r w:rsidR="00EB4C78" w:rsidRPr="00EB4C78">
        <w:rPr>
          <w:rFonts w:eastAsia="Times New Roman" w:cs="Times New Roman"/>
          <w:b w:val="0"/>
          <w:bCs w:val="0"/>
        </w:rPr>
        <w:t xml:space="preserve"> </w:t>
      </w:r>
      <w:commentRangeStart w:id="83"/>
      <w:commentRangeStart w:id="84"/>
      <w:r w:rsidRPr="00BC782E">
        <w:rPr>
          <w:rFonts w:eastAsiaTheme="minorHAnsi" w:cs="Times New Roman"/>
          <w:bCs w:val="0"/>
          <w:i/>
          <w:color w:val="auto"/>
          <w:szCs w:val="24"/>
        </w:rPr>
        <w:t>Состав и структура входных данных</w:t>
      </w:r>
      <w:r w:rsidR="00D2526B">
        <w:rPr>
          <w:rFonts w:eastAsiaTheme="minorHAnsi" w:cs="Times New Roman"/>
          <w:bCs w:val="0"/>
          <w:i/>
          <w:color w:val="auto"/>
          <w:szCs w:val="24"/>
        </w:rPr>
        <w:t xml:space="preserve"> </w:t>
      </w:r>
      <w:r w:rsidR="00D2526B" w:rsidRPr="00D2526B">
        <w:rPr>
          <w:rFonts w:eastAsiaTheme="minorHAnsi" w:cs="Times New Roman"/>
          <w:bCs w:val="0"/>
          <w:i/>
          <w:color w:val="auto"/>
          <w:szCs w:val="24"/>
        </w:rPr>
        <w:t xml:space="preserve">для </w:t>
      </w:r>
      <w:r w:rsidR="00D2526B" w:rsidRPr="00D2526B">
        <w:rPr>
          <w:i/>
        </w:rPr>
        <w:t>модуля</w:t>
      </w:r>
      <w:r w:rsidR="00EB4C78" w:rsidRPr="00BC782E">
        <w:rPr>
          <w:rFonts w:eastAsiaTheme="minorHAnsi" w:cs="Times New Roman"/>
          <w:bCs w:val="0"/>
          <w:i/>
          <w:color w:val="auto"/>
          <w:szCs w:val="24"/>
        </w:rPr>
        <w:t xml:space="preserve"> на основе алгоритма создания сложных синтетических примеров для дообучения БЯМ</w:t>
      </w:r>
      <w:commentRangeEnd w:id="83"/>
      <w:r w:rsidR="00E164B7">
        <w:rPr>
          <w:rStyle w:val="CommentReference"/>
          <w:rFonts w:ascii="Calibri" w:eastAsia="Calibri" w:hAnsi="Calibri" w:cs="Times New Roman"/>
          <w:b w:val="0"/>
          <w:bCs w:val="0"/>
          <w:color w:val="auto"/>
        </w:rPr>
        <w:commentReference w:id="83"/>
      </w:r>
      <w:commentRangeEnd w:id="84"/>
      <w:r w:rsidR="008A4A42">
        <w:rPr>
          <w:rStyle w:val="CommentReference"/>
          <w:rFonts w:ascii="Calibri" w:eastAsia="Calibri" w:hAnsi="Calibri" w:cs="Times New Roman"/>
          <w:b w:val="0"/>
          <w:color w:val="auto"/>
        </w:rPr>
        <w:commentReference w:id="84"/>
      </w:r>
      <w:bookmarkEnd w:id="82"/>
    </w:p>
    <w:p w14:paraId="386AC16C" w14:textId="78DCBECB" w:rsidR="00EB4C78" w:rsidRPr="003C001B" w:rsidRDefault="00294EA4" w:rsidP="00B93F17">
      <w:pPr>
        <w:pStyle w:val="a3"/>
        <w:ind w:firstLine="0"/>
      </w:pPr>
      <w:r>
        <w:t xml:space="preserve">Таблица 6.1.4 – Входные данные для вызова </w:t>
      </w:r>
      <w:r w:rsidR="00CB2AE1">
        <w:t>обработки данных</w:t>
      </w:r>
      <w:r w:rsidR="00B4177D">
        <w:t xml:space="preserve"> для задачи генерации синтетических примеров</w:t>
      </w:r>
    </w:p>
    <w:tbl>
      <w:tblPr>
        <w:tblStyle w:val="TableGrid"/>
        <w:tblW w:w="5000" w:type="pct"/>
        <w:jc w:val="center"/>
        <w:tblLook w:val="04A0" w:firstRow="1" w:lastRow="0" w:firstColumn="1" w:lastColumn="0" w:noHBand="0" w:noVBand="1"/>
      </w:tblPr>
      <w:tblGrid>
        <w:gridCol w:w="2283"/>
        <w:gridCol w:w="2829"/>
        <w:gridCol w:w="1821"/>
        <w:gridCol w:w="2083"/>
      </w:tblGrid>
      <w:tr w:rsidR="00551F23" w:rsidRPr="00E515B8" w14:paraId="1713CB75" w14:textId="77777777" w:rsidTr="002545C4">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2AA2E68B" w14:textId="77777777" w:rsidR="00551F23" w:rsidRPr="008648D8" w:rsidRDefault="00551F23">
            <w:pPr>
              <w:pStyle w:val="af4"/>
            </w:pPr>
            <w:r w:rsidRPr="008648D8">
              <w:t>Наименование</w:t>
            </w:r>
            <w:r w:rsidRPr="008648D8">
              <w:br/>
              <w:t>данных</w:t>
            </w:r>
          </w:p>
        </w:tc>
        <w:tc>
          <w:tcPr>
            <w:tcW w:w="1569" w:type="pct"/>
          </w:tcPr>
          <w:p w14:paraId="46732B67" w14:textId="77777777" w:rsidR="00551F23" w:rsidRPr="008648D8" w:rsidRDefault="00551F23">
            <w:pPr>
              <w:pStyle w:val="af4"/>
              <w:cnfStyle w:val="000000000000" w:firstRow="0" w:lastRow="0" w:firstColumn="0" w:lastColumn="0" w:oddVBand="0" w:evenVBand="0" w:oddHBand="0" w:evenHBand="0" w:firstRowFirstColumn="0" w:firstRowLastColumn="0" w:lastRowFirstColumn="0" w:lastRowLastColumn="0"/>
            </w:pPr>
            <w:r w:rsidRPr="008648D8">
              <w:t>Структура данных</w:t>
            </w:r>
          </w:p>
        </w:tc>
        <w:tc>
          <w:tcPr>
            <w:tcW w:w="1010" w:type="pct"/>
          </w:tcPr>
          <w:p w14:paraId="4B54DE24" w14:textId="77777777" w:rsidR="00551F23" w:rsidRPr="008648D8" w:rsidRDefault="00551F23">
            <w:pPr>
              <w:pStyle w:val="af4"/>
              <w:cnfStyle w:val="000000000000" w:firstRow="0" w:lastRow="0" w:firstColumn="0" w:lastColumn="0" w:oddVBand="0" w:evenVBand="0" w:oddHBand="0" w:evenHBand="0" w:firstRowFirstColumn="0" w:firstRowLastColumn="0" w:lastRowFirstColumn="0" w:lastRowLastColumn="0"/>
            </w:pPr>
            <w:r w:rsidRPr="008648D8">
              <w:t>Способ ввода данных</w:t>
            </w:r>
          </w:p>
        </w:tc>
        <w:tc>
          <w:tcPr>
            <w:tcW w:w="1155" w:type="pct"/>
          </w:tcPr>
          <w:p w14:paraId="11DAEF1C" w14:textId="77777777" w:rsidR="00551F23" w:rsidRPr="008648D8" w:rsidRDefault="00551F23">
            <w:pPr>
              <w:pStyle w:val="af4"/>
              <w:cnfStyle w:val="000000000000" w:firstRow="0" w:lastRow="0" w:firstColumn="0" w:lastColumn="0" w:oddVBand="0" w:evenVBand="0" w:oddHBand="0" w:evenHBand="0" w:firstRowFirstColumn="0" w:firstRowLastColumn="0" w:lastRowFirstColumn="0" w:lastRowLastColumn="0"/>
            </w:pPr>
            <w:r w:rsidRPr="008648D8">
              <w:t>Ограничения</w:t>
            </w:r>
          </w:p>
        </w:tc>
      </w:tr>
      <w:tr w:rsidR="00551F23" w:rsidRPr="00E515B8" w14:paraId="594F6833" w14:textId="77777777" w:rsidTr="002545C4">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6D710983" w14:textId="1D44B39C" w:rsidR="00551F23" w:rsidRPr="008648D8" w:rsidRDefault="00D96D9D">
            <w:pPr>
              <w:pStyle w:val="af4"/>
              <w:rPr>
                <w:color w:val="FF0000"/>
              </w:rPr>
            </w:pPr>
            <w:r>
              <w:rPr>
                <w:color w:val="000000" w:themeColor="text1"/>
              </w:rPr>
              <w:t>Путь до д</w:t>
            </w:r>
            <w:r w:rsidR="00E25167" w:rsidRPr="00E25167">
              <w:rPr>
                <w:color w:val="000000" w:themeColor="text1"/>
              </w:rPr>
              <w:t>атасет</w:t>
            </w:r>
            <w:r>
              <w:rPr>
                <w:color w:val="000000" w:themeColor="text1"/>
              </w:rPr>
              <w:t>а</w:t>
            </w:r>
          </w:p>
        </w:tc>
        <w:tc>
          <w:tcPr>
            <w:tcW w:w="1569" w:type="pct"/>
          </w:tcPr>
          <w:p w14:paraId="2486E7C5" w14:textId="3439567A" w:rsidR="00551F23" w:rsidRPr="002545C4" w:rsidRDefault="002545C4">
            <w:pPr>
              <w:pStyle w:val="af4"/>
              <w:cnfStyle w:val="000000000000" w:firstRow="0" w:lastRow="0" w:firstColumn="0" w:lastColumn="0" w:oddVBand="0" w:evenVBand="0" w:oddHBand="0" w:evenHBand="0" w:firstRowFirstColumn="0" w:firstRowLastColumn="0" w:lastRowFirstColumn="0" w:lastRowLastColumn="0"/>
            </w:pPr>
            <w:r>
              <w:t>Строка</w:t>
            </w:r>
          </w:p>
        </w:tc>
        <w:tc>
          <w:tcPr>
            <w:tcW w:w="1010" w:type="pct"/>
          </w:tcPr>
          <w:p w14:paraId="667629BC" w14:textId="1664DF00" w:rsidR="00551F23" w:rsidRPr="0020010E" w:rsidRDefault="0020010E">
            <w:pPr>
              <w:pStyle w:val="af4"/>
              <w:cnfStyle w:val="000000000000" w:firstRow="0" w:lastRow="0" w:firstColumn="0" w:lastColumn="0" w:oddVBand="0" w:evenVBand="0" w:oddHBand="0" w:evenHBand="0" w:firstRowFirstColumn="0" w:firstRowLastColumn="0" w:lastRowFirstColumn="0" w:lastRowLastColumn="0"/>
            </w:pPr>
            <w:r>
              <w:t>Ручной ввод</w:t>
            </w:r>
          </w:p>
        </w:tc>
        <w:tc>
          <w:tcPr>
            <w:tcW w:w="1155" w:type="pct"/>
          </w:tcPr>
          <w:p w14:paraId="5E2C01D6" w14:textId="7A06C671" w:rsidR="00551F23" w:rsidRPr="00791A49" w:rsidRDefault="00551F23">
            <w:pPr>
              <w:pStyle w:val="af4"/>
              <w:cnfStyle w:val="000000000000" w:firstRow="0" w:lastRow="0" w:firstColumn="0" w:lastColumn="0" w:oddVBand="0" w:evenVBand="0" w:oddHBand="0" w:evenHBand="0" w:firstRowFirstColumn="0" w:firstRowLastColumn="0" w:lastRowFirstColumn="0" w:lastRowLastColumn="0"/>
            </w:pPr>
            <w:r>
              <w:t>-</w:t>
            </w:r>
          </w:p>
        </w:tc>
      </w:tr>
      <w:tr w:rsidR="00551F23" w:rsidRPr="00347B26" w14:paraId="47E7DD77" w14:textId="77777777" w:rsidTr="002545C4">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565D5739" w14:textId="7552F91D" w:rsidR="00551F23" w:rsidRPr="00D5028F" w:rsidRDefault="002545C4">
            <w:pPr>
              <w:pStyle w:val="af4"/>
            </w:pPr>
            <w:r>
              <w:t xml:space="preserve">Тип </w:t>
            </w:r>
            <w:r w:rsidR="00464B89">
              <w:t xml:space="preserve">решаемой </w:t>
            </w:r>
            <w:r>
              <w:t>задачи</w:t>
            </w:r>
          </w:p>
        </w:tc>
        <w:tc>
          <w:tcPr>
            <w:tcW w:w="1569" w:type="pct"/>
          </w:tcPr>
          <w:p w14:paraId="55E818B9" w14:textId="4BFD82A4" w:rsidR="00551F23" w:rsidRPr="002545C4" w:rsidRDefault="002545C4">
            <w:pPr>
              <w:pStyle w:val="af4"/>
              <w:cnfStyle w:val="000000000000" w:firstRow="0" w:lastRow="0" w:firstColumn="0" w:lastColumn="0" w:oddVBand="0" w:evenVBand="0" w:oddHBand="0" w:evenHBand="0" w:firstRowFirstColumn="0" w:firstRowLastColumn="0" w:lastRowFirstColumn="0" w:lastRowLastColumn="0"/>
            </w:pPr>
            <w:r>
              <w:t>Строка</w:t>
            </w:r>
          </w:p>
        </w:tc>
        <w:tc>
          <w:tcPr>
            <w:tcW w:w="1010" w:type="pct"/>
          </w:tcPr>
          <w:p w14:paraId="44094414" w14:textId="7CAA79E0" w:rsidR="00551F23" w:rsidRPr="008648D8" w:rsidRDefault="002545C4">
            <w:pPr>
              <w:pStyle w:val="af4"/>
              <w:cnfStyle w:val="000000000000" w:firstRow="0" w:lastRow="0" w:firstColumn="0" w:lastColumn="0" w:oddVBand="0" w:evenVBand="0" w:oddHBand="0" w:evenHBand="0" w:firstRowFirstColumn="0" w:firstRowLastColumn="0" w:lastRowFirstColumn="0" w:lastRowLastColumn="0"/>
            </w:pPr>
            <w:r>
              <w:t>Ручной ввод</w:t>
            </w:r>
          </w:p>
        </w:tc>
        <w:tc>
          <w:tcPr>
            <w:tcW w:w="1155" w:type="pct"/>
          </w:tcPr>
          <w:p w14:paraId="3285890F" w14:textId="77777777" w:rsidR="00551F23" w:rsidRPr="008648D8" w:rsidRDefault="00551F23">
            <w:pPr>
              <w:pStyle w:val="af4"/>
              <w:cnfStyle w:val="000000000000" w:firstRow="0" w:lastRow="0" w:firstColumn="0" w:lastColumn="0" w:oddVBand="0" w:evenVBand="0" w:oddHBand="0" w:evenHBand="0" w:firstRowFirstColumn="0" w:firstRowLastColumn="0" w:lastRowFirstColumn="0" w:lastRowLastColumn="0"/>
            </w:pPr>
            <w:r>
              <w:t>-</w:t>
            </w:r>
          </w:p>
        </w:tc>
      </w:tr>
      <w:tr w:rsidR="00551F23" w:rsidRPr="00347B26" w14:paraId="7A2A378A" w14:textId="77777777" w:rsidTr="002545C4">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2527EFFB" w14:textId="62B9B06F" w:rsidR="00551F23" w:rsidRDefault="002545C4">
            <w:pPr>
              <w:pStyle w:val="af4"/>
            </w:pPr>
            <w:r>
              <w:t>Инструкция</w:t>
            </w:r>
          </w:p>
        </w:tc>
        <w:tc>
          <w:tcPr>
            <w:tcW w:w="1569" w:type="pct"/>
          </w:tcPr>
          <w:p w14:paraId="082E2A2F" w14:textId="77777777" w:rsidR="00551F23" w:rsidRPr="008648D8" w:rsidRDefault="00551F23">
            <w:pPr>
              <w:pStyle w:val="af4"/>
              <w:cnfStyle w:val="000000000000" w:firstRow="0" w:lastRow="0" w:firstColumn="0" w:lastColumn="0" w:oddVBand="0" w:evenVBand="0" w:oddHBand="0" w:evenHBand="0" w:firstRowFirstColumn="0" w:firstRowLastColumn="0" w:lastRowFirstColumn="0" w:lastRowLastColumn="0"/>
            </w:pPr>
            <w:r>
              <w:t>Строка</w:t>
            </w:r>
          </w:p>
        </w:tc>
        <w:tc>
          <w:tcPr>
            <w:tcW w:w="1010" w:type="pct"/>
          </w:tcPr>
          <w:p w14:paraId="6E14F0D0" w14:textId="70D30E8A" w:rsidR="00551F23" w:rsidRPr="002545C4" w:rsidRDefault="00551F23">
            <w:pPr>
              <w:pStyle w:val="af4"/>
              <w:cnfStyle w:val="000000000000" w:firstRow="0" w:lastRow="0" w:firstColumn="0" w:lastColumn="0" w:oddVBand="0" w:evenVBand="0" w:oddHBand="0" w:evenHBand="0" w:firstRowFirstColumn="0" w:firstRowLastColumn="0" w:lastRowFirstColumn="0" w:lastRowLastColumn="0"/>
            </w:pPr>
            <w:r>
              <w:t>Ручной ввод</w:t>
            </w:r>
          </w:p>
        </w:tc>
        <w:tc>
          <w:tcPr>
            <w:tcW w:w="1155" w:type="pct"/>
          </w:tcPr>
          <w:p w14:paraId="34674E0E" w14:textId="77777777" w:rsidR="00551F23" w:rsidRPr="00791A49" w:rsidRDefault="00551F23">
            <w:pPr>
              <w:pStyle w:val="af4"/>
              <w:cnfStyle w:val="000000000000" w:firstRow="0" w:lastRow="0" w:firstColumn="0" w:lastColumn="0" w:oddVBand="0" w:evenVBand="0" w:oddHBand="0" w:evenHBand="0" w:firstRowFirstColumn="0" w:firstRowLastColumn="0" w:lastRowFirstColumn="0" w:lastRowLastColumn="0"/>
              <w:rPr>
                <w:kern w:val="24"/>
              </w:rPr>
            </w:pPr>
            <w:r>
              <w:rPr>
                <w:kern w:val="24"/>
              </w:rPr>
              <w:t>-</w:t>
            </w:r>
          </w:p>
        </w:tc>
      </w:tr>
      <w:tr w:rsidR="00551F23" w:rsidRPr="00347B26" w14:paraId="2578E233" w14:textId="77777777" w:rsidTr="002545C4">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40A19BC6" w14:textId="560884B5" w:rsidR="00551F23" w:rsidRDefault="00294EA4">
            <w:pPr>
              <w:pStyle w:val="af4"/>
            </w:pPr>
            <w:r>
              <w:t>Л</w:t>
            </w:r>
            <w:r w:rsidR="00610335">
              <w:t>ейбл</w:t>
            </w:r>
            <w:r>
              <w:t>ы</w:t>
            </w:r>
          </w:p>
        </w:tc>
        <w:tc>
          <w:tcPr>
            <w:tcW w:w="1569" w:type="pct"/>
          </w:tcPr>
          <w:p w14:paraId="12E1D153" w14:textId="39D87081" w:rsidR="00551F23" w:rsidRPr="00791A49" w:rsidRDefault="00294EA4">
            <w:pPr>
              <w:pStyle w:val="af4"/>
              <w:cnfStyle w:val="000000000000" w:firstRow="0" w:lastRow="0" w:firstColumn="0" w:lastColumn="0" w:oddVBand="0" w:evenVBand="0" w:oddHBand="0" w:evenHBand="0" w:firstRowFirstColumn="0" w:firstRowLastColumn="0" w:lastRowFirstColumn="0" w:lastRowLastColumn="0"/>
            </w:pPr>
            <w:r>
              <w:t>Строка</w:t>
            </w:r>
          </w:p>
        </w:tc>
        <w:tc>
          <w:tcPr>
            <w:tcW w:w="1010" w:type="pct"/>
          </w:tcPr>
          <w:p w14:paraId="7C28212F" w14:textId="35FB49F0" w:rsidR="00551F23" w:rsidRPr="00610335" w:rsidRDefault="00551F23">
            <w:pPr>
              <w:pStyle w:val="af4"/>
              <w:cnfStyle w:val="000000000000" w:firstRow="0" w:lastRow="0" w:firstColumn="0" w:lastColumn="0" w:oddVBand="0" w:evenVBand="0" w:oddHBand="0" w:evenHBand="0" w:firstRowFirstColumn="0" w:firstRowLastColumn="0" w:lastRowFirstColumn="0" w:lastRowLastColumn="0"/>
            </w:pPr>
            <w:r>
              <w:t>Ручной ввод</w:t>
            </w:r>
          </w:p>
        </w:tc>
        <w:tc>
          <w:tcPr>
            <w:tcW w:w="1155" w:type="pct"/>
          </w:tcPr>
          <w:p w14:paraId="2A8E0595" w14:textId="77777777" w:rsidR="00551F23" w:rsidRPr="00791A49" w:rsidRDefault="00551F23">
            <w:pPr>
              <w:pStyle w:val="af4"/>
              <w:cnfStyle w:val="000000000000" w:firstRow="0" w:lastRow="0" w:firstColumn="0" w:lastColumn="0" w:oddVBand="0" w:evenVBand="0" w:oddHBand="0" w:evenHBand="0" w:firstRowFirstColumn="0" w:firstRowLastColumn="0" w:lastRowFirstColumn="0" w:lastRowLastColumn="0"/>
              <w:rPr>
                <w:kern w:val="24"/>
              </w:rPr>
            </w:pPr>
            <w:r>
              <w:rPr>
                <w:kern w:val="24"/>
              </w:rPr>
              <w:t>-</w:t>
            </w:r>
          </w:p>
        </w:tc>
      </w:tr>
      <w:tr w:rsidR="00774FF6" w:rsidRPr="00347B26" w14:paraId="175B96D2" w14:textId="77777777" w:rsidTr="00B53051">
        <w:trPr>
          <w:trHeight w:val="663"/>
          <w:jc w:val="center"/>
        </w:trPr>
        <w:tc>
          <w:tcPr>
            <w:cnfStyle w:val="001000000000" w:firstRow="0" w:lastRow="0" w:firstColumn="1" w:lastColumn="0" w:oddVBand="0" w:evenVBand="0" w:oddHBand="0" w:evenHBand="0" w:firstRowFirstColumn="0" w:firstRowLastColumn="0" w:lastRowFirstColumn="0" w:lastRowLastColumn="0"/>
            <w:tcW w:w="1266" w:type="pct"/>
          </w:tcPr>
          <w:p w14:paraId="306E2233" w14:textId="102061A4" w:rsidR="00774FF6" w:rsidRDefault="00774FF6" w:rsidP="00106444">
            <w:pPr>
              <w:pStyle w:val="af4"/>
            </w:pPr>
            <w:r>
              <w:t>Количество генерируемых примерос</w:t>
            </w:r>
          </w:p>
        </w:tc>
        <w:tc>
          <w:tcPr>
            <w:tcW w:w="1569" w:type="pct"/>
          </w:tcPr>
          <w:p w14:paraId="0C22CD0E" w14:textId="2FB8DD64" w:rsidR="00774FF6" w:rsidRDefault="00774FF6" w:rsidP="00106444">
            <w:pPr>
              <w:pStyle w:val="af4"/>
              <w:cnfStyle w:val="000000000000" w:firstRow="0" w:lastRow="0" w:firstColumn="0" w:lastColumn="0" w:oddVBand="0" w:evenVBand="0" w:oddHBand="0" w:evenHBand="0" w:firstRowFirstColumn="0" w:firstRowLastColumn="0" w:lastRowFirstColumn="0" w:lastRowLastColumn="0"/>
            </w:pPr>
            <w:r>
              <w:t>Целочисленное значение</w:t>
            </w:r>
          </w:p>
        </w:tc>
        <w:tc>
          <w:tcPr>
            <w:tcW w:w="1010" w:type="pct"/>
          </w:tcPr>
          <w:p w14:paraId="2E21535A" w14:textId="508A646B" w:rsidR="00774FF6" w:rsidRDefault="00CB19ED" w:rsidP="00106444">
            <w:pPr>
              <w:pStyle w:val="af4"/>
              <w:cnfStyle w:val="000000000000" w:firstRow="0" w:lastRow="0" w:firstColumn="0" w:lastColumn="0" w:oddVBand="0" w:evenVBand="0" w:oddHBand="0" w:evenHBand="0" w:firstRowFirstColumn="0" w:firstRowLastColumn="0" w:lastRowFirstColumn="0" w:lastRowLastColumn="0"/>
            </w:pPr>
            <w:r>
              <w:t>Ручной ввод</w:t>
            </w:r>
          </w:p>
        </w:tc>
        <w:tc>
          <w:tcPr>
            <w:tcW w:w="1155" w:type="pct"/>
          </w:tcPr>
          <w:p w14:paraId="4F875F30" w14:textId="683B380F" w:rsidR="00774FF6" w:rsidRDefault="00CB19ED" w:rsidP="00106444">
            <w:pPr>
              <w:pStyle w:val="af4"/>
              <w:cnfStyle w:val="000000000000" w:firstRow="0" w:lastRow="0" w:firstColumn="0" w:lastColumn="0" w:oddVBand="0" w:evenVBand="0" w:oddHBand="0" w:evenHBand="0" w:firstRowFirstColumn="0" w:firstRowLastColumn="0" w:lastRowFirstColumn="0" w:lastRowLastColumn="0"/>
              <w:rPr>
                <w:kern w:val="24"/>
              </w:rPr>
            </w:pPr>
            <w:r>
              <w:rPr>
                <w:kern w:val="24"/>
              </w:rPr>
              <w:t>-</w:t>
            </w:r>
          </w:p>
        </w:tc>
      </w:tr>
    </w:tbl>
    <w:p w14:paraId="3F582C90" w14:textId="6816DE84" w:rsidR="003C7F27" w:rsidRDefault="003C7F27" w:rsidP="00B93F17">
      <w:pPr>
        <w:pStyle w:val="a3"/>
        <w:ind w:firstLine="0"/>
      </w:pPr>
    </w:p>
    <w:p w14:paraId="3DE3D1B7" w14:textId="6EDE73BD" w:rsidR="003C7F27" w:rsidRPr="003C001B" w:rsidRDefault="003C7F27" w:rsidP="00B93F17">
      <w:pPr>
        <w:pStyle w:val="a3"/>
        <w:ind w:firstLine="0"/>
      </w:pPr>
    </w:p>
    <w:p w14:paraId="3F73E794" w14:textId="14D7E8D4" w:rsidR="00577CE9" w:rsidRDefault="4CBF1CDE" w:rsidP="00B93F17">
      <w:pPr>
        <w:pStyle w:val="Heading2"/>
        <w:rPr>
          <w:b w:val="0"/>
          <w:bCs w:val="0"/>
        </w:rPr>
      </w:pPr>
      <w:bookmarkStart w:id="85" w:name="_Toc185703867"/>
      <w:r w:rsidRPr="00996EC0">
        <w:rPr>
          <w:b w:val="0"/>
          <w:bCs w:val="0"/>
        </w:rPr>
        <w:t xml:space="preserve">Подготовка </w:t>
      </w:r>
      <w:r w:rsidR="1C18EF77" w:rsidRPr="00996EC0">
        <w:rPr>
          <w:b w:val="0"/>
          <w:bCs w:val="0"/>
        </w:rPr>
        <w:t>входных данных</w:t>
      </w:r>
      <w:bookmarkEnd w:id="85"/>
    </w:p>
    <w:p w14:paraId="674BFFC7" w14:textId="328179E6" w:rsidR="00D2526B" w:rsidRPr="00EB4C78" w:rsidRDefault="009709FC" w:rsidP="00D2526B">
      <w:pPr>
        <w:pStyle w:val="Heading3"/>
        <w:ind w:left="0" w:firstLine="142"/>
      </w:pPr>
      <w:bookmarkStart w:id="86" w:name="_Toc185703868"/>
      <w:commentRangeStart w:id="87"/>
      <w:commentRangeStart w:id="88"/>
      <w:r>
        <w:t>Подготовка</w:t>
      </w:r>
      <w:r w:rsidR="00D2526B">
        <w:t xml:space="preserve"> входных данных</w:t>
      </w:r>
      <w:r w:rsidR="00D2526B" w:rsidRPr="00EB4C78">
        <w:t xml:space="preserve"> </w:t>
      </w:r>
      <w:r w:rsidR="00D2526B">
        <w:t xml:space="preserve">для </w:t>
      </w:r>
      <w:r w:rsidR="00D2526B" w:rsidRPr="00EB4C78">
        <w:t>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commentRangeEnd w:id="87"/>
      <w:r w:rsidR="00B3607F">
        <w:rPr>
          <w:rStyle w:val="CommentReference"/>
          <w:rFonts w:ascii="Calibri" w:eastAsia="Calibri" w:hAnsi="Calibri"/>
          <w:b w:val="0"/>
          <w:i w:val="0"/>
        </w:rPr>
        <w:commentReference w:id="87"/>
      </w:r>
      <w:commentRangeEnd w:id="88"/>
      <w:r w:rsidR="004F12FF">
        <w:rPr>
          <w:rStyle w:val="CommentReference"/>
          <w:b w:val="0"/>
          <w:i w:val="0"/>
        </w:rPr>
        <w:commentReference w:id="88"/>
      </w:r>
      <w:bookmarkEnd w:id="86"/>
    </w:p>
    <w:p w14:paraId="69A06097" w14:textId="160066F8" w:rsidR="00D2526B" w:rsidRPr="00EB4C78" w:rsidRDefault="00FD1DCF" w:rsidP="001F665F">
      <w:pPr>
        <w:pStyle w:val="a3"/>
      </w:pPr>
      <w:r>
        <w:t>Подготовка данных</w:t>
      </w:r>
      <w:r w:rsidRPr="00FD1DCF">
        <w:t xml:space="preserve"> </w:t>
      </w:r>
      <w:r>
        <w:t>для модуля осуществляется с помощью различных классов</w:t>
      </w:r>
      <w:r w:rsidRPr="00FD1DCF">
        <w:t>.</w:t>
      </w:r>
      <w:r>
        <w:t xml:space="preserve"> Подготовка системных</w:t>
      </w:r>
      <w:r w:rsidRPr="00FD1DCF">
        <w:t xml:space="preserve"> </w:t>
      </w:r>
      <w:r>
        <w:t xml:space="preserve">и пользовательских инструкций осуществляется с помощью классов </w:t>
      </w:r>
      <w:r w:rsidRPr="00FD1DCF">
        <w:t>SystemMessagePromptTemplate</w:t>
      </w:r>
      <w:r>
        <w:t xml:space="preserve"> и </w:t>
      </w:r>
      <w:r w:rsidRPr="00FD1DCF">
        <w:t xml:space="preserve">HumanMessagePromptTemplate, </w:t>
      </w:r>
      <w:r>
        <w:t>которые преобразуют системные инструкции из строки в специальный класс</w:t>
      </w:r>
      <w:r w:rsidRPr="00FD1DCF">
        <w:t xml:space="preserve">. </w:t>
      </w:r>
    </w:p>
    <w:p w14:paraId="287B06FF" w14:textId="77777777" w:rsidR="004F12FF" w:rsidRDefault="004F12FF" w:rsidP="001F665F">
      <w:pPr>
        <w:pStyle w:val="a3"/>
      </w:pPr>
    </w:p>
    <w:p w14:paraId="52692A7D" w14:textId="528A8F76" w:rsidR="00FD1DCF" w:rsidRPr="008454EC" w:rsidRDefault="00FD1DCF" w:rsidP="00FD1DCF">
      <w:pPr>
        <w:pStyle w:val="af2"/>
      </w:pPr>
      <w:r w:rsidRPr="00FD1DCF">
        <w:t xml:space="preserve">Листинг </w:t>
      </w:r>
      <w:r>
        <w:t>6</w:t>
      </w:r>
      <w:r w:rsidRPr="00FD1DCF">
        <w:t>.</w:t>
      </w:r>
      <w:r w:rsidR="00A2568B">
        <w:t>2</w:t>
      </w:r>
      <w:r w:rsidRPr="00FD1DCF">
        <w:t>.1 – Пример использования класс</w:t>
      </w:r>
      <w:r w:rsidR="008454EC">
        <w:t xml:space="preserve">ов </w:t>
      </w:r>
      <w:r w:rsidR="008454EC" w:rsidRPr="00FD1DCF">
        <w:t>SystemMessagePromptTemplate</w:t>
      </w:r>
      <w:r w:rsidR="008454EC">
        <w:t xml:space="preserve"> и </w:t>
      </w:r>
      <w:r w:rsidR="008454EC" w:rsidRPr="00FD1DCF">
        <w:t>HumanMessagePromptTemplate</w:t>
      </w:r>
    </w:p>
    <w:tbl>
      <w:tblPr>
        <w:tblStyle w:val="TableGrid"/>
        <w:tblW w:w="0" w:type="auto"/>
        <w:shd w:val="clear" w:color="auto" w:fill="E7E6E6" w:themeFill="background2"/>
        <w:tblLook w:val="04A0" w:firstRow="1" w:lastRow="0" w:firstColumn="1" w:lastColumn="0" w:noHBand="0" w:noVBand="1"/>
      </w:tblPr>
      <w:tblGrid>
        <w:gridCol w:w="9016"/>
      </w:tblGrid>
      <w:tr w:rsidR="00FD1DCF" w:rsidRPr="005753E1" w14:paraId="3468024A" w14:textId="77777777" w:rsidTr="008454EC">
        <w:tc>
          <w:tcPr>
            <w:cnfStyle w:val="001000000000" w:firstRow="0" w:lastRow="0" w:firstColumn="1" w:lastColumn="0" w:oddVBand="0" w:evenVBand="0" w:oddHBand="0" w:evenHBand="0" w:firstRowFirstColumn="0" w:firstRowLastColumn="0" w:lastRowFirstColumn="0" w:lastRowLastColumn="0"/>
            <w:tcW w:w="9016" w:type="dxa"/>
            <w:shd w:val="clear" w:color="auto" w:fill="E7E6E6" w:themeFill="background2"/>
          </w:tcPr>
          <w:p w14:paraId="75481C0A" w14:textId="13F15DD2" w:rsidR="00FD1DCF" w:rsidRDefault="00FD1DCF" w:rsidP="00FD1DCF">
            <w:pPr>
              <w:spacing w:line="360" w:lineRule="auto"/>
              <w:rPr>
                <w:rFonts w:ascii="Courier New" w:eastAsia="Times New Roman" w:hAnsi="Courier New" w:cs="Courier New"/>
                <w:color w:val="000000" w:themeColor="text1"/>
                <w:sz w:val="18"/>
                <w:szCs w:val="18"/>
                <w:lang w:val="en-US"/>
              </w:rPr>
            </w:pPr>
            <w:r w:rsidRPr="00FD1DCF">
              <w:rPr>
                <w:rFonts w:ascii="Courier New" w:eastAsia="Times New Roman" w:hAnsi="Courier New" w:cs="Courier New"/>
                <w:color w:val="000000" w:themeColor="text1"/>
                <w:sz w:val="18"/>
                <w:szCs w:val="18"/>
                <w:lang w:val="en-US"/>
              </w:rPr>
              <w:t>from langchain_core.prompts import SystemMessagePromptTemplate, HumanMessagePromptTemplate</w:t>
            </w:r>
          </w:p>
          <w:p w14:paraId="6D13F0CA" w14:textId="77777777" w:rsidR="00FD1DCF" w:rsidRDefault="00FD1DCF" w:rsidP="00FD1DCF">
            <w:pPr>
              <w:spacing w:line="360" w:lineRule="auto"/>
              <w:rPr>
                <w:rFonts w:ascii="Courier New" w:eastAsia="Times New Roman" w:hAnsi="Courier New" w:cs="Courier New"/>
                <w:color w:val="000000" w:themeColor="text1"/>
                <w:sz w:val="18"/>
                <w:szCs w:val="18"/>
                <w:lang w:val="en-US"/>
              </w:rPr>
            </w:pPr>
          </w:p>
          <w:p w14:paraId="0BBF0423" w14:textId="75350560" w:rsidR="00FD1DCF" w:rsidRPr="00FD1DCF" w:rsidRDefault="00FD1DCF" w:rsidP="00FD1DCF">
            <w:pPr>
              <w:spacing w:line="360" w:lineRule="auto"/>
              <w:rPr>
                <w:rFonts w:ascii="Courier New" w:eastAsia="Times New Roman" w:hAnsi="Courier New" w:cs="Courier New"/>
                <w:color w:val="000000" w:themeColor="text1"/>
                <w:sz w:val="18"/>
                <w:szCs w:val="18"/>
                <w:lang w:val="en-US"/>
              </w:rPr>
            </w:pPr>
            <w:r w:rsidRPr="00FD1DCF">
              <w:rPr>
                <w:rFonts w:ascii="Courier New" w:eastAsia="Times New Roman" w:hAnsi="Courier New" w:cs="Courier New"/>
                <w:color w:val="000000" w:themeColor="text1"/>
                <w:sz w:val="18"/>
                <w:szCs w:val="18"/>
                <w:lang w:val="en-US"/>
              </w:rPr>
              <w:t>system_message = SystemMessa</w:t>
            </w:r>
            <w:r>
              <w:rPr>
                <w:rFonts w:ascii="Courier New" w:eastAsia="Times New Roman" w:hAnsi="Courier New" w:cs="Courier New"/>
                <w:color w:val="000000" w:themeColor="text1"/>
                <w:sz w:val="18"/>
                <w:szCs w:val="18"/>
                <w:lang w:val="en-US"/>
              </w:rPr>
              <w:t>gePromptTemplate.from_template(</w:t>
            </w:r>
            <w:r w:rsidRPr="00FD1DCF">
              <w:rPr>
                <w:rFonts w:ascii="Courier New" w:eastAsia="Times New Roman" w:hAnsi="Courier New" w:cs="Courier New"/>
                <w:color w:val="000000" w:themeColor="text1"/>
                <w:sz w:val="18"/>
                <w:szCs w:val="18"/>
                <w:lang w:val="en-US"/>
              </w:rPr>
              <w:t>system_prompt,</w:t>
            </w:r>
          </w:p>
          <w:p w14:paraId="4B2DDDCE" w14:textId="3F62B7EB" w:rsidR="00FD1DCF" w:rsidRPr="00FD1DCF" w:rsidRDefault="00FD1DCF" w:rsidP="00FD1DCF">
            <w:pPr>
              <w:spacing w:line="360" w:lineRule="auto"/>
              <w:rPr>
                <w:rFonts w:ascii="Courier New" w:eastAsia="Times New Roman" w:hAnsi="Courier New" w:cs="Courier New"/>
                <w:color w:val="000000" w:themeColor="text1"/>
                <w:sz w:val="18"/>
                <w:szCs w:val="18"/>
                <w:lang w:val="en-US"/>
              </w:rPr>
            </w:pPr>
            <w:r w:rsidRPr="00FD1DCF">
              <w:rPr>
                <w:rFonts w:ascii="Courier New" w:eastAsia="Times New Roman" w:hAnsi="Courier New" w:cs="Courier New"/>
                <w:color w:val="000000" w:themeColor="text1"/>
                <w:sz w:val="18"/>
                <w:szCs w:val="18"/>
                <w:lang w:val="en-US"/>
              </w:rPr>
              <w:t xml:space="preserve">    input_var</w:t>
            </w:r>
            <w:r>
              <w:rPr>
                <w:rFonts w:ascii="Courier New" w:eastAsia="Times New Roman" w:hAnsi="Courier New" w:cs="Courier New"/>
                <w:color w:val="000000" w:themeColor="text1"/>
                <w:sz w:val="18"/>
                <w:szCs w:val="18"/>
                <w:lang w:val="en-US"/>
              </w:rPr>
              <w:t>iables=["tools", "tool_names"]</w:t>
            </w:r>
            <w:r w:rsidRPr="00FD1DCF">
              <w:rPr>
                <w:rFonts w:ascii="Courier New" w:eastAsia="Times New Roman" w:hAnsi="Courier New" w:cs="Courier New"/>
                <w:color w:val="000000" w:themeColor="text1"/>
                <w:sz w:val="18"/>
                <w:szCs w:val="18"/>
                <w:lang w:val="en-US"/>
              </w:rPr>
              <w:t>)</w:t>
            </w:r>
          </w:p>
          <w:p w14:paraId="23A7258C" w14:textId="486C4ECF" w:rsidR="00FD1DCF" w:rsidRPr="00FD1DCF" w:rsidRDefault="00FD1DCF" w:rsidP="00FD1DCF">
            <w:pPr>
              <w:spacing w:line="360" w:lineRule="auto"/>
              <w:rPr>
                <w:rFonts w:ascii="Courier New" w:eastAsia="Times New Roman" w:hAnsi="Courier New" w:cs="Courier New"/>
                <w:color w:val="000000" w:themeColor="text1"/>
                <w:sz w:val="18"/>
                <w:szCs w:val="18"/>
                <w:lang w:val="en-US"/>
              </w:rPr>
            </w:pPr>
            <w:r w:rsidRPr="00FD1DCF">
              <w:rPr>
                <w:rFonts w:ascii="Courier New" w:eastAsia="Times New Roman" w:hAnsi="Courier New" w:cs="Courier New"/>
                <w:color w:val="000000" w:themeColor="text1"/>
                <w:sz w:val="18"/>
                <w:szCs w:val="18"/>
                <w:lang w:val="en-US"/>
              </w:rPr>
              <w:t>human_message = HumanMessa</w:t>
            </w:r>
            <w:r>
              <w:rPr>
                <w:rFonts w:ascii="Courier New" w:eastAsia="Times New Roman" w:hAnsi="Courier New" w:cs="Courier New"/>
                <w:color w:val="000000" w:themeColor="text1"/>
                <w:sz w:val="18"/>
                <w:szCs w:val="18"/>
                <w:lang w:val="en-US"/>
              </w:rPr>
              <w:t>gePromptTemplate.from_template(</w:t>
            </w:r>
            <w:r w:rsidRPr="00FD1DCF">
              <w:rPr>
                <w:rFonts w:ascii="Courier New" w:eastAsia="Times New Roman" w:hAnsi="Courier New" w:cs="Courier New"/>
                <w:color w:val="000000" w:themeColor="text1"/>
                <w:sz w:val="18"/>
                <w:szCs w:val="18"/>
                <w:lang w:val="en-US"/>
              </w:rPr>
              <w:t>human_prompt,</w:t>
            </w:r>
          </w:p>
          <w:p w14:paraId="6CA4FBFE" w14:textId="77777777" w:rsidR="00FD1DCF" w:rsidRDefault="00FD1DCF" w:rsidP="00FD1DCF">
            <w:pPr>
              <w:spacing w:line="360" w:lineRule="auto"/>
              <w:rPr>
                <w:rFonts w:ascii="Courier New" w:eastAsia="Times New Roman" w:hAnsi="Courier New" w:cs="Courier New"/>
                <w:color w:val="000000" w:themeColor="text1"/>
                <w:sz w:val="18"/>
                <w:szCs w:val="18"/>
                <w:lang w:val="en-US"/>
              </w:rPr>
            </w:pPr>
            <w:r w:rsidRPr="00FD1DCF">
              <w:rPr>
                <w:rFonts w:ascii="Courier New" w:eastAsia="Times New Roman" w:hAnsi="Courier New" w:cs="Courier New"/>
                <w:color w:val="000000" w:themeColor="text1"/>
                <w:sz w:val="18"/>
                <w:szCs w:val="18"/>
                <w:lang w:val="en-US"/>
              </w:rPr>
              <w:t xml:space="preserve">    input_variables</w:t>
            </w:r>
            <w:r>
              <w:rPr>
                <w:rFonts w:ascii="Courier New" w:eastAsia="Times New Roman" w:hAnsi="Courier New" w:cs="Courier New"/>
                <w:color w:val="000000" w:themeColor="text1"/>
                <w:sz w:val="18"/>
                <w:szCs w:val="18"/>
                <w:lang w:val="en-US"/>
              </w:rPr>
              <w:t>=["input", "agent_scratchpad"]</w:t>
            </w:r>
            <w:r w:rsidRPr="00FD1DCF">
              <w:rPr>
                <w:rFonts w:ascii="Courier New" w:eastAsia="Times New Roman" w:hAnsi="Courier New" w:cs="Courier New"/>
                <w:color w:val="000000" w:themeColor="text1"/>
                <w:sz w:val="18"/>
                <w:szCs w:val="18"/>
                <w:lang w:val="en-US"/>
              </w:rPr>
              <w:t>)</w:t>
            </w:r>
          </w:p>
          <w:p w14:paraId="51E5E4E8" w14:textId="77777777" w:rsidR="008454EC" w:rsidRDefault="008454EC" w:rsidP="00FD1DCF">
            <w:pPr>
              <w:spacing w:line="360" w:lineRule="auto"/>
              <w:rPr>
                <w:rFonts w:ascii="Courier New" w:eastAsia="Times New Roman" w:hAnsi="Courier New" w:cs="Courier New"/>
                <w:color w:val="000000" w:themeColor="text1"/>
                <w:sz w:val="18"/>
                <w:szCs w:val="18"/>
                <w:lang w:val="en-US"/>
              </w:rPr>
            </w:pPr>
          </w:p>
          <w:p w14:paraId="2306FDA1"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prompt = ChatPromptTemplate.from_messages(</w:t>
            </w:r>
          </w:p>
          <w:p w14:paraId="5E3CC0A2"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 xml:space="preserve">    [</w:t>
            </w:r>
          </w:p>
          <w:p w14:paraId="5BB6FB10"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 xml:space="preserve">        system_message,</w:t>
            </w:r>
          </w:p>
          <w:p w14:paraId="15CA8A74"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 xml:space="preserve">        MessagesPlaceholder(variable_name="chat_history", optional=True),</w:t>
            </w:r>
          </w:p>
          <w:p w14:paraId="162E3E5D"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 xml:space="preserve">        human_message,</w:t>
            </w:r>
          </w:p>
          <w:p w14:paraId="071B2E6F"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 xml:space="preserve">    ]</w:t>
            </w:r>
          </w:p>
          <w:p w14:paraId="182A9377" w14:textId="38D11817" w:rsidR="008454EC" w:rsidRPr="007D08B5"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w:t>
            </w:r>
          </w:p>
        </w:tc>
      </w:tr>
    </w:tbl>
    <w:p w14:paraId="57F328C5" w14:textId="5F776B53" w:rsidR="00FD1DCF" w:rsidRDefault="00FD1DCF" w:rsidP="001F665F">
      <w:pPr>
        <w:pStyle w:val="a3"/>
      </w:pPr>
    </w:p>
    <w:p w14:paraId="035D4A30" w14:textId="35166299" w:rsidR="007D702D" w:rsidRDefault="007D702D" w:rsidP="001F665F">
      <w:pPr>
        <w:pStyle w:val="a3"/>
      </w:pPr>
      <w:r>
        <w:t>Кроме того</w:t>
      </w:r>
      <w:r w:rsidRPr="007D702D">
        <w:t xml:space="preserve">, </w:t>
      </w:r>
      <w:r>
        <w:t>алгоритм требует подачу сервисов</w:t>
      </w:r>
      <w:r w:rsidRPr="007D702D">
        <w:t xml:space="preserve">, </w:t>
      </w:r>
      <w:r>
        <w:t xml:space="preserve">приложений и плагинов в качестве функций с декоратором </w:t>
      </w:r>
      <w:r w:rsidRPr="007D702D">
        <w:t>@</w:t>
      </w:r>
      <w:r>
        <w:rPr>
          <w:lang w:val="en-US"/>
        </w:rPr>
        <w:t>tool</w:t>
      </w:r>
      <w:r w:rsidRPr="007D702D">
        <w:t xml:space="preserve"> </w:t>
      </w:r>
      <w:r>
        <w:t xml:space="preserve">или объектов класса </w:t>
      </w:r>
      <w:r>
        <w:rPr>
          <w:lang w:val="en-US"/>
        </w:rPr>
        <w:t>StructuredTool</w:t>
      </w:r>
      <w:r w:rsidR="008454EC" w:rsidRPr="008454EC">
        <w:t>.</w:t>
      </w:r>
    </w:p>
    <w:p w14:paraId="36D16A6A" w14:textId="77777777" w:rsidR="004F12FF" w:rsidRDefault="004F12FF" w:rsidP="001F665F">
      <w:pPr>
        <w:pStyle w:val="a3"/>
      </w:pPr>
    </w:p>
    <w:p w14:paraId="0E07DA05" w14:textId="291A6E7B" w:rsidR="008454EC" w:rsidRPr="003776DA" w:rsidRDefault="008454EC" w:rsidP="008454EC">
      <w:pPr>
        <w:pStyle w:val="af2"/>
      </w:pPr>
      <w:r w:rsidRPr="00FD1DCF">
        <w:t xml:space="preserve">Листинг </w:t>
      </w:r>
      <w:r>
        <w:t>6</w:t>
      </w:r>
      <w:r w:rsidRPr="00FD1DCF">
        <w:t>.</w:t>
      </w:r>
      <w:r w:rsidR="00A2568B">
        <w:t>2</w:t>
      </w:r>
      <w:r w:rsidR="004F12FF">
        <w:t>.2</w:t>
      </w:r>
      <w:r w:rsidRPr="00FD1DCF">
        <w:t xml:space="preserve"> – Пример использования класс</w:t>
      </w:r>
      <w:r>
        <w:t xml:space="preserve">ов </w:t>
      </w:r>
      <w:r w:rsidRPr="00FD1DCF">
        <w:t>SystemMessagePromptTemplate</w:t>
      </w:r>
      <w:r>
        <w:t xml:space="preserve"> и </w:t>
      </w:r>
      <w:r w:rsidRPr="00FD1DCF">
        <w:t>HumanMessagePromptTemplate</w:t>
      </w:r>
    </w:p>
    <w:tbl>
      <w:tblPr>
        <w:tblStyle w:val="TableGrid"/>
        <w:tblW w:w="0" w:type="auto"/>
        <w:shd w:val="clear" w:color="auto" w:fill="E7E6E6" w:themeFill="background2"/>
        <w:tblLook w:val="04A0" w:firstRow="1" w:lastRow="0" w:firstColumn="1" w:lastColumn="0" w:noHBand="0" w:noVBand="1"/>
      </w:tblPr>
      <w:tblGrid>
        <w:gridCol w:w="9016"/>
      </w:tblGrid>
      <w:tr w:rsidR="008454EC" w:rsidRPr="00163463" w14:paraId="1DC5F3A9" w14:textId="77777777" w:rsidTr="008454EC">
        <w:tc>
          <w:tcPr>
            <w:cnfStyle w:val="001000000000" w:firstRow="0" w:lastRow="0" w:firstColumn="1" w:lastColumn="0" w:oddVBand="0" w:evenVBand="0" w:oddHBand="0" w:evenHBand="0" w:firstRowFirstColumn="0" w:firstRowLastColumn="0" w:lastRowFirstColumn="0" w:lastRowLastColumn="0"/>
            <w:tcW w:w="9016" w:type="dxa"/>
            <w:shd w:val="clear" w:color="auto" w:fill="E7E6E6" w:themeFill="background2"/>
          </w:tcPr>
          <w:p w14:paraId="2CA319A6"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from langchain.agents import (</w:t>
            </w:r>
          </w:p>
          <w:p w14:paraId="081BBD9D"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 xml:space="preserve">    create_structured_chat_agent,</w:t>
            </w:r>
          </w:p>
          <w:p w14:paraId="2B45EE61"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 xml:space="preserve">    AgentExecutor,</w:t>
            </w:r>
          </w:p>
          <w:p w14:paraId="34D6B783"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 xml:space="preserve">    tool,</w:t>
            </w:r>
          </w:p>
          <w:p w14:paraId="65D54CA5" w14:textId="2C4ADFE1" w:rsid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w:t>
            </w:r>
          </w:p>
          <w:p w14:paraId="0F3711B0"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@tool</w:t>
            </w:r>
          </w:p>
          <w:p w14:paraId="4EAE3AF1"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def add_numbers(a: int, b: int) -&gt; int:</w:t>
            </w:r>
          </w:p>
          <w:p w14:paraId="0D181DA0"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 xml:space="preserve">    """Adds two numbers."""</w:t>
            </w:r>
          </w:p>
          <w:p w14:paraId="71353014"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 xml:space="preserve">    return a + b</w:t>
            </w:r>
          </w:p>
          <w:p w14:paraId="20826EDF"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p>
          <w:p w14:paraId="46E42160"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@tool</w:t>
            </w:r>
          </w:p>
          <w:p w14:paraId="38E13AD7"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def multiply_numbers(a: int, b: int) -&gt; int:</w:t>
            </w:r>
          </w:p>
          <w:p w14:paraId="339B1137" w14:textId="77777777"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 xml:space="preserve">    """Multiplies two numbers."""</w:t>
            </w:r>
          </w:p>
          <w:p w14:paraId="29BE9AB3" w14:textId="77777777" w:rsid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 xml:space="preserve">    return a * b</w:t>
            </w:r>
          </w:p>
          <w:p w14:paraId="11432EE0" w14:textId="77777777" w:rsidR="008454EC" w:rsidRDefault="008454EC" w:rsidP="008454EC">
            <w:pPr>
              <w:spacing w:line="360" w:lineRule="auto"/>
              <w:rPr>
                <w:rFonts w:ascii="Courier New" w:eastAsia="Times New Roman" w:hAnsi="Courier New" w:cs="Courier New"/>
                <w:color w:val="000000" w:themeColor="text1"/>
                <w:sz w:val="18"/>
                <w:szCs w:val="18"/>
                <w:lang w:val="en-US"/>
              </w:rPr>
            </w:pPr>
          </w:p>
          <w:p w14:paraId="14841E05" w14:textId="77777777" w:rsid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tools = [add_numbers, multiply_numbers]</w:t>
            </w:r>
          </w:p>
          <w:p w14:paraId="5FEDC804" w14:textId="77777777" w:rsidR="008454EC" w:rsidRDefault="008454EC" w:rsidP="008454EC">
            <w:pPr>
              <w:spacing w:line="360" w:lineRule="auto"/>
              <w:rPr>
                <w:rFonts w:ascii="Courier New" w:eastAsia="Times New Roman" w:hAnsi="Courier New" w:cs="Courier New"/>
                <w:color w:val="000000" w:themeColor="text1"/>
                <w:sz w:val="18"/>
                <w:szCs w:val="18"/>
                <w:lang w:val="en-US"/>
              </w:rPr>
            </w:pPr>
          </w:p>
          <w:p w14:paraId="14CF5A9B" w14:textId="54186FFC" w:rsidR="008454EC" w:rsidRPr="008454EC" w:rsidRDefault="004F12FF" w:rsidP="008454EC">
            <w:pPr>
              <w:spacing w:line="360" w:lineRule="auto"/>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llm = Llama31ChatModel(api_key="API_KEY",</w:t>
            </w:r>
            <w:r w:rsidRPr="004F12FF">
              <w:rPr>
                <w:rFonts w:ascii="Courier New" w:eastAsia="Times New Roman" w:hAnsi="Courier New" w:cs="Courier New"/>
                <w:color w:val="000000" w:themeColor="text1"/>
                <w:sz w:val="18"/>
                <w:szCs w:val="18"/>
                <w:lang w:val="en-US"/>
              </w:rPr>
              <w:t xml:space="preserve"> </w:t>
            </w:r>
            <w:r w:rsidR="008454EC" w:rsidRPr="008454EC">
              <w:rPr>
                <w:rFonts w:ascii="Courier New" w:eastAsia="Times New Roman" w:hAnsi="Courier New" w:cs="Courier New"/>
                <w:color w:val="000000" w:themeColor="text1"/>
                <w:sz w:val="18"/>
                <w:szCs w:val="18"/>
                <w:lang w:val="en-US"/>
              </w:rPr>
              <w:t>base_url="BASE_URL",</w:t>
            </w:r>
          </w:p>
          <w:p w14:paraId="29478210" w14:textId="0EF60F8C" w:rsidR="008454EC" w:rsidRDefault="004F12FF" w:rsidP="008454EC">
            <w:pPr>
              <w:spacing w:line="360" w:lineRule="auto"/>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 xml:space="preserve">    model="MODEL",</w:t>
            </w:r>
            <w:r w:rsidRPr="004F12FF">
              <w:rPr>
                <w:rFonts w:ascii="Courier New" w:eastAsia="Times New Roman" w:hAnsi="Courier New" w:cs="Courier New"/>
                <w:color w:val="000000" w:themeColor="text1"/>
                <w:sz w:val="18"/>
                <w:szCs w:val="18"/>
                <w:lang w:val="en-US"/>
              </w:rPr>
              <w:t xml:space="preserve"> </w:t>
            </w:r>
            <w:r>
              <w:rPr>
                <w:rFonts w:ascii="Courier New" w:eastAsia="Times New Roman" w:hAnsi="Courier New" w:cs="Courier New"/>
                <w:color w:val="000000" w:themeColor="text1"/>
                <w:sz w:val="18"/>
                <w:szCs w:val="18"/>
                <w:lang w:val="en-US"/>
              </w:rPr>
              <w:t>temperature=0.5,</w:t>
            </w:r>
            <w:r w:rsidRPr="004F12FF">
              <w:rPr>
                <w:rFonts w:ascii="Courier New" w:eastAsia="Times New Roman" w:hAnsi="Courier New" w:cs="Courier New"/>
                <w:color w:val="000000" w:themeColor="text1"/>
                <w:sz w:val="18"/>
                <w:szCs w:val="18"/>
                <w:lang w:val="en-US"/>
              </w:rPr>
              <w:t xml:space="preserve"> </w:t>
            </w:r>
            <w:r>
              <w:rPr>
                <w:rFonts w:ascii="Courier New" w:eastAsia="Times New Roman" w:hAnsi="Courier New" w:cs="Courier New"/>
                <w:color w:val="000000" w:themeColor="text1"/>
                <w:sz w:val="18"/>
                <w:szCs w:val="18"/>
                <w:lang w:val="en-US"/>
              </w:rPr>
              <w:t>max_tokens=3000</w:t>
            </w:r>
            <w:r w:rsidR="008454EC" w:rsidRPr="008454EC">
              <w:rPr>
                <w:rFonts w:ascii="Courier New" w:eastAsia="Times New Roman" w:hAnsi="Courier New" w:cs="Courier New"/>
                <w:color w:val="000000" w:themeColor="text1"/>
                <w:sz w:val="18"/>
                <w:szCs w:val="18"/>
                <w:lang w:val="en-US"/>
              </w:rPr>
              <w:t>)</w:t>
            </w:r>
          </w:p>
          <w:p w14:paraId="332C3F74" w14:textId="77777777" w:rsidR="008454EC" w:rsidRDefault="008454EC" w:rsidP="008454EC">
            <w:pPr>
              <w:spacing w:line="360" w:lineRule="auto"/>
              <w:rPr>
                <w:rFonts w:ascii="Courier New" w:eastAsia="Times New Roman" w:hAnsi="Courier New" w:cs="Courier New"/>
                <w:color w:val="000000" w:themeColor="text1"/>
                <w:sz w:val="18"/>
                <w:szCs w:val="18"/>
                <w:lang w:val="en-US"/>
              </w:rPr>
            </w:pPr>
          </w:p>
          <w:p w14:paraId="7887DC8C" w14:textId="603F94B0" w:rsidR="008454EC" w:rsidRPr="008454EC"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agent = create_structu</w:t>
            </w:r>
            <w:r w:rsidR="004F12FF">
              <w:rPr>
                <w:rFonts w:ascii="Courier New" w:eastAsia="Times New Roman" w:hAnsi="Courier New" w:cs="Courier New"/>
                <w:color w:val="000000" w:themeColor="text1"/>
                <w:sz w:val="18"/>
                <w:szCs w:val="18"/>
                <w:lang w:val="en-US"/>
              </w:rPr>
              <w:t>red_chat_agent(llm=llm,</w:t>
            </w:r>
            <w:r w:rsidR="004F12FF" w:rsidRPr="004F12FF">
              <w:rPr>
                <w:rFonts w:ascii="Courier New" w:eastAsia="Times New Roman" w:hAnsi="Courier New" w:cs="Courier New"/>
                <w:color w:val="000000" w:themeColor="text1"/>
                <w:sz w:val="18"/>
                <w:szCs w:val="18"/>
                <w:lang w:val="en-US"/>
              </w:rPr>
              <w:t xml:space="preserve"> </w:t>
            </w:r>
            <w:r w:rsidRPr="008454EC">
              <w:rPr>
                <w:rFonts w:ascii="Courier New" w:eastAsia="Times New Roman" w:hAnsi="Courier New" w:cs="Courier New"/>
                <w:color w:val="000000" w:themeColor="text1"/>
                <w:sz w:val="18"/>
                <w:szCs w:val="18"/>
                <w:lang w:val="en-US"/>
              </w:rPr>
              <w:t>tools=tools,</w:t>
            </w:r>
          </w:p>
          <w:p w14:paraId="56DE007F" w14:textId="5D18C8CA" w:rsidR="008454EC" w:rsidRPr="007D08B5" w:rsidRDefault="008454EC" w:rsidP="008454EC">
            <w:pPr>
              <w:spacing w:line="360" w:lineRule="auto"/>
              <w:rPr>
                <w:rFonts w:ascii="Courier New" w:eastAsia="Times New Roman" w:hAnsi="Courier New" w:cs="Courier New"/>
                <w:color w:val="000000" w:themeColor="text1"/>
                <w:sz w:val="18"/>
                <w:szCs w:val="18"/>
                <w:lang w:val="en-US"/>
              </w:rPr>
            </w:pPr>
            <w:r w:rsidRPr="008454EC">
              <w:rPr>
                <w:rFonts w:ascii="Courier New" w:eastAsia="Times New Roman" w:hAnsi="Courier New" w:cs="Courier New"/>
                <w:color w:val="000000" w:themeColor="text1"/>
                <w:sz w:val="18"/>
                <w:szCs w:val="18"/>
                <w:lang w:val="en-US"/>
              </w:rPr>
              <w:t xml:space="preserve">    promp</w:t>
            </w:r>
            <w:r w:rsidR="004F12FF">
              <w:rPr>
                <w:rFonts w:ascii="Courier New" w:eastAsia="Times New Roman" w:hAnsi="Courier New" w:cs="Courier New"/>
                <w:color w:val="000000" w:themeColor="text1"/>
                <w:sz w:val="18"/>
                <w:szCs w:val="18"/>
                <w:lang w:val="en-US"/>
              </w:rPr>
              <w:t>t=prompt,</w:t>
            </w:r>
            <w:r w:rsidR="004F12FF" w:rsidRPr="004F12FF">
              <w:rPr>
                <w:rFonts w:ascii="Courier New" w:eastAsia="Times New Roman" w:hAnsi="Courier New" w:cs="Courier New"/>
                <w:color w:val="000000" w:themeColor="text1"/>
                <w:sz w:val="18"/>
                <w:szCs w:val="18"/>
                <w:lang w:val="en-US"/>
              </w:rPr>
              <w:t xml:space="preserve"> </w:t>
            </w:r>
            <w:r w:rsidR="004F12FF">
              <w:rPr>
                <w:rFonts w:ascii="Courier New" w:eastAsia="Times New Roman" w:hAnsi="Courier New" w:cs="Courier New"/>
                <w:color w:val="000000" w:themeColor="text1"/>
                <w:sz w:val="18"/>
                <w:szCs w:val="18"/>
                <w:lang w:val="en-US"/>
              </w:rPr>
              <w:t>stop_sequence=True</w:t>
            </w:r>
            <w:r w:rsidRPr="008454EC">
              <w:rPr>
                <w:rFonts w:ascii="Courier New" w:eastAsia="Times New Roman" w:hAnsi="Courier New" w:cs="Courier New"/>
                <w:color w:val="000000" w:themeColor="text1"/>
                <w:sz w:val="18"/>
                <w:szCs w:val="18"/>
                <w:lang w:val="en-US"/>
              </w:rPr>
              <w:t>)</w:t>
            </w:r>
          </w:p>
        </w:tc>
      </w:tr>
    </w:tbl>
    <w:p w14:paraId="36EBE84A" w14:textId="77777777" w:rsidR="008454EC" w:rsidRPr="008454EC" w:rsidRDefault="008454EC" w:rsidP="001F665F">
      <w:pPr>
        <w:pStyle w:val="a3"/>
        <w:rPr>
          <w:lang w:val="en-US"/>
        </w:rPr>
      </w:pPr>
    </w:p>
    <w:p w14:paraId="48A65EE4" w14:textId="25D7AC17" w:rsidR="00D2526B" w:rsidRPr="00EB4C78" w:rsidRDefault="00D2526B" w:rsidP="00D2526B">
      <w:pPr>
        <w:pStyle w:val="Heading3"/>
        <w:ind w:left="0" w:firstLine="0"/>
      </w:pPr>
      <w:r w:rsidRPr="00607C66">
        <w:rPr>
          <w:lang w:val="en-US"/>
        </w:rPr>
        <w:t xml:space="preserve"> </w:t>
      </w:r>
      <w:bookmarkStart w:id="89" w:name="_Toc185703869"/>
      <w:commentRangeStart w:id="90"/>
      <w:commentRangeStart w:id="91"/>
      <w:r w:rsidR="009709FC">
        <w:t xml:space="preserve">Подготовка </w:t>
      </w:r>
      <w:r>
        <w:t>входных данных</w:t>
      </w:r>
      <w:r w:rsidRPr="00EB4C78">
        <w:t xml:space="preserve"> </w:t>
      </w:r>
      <w:r>
        <w:t xml:space="preserve">для </w:t>
      </w:r>
      <w:r w:rsidRPr="00EB4C78">
        <w:t>модуля на основе алгоритма упрощения и ускорения прототипирования систем с БЯМ на основе RAG</w:t>
      </w:r>
      <w:commentRangeEnd w:id="90"/>
      <w:r w:rsidR="00B3607F">
        <w:rPr>
          <w:rStyle w:val="CommentReference"/>
          <w:rFonts w:ascii="Calibri" w:eastAsia="Calibri" w:hAnsi="Calibri"/>
          <w:b w:val="0"/>
          <w:i w:val="0"/>
        </w:rPr>
        <w:commentReference w:id="90"/>
      </w:r>
      <w:commentRangeEnd w:id="91"/>
      <w:r w:rsidR="00E55D2C">
        <w:rPr>
          <w:rStyle w:val="CommentReference"/>
          <w:b w:val="0"/>
          <w:i w:val="0"/>
        </w:rPr>
        <w:commentReference w:id="91"/>
      </w:r>
      <w:bookmarkEnd w:id="89"/>
    </w:p>
    <w:p w14:paraId="21FA33C7" w14:textId="54095B32" w:rsidR="008C25F7" w:rsidRDefault="00EF64BF" w:rsidP="00D2526B">
      <w:pPr>
        <w:pStyle w:val="a3"/>
      </w:pPr>
      <w:r>
        <w:t>В рамках п</w:t>
      </w:r>
      <w:r w:rsidR="006011D9">
        <w:t>одготовк</w:t>
      </w:r>
      <w:r>
        <w:t>и</w:t>
      </w:r>
      <w:r w:rsidR="00B14502">
        <w:t xml:space="preserve"> данных </w:t>
      </w:r>
      <w:r w:rsidR="006011D9">
        <w:t xml:space="preserve">для модуля </w:t>
      </w:r>
      <w:r w:rsidR="006011D9" w:rsidRPr="006011D9">
        <w:t>на основе алгоритма упрощения и ускорения прототипирования систем с БЯМ на основе RAG</w:t>
      </w:r>
      <w:r w:rsidR="006011D9">
        <w:t xml:space="preserve"> необходимо </w:t>
      </w:r>
      <w:r>
        <w:t xml:space="preserve">создать </w:t>
      </w:r>
      <w:r w:rsidR="00DD45DD">
        <w:t>экземпляр</w:t>
      </w:r>
      <w:r w:rsidR="00B14502">
        <w:t xml:space="preserve"> </w:t>
      </w:r>
      <w:r w:rsidR="005068DF">
        <w:t xml:space="preserve">класса </w:t>
      </w:r>
      <w:r w:rsidR="005068DF">
        <w:rPr>
          <w:lang w:val="en-US"/>
        </w:rPr>
        <w:t>JobContext</w:t>
      </w:r>
      <w:r w:rsidR="003B0506" w:rsidRPr="003B0506">
        <w:t xml:space="preserve">, </w:t>
      </w:r>
      <w:r w:rsidR="00671AEC">
        <w:t xml:space="preserve">который предоставляет </w:t>
      </w:r>
      <w:r w:rsidR="003B0506" w:rsidRPr="00BF0344">
        <w:t>возможности использования всех функций и сервисов, задекларированных внутри</w:t>
      </w:r>
      <w:r w:rsidR="002F6719">
        <w:t xml:space="preserve"> библиотеки </w:t>
      </w:r>
      <w:r w:rsidR="002F6719">
        <w:rPr>
          <w:lang w:val="en-US"/>
        </w:rPr>
        <w:t>ProtoLLM</w:t>
      </w:r>
      <w:r w:rsidR="007F3C07">
        <w:t xml:space="preserve">, а также </w:t>
      </w:r>
      <w:r w:rsidR="00DB7D9F">
        <w:t>сгенерировать</w:t>
      </w:r>
      <w:r w:rsidR="007F3C07">
        <w:t xml:space="preserve"> </w:t>
      </w:r>
      <w:r w:rsidR="00954706">
        <w:t xml:space="preserve">уникальную строку </w:t>
      </w:r>
      <w:r w:rsidR="00BF2D9F">
        <w:t>номера идентификации</w:t>
      </w:r>
      <w:r w:rsidR="00DB7D9F">
        <w:t xml:space="preserve"> с </w:t>
      </w:r>
      <w:r w:rsidR="007F3C07">
        <w:t xml:space="preserve">помощью класса </w:t>
      </w:r>
      <w:r w:rsidR="007F3C07">
        <w:rPr>
          <w:lang w:val="en-US"/>
        </w:rPr>
        <w:t>uuid</w:t>
      </w:r>
      <w:r w:rsidR="00BF2D9F">
        <w:t xml:space="preserve">. Пример использования класса </w:t>
      </w:r>
      <w:r w:rsidR="00085DF2">
        <w:rPr>
          <w:lang w:val="en-US"/>
        </w:rPr>
        <w:t>JobContext</w:t>
      </w:r>
      <w:r w:rsidR="00085DF2" w:rsidRPr="00724945">
        <w:t xml:space="preserve"> </w:t>
      </w:r>
      <w:r w:rsidR="00085DF2">
        <w:t xml:space="preserve">и библиотеки </w:t>
      </w:r>
      <w:r w:rsidR="00085DF2">
        <w:rPr>
          <w:lang w:val="en-US"/>
        </w:rPr>
        <w:t>uuid</w:t>
      </w:r>
      <w:r w:rsidR="00085DF2">
        <w:t xml:space="preserve"> </w:t>
      </w:r>
      <w:r w:rsidR="00724945">
        <w:t xml:space="preserve">представлен в </w:t>
      </w:r>
      <w:r w:rsidR="00794A70">
        <w:t xml:space="preserve">листинге </w:t>
      </w:r>
      <w:r w:rsidR="00717C51">
        <w:t>6.2.</w:t>
      </w:r>
      <w:r w:rsidR="00A2568B">
        <w:t>3</w:t>
      </w:r>
      <w:r w:rsidR="00724945">
        <w:t>.</w:t>
      </w:r>
    </w:p>
    <w:p w14:paraId="7816C4E9" w14:textId="751BCCBD" w:rsidR="00794A70" w:rsidRPr="00794A70" w:rsidRDefault="00794A70" w:rsidP="00794A70">
      <w:pPr>
        <w:pStyle w:val="Caption"/>
        <w:keepNext/>
        <w:jc w:val="left"/>
      </w:pPr>
      <w:r>
        <w:t xml:space="preserve">Листинг </w:t>
      </w:r>
      <w:r w:rsidR="00717C51">
        <w:t>6.2.</w:t>
      </w:r>
      <w:r w:rsidR="00A2568B">
        <w:t>3</w:t>
      </w:r>
      <w:r>
        <w:t xml:space="preserve"> – Пример использования класса </w:t>
      </w:r>
      <w:r>
        <w:rPr>
          <w:lang w:val="en-US"/>
        </w:rPr>
        <w:t>JobContext</w:t>
      </w:r>
      <w:r w:rsidRPr="00794A70">
        <w:t xml:space="preserve"> </w:t>
      </w:r>
      <w:r>
        <w:t xml:space="preserve">и библиотеки </w:t>
      </w:r>
      <w:r>
        <w:rPr>
          <w:lang w:val="en-US"/>
        </w:rPr>
        <w:t>uuid</w:t>
      </w:r>
      <w:r>
        <w:t xml:space="preserve"> для подготовки данных</w:t>
      </w:r>
    </w:p>
    <w:tbl>
      <w:tblPr>
        <w:tblStyle w:val="TableGrid"/>
        <w:tblW w:w="0" w:type="auto"/>
        <w:tblLook w:val="04A0" w:firstRow="1" w:lastRow="0" w:firstColumn="1" w:lastColumn="0" w:noHBand="0" w:noVBand="1"/>
      </w:tblPr>
      <w:tblGrid>
        <w:gridCol w:w="9016"/>
      </w:tblGrid>
      <w:tr w:rsidR="008C25F7" w:rsidRPr="00163463" w14:paraId="36A10789" w14:textId="77777777" w:rsidTr="00E40F2F">
        <w:tc>
          <w:tcPr>
            <w:cnfStyle w:val="001000000000" w:firstRow="0" w:lastRow="0" w:firstColumn="1" w:lastColumn="0" w:oddVBand="0" w:evenVBand="0" w:oddHBand="0" w:evenHBand="0" w:firstRowFirstColumn="0" w:firstRowLastColumn="0" w:lastRowFirstColumn="0" w:lastRowLastColumn="0"/>
            <w:tcW w:w="9016" w:type="dxa"/>
            <w:shd w:val="clear" w:color="auto" w:fill="E7E6E6" w:themeFill="background2"/>
          </w:tcPr>
          <w:p w14:paraId="791430E9" w14:textId="77777777" w:rsidR="008C25F7" w:rsidRPr="00E40F2F" w:rsidRDefault="008C25F7" w:rsidP="00E40F2F">
            <w:pPr>
              <w:spacing w:line="360" w:lineRule="auto"/>
              <w:rPr>
                <w:rFonts w:ascii="Courier New" w:eastAsia="Times New Roman" w:hAnsi="Courier New" w:cs="Courier New"/>
                <w:color w:val="000000" w:themeColor="text1"/>
                <w:sz w:val="18"/>
                <w:szCs w:val="18"/>
                <w:lang w:val="en-US"/>
              </w:rPr>
            </w:pPr>
            <w:r w:rsidRPr="00E40F2F">
              <w:rPr>
                <w:rFonts w:ascii="Courier New" w:eastAsia="Times New Roman" w:hAnsi="Courier New" w:cs="Courier New"/>
                <w:color w:val="000000" w:themeColor="text1"/>
                <w:sz w:val="18"/>
                <w:szCs w:val="18"/>
                <w:lang w:val="en-US"/>
              </w:rPr>
              <w:t xml:space="preserve">import uuid </w:t>
            </w:r>
          </w:p>
          <w:p w14:paraId="16A56200" w14:textId="77777777" w:rsidR="008C25F7" w:rsidRPr="00E40F2F" w:rsidRDefault="008C25F7" w:rsidP="00E40F2F">
            <w:pPr>
              <w:spacing w:line="360" w:lineRule="auto"/>
              <w:rPr>
                <w:rFonts w:ascii="Courier New" w:eastAsia="Times New Roman" w:hAnsi="Courier New" w:cs="Courier New"/>
                <w:color w:val="000000" w:themeColor="text1"/>
                <w:sz w:val="18"/>
                <w:szCs w:val="18"/>
                <w:lang w:val="en-US"/>
              </w:rPr>
            </w:pPr>
            <w:r w:rsidRPr="00E40F2F">
              <w:rPr>
                <w:rFonts w:ascii="Courier New" w:eastAsia="Times New Roman" w:hAnsi="Courier New" w:cs="Courier New"/>
                <w:color w:val="000000" w:themeColor="text1"/>
                <w:sz w:val="18"/>
                <w:szCs w:val="18"/>
                <w:lang w:val="en-US"/>
              </w:rPr>
              <w:t xml:space="preserve">from protollm_sdk.jobs.utility import construct_job_context </w:t>
            </w:r>
          </w:p>
          <w:p w14:paraId="26BC1B2C" w14:textId="77777777" w:rsidR="008C25F7" w:rsidRPr="00E40F2F" w:rsidRDefault="008C25F7" w:rsidP="00E40F2F">
            <w:pPr>
              <w:spacing w:line="360" w:lineRule="auto"/>
              <w:rPr>
                <w:rFonts w:ascii="Courier New" w:eastAsia="Times New Roman" w:hAnsi="Courier New" w:cs="Courier New"/>
                <w:color w:val="000000" w:themeColor="text1"/>
                <w:sz w:val="18"/>
                <w:szCs w:val="18"/>
                <w:lang w:val="en-US"/>
              </w:rPr>
            </w:pPr>
          </w:p>
          <w:p w14:paraId="196B3C68" w14:textId="77777777" w:rsidR="008C25F7" w:rsidRPr="00607C66" w:rsidRDefault="008C25F7" w:rsidP="00E40F2F">
            <w:pPr>
              <w:spacing w:line="360" w:lineRule="auto"/>
              <w:rPr>
                <w:rFonts w:ascii="Courier New" w:eastAsia="Times New Roman" w:hAnsi="Courier New" w:cs="Courier New"/>
                <w:color w:val="000000" w:themeColor="text1"/>
                <w:sz w:val="18"/>
                <w:szCs w:val="18"/>
              </w:rPr>
            </w:pPr>
            <w:r w:rsidRPr="00607C66">
              <w:rPr>
                <w:rFonts w:ascii="Courier New" w:eastAsia="Times New Roman" w:hAnsi="Courier New" w:cs="Courier New"/>
                <w:color w:val="000000" w:themeColor="text1"/>
                <w:sz w:val="18"/>
                <w:szCs w:val="18"/>
              </w:rPr>
              <w:t># Шаг 1. Инициализация уникального номера идентификации</w:t>
            </w:r>
          </w:p>
          <w:p w14:paraId="41F917F4" w14:textId="77777777" w:rsidR="008C25F7" w:rsidRPr="00607C66" w:rsidRDefault="008C25F7" w:rsidP="00E40F2F">
            <w:pPr>
              <w:spacing w:line="360" w:lineRule="auto"/>
              <w:rPr>
                <w:rFonts w:ascii="Courier New" w:eastAsia="Times New Roman" w:hAnsi="Courier New" w:cs="Courier New"/>
                <w:color w:val="000000" w:themeColor="text1"/>
                <w:sz w:val="18"/>
                <w:szCs w:val="18"/>
              </w:rPr>
            </w:pPr>
            <w:r w:rsidRPr="00E40F2F">
              <w:rPr>
                <w:rFonts w:ascii="Courier New" w:eastAsia="Times New Roman" w:hAnsi="Courier New" w:cs="Courier New"/>
                <w:color w:val="000000" w:themeColor="text1"/>
                <w:sz w:val="18"/>
                <w:szCs w:val="18"/>
                <w:lang w:val="en-US"/>
              </w:rPr>
              <w:t>job</w:t>
            </w:r>
            <w:r w:rsidRPr="00607C66">
              <w:rPr>
                <w:rFonts w:ascii="Courier New" w:eastAsia="Times New Roman" w:hAnsi="Courier New" w:cs="Courier New"/>
                <w:color w:val="000000" w:themeColor="text1"/>
                <w:sz w:val="18"/>
                <w:szCs w:val="18"/>
              </w:rPr>
              <w:t>_</w:t>
            </w:r>
            <w:r w:rsidRPr="00E40F2F">
              <w:rPr>
                <w:rFonts w:ascii="Courier New" w:eastAsia="Times New Roman" w:hAnsi="Courier New" w:cs="Courier New"/>
                <w:color w:val="000000" w:themeColor="text1"/>
                <w:sz w:val="18"/>
                <w:szCs w:val="18"/>
                <w:lang w:val="en-US"/>
              </w:rPr>
              <w:t>id</w:t>
            </w:r>
            <w:r w:rsidRPr="00607C66">
              <w:rPr>
                <w:rFonts w:ascii="Courier New" w:eastAsia="Times New Roman" w:hAnsi="Courier New" w:cs="Courier New"/>
                <w:color w:val="000000" w:themeColor="text1"/>
                <w:sz w:val="18"/>
                <w:szCs w:val="18"/>
              </w:rPr>
              <w:t xml:space="preserve"> = </w:t>
            </w:r>
            <w:r w:rsidRPr="00E40F2F">
              <w:rPr>
                <w:rFonts w:ascii="Courier New" w:eastAsia="Times New Roman" w:hAnsi="Courier New" w:cs="Courier New"/>
                <w:color w:val="000000" w:themeColor="text1"/>
                <w:sz w:val="18"/>
                <w:szCs w:val="18"/>
                <w:lang w:val="en-US"/>
              </w:rPr>
              <w:t>str</w:t>
            </w:r>
            <w:r w:rsidRPr="00607C66">
              <w:rPr>
                <w:rFonts w:ascii="Courier New" w:eastAsia="Times New Roman" w:hAnsi="Courier New" w:cs="Courier New"/>
                <w:color w:val="000000" w:themeColor="text1"/>
                <w:sz w:val="18"/>
                <w:szCs w:val="18"/>
              </w:rPr>
              <w:t>(</w:t>
            </w:r>
            <w:r w:rsidRPr="00E40F2F">
              <w:rPr>
                <w:rFonts w:ascii="Courier New" w:eastAsia="Times New Roman" w:hAnsi="Courier New" w:cs="Courier New"/>
                <w:color w:val="000000" w:themeColor="text1"/>
                <w:sz w:val="18"/>
                <w:szCs w:val="18"/>
                <w:lang w:val="en-US"/>
              </w:rPr>
              <w:t>uuid</w:t>
            </w:r>
            <w:r w:rsidRPr="00607C66">
              <w:rPr>
                <w:rFonts w:ascii="Courier New" w:eastAsia="Times New Roman" w:hAnsi="Courier New" w:cs="Courier New"/>
                <w:color w:val="000000" w:themeColor="text1"/>
                <w:sz w:val="18"/>
                <w:szCs w:val="18"/>
              </w:rPr>
              <w:t>.</w:t>
            </w:r>
            <w:r w:rsidRPr="00E40F2F">
              <w:rPr>
                <w:rFonts w:ascii="Courier New" w:eastAsia="Times New Roman" w:hAnsi="Courier New" w:cs="Courier New"/>
                <w:color w:val="000000" w:themeColor="text1"/>
                <w:sz w:val="18"/>
                <w:szCs w:val="18"/>
                <w:lang w:val="en-US"/>
              </w:rPr>
              <w:t>uuid</w:t>
            </w:r>
            <w:r w:rsidRPr="00607C66">
              <w:rPr>
                <w:rFonts w:ascii="Courier New" w:eastAsia="Times New Roman" w:hAnsi="Courier New" w:cs="Courier New"/>
                <w:color w:val="000000" w:themeColor="text1"/>
                <w:sz w:val="18"/>
                <w:szCs w:val="18"/>
              </w:rPr>
              <w:t xml:space="preserve">4()) </w:t>
            </w:r>
          </w:p>
          <w:p w14:paraId="0C18D1FF" w14:textId="1674DE02" w:rsidR="008C25F7" w:rsidRPr="008512A8" w:rsidRDefault="008C25F7" w:rsidP="00E40F2F">
            <w:pPr>
              <w:spacing w:line="360" w:lineRule="auto"/>
            </w:pPr>
            <w:r w:rsidRPr="00B10D4C">
              <w:rPr>
                <w:rFonts w:ascii="Courier New" w:eastAsia="Times New Roman" w:hAnsi="Courier New" w:cs="Courier New"/>
                <w:color w:val="000000" w:themeColor="text1"/>
                <w:sz w:val="18"/>
                <w:szCs w:val="18"/>
              </w:rPr>
              <w:t xml:space="preserve"># Шаг 2. </w:t>
            </w:r>
            <w:r w:rsidR="00D96F67">
              <w:rPr>
                <w:rFonts w:ascii="Courier New" w:eastAsia="Times New Roman" w:hAnsi="Courier New" w:cs="Courier New"/>
                <w:color w:val="000000" w:themeColor="text1"/>
                <w:sz w:val="18"/>
                <w:szCs w:val="18"/>
              </w:rPr>
              <w:t>Инициализация</w:t>
            </w:r>
            <w:r w:rsidR="00D96F67" w:rsidRPr="00464EAA">
              <w:rPr>
                <w:rFonts w:ascii="Courier New" w:eastAsia="Times New Roman" w:hAnsi="Courier New" w:cs="Courier New"/>
                <w:color w:val="000000" w:themeColor="text1"/>
                <w:sz w:val="18"/>
                <w:szCs w:val="18"/>
              </w:rPr>
              <w:t xml:space="preserve"> </w:t>
            </w:r>
            <w:r w:rsidR="00D96F67">
              <w:rPr>
                <w:rFonts w:ascii="Courier New" w:eastAsia="Times New Roman" w:hAnsi="Courier New" w:cs="Courier New"/>
                <w:color w:val="000000" w:themeColor="text1"/>
                <w:sz w:val="18"/>
                <w:szCs w:val="18"/>
              </w:rPr>
              <w:t xml:space="preserve">требуемых </w:t>
            </w:r>
            <w:r w:rsidR="00464EAA">
              <w:rPr>
                <w:rFonts w:ascii="Courier New" w:eastAsia="Times New Roman" w:hAnsi="Courier New" w:cs="Courier New"/>
                <w:color w:val="000000" w:themeColor="text1"/>
                <w:sz w:val="18"/>
                <w:szCs w:val="18"/>
              </w:rPr>
              <w:t xml:space="preserve">переменных для доступа к </w:t>
            </w:r>
            <w:r w:rsidR="00464EAA">
              <w:rPr>
                <w:rFonts w:ascii="Courier New" w:eastAsia="Times New Roman" w:hAnsi="Courier New" w:cs="Courier New"/>
                <w:color w:val="000000" w:themeColor="text1"/>
                <w:sz w:val="18"/>
                <w:szCs w:val="18"/>
                <w:lang w:val="en-US"/>
              </w:rPr>
              <w:t>SDK</w:t>
            </w:r>
            <w:r w:rsidR="00464EAA">
              <w:rPr>
                <w:rFonts w:ascii="Courier New" w:eastAsia="Times New Roman" w:hAnsi="Courier New" w:cs="Courier New"/>
                <w:color w:val="000000" w:themeColor="text1"/>
                <w:sz w:val="18"/>
                <w:szCs w:val="18"/>
              </w:rPr>
              <w:t xml:space="preserve"> проекта</w:t>
            </w:r>
          </w:p>
          <w:p w14:paraId="2F3CDBC2" w14:textId="77777777" w:rsidR="008C25F7" w:rsidRPr="00E40F2F" w:rsidRDefault="008C25F7" w:rsidP="00E40F2F">
            <w:pPr>
              <w:spacing w:line="360" w:lineRule="auto"/>
              <w:rPr>
                <w:rFonts w:ascii="Courier New" w:eastAsia="Times New Roman" w:hAnsi="Courier New" w:cs="Courier New"/>
                <w:color w:val="000000" w:themeColor="text1"/>
                <w:sz w:val="18"/>
                <w:szCs w:val="18"/>
                <w:lang w:val="en-US"/>
              </w:rPr>
            </w:pPr>
            <w:r w:rsidRPr="00E40F2F">
              <w:rPr>
                <w:rFonts w:ascii="Courier New" w:eastAsia="Times New Roman" w:hAnsi="Courier New" w:cs="Courier New"/>
                <w:color w:val="000000" w:themeColor="text1"/>
                <w:sz w:val="18"/>
                <w:szCs w:val="18"/>
                <w:lang w:val="en-US"/>
              </w:rPr>
              <w:t xml:space="preserve">job_name = "fast_validation" </w:t>
            </w:r>
          </w:p>
          <w:p w14:paraId="4CC77D30" w14:textId="77777777" w:rsidR="008C25F7" w:rsidRPr="00E40F2F" w:rsidRDefault="008C25F7" w:rsidP="00E40F2F">
            <w:pPr>
              <w:spacing w:line="360" w:lineRule="auto"/>
              <w:rPr>
                <w:rFonts w:ascii="Courier New" w:eastAsia="Times New Roman" w:hAnsi="Courier New" w:cs="Courier New"/>
                <w:color w:val="000000" w:themeColor="text1"/>
                <w:sz w:val="18"/>
                <w:szCs w:val="18"/>
                <w:lang w:val="en-US"/>
              </w:rPr>
            </w:pPr>
            <w:r w:rsidRPr="00E40F2F">
              <w:rPr>
                <w:rFonts w:ascii="Courier New" w:eastAsia="Times New Roman" w:hAnsi="Courier New" w:cs="Courier New"/>
                <w:color w:val="000000" w:themeColor="text1"/>
                <w:sz w:val="18"/>
                <w:szCs w:val="18"/>
                <w:lang w:val="en-US"/>
              </w:rPr>
              <w:t xml:space="preserve">ctx = construct_job_context(job_name) </w:t>
            </w:r>
          </w:p>
          <w:p w14:paraId="4ECD5775" w14:textId="77777777" w:rsidR="008C25F7" w:rsidRPr="00E40F2F" w:rsidRDefault="008C25F7" w:rsidP="00E40F2F">
            <w:pPr>
              <w:spacing w:line="360" w:lineRule="auto"/>
              <w:rPr>
                <w:rFonts w:ascii="Courier New" w:eastAsia="Times New Roman" w:hAnsi="Courier New" w:cs="Courier New"/>
                <w:color w:val="000000" w:themeColor="text1"/>
                <w:sz w:val="18"/>
                <w:szCs w:val="18"/>
                <w:lang w:val="en-US"/>
              </w:rPr>
            </w:pPr>
          </w:p>
        </w:tc>
      </w:tr>
    </w:tbl>
    <w:p w14:paraId="143367C4" w14:textId="01147B3B" w:rsidR="00CA5D0E" w:rsidRDefault="00D47B0B" w:rsidP="00D2526B">
      <w:pPr>
        <w:pStyle w:val="a3"/>
        <w:rPr>
          <w:rFonts w:eastAsia="Times New Roman"/>
          <w:color w:val="000000" w:themeColor="text1"/>
        </w:rPr>
      </w:pPr>
      <w:r>
        <w:t>И</w:t>
      </w:r>
      <w:r>
        <w:rPr>
          <w:rFonts w:eastAsia="Times New Roman"/>
          <w:color w:val="000000" w:themeColor="text1"/>
        </w:rPr>
        <w:t xml:space="preserve">нструкция </w:t>
      </w:r>
      <w:r w:rsidR="00DB7D9F">
        <w:rPr>
          <w:rFonts w:eastAsia="Times New Roman"/>
          <w:color w:val="000000" w:themeColor="text1"/>
        </w:rPr>
        <w:t xml:space="preserve">с параметрами </w:t>
      </w:r>
      <w:r>
        <w:rPr>
          <w:rFonts w:eastAsia="Times New Roman"/>
          <w:color w:val="000000" w:themeColor="text1"/>
        </w:rPr>
        <w:t>для процесса обработки</w:t>
      </w:r>
      <w:r w:rsidR="00DB7D9F">
        <w:rPr>
          <w:rFonts w:eastAsia="Times New Roman"/>
          <w:color w:val="000000" w:themeColor="text1"/>
        </w:rPr>
        <w:t xml:space="preserve"> и загрузки</w:t>
      </w:r>
      <w:r>
        <w:rPr>
          <w:rFonts w:eastAsia="Times New Roman"/>
          <w:color w:val="000000" w:themeColor="text1"/>
        </w:rPr>
        <w:t xml:space="preserve"> документов </w:t>
      </w:r>
      <w:r w:rsidR="007063FC">
        <w:rPr>
          <w:rFonts w:eastAsia="Times New Roman"/>
          <w:color w:val="000000" w:themeColor="text1"/>
        </w:rPr>
        <w:t xml:space="preserve">описывается в файле с названием </w:t>
      </w:r>
      <w:r w:rsidR="007063FC">
        <w:rPr>
          <w:rFonts w:eastAsia="Times New Roman"/>
          <w:color w:val="000000" w:themeColor="text1"/>
          <w:lang w:val="en-US"/>
        </w:rPr>
        <w:t>docs</w:t>
      </w:r>
      <w:r w:rsidR="007063FC" w:rsidRPr="005C075F">
        <w:rPr>
          <w:rFonts w:eastAsia="Times New Roman"/>
          <w:color w:val="000000" w:themeColor="text1"/>
        </w:rPr>
        <w:t>_</w:t>
      </w:r>
      <w:r w:rsidR="007063FC">
        <w:rPr>
          <w:rFonts w:eastAsia="Times New Roman"/>
          <w:color w:val="000000" w:themeColor="text1"/>
          <w:lang w:val="en-US"/>
        </w:rPr>
        <w:t>processing</w:t>
      </w:r>
      <w:r w:rsidR="007063FC" w:rsidRPr="005C075F">
        <w:rPr>
          <w:rFonts w:eastAsia="Times New Roman"/>
          <w:color w:val="000000" w:themeColor="text1"/>
        </w:rPr>
        <w:t>_</w:t>
      </w:r>
      <w:r w:rsidR="007063FC">
        <w:rPr>
          <w:rFonts w:eastAsia="Times New Roman"/>
          <w:color w:val="000000" w:themeColor="text1"/>
          <w:lang w:val="en-US"/>
        </w:rPr>
        <w:t>config</w:t>
      </w:r>
      <w:r w:rsidR="007063FC" w:rsidRPr="005B04B3">
        <w:rPr>
          <w:rFonts w:eastAsia="Times New Roman"/>
          <w:color w:val="000000" w:themeColor="text1"/>
        </w:rPr>
        <w:t>.</w:t>
      </w:r>
      <w:r w:rsidR="007063FC">
        <w:rPr>
          <w:rFonts w:eastAsia="Times New Roman"/>
          <w:color w:val="000000" w:themeColor="text1"/>
          <w:lang w:val="en-US"/>
        </w:rPr>
        <w:t>yaml</w:t>
      </w:r>
      <w:r w:rsidR="007063FC">
        <w:rPr>
          <w:rFonts w:eastAsia="Times New Roman"/>
          <w:color w:val="000000" w:themeColor="text1"/>
        </w:rPr>
        <w:t xml:space="preserve"> (см. листинг 6.2.</w:t>
      </w:r>
      <w:r w:rsidR="00A2568B">
        <w:rPr>
          <w:rFonts w:eastAsia="Times New Roman"/>
          <w:color w:val="000000" w:themeColor="text1"/>
        </w:rPr>
        <w:t>4</w:t>
      </w:r>
      <w:r w:rsidR="007063FC">
        <w:rPr>
          <w:rFonts w:eastAsia="Times New Roman"/>
          <w:color w:val="000000" w:themeColor="text1"/>
        </w:rPr>
        <w:t xml:space="preserve">). Его необходимо поместить в директорию </w:t>
      </w:r>
      <w:r w:rsidR="007063FC" w:rsidRPr="00660439">
        <w:rPr>
          <w:rFonts w:eastAsia="Times New Roman"/>
          <w:color w:val="000000" w:themeColor="text1"/>
        </w:rPr>
        <w:t>/</w:t>
      </w:r>
      <w:r w:rsidR="007063FC">
        <w:rPr>
          <w:rFonts w:eastAsia="Times New Roman"/>
          <w:color w:val="000000" w:themeColor="text1"/>
          <w:lang w:val="en-US"/>
        </w:rPr>
        <w:t>config</w:t>
      </w:r>
      <w:r w:rsidR="007063FC" w:rsidRPr="00C84845">
        <w:rPr>
          <w:rFonts w:eastAsia="Times New Roman"/>
          <w:color w:val="000000" w:themeColor="text1"/>
        </w:rPr>
        <w:t>_</w:t>
      </w:r>
      <w:r w:rsidR="007063FC">
        <w:rPr>
          <w:rFonts w:eastAsia="Times New Roman"/>
          <w:color w:val="000000" w:themeColor="text1"/>
          <w:lang w:val="en-US"/>
        </w:rPr>
        <w:t>files</w:t>
      </w:r>
      <w:r w:rsidR="007063FC">
        <w:rPr>
          <w:rFonts w:eastAsia="Times New Roman"/>
          <w:color w:val="000000" w:themeColor="text1"/>
        </w:rPr>
        <w:t xml:space="preserve">. В этом файле требуется прописать все необходимые настройки, касающиеся чтения и сбора информации из файлов – это указывается под ключевым словом </w:t>
      </w:r>
      <w:r w:rsidR="007063FC" w:rsidRPr="000E732C">
        <w:rPr>
          <w:rFonts w:eastAsia="Times New Roman"/>
          <w:color w:val="000000" w:themeColor="text1"/>
        </w:rPr>
        <w:t>“</w:t>
      </w:r>
      <w:r w:rsidR="007063FC">
        <w:rPr>
          <w:rFonts w:eastAsia="Times New Roman"/>
          <w:color w:val="000000" w:themeColor="text1"/>
          <w:lang w:val="en-US"/>
        </w:rPr>
        <w:t>loader</w:t>
      </w:r>
      <w:r w:rsidR="007063FC" w:rsidRPr="000E732C">
        <w:rPr>
          <w:rFonts w:eastAsia="Times New Roman"/>
          <w:color w:val="000000" w:themeColor="text1"/>
        </w:rPr>
        <w:t>”</w:t>
      </w:r>
      <w:r w:rsidR="007063FC">
        <w:rPr>
          <w:rFonts w:eastAsia="Times New Roman"/>
          <w:color w:val="000000" w:themeColor="text1"/>
        </w:rPr>
        <w:t xml:space="preserve">, а также процесса разбивания файла на части заданной длины. Настройки этого процесса прописываются под ключевым словом </w:t>
      </w:r>
      <w:r w:rsidR="007063FC" w:rsidRPr="00D341AD">
        <w:rPr>
          <w:rFonts w:eastAsia="Times New Roman"/>
          <w:color w:val="000000" w:themeColor="text1"/>
        </w:rPr>
        <w:t>“</w:t>
      </w:r>
      <w:r w:rsidR="007063FC">
        <w:rPr>
          <w:rFonts w:eastAsia="Times New Roman"/>
          <w:color w:val="000000" w:themeColor="text1"/>
          <w:lang w:val="en-US"/>
        </w:rPr>
        <w:t>splitter</w:t>
      </w:r>
      <w:r w:rsidR="007063FC" w:rsidRPr="00D341AD">
        <w:rPr>
          <w:rFonts w:eastAsia="Times New Roman"/>
          <w:color w:val="000000" w:themeColor="text1"/>
        </w:rPr>
        <w:t>”</w:t>
      </w:r>
      <w:r w:rsidR="007063FC">
        <w:rPr>
          <w:rFonts w:eastAsia="Times New Roman"/>
          <w:color w:val="000000" w:themeColor="text1"/>
        </w:rPr>
        <w:t xml:space="preserve">. Дополнительно указывается модель, которая выполняет процесс лексического анализа – разбора входной последовательности символов на распознавание групп – лексем – с целью получения на выходе идентифицированных последовательностей, под ключевым словом </w:t>
      </w:r>
      <w:r w:rsidR="007063FC" w:rsidRPr="001B57A0">
        <w:rPr>
          <w:rFonts w:eastAsia="Times New Roman"/>
          <w:color w:val="000000" w:themeColor="text1"/>
        </w:rPr>
        <w:t>“</w:t>
      </w:r>
      <w:r w:rsidR="007063FC">
        <w:rPr>
          <w:rFonts w:eastAsia="Times New Roman"/>
          <w:color w:val="000000" w:themeColor="text1"/>
          <w:lang w:val="en-US"/>
        </w:rPr>
        <w:t>tokenizer</w:t>
      </w:r>
      <w:r w:rsidR="007063FC" w:rsidRPr="001B57A0">
        <w:rPr>
          <w:rFonts w:eastAsia="Times New Roman"/>
          <w:color w:val="000000" w:themeColor="text1"/>
        </w:rPr>
        <w:t>”</w:t>
      </w:r>
      <w:r w:rsidR="007063FC">
        <w:rPr>
          <w:rFonts w:eastAsia="Times New Roman"/>
          <w:color w:val="000000" w:themeColor="text1"/>
        </w:rPr>
        <w:t>.</w:t>
      </w:r>
      <w:r>
        <w:rPr>
          <w:rFonts w:eastAsia="Times New Roman"/>
          <w:color w:val="000000" w:themeColor="text1"/>
        </w:rPr>
        <w:t xml:space="preserve"> </w:t>
      </w:r>
    </w:p>
    <w:p w14:paraId="703B7677" w14:textId="31CDA980" w:rsidR="00DB2037" w:rsidRDefault="00DB2037" w:rsidP="00DB2037">
      <w:pPr>
        <w:pStyle w:val="Caption"/>
        <w:keepNext/>
        <w:jc w:val="left"/>
      </w:pPr>
      <w:r>
        <w:t>Листинг 6.2.</w:t>
      </w:r>
      <w:r w:rsidR="00A2568B">
        <w:t>4</w:t>
      </w:r>
      <w:r>
        <w:t xml:space="preserve"> </w:t>
      </w:r>
      <w:r w:rsidR="00A2568B">
        <w:t>–</w:t>
      </w:r>
      <w:r>
        <w:t xml:space="preserve"> </w:t>
      </w:r>
      <w:r w:rsidRPr="004200CB">
        <w:t>Скрипт файла для настройки процесса сбора и обработки информации из документов</w:t>
      </w:r>
    </w:p>
    <w:tbl>
      <w:tblPr>
        <w:tblStyle w:val="TableGrid"/>
        <w:tblW w:w="9016" w:type="dxa"/>
        <w:tblLook w:val="04A0" w:firstRow="1" w:lastRow="0" w:firstColumn="1" w:lastColumn="0" w:noHBand="0" w:noVBand="1"/>
      </w:tblPr>
      <w:tblGrid>
        <w:gridCol w:w="9016"/>
      </w:tblGrid>
      <w:tr w:rsidR="004A1CB5" w:rsidRPr="00163463" w14:paraId="3E2C0EC0" w14:textId="77777777" w:rsidTr="00E40F2F">
        <w:tc>
          <w:tcPr>
            <w:cnfStyle w:val="001000000000" w:firstRow="0" w:lastRow="0" w:firstColumn="1" w:lastColumn="0" w:oddVBand="0" w:evenVBand="0" w:oddHBand="0" w:evenHBand="0" w:firstRowFirstColumn="0" w:firstRowLastColumn="0" w:lastRowFirstColumn="0" w:lastRowLastColumn="0"/>
            <w:tcW w:w="9016" w:type="dxa"/>
            <w:shd w:val="clear" w:color="auto" w:fill="E7E6E6" w:themeFill="background2"/>
            <w:vAlign w:val="top"/>
          </w:tcPr>
          <w:p w14:paraId="2ADFB8B1" w14:textId="6AA8EA93" w:rsidR="004A1CB5" w:rsidRPr="00E40F2F" w:rsidRDefault="004A1CB5" w:rsidP="00E40F2F">
            <w:pPr>
              <w:spacing w:line="360" w:lineRule="auto"/>
              <w:rPr>
                <w:rFonts w:ascii="Courier New" w:eastAsia="Times New Roman" w:hAnsi="Courier New" w:cs="Courier New"/>
                <w:color w:val="000000" w:themeColor="text1"/>
                <w:sz w:val="18"/>
                <w:szCs w:val="18"/>
                <w:lang w:val="en-US"/>
              </w:rPr>
            </w:pPr>
            <w:r w:rsidRPr="003D735B">
              <w:rPr>
                <w:rFonts w:ascii="Courier New" w:eastAsia="Times New Roman" w:hAnsi="Courier New" w:cs="Courier New"/>
                <w:color w:val="000000" w:themeColor="text1"/>
                <w:sz w:val="18"/>
                <w:szCs w:val="18"/>
                <w:lang w:val="en-US"/>
              </w:rPr>
              <w:t>loader:</w:t>
            </w:r>
            <w:r w:rsidRPr="003D735B">
              <w:rPr>
                <w:rFonts w:ascii="Courier New" w:eastAsia="Times New Roman" w:hAnsi="Courier New" w:cs="Courier New"/>
                <w:color w:val="000000" w:themeColor="text1"/>
                <w:sz w:val="18"/>
                <w:szCs w:val="18"/>
                <w:lang w:val="en-US"/>
              </w:rPr>
              <w:br/>
              <w:t xml:space="preserve">  loader_name: 'PDFLoader'</w:t>
            </w:r>
            <w:r w:rsidRPr="003D735B">
              <w:rPr>
                <w:rFonts w:ascii="Courier New" w:eastAsia="Times New Roman" w:hAnsi="Courier New" w:cs="Courier New"/>
                <w:color w:val="000000" w:themeColor="text1"/>
                <w:sz w:val="18"/>
                <w:szCs w:val="18"/>
                <w:lang w:val="en-US"/>
              </w:rPr>
              <w:br/>
              <w:t xml:space="preserve">  parsing_params:</w:t>
            </w:r>
            <w:r w:rsidRPr="003D735B">
              <w:rPr>
                <w:rFonts w:ascii="Courier New" w:eastAsia="Times New Roman" w:hAnsi="Courier New" w:cs="Courier New"/>
                <w:color w:val="000000" w:themeColor="text1"/>
                <w:sz w:val="18"/>
                <w:szCs w:val="18"/>
                <w:lang w:val="en-US"/>
              </w:rPr>
              <w:br/>
              <w:t xml:space="preserve">    parsing_scheme: 'paragraphs'</w:t>
            </w:r>
            <w:r w:rsidRPr="003D735B">
              <w:rPr>
                <w:rFonts w:ascii="Courier New" w:eastAsia="Times New Roman" w:hAnsi="Courier New" w:cs="Courier New"/>
                <w:color w:val="000000" w:themeColor="text1"/>
                <w:sz w:val="18"/>
                <w:szCs w:val="18"/>
                <w:lang w:val="en-US"/>
              </w:rPr>
              <w:br/>
              <w:t xml:space="preserve">    extract_images: False</w:t>
            </w:r>
            <w:r w:rsidRPr="003D735B">
              <w:rPr>
                <w:rFonts w:ascii="Courier New" w:eastAsia="Times New Roman" w:hAnsi="Courier New" w:cs="Courier New"/>
                <w:color w:val="000000" w:themeColor="text1"/>
                <w:sz w:val="18"/>
                <w:szCs w:val="18"/>
                <w:lang w:val="en-US"/>
              </w:rPr>
              <w:br/>
              <w:t xml:space="preserve">    extract_tables: False</w:t>
            </w:r>
            <w:r w:rsidRPr="003D735B">
              <w:rPr>
                <w:rFonts w:ascii="Courier New" w:eastAsia="Times New Roman" w:hAnsi="Courier New" w:cs="Courier New"/>
                <w:color w:val="000000" w:themeColor="text1"/>
                <w:sz w:val="18"/>
                <w:szCs w:val="18"/>
                <w:lang w:val="en-US"/>
              </w:rPr>
              <w:br/>
              <w:t xml:space="preserve">    parse_formulas: False</w:t>
            </w:r>
            <w:r w:rsidRPr="003D735B">
              <w:rPr>
                <w:rFonts w:ascii="Courier New" w:eastAsia="Times New Roman" w:hAnsi="Courier New" w:cs="Courier New"/>
                <w:color w:val="000000" w:themeColor="text1"/>
                <w:sz w:val="18"/>
                <w:szCs w:val="18"/>
                <w:lang w:val="en-US"/>
              </w:rPr>
              <w:br/>
              <w:t xml:space="preserve">    remove_service_info: True</w:t>
            </w:r>
            <w:r w:rsidRPr="003D735B">
              <w:rPr>
                <w:rFonts w:ascii="Courier New" w:eastAsia="Times New Roman" w:hAnsi="Courier New" w:cs="Courier New"/>
                <w:color w:val="000000" w:themeColor="text1"/>
                <w:sz w:val="18"/>
                <w:szCs w:val="18"/>
                <w:lang w:val="en-US"/>
              </w:rPr>
              <w:br/>
              <w:t xml:space="preserve">    handle_converting_error: False</w:t>
            </w:r>
            <w:r w:rsidRPr="003D735B">
              <w:rPr>
                <w:rFonts w:ascii="Courier New" w:eastAsia="Times New Roman" w:hAnsi="Courier New" w:cs="Courier New"/>
                <w:color w:val="000000" w:themeColor="text1"/>
                <w:sz w:val="18"/>
                <w:szCs w:val="18"/>
                <w:lang w:val="en-US"/>
              </w:rPr>
              <w:br/>
              <w:t>splitter:</w:t>
            </w:r>
            <w:r w:rsidRPr="003D735B">
              <w:rPr>
                <w:rFonts w:ascii="Courier New" w:eastAsia="Times New Roman" w:hAnsi="Courier New" w:cs="Courier New"/>
                <w:color w:val="000000" w:themeColor="text1"/>
                <w:sz w:val="18"/>
                <w:szCs w:val="18"/>
                <w:lang w:val="en-US"/>
              </w:rPr>
              <w:br/>
              <w:t xml:space="preserve">  splitter_name: 'hierarchical_merger'</w:t>
            </w:r>
            <w:r w:rsidRPr="003D735B">
              <w:rPr>
                <w:rFonts w:ascii="Courier New" w:eastAsia="Times New Roman" w:hAnsi="Courier New" w:cs="Courier New"/>
                <w:color w:val="000000" w:themeColor="text1"/>
                <w:sz w:val="18"/>
                <w:szCs w:val="18"/>
                <w:lang w:val="en-US"/>
              </w:rPr>
              <w:br/>
              <w:t xml:space="preserve">  splitter_params:</w:t>
            </w:r>
            <w:r w:rsidRPr="003D735B">
              <w:rPr>
                <w:rFonts w:ascii="Courier New" w:eastAsia="Times New Roman" w:hAnsi="Courier New" w:cs="Courier New"/>
                <w:color w:val="000000" w:themeColor="text1"/>
                <w:sz w:val="18"/>
                <w:szCs w:val="18"/>
                <w:lang w:val="en-US"/>
              </w:rPr>
              <w:br/>
              <w:t xml:space="preserve">    chunk_size: 510</w:t>
            </w:r>
            <w:r w:rsidRPr="003D735B">
              <w:rPr>
                <w:rFonts w:ascii="Courier New" w:eastAsia="Times New Roman" w:hAnsi="Courier New" w:cs="Courier New"/>
                <w:color w:val="000000" w:themeColor="text1"/>
                <w:sz w:val="18"/>
                <w:szCs w:val="18"/>
                <w:lang w:val="en-US"/>
              </w:rPr>
              <w:br/>
              <w:t xml:space="preserve">    chunk_overlap: 0</w:t>
            </w:r>
            <w:r w:rsidRPr="003D735B">
              <w:rPr>
                <w:rFonts w:ascii="Courier New" w:eastAsia="Times New Roman" w:hAnsi="Courier New" w:cs="Courier New"/>
                <w:color w:val="000000" w:themeColor="text1"/>
                <w:sz w:val="18"/>
                <w:szCs w:val="18"/>
                <w:lang w:val="en-US"/>
              </w:rPr>
              <w:br/>
              <w:t xml:space="preserve">    separators:</w:t>
            </w:r>
            <w:r w:rsidRPr="003D735B">
              <w:rPr>
                <w:rFonts w:ascii="Courier New" w:eastAsia="Times New Roman" w:hAnsi="Courier New" w:cs="Courier New"/>
                <w:color w:val="000000" w:themeColor="text1"/>
                <w:sz w:val="18"/>
                <w:szCs w:val="18"/>
                <w:lang w:val="en-US"/>
              </w:rPr>
              <w:br/>
              <w:t xml:space="preserve">      - '\n\n'</w:t>
            </w:r>
            <w:r w:rsidRPr="003D735B">
              <w:rPr>
                <w:rFonts w:ascii="Courier New" w:eastAsia="Times New Roman" w:hAnsi="Courier New" w:cs="Courier New"/>
                <w:color w:val="000000" w:themeColor="text1"/>
                <w:sz w:val="18"/>
                <w:szCs w:val="18"/>
                <w:lang w:val="en-US"/>
              </w:rPr>
              <w:br/>
              <w:t xml:space="preserve">      - '\n'</w:t>
            </w:r>
            <w:r w:rsidRPr="003D735B">
              <w:rPr>
                <w:rFonts w:ascii="Courier New" w:eastAsia="Times New Roman" w:hAnsi="Courier New" w:cs="Courier New"/>
                <w:color w:val="000000" w:themeColor="text1"/>
                <w:sz w:val="18"/>
                <w:szCs w:val="18"/>
                <w:lang w:val="en-US"/>
              </w:rPr>
              <w:br/>
              <w:t xml:space="preserve">      - '. '</w:t>
            </w:r>
            <w:r w:rsidRPr="003D735B">
              <w:rPr>
                <w:rFonts w:ascii="Courier New" w:eastAsia="Times New Roman" w:hAnsi="Courier New" w:cs="Courier New"/>
                <w:color w:val="000000" w:themeColor="text1"/>
                <w:sz w:val="18"/>
                <w:szCs w:val="18"/>
                <w:lang w:val="en-US"/>
              </w:rPr>
              <w:br/>
              <w:t xml:space="preserve">      - ', '</w:t>
            </w:r>
            <w:r w:rsidRPr="003D735B">
              <w:rPr>
                <w:rFonts w:ascii="Courier New" w:eastAsia="Times New Roman" w:hAnsi="Courier New" w:cs="Courier New"/>
                <w:color w:val="000000" w:themeColor="text1"/>
                <w:sz w:val="18"/>
                <w:szCs w:val="18"/>
                <w:lang w:val="en-US"/>
              </w:rPr>
              <w:br/>
              <w:t xml:space="preserve">      - '.'</w:t>
            </w:r>
            <w:r w:rsidRPr="003D735B">
              <w:rPr>
                <w:rFonts w:ascii="Courier New" w:eastAsia="Times New Roman" w:hAnsi="Courier New" w:cs="Courier New"/>
                <w:color w:val="000000" w:themeColor="text1"/>
                <w:sz w:val="18"/>
                <w:szCs w:val="18"/>
                <w:lang w:val="en-US"/>
              </w:rPr>
              <w:br/>
              <w:t xml:space="preserve">      - ','</w:t>
            </w:r>
            <w:r w:rsidRPr="003D735B">
              <w:rPr>
                <w:rFonts w:ascii="Courier New" w:eastAsia="Times New Roman" w:hAnsi="Courier New" w:cs="Courier New"/>
                <w:color w:val="000000" w:themeColor="text1"/>
                <w:sz w:val="18"/>
                <w:szCs w:val="18"/>
                <w:lang w:val="en-US"/>
              </w:rPr>
              <w:br/>
              <w:t xml:space="preserve">      - ' '</w:t>
            </w:r>
            <w:r w:rsidRPr="003D735B">
              <w:rPr>
                <w:rFonts w:ascii="Courier New" w:eastAsia="Times New Roman" w:hAnsi="Courier New" w:cs="Courier New"/>
                <w:color w:val="000000" w:themeColor="text1"/>
                <w:sz w:val="18"/>
                <w:szCs w:val="18"/>
                <w:lang w:val="en-US"/>
              </w:rPr>
              <w:br/>
              <w:t xml:space="preserve">      - ''</w:t>
            </w:r>
            <w:r w:rsidRPr="003D735B">
              <w:rPr>
                <w:rFonts w:ascii="Courier New" w:eastAsia="Times New Roman" w:hAnsi="Courier New" w:cs="Courier New"/>
                <w:color w:val="000000" w:themeColor="text1"/>
                <w:sz w:val="18"/>
                <w:szCs w:val="18"/>
                <w:lang w:val="en-US"/>
              </w:rPr>
              <w:br/>
              <w:t xml:space="preserve">    keep_separator: False</w:t>
            </w:r>
            <w:r w:rsidRPr="003D735B">
              <w:rPr>
                <w:rFonts w:ascii="Courier New" w:eastAsia="Times New Roman" w:hAnsi="Courier New" w:cs="Courier New"/>
                <w:color w:val="000000" w:themeColor="text1"/>
                <w:sz w:val="18"/>
                <w:szCs w:val="18"/>
                <w:lang w:val="en-US"/>
              </w:rPr>
              <w:br/>
              <w:t xml:space="preserve">    add_start_index: False</w:t>
            </w:r>
            <w:r w:rsidRPr="003D735B">
              <w:rPr>
                <w:rFonts w:ascii="Courier New" w:eastAsia="Times New Roman" w:hAnsi="Courier New" w:cs="Courier New"/>
                <w:color w:val="000000" w:themeColor="text1"/>
                <w:sz w:val="18"/>
                <w:szCs w:val="18"/>
                <w:lang w:val="en-US"/>
              </w:rPr>
              <w:br/>
              <w:t xml:space="preserve">    strip_whitespace: True</w:t>
            </w:r>
            <w:r w:rsidRPr="003D735B">
              <w:rPr>
                <w:rFonts w:ascii="Courier New" w:eastAsia="Times New Roman" w:hAnsi="Courier New" w:cs="Courier New"/>
                <w:color w:val="000000" w:themeColor="text1"/>
                <w:sz w:val="18"/>
                <w:szCs w:val="18"/>
                <w:lang w:val="en-US"/>
              </w:rPr>
              <w:br/>
              <w:t xml:space="preserve">    apply_chunks_merge: True</w:t>
            </w:r>
            <w:r w:rsidRPr="003D735B">
              <w:rPr>
                <w:rFonts w:ascii="Courier New" w:eastAsia="Times New Roman" w:hAnsi="Courier New" w:cs="Courier New"/>
                <w:color w:val="000000" w:themeColor="text1"/>
                <w:sz w:val="18"/>
                <w:szCs w:val="18"/>
                <w:lang w:val="en-US"/>
              </w:rPr>
              <w:br/>
              <w:t>tokenizer: 'intfloat/multilingual-e5-large'</w:t>
            </w:r>
          </w:p>
        </w:tc>
      </w:tr>
    </w:tbl>
    <w:p w14:paraId="5E89827E" w14:textId="7E5A0A97" w:rsidR="00BB5CAA" w:rsidRDefault="00D47B0B" w:rsidP="00D2526B">
      <w:pPr>
        <w:pStyle w:val="a3"/>
        <w:rPr>
          <w:rFonts w:eastAsia="Times New Roman"/>
          <w:color w:val="000000" w:themeColor="text1"/>
        </w:rPr>
      </w:pPr>
      <w:r>
        <w:rPr>
          <w:rFonts w:eastAsia="Times New Roman"/>
          <w:color w:val="000000" w:themeColor="text1"/>
        </w:rPr>
        <w:t xml:space="preserve">Также необходимо описать файл с переменными окружения с названием </w:t>
      </w:r>
      <w:r>
        <w:rPr>
          <w:rFonts w:eastAsia="Times New Roman"/>
          <w:color w:val="000000" w:themeColor="text1"/>
          <w:lang w:val="en-US"/>
        </w:rPr>
        <w:t>chroma</w:t>
      </w:r>
      <w:r w:rsidRPr="004871E6">
        <w:rPr>
          <w:rFonts w:eastAsia="Times New Roman"/>
          <w:color w:val="000000" w:themeColor="text1"/>
        </w:rPr>
        <w:t>.</w:t>
      </w:r>
      <w:r>
        <w:rPr>
          <w:rFonts w:eastAsia="Times New Roman"/>
          <w:color w:val="000000" w:themeColor="text1"/>
          <w:lang w:val="en-US"/>
        </w:rPr>
        <w:t>env</w:t>
      </w:r>
      <w:r w:rsidR="00BE1E8E">
        <w:rPr>
          <w:rFonts w:eastAsia="Times New Roman"/>
          <w:color w:val="000000" w:themeColor="text1"/>
        </w:rPr>
        <w:t xml:space="preserve"> (см. листинг 6.2.</w:t>
      </w:r>
      <w:r w:rsidR="00A2568B">
        <w:rPr>
          <w:rFonts w:eastAsia="Times New Roman"/>
          <w:color w:val="000000" w:themeColor="text1"/>
        </w:rPr>
        <w:t>5</w:t>
      </w:r>
      <w:r w:rsidR="00BE1E8E">
        <w:rPr>
          <w:rFonts w:eastAsia="Times New Roman"/>
          <w:color w:val="000000" w:themeColor="text1"/>
        </w:rPr>
        <w:t>)</w:t>
      </w:r>
      <w:r w:rsidRPr="004871E6">
        <w:rPr>
          <w:rFonts w:eastAsia="Times New Roman"/>
          <w:color w:val="000000" w:themeColor="text1"/>
        </w:rPr>
        <w:t>.</w:t>
      </w:r>
      <w:r>
        <w:rPr>
          <w:rFonts w:eastAsia="Times New Roman"/>
          <w:color w:val="000000" w:themeColor="text1"/>
        </w:rPr>
        <w:t xml:space="preserve"> В нем требуется прописать </w:t>
      </w:r>
      <w:r>
        <w:rPr>
          <w:rFonts w:eastAsia="Times New Roman"/>
          <w:color w:val="000000" w:themeColor="text1"/>
          <w:lang w:val="en-US"/>
        </w:rPr>
        <w:t>ip</w:t>
      </w:r>
      <w:r w:rsidRPr="006C2D57">
        <w:rPr>
          <w:rFonts w:eastAsia="Times New Roman"/>
          <w:color w:val="000000" w:themeColor="text1"/>
        </w:rPr>
        <w:t xml:space="preserve"> </w:t>
      </w:r>
      <w:r>
        <w:rPr>
          <w:rFonts w:eastAsia="Times New Roman"/>
          <w:color w:val="000000" w:themeColor="text1"/>
        </w:rPr>
        <w:t xml:space="preserve">адрес и порт базы данных </w:t>
      </w:r>
      <w:r>
        <w:rPr>
          <w:rFonts w:eastAsia="Times New Roman"/>
          <w:color w:val="000000" w:themeColor="text1"/>
          <w:lang w:val="en-US"/>
        </w:rPr>
        <w:t>ChromaDB</w:t>
      </w:r>
      <w:r>
        <w:rPr>
          <w:rFonts w:eastAsia="Times New Roman"/>
          <w:color w:val="000000" w:themeColor="text1"/>
        </w:rPr>
        <w:t xml:space="preserve">, критерий, по которому будут сравниваться документы, название коллекций, где будут лежать загруженные далее документы, а также название и </w:t>
      </w:r>
      <w:r>
        <w:rPr>
          <w:rFonts w:eastAsia="Times New Roman"/>
          <w:color w:val="000000" w:themeColor="text1"/>
          <w:lang w:val="en-US"/>
        </w:rPr>
        <w:t>URL</w:t>
      </w:r>
      <w:r w:rsidRPr="002F72C9">
        <w:rPr>
          <w:rFonts w:eastAsia="Times New Roman"/>
          <w:color w:val="000000" w:themeColor="text1"/>
        </w:rPr>
        <w:t xml:space="preserve"> </w:t>
      </w:r>
      <w:r>
        <w:rPr>
          <w:rFonts w:eastAsia="Times New Roman"/>
          <w:color w:val="000000" w:themeColor="text1"/>
        </w:rPr>
        <w:t>адрес модели токенизации.</w:t>
      </w:r>
    </w:p>
    <w:p w14:paraId="28A171E6" w14:textId="6361C607" w:rsidR="00BE1E8E" w:rsidRDefault="00BE1E8E" w:rsidP="00BE1E8E">
      <w:pPr>
        <w:pStyle w:val="Caption"/>
        <w:keepNext/>
        <w:jc w:val="left"/>
      </w:pPr>
      <w:r>
        <w:t>Листинг 6.2.</w:t>
      </w:r>
      <w:r w:rsidR="00A2568B">
        <w:t>5</w:t>
      </w:r>
      <w:r>
        <w:t xml:space="preserve"> </w:t>
      </w:r>
      <w:r w:rsidR="00A2568B">
        <w:t>–</w:t>
      </w:r>
      <w:r>
        <w:t xml:space="preserve"> </w:t>
      </w:r>
      <w:r w:rsidRPr="0090297E">
        <w:t>Скрипт файла с переменными окружениями</w:t>
      </w:r>
    </w:p>
    <w:tbl>
      <w:tblPr>
        <w:tblStyle w:val="TableGrid"/>
        <w:tblW w:w="9016" w:type="dxa"/>
        <w:tblLook w:val="04A0" w:firstRow="1" w:lastRow="0" w:firstColumn="1" w:lastColumn="0" w:noHBand="0" w:noVBand="1"/>
      </w:tblPr>
      <w:tblGrid>
        <w:gridCol w:w="9016"/>
      </w:tblGrid>
      <w:tr w:rsidR="00297916" w:rsidRPr="00163463" w14:paraId="54F737C8" w14:textId="77777777" w:rsidTr="00E40F2F">
        <w:tc>
          <w:tcPr>
            <w:cnfStyle w:val="001000000000" w:firstRow="0" w:lastRow="0" w:firstColumn="1" w:lastColumn="0" w:oddVBand="0" w:evenVBand="0" w:oddHBand="0" w:evenHBand="0" w:firstRowFirstColumn="0" w:firstRowLastColumn="0" w:lastRowFirstColumn="0" w:lastRowLastColumn="0"/>
            <w:tcW w:w="9016" w:type="dxa"/>
            <w:shd w:val="clear" w:color="auto" w:fill="E7E6E6" w:themeFill="background2"/>
            <w:vAlign w:val="top"/>
          </w:tcPr>
          <w:p w14:paraId="7B291883" w14:textId="56642DBB" w:rsidR="00297916" w:rsidRPr="00297916" w:rsidRDefault="00297916" w:rsidP="00E40F2F">
            <w:pPr>
              <w:spacing w:line="360" w:lineRule="auto"/>
              <w:rPr>
                <w:lang w:val="en-US"/>
              </w:rPr>
            </w:pPr>
            <w:r w:rsidRPr="00D91BDF">
              <w:rPr>
                <w:rFonts w:ascii="Courier New" w:eastAsia="Times New Roman" w:hAnsi="Courier New" w:cs="Courier New"/>
                <w:color w:val="000000" w:themeColor="text1"/>
                <w:sz w:val="18"/>
                <w:szCs w:val="18"/>
                <w:lang w:val="en-US"/>
              </w:rPr>
              <w:t>CHROMA_HOST='10.32.15.30'</w:t>
            </w:r>
            <w:r w:rsidRPr="00D91BDF">
              <w:rPr>
                <w:rFonts w:ascii="Courier New" w:eastAsia="Times New Roman" w:hAnsi="Courier New" w:cs="Courier New"/>
                <w:color w:val="000000" w:themeColor="text1"/>
                <w:sz w:val="18"/>
                <w:szCs w:val="18"/>
                <w:lang w:val="en-US"/>
              </w:rPr>
              <w:br/>
              <w:t>CHROMA_PORT=9941</w:t>
            </w:r>
            <w:r w:rsidRPr="00D91BDF">
              <w:rPr>
                <w:rFonts w:ascii="Courier New" w:eastAsia="Times New Roman" w:hAnsi="Courier New" w:cs="Courier New"/>
                <w:color w:val="000000" w:themeColor="text1"/>
                <w:sz w:val="18"/>
                <w:szCs w:val="18"/>
                <w:lang w:val="en-US"/>
              </w:rPr>
              <w:br/>
              <w:t>ALLOW_RESET=False</w:t>
            </w:r>
            <w:r w:rsidRPr="00D91BDF">
              <w:rPr>
                <w:rFonts w:ascii="Courier New" w:eastAsia="Times New Roman" w:hAnsi="Courier New" w:cs="Courier New"/>
                <w:color w:val="000000" w:themeColor="text1"/>
                <w:sz w:val="18"/>
                <w:szCs w:val="18"/>
                <w:lang w:val="en-US"/>
              </w:rPr>
              <w:br/>
              <w:t>COLLECTION_NAME='rag_main_collection'</w:t>
            </w:r>
            <w:r w:rsidRPr="00D91BDF">
              <w:rPr>
                <w:rFonts w:ascii="Courier New" w:eastAsia="Times New Roman" w:hAnsi="Courier New" w:cs="Courier New"/>
                <w:color w:val="000000" w:themeColor="text1"/>
                <w:sz w:val="18"/>
                <w:szCs w:val="18"/>
                <w:lang w:val="en-US"/>
              </w:rPr>
              <w:br/>
              <w:t>COLLECTION_NAMES_FOR_ADVANCE=["rag_main_collection_file_name", "rag_main_collection_keywords", "rag_main_collection_content"]</w:t>
            </w:r>
            <w:r w:rsidRPr="00D91BDF">
              <w:rPr>
                <w:rFonts w:ascii="Courier New" w:eastAsia="Times New Roman" w:hAnsi="Courier New" w:cs="Courier New"/>
                <w:color w:val="000000" w:themeColor="text1"/>
                <w:sz w:val="18"/>
                <w:szCs w:val="18"/>
                <w:lang w:val="en-US"/>
              </w:rPr>
              <w:br/>
              <w:t>EMBEDDING_NAME='intfloat/multilingual-e5-large'</w:t>
            </w:r>
            <w:r w:rsidRPr="00D91BDF">
              <w:rPr>
                <w:rFonts w:ascii="Courier New" w:eastAsia="Times New Roman" w:hAnsi="Courier New" w:cs="Courier New"/>
                <w:color w:val="000000" w:themeColor="text1"/>
                <w:sz w:val="18"/>
                <w:szCs w:val="18"/>
                <w:lang w:val="en-US"/>
              </w:rPr>
              <w:br/>
              <w:t>EMBEDDING_HOST='http://10.32.15.30:9942/embed'</w:t>
            </w:r>
            <w:r w:rsidRPr="00D91BDF">
              <w:rPr>
                <w:rFonts w:ascii="Courier New" w:eastAsia="Times New Roman" w:hAnsi="Courier New" w:cs="Courier New"/>
                <w:color w:val="000000" w:themeColor="text1"/>
                <w:sz w:val="18"/>
                <w:szCs w:val="18"/>
                <w:lang w:val="en-US"/>
              </w:rPr>
              <w:br/>
              <w:t>DISTANCE_FN='cosine'</w:t>
            </w:r>
          </w:p>
        </w:tc>
      </w:tr>
    </w:tbl>
    <w:p w14:paraId="406C9556" w14:textId="4188E612" w:rsidR="002932AA" w:rsidRPr="000B538F" w:rsidRDefault="00F704EA" w:rsidP="00D2526B">
      <w:pPr>
        <w:pStyle w:val="a3"/>
      </w:pPr>
      <w:r>
        <w:t>П</w:t>
      </w:r>
      <w:r w:rsidR="00FA0DF9">
        <w:t>ередача пользовательского запроса в модуль осуществляется в виде строки на естественном языке, дополнительная подготовка не требуется.</w:t>
      </w:r>
    </w:p>
    <w:p w14:paraId="759C5681" w14:textId="556A7E98" w:rsidR="00D2526B" w:rsidRPr="00EB4C78" w:rsidRDefault="00D2526B" w:rsidP="00D2526B">
      <w:pPr>
        <w:pStyle w:val="Heading3"/>
        <w:ind w:left="0" w:firstLine="0"/>
      </w:pPr>
      <w:commentRangeStart w:id="92"/>
      <w:r w:rsidRPr="00163463">
        <w:t xml:space="preserve"> </w:t>
      </w:r>
      <w:bookmarkStart w:id="93" w:name="_Toc185703870"/>
      <w:r w:rsidR="009709FC">
        <w:t xml:space="preserve">Подготовка </w:t>
      </w:r>
      <w:r>
        <w:t xml:space="preserve">входных данных для </w:t>
      </w:r>
      <w:r w:rsidRPr="00EB4C78">
        <w:t>модуля на основе алгоритма повышения эффективности БЯМ за счет использования ансамблей моделей и мультиагентных технологий</w:t>
      </w:r>
      <w:commentRangeEnd w:id="92"/>
      <w:r w:rsidR="00B3607F">
        <w:rPr>
          <w:rStyle w:val="CommentReference"/>
        </w:rPr>
        <w:commentReference w:id="92"/>
      </w:r>
      <w:bookmarkEnd w:id="93"/>
    </w:p>
    <w:p w14:paraId="1CA5369E" w14:textId="168105C7" w:rsidR="30C60FF6" w:rsidRDefault="30C60FF6" w:rsidP="5E02855A">
      <w:pPr>
        <w:pStyle w:val="a3"/>
      </w:pPr>
      <w:r>
        <w:t>Подготовка входных данных для использования API сервиса компоненты повышения эффективности БЯМ за счет использования ансамблей моделей и мультиагентных технологий не требуется.</w:t>
      </w:r>
    </w:p>
    <w:p w14:paraId="311114AF" w14:textId="2E68357D" w:rsidR="00D2526B" w:rsidRPr="00EB4C78" w:rsidRDefault="009709FC" w:rsidP="0012601B">
      <w:pPr>
        <w:pStyle w:val="Heading3"/>
        <w:ind w:left="0" w:firstLine="0"/>
        <w:rPr>
          <w:b w:val="0"/>
        </w:rPr>
      </w:pPr>
      <w:bookmarkStart w:id="94" w:name="_Toc185703871"/>
      <w:commentRangeStart w:id="95"/>
      <w:commentRangeStart w:id="96"/>
      <w:r>
        <w:t>Подготовка</w:t>
      </w:r>
      <w:r w:rsidR="00D2526B" w:rsidRPr="00BC782E">
        <w:rPr>
          <w:bCs/>
          <w:i w:val="0"/>
        </w:rPr>
        <w:t xml:space="preserve"> входных данных</w:t>
      </w:r>
      <w:r w:rsidR="00D2526B">
        <w:rPr>
          <w:bCs/>
          <w:i w:val="0"/>
        </w:rPr>
        <w:t xml:space="preserve"> </w:t>
      </w:r>
      <w:r w:rsidR="00D2526B" w:rsidRPr="00D2526B">
        <w:rPr>
          <w:bCs/>
          <w:i w:val="0"/>
        </w:rPr>
        <w:t xml:space="preserve">для </w:t>
      </w:r>
      <w:r w:rsidR="00D2526B" w:rsidRPr="00D2526B">
        <w:rPr>
          <w:i w:val="0"/>
        </w:rPr>
        <w:t>модуля</w:t>
      </w:r>
      <w:r w:rsidR="00D2526B" w:rsidRPr="00BC782E">
        <w:rPr>
          <w:i w:val="0"/>
        </w:rPr>
        <w:t xml:space="preserve"> на основе алгоритма создания сложных синтетических примеров для дообучения БЯМ</w:t>
      </w:r>
      <w:commentRangeEnd w:id="95"/>
      <w:r w:rsidR="00B3607F">
        <w:rPr>
          <w:rStyle w:val="CommentReference"/>
          <w:rFonts w:ascii="Calibri" w:eastAsia="Calibri" w:hAnsi="Calibri"/>
          <w:b w:val="0"/>
          <w:i w:val="0"/>
        </w:rPr>
        <w:commentReference w:id="95"/>
      </w:r>
      <w:commentRangeEnd w:id="96"/>
      <w:r w:rsidR="004F1894">
        <w:rPr>
          <w:rStyle w:val="CommentReference"/>
          <w:rFonts w:ascii="Calibri" w:eastAsia="Calibri" w:hAnsi="Calibri"/>
          <w:b w:val="0"/>
          <w:i w:val="0"/>
        </w:rPr>
        <w:commentReference w:id="96"/>
      </w:r>
      <w:bookmarkEnd w:id="94"/>
    </w:p>
    <w:p w14:paraId="1E275DF3" w14:textId="6E21A527" w:rsidR="00D2526B" w:rsidRPr="00D2526B" w:rsidRDefault="00A00135" w:rsidP="00D2526B">
      <w:pPr>
        <w:pStyle w:val="a3"/>
      </w:pPr>
      <w:r>
        <w:t xml:space="preserve">Подготовка документов аналогична </w:t>
      </w:r>
      <w:r w:rsidR="00554280">
        <w:t xml:space="preserve">подготовке данных, описанных в </w:t>
      </w:r>
      <w:r w:rsidR="00962C7E">
        <w:t>6.2.</w:t>
      </w:r>
      <w:r w:rsidR="00134B15" w:rsidRPr="00134B15">
        <w:t>2</w:t>
      </w:r>
      <w:r w:rsidR="006A6F51">
        <w:t xml:space="preserve">, если пользователь не воспользовался готовым датасетом или не произвел </w:t>
      </w:r>
      <w:r w:rsidR="00F97529">
        <w:t xml:space="preserve">обработку своими средствами. При использовании функций </w:t>
      </w:r>
      <w:r w:rsidR="00F97529">
        <w:rPr>
          <w:lang w:val="en-US"/>
        </w:rPr>
        <w:t>protollm</w:t>
      </w:r>
      <w:r w:rsidR="00F97529" w:rsidRPr="00F97529">
        <w:t xml:space="preserve"> </w:t>
      </w:r>
      <w:r w:rsidR="00F97529">
        <w:t xml:space="preserve">необходимо отметить, что в листинге 6.2.4 необходимо внести небольшие изменения – убрать секции чанкования и токенизации и сохранить полученные распаршенные документы в формате </w:t>
      </w:r>
      <w:r w:rsidR="00A1236C">
        <w:rPr>
          <w:lang w:val="en-US"/>
        </w:rPr>
        <w:t>json</w:t>
      </w:r>
      <w:r w:rsidR="00A1236C" w:rsidRPr="00A1236C">
        <w:t>.</w:t>
      </w:r>
      <w:r w:rsidR="00762A2A" w:rsidRPr="00762A2A">
        <w:t xml:space="preserve"> </w:t>
      </w:r>
      <w:r w:rsidR="00762A2A">
        <w:t>Также необходимо добавить поле «</w:t>
      </w:r>
      <w:r w:rsidR="00762A2A">
        <w:rPr>
          <w:lang w:val="en-US"/>
        </w:rPr>
        <w:t>source</w:t>
      </w:r>
      <w:r w:rsidR="00762A2A" w:rsidRPr="00A927B0">
        <w:t>_</w:t>
      </w:r>
      <w:r w:rsidR="00762A2A">
        <w:rPr>
          <w:lang w:val="en-US"/>
        </w:rPr>
        <w:t>uuid</w:t>
      </w:r>
      <w:r w:rsidR="00762A2A">
        <w:t>»</w:t>
      </w:r>
      <w:r w:rsidR="00762A2A" w:rsidRPr="00A927B0">
        <w:t xml:space="preserve"> </w:t>
      </w:r>
      <w:r w:rsidR="00A927B0">
        <w:t>определяющее наименование файла или его уникальный идентификатор.</w:t>
      </w:r>
      <w:r w:rsidR="00447A87" w:rsidRPr="00447A87">
        <w:t xml:space="preserve"> </w:t>
      </w:r>
      <w:r w:rsidR="00447A87">
        <w:t xml:space="preserve">Входной файл может быть формата </w:t>
      </w:r>
      <w:r w:rsidR="00447A87">
        <w:rPr>
          <w:lang w:val="en-US"/>
        </w:rPr>
        <w:t>csv</w:t>
      </w:r>
      <w:r w:rsidR="00447A87" w:rsidRPr="00447A87">
        <w:t xml:space="preserve"> </w:t>
      </w:r>
      <w:r w:rsidR="00447A87">
        <w:t xml:space="preserve">или </w:t>
      </w:r>
      <w:r w:rsidR="00447A87">
        <w:rPr>
          <w:lang w:val="en-US"/>
        </w:rPr>
        <w:t>json</w:t>
      </w:r>
      <w:r w:rsidR="00447A87" w:rsidRPr="00447A87">
        <w:t xml:space="preserve"> </w:t>
      </w:r>
      <w:r w:rsidR="00447A87">
        <w:t>с обязательными колонками</w:t>
      </w:r>
      <w:r w:rsidR="00447A87" w:rsidRPr="00447A87">
        <w:t xml:space="preserve">: </w:t>
      </w:r>
      <w:r w:rsidR="00447A87">
        <w:t>«</w:t>
      </w:r>
      <w:r w:rsidR="001673AE">
        <w:rPr>
          <w:lang w:val="en-US"/>
        </w:rPr>
        <w:t>source</w:t>
      </w:r>
      <w:r w:rsidR="001673AE" w:rsidRPr="001673AE">
        <w:t>_</w:t>
      </w:r>
      <w:r w:rsidR="001673AE">
        <w:rPr>
          <w:lang w:val="en-US"/>
        </w:rPr>
        <w:t>uuid</w:t>
      </w:r>
      <w:r w:rsidR="00447A87">
        <w:t>»</w:t>
      </w:r>
      <w:r w:rsidR="001673AE" w:rsidRPr="001673AE">
        <w:t xml:space="preserve">, </w:t>
      </w:r>
      <w:r w:rsidR="004F2EB9">
        <w:t>«</w:t>
      </w:r>
      <w:r w:rsidR="00237ABC">
        <w:rPr>
          <w:lang w:val="en-US"/>
        </w:rPr>
        <w:t>content</w:t>
      </w:r>
      <w:r w:rsidR="004F2EB9">
        <w:t>»</w:t>
      </w:r>
      <w:r w:rsidR="00237ABC">
        <w:t xml:space="preserve"> и необязательной колонкой с </w:t>
      </w:r>
      <w:r w:rsidR="001D055B">
        <w:t>примерами ожидаемого результата для «</w:t>
      </w:r>
      <w:r w:rsidR="001D055B">
        <w:rPr>
          <w:lang w:val="en-US"/>
        </w:rPr>
        <w:t>content</w:t>
      </w:r>
      <w:r w:rsidR="001D055B">
        <w:t>»</w:t>
      </w:r>
      <w:r w:rsidR="00447A87" w:rsidRPr="00447A87">
        <w:t>.</w:t>
      </w:r>
    </w:p>
    <w:p w14:paraId="0FECE398" w14:textId="19570E48" w:rsidR="00EA3007" w:rsidRPr="00996EC0" w:rsidRDefault="27A303BF" w:rsidP="00B93F17">
      <w:pPr>
        <w:pStyle w:val="Heading1"/>
        <w:rPr>
          <w:b w:val="0"/>
          <w:bCs/>
        </w:rPr>
      </w:pPr>
      <w:bookmarkStart w:id="97" w:name="_Toc185703872"/>
      <w:r w:rsidRPr="00996EC0">
        <w:rPr>
          <w:b w:val="0"/>
          <w:bCs/>
        </w:rPr>
        <w:t>ВЫХОДНЫЕ ДАННЫЕ</w:t>
      </w:r>
      <w:bookmarkEnd w:id="97"/>
    </w:p>
    <w:p w14:paraId="0FCE237E" w14:textId="1C3CFA86" w:rsidR="00375D24" w:rsidRDefault="3886F21A" w:rsidP="00B93F17">
      <w:pPr>
        <w:pStyle w:val="Heading2"/>
        <w:rPr>
          <w:b w:val="0"/>
        </w:rPr>
      </w:pPr>
      <w:bookmarkStart w:id="98" w:name="_Toc185703873"/>
      <w:r w:rsidRPr="00996EC0">
        <w:rPr>
          <w:b w:val="0"/>
        </w:rPr>
        <w:t>Состав и структура выходных данных</w:t>
      </w:r>
      <w:bookmarkEnd w:id="98"/>
    </w:p>
    <w:p w14:paraId="5EA65436" w14:textId="722BE9B6" w:rsidR="001824AF" w:rsidRPr="00EB4C78" w:rsidRDefault="0012601B" w:rsidP="001824AF">
      <w:pPr>
        <w:pStyle w:val="Heading3"/>
        <w:ind w:left="0" w:firstLine="142"/>
      </w:pPr>
      <w:bookmarkStart w:id="99" w:name="_Toc185703874"/>
      <w:commentRangeStart w:id="100"/>
      <w:commentRangeStart w:id="101"/>
      <w:r w:rsidRPr="0012601B">
        <w:rPr>
          <w:bCs/>
        </w:rPr>
        <w:t>Состав и структура выходных данных</w:t>
      </w:r>
      <w:r w:rsidRPr="00EB4C78">
        <w:t xml:space="preserve"> </w:t>
      </w:r>
      <w:r w:rsidR="001824AF" w:rsidRPr="00EB4C78">
        <w:t>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commentRangeEnd w:id="100"/>
      <w:r w:rsidR="00B3607F">
        <w:rPr>
          <w:rStyle w:val="CommentReference"/>
          <w:rFonts w:ascii="Calibri" w:eastAsia="Calibri" w:hAnsi="Calibri"/>
          <w:b w:val="0"/>
          <w:i w:val="0"/>
        </w:rPr>
        <w:commentReference w:id="100"/>
      </w:r>
      <w:commentRangeEnd w:id="101"/>
      <w:r w:rsidR="00A0104D">
        <w:rPr>
          <w:rStyle w:val="CommentReference"/>
          <w:b w:val="0"/>
          <w:i w:val="0"/>
        </w:rPr>
        <w:commentReference w:id="101"/>
      </w:r>
      <w:bookmarkEnd w:id="99"/>
    </w:p>
    <w:p w14:paraId="4B3DE992" w14:textId="53318DF1" w:rsidR="004F12FF" w:rsidRPr="008C1AFC" w:rsidRDefault="00CA6053" w:rsidP="004F12FF">
      <w:pPr>
        <w:pStyle w:val="a3"/>
      </w:pPr>
      <w:r>
        <w:t>П</w:t>
      </w:r>
      <w:r w:rsidR="00611216">
        <w:t>осле успешного выполнения цикла</w:t>
      </w:r>
      <w:r w:rsidR="00611216" w:rsidRPr="00611216">
        <w:t xml:space="preserve">, </w:t>
      </w:r>
      <w:r w:rsidR="00611216">
        <w:t xml:space="preserve">модуль возвращает </w:t>
      </w:r>
      <w:r w:rsidR="000D3794">
        <w:t xml:space="preserve">словарь с </w:t>
      </w:r>
      <w:r w:rsidR="005A011E">
        <w:t>изначальным вопросом</w:t>
      </w:r>
      <w:r w:rsidR="005A011E" w:rsidRPr="005A011E">
        <w:t xml:space="preserve">, </w:t>
      </w:r>
      <w:r w:rsidR="005A011E">
        <w:t>ответом и промежуточными шагами</w:t>
      </w:r>
      <w:r w:rsidR="005A011E" w:rsidRPr="005A011E">
        <w:t>.</w:t>
      </w:r>
    </w:p>
    <w:p w14:paraId="2136522B" w14:textId="77777777" w:rsidR="004F12FF" w:rsidRDefault="004F12FF" w:rsidP="004F12FF">
      <w:pPr>
        <w:pStyle w:val="a3"/>
      </w:pPr>
    </w:p>
    <w:p w14:paraId="3BFB0414" w14:textId="027F1E04" w:rsidR="004F12FF" w:rsidRPr="004F12FF" w:rsidRDefault="004F12FF" w:rsidP="004F12FF">
      <w:pPr>
        <w:pStyle w:val="Caption"/>
        <w:keepNext/>
        <w:jc w:val="both"/>
      </w:pPr>
      <w:r>
        <w:t>Таблица 7.</w:t>
      </w:r>
      <w:r w:rsidRPr="004F12FF">
        <w:t>1</w:t>
      </w:r>
      <w:r>
        <w:t>.1 - Выходные данные</w:t>
      </w:r>
      <w:r w:rsidRPr="004F12FF">
        <w:t xml:space="preserve"> </w:t>
      </w:r>
      <w:r>
        <w:t>модуля прототипирования систем с БЯМ с возможностью подключения внешних сервисов</w:t>
      </w:r>
      <w:r w:rsidRPr="004F12FF">
        <w:t xml:space="preserve">, </w:t>
      </w:r>
      <w:r>
        <w:t>приложений</w:t>
      </w:r>
      <w:r w:rsidRPr="004F12FF">
        <w:t xml:space="preserve">, </w:t>
      </w:r>
      <w:r>
        <w:t>моделей в виде плагинов</w:t>
      </w:r>
    </w:p>
    <w:tbl>
      <w:tblPr>
        <w:tblStyle w:val="TableGrid"/>
        <w:tblW w:w="5000" w:type="pct"/>
        <w:jc w:val="center"/>
        <w:tblLook w:val="04A0" w:firstRow="1" w:lastRow="0" w:firstColumn="1" w:lastColumn="0" w:noHBand="0" w:noVBand="1"/>
      </w:tblPr>
      <w:tblGrid>
        <w:gridCol w:w="2521"/>
        <w:gridCol w:w="2546"/>
        <w:gridCol w:w="1845"/>
        <w:gridCol w:w="2104"/>
      </w:tblGrid>
      <w:tr w:rsidR="004F12FF" w:rsidRPr="0012601B" w14:paraId="3818D8F4" w14:textId="77777777" w:rsidTr="007E6B24">
        <w:trPr>
          <w:trHeight w:val="578"/>
          <w:jc w:val="center"/>
        </w:trPr>
        <w:tc>
          <w:tcPr>
            <w:cnfStyle w:val="001000000000" w:firstRow="0" w:lastRow="0" w:firstColumn="1" w:lastColumn="0" w:oddVBand="0" w:evenVBand="0" w:oddHBand="0" w:evenHBand="0" w:firstRowFirstColumn="0" w:firstRowLastColumn="0" w:lastRowFirstColumn="0" w:lastRowLastColumn="0"/>
            <w:tcW w:w="1398" w:type="pct"/>
          </w:tcPr>
          <w:p w14:paraId="27D83F8B" w14:textId="77777777" w:rsidR="004F12FF" w:rsidRPr="00717C51" w:rsidRDefault="004F12FF" w:rsidP="007E6B24">
            <w:pPr>
              <w:pStyle w:val="af4"/>
            </w:pPr>
            <w:r w:rsidRPr="00717C51">
              <w:t>Наименование</w:t>
            </w:r>
            <w:r w:rsidRPr="00717C51">
              <w:br/>
              <w:t>данных</w:t>
            </w:r>
          </w:p>
        </w:tc>
        <w:tc>
          <w:tcPr>
            <w:tcW w:w="1412" w:type="pct"/>
          </w:tcPr>
          <w:p w14:paraId="2E0A8DE4" w14:textId="77777777" w:rsidR="004F12FF" w:rsidRPr="00717C51" w:rsidRDefault="004F12FF" w:rsidP="007E6B24">
            <w:pPr>
              <w:pStyle w:val="af4"/>
              <w:cnfStyle w:val="000000000000" w:firstRow="0" w:lastRow="0" w:firstColumn="0" w:lastColumn="0" w:oddVBand="0" w:evenVBand="0" w:oddHBand="0" w:evenHBand="0" w:firstRowFirstColumn="0" w:firstRowLastColumn="0" w:lastRowFirstColumn="0" w:lastRowLastColumn="0"/>
            </w:pPr>
            <w:r w:rsidRPr="00717C51">
              <w:t>Структура данных</w:t>
            </w:r>
          </w:p>
        </w:tc>
        <w:tc>
          <w:tcPr>
            <w:tcW w:w="1023" w:type="pct"/>
          </w:tcPr>
          <w:p w14:paraId="65F227DC" w14:textId="77777777" w:rsidR="004F12FF" w:rsidRPr="00717C51" w:rsidRDefault="004F12FF" w:rsidP="007E6B24">
            <w:pPr>
              <w:pStyle w:val="af4"/>
              <w:cnfStyle w:val="000000000000" w:firstRow="0" w:lastRow="0" w:firstColumn="0" w:lastColumn="0" w:oddVBand="0" w:evenVBand="0" w:oddHBand="0" w:evenHBand="0" w:firstRowFirstColumn="0" w:firstRowLastColumn="0" w:lastRowFirstColumn="0" w:lastRowLastColumn="0"/>
            </w:pPr>
            <w:r w:rsidRPr="00717C51">
              <w:t>Способ вывода данных</w:t>
            </w:r>
          </w:p>
        </w:tc>
        <w:tc>
          <w:tcPr>
            <w:tcW w:w="1167" w:type="pct"/>
          </w:tcPr>
          <w:p w14:paraId="15F0206E" w14:textId="77777777" w:rsidR="004F12FF" w:rsidRPr="00717C51" w:rsidRDefault="004F12FF" w:rsidP="007E6B24">
            <w:pPr>
              <w:pStyle w:val="af4"/>
              <w:cnfStyle w:val="000000000000" w:firstRow="0" w:lastRow="0" w:firstColumn="0" w:lastColumn="0" w:oddVBand="0" w:evenVBand="0" w:oddHBand="0" w:evenHBand="0" w:firstRowFirstColumn="0" w:firstRowLastColumn="0" w:lastRowFirstColumn="0" w:lastRowLastColumn="0"/>
            </w:pPr>
            <w:r w:rsidRPr="00717C51">
              <w:t>Ограничения</w:t>
            </w:r>
          </w:p>
        </w:tc>
      </w:tr>
      <w:tr w:rsidR="004F12FF" w:rsidRPr="0012601B" w14:paraId="63459DCC" w14:textId="77777777" w:rsidTr="007E6B24">
        <w:trPr>
          <w:trHeight w:val="578"/>
          <w:jc w:val="center"/>
        </w:trPr>
        <w:tc>
          <w:tcPr>
            <w:cnfStyle w:val="001000000000" w:firstRow="0" w:lastRow="0" w:firstColumn="1" w:lastColumn="0" w:oddVBand="0" w:evenVBand="0" w:oddHBand="0" w:evenHBand="0" w:firstRowFirstColumn="0" w:firstRowLastColumn="0" w:lastRowFirstColumn="0" w:lastRowLastColumn="0"/>
            <w:tcW w:w="1398" w:type="pct"/>
          </w:tcPr>
          <w:p w14:paraId="2C47DCF0" w14:textId="202B318D" w:rsidR="004F12FF" w:rsidRPr="005A011E" w:rsidRDefault="005A011E" w:rsidP="007E6B24">
            <w:pPr>
              <w:pStyle w:val="af4"/>
              <w:rPr>
                <w:lang w:val="en-US"/>
              </w:rPr>
            </w:pPr>
            <w:r>
              <w:t>Результат работы модуля</w:t>
            </w:r>
          </w:p>
        </w:tc>
        <w:tc>
          <w:tcPr>
            <w:tcW w:w="1412" w:type="pct"/>
          </w:tcPr>
          <w:p w14:paraId="2CE4928A" w14:textId="4A8E9284" w:rsidR="004F12FF" w:rsidRPr="00717C51" w:rsidRDefault="00F448CA" w:rsidP="007E6B24">
            <w:pPr>
              <w:pStyle w:val="af4"/>
              <w:cnfStyle w:val="000000000000" w:firstRow="0" w:lastRow="0" w:firstColumn="0" w:lastColumn="0" w:oddVBand="0" w:evenVBand="0" w:oddHBand="0" w:evenHBand="0" w:firstRowFirstColumn="0" w:firstRowLastColumn="0" w:lastRowFirstColumn="0" w:lastRowLastColumn="0"/>
            </w:pPr>
            <w:r>
              <w:t>Словарь</w:t>
            </w:r>
          </w:p>
        </w:tc>
        <w:tc>
          <w:tcPr>
            <w:tcW w:w="1023" w:type="pct"/>
          </w:tcPr>
          <w:p w14:paraId="57D690FF" w14:textId="59D14F30" w:rsidR="004F12FF" w:rsidRPr="00717C51" w:rsidRDefault="00F448CA" w:rsidP="007E6B24">
            <w:pPr>
              <w:spacing w:line="360" w:lineRule="auto"/>
              <w:cnfStyle w:val="000000000000" w:firstRow="0" w:lastRow="0" w:firstColumn="0" w:lastColumn="0" w:oddVBand="0" w:evenVBand="0" w:oddHBand="0" w:evenHBand="0" w:firstRowFirstColumn="0" w:firstRowLastColumn="0" w:lastRowFirstColumn="0" w:lastRowLastColumn="0"/>
            </w:pPr>
            <w:r>
              <w:t>Запись  в переменную</w:t>
            </w:r>
          </w:p>
        </w:tc>
        <w:tc>
          <w:tcPr>
            <w:tcW w:w="1167" w:type="pct"/>
          </w:tcPr>
          <w:p w14:paraId="5D8570CF" w14:textId="501BBAC0" w:rsidR="004F12FF" w:rsidRPr="00717C51" w:rsidRDefault="00F448CA" w:rsidP="007E6B24">
            <w:pPr>
              <w:pStyle w:val="af4"/>
              <w:cnfStyle w:val="000000000000" w:firstRow="0" w:lastRow="0" w:firstColumn="0" w:lastColumn="0" w:oddVBand="0" w:evenVBand="0" w:oddHBand="0" w:evenHBand="0" w:firstRowFirstColumn="0" w:firstRowLastColumn="0" w:lastRowFirstColumn="0" w:lastRowLastColumn="0"/>
            </w:pPr>
            <w:r>
              <w:t>-</w:t>
            </w:r>
          </w:p>
        </w:tc>
      </w:tr>
    </w:tbl>
    <w:p w14:paraId="2DF9886A" w14:textId="77777777" w:rsidR="001824AF" w:rsidRPr="004F12FF" w:rsidRDefault="001824AF" w:rsidP="001824AF">
      <w:pPr>
        <w:spacing w:line="360" w:lineRule="auto"/>
        <w:rPr>
          <w:rFonts w:ascii="Times New Roman" w:eastAsia="Times New Roman" w:hAnsi="Times New Roman" w:cs="Times New Roman"/>
          <w:lang w:val="en-US"/>
        </w:rPr>
      </w:pPr>
    </w:p>
    <w:p w14:paraId="58F31A75" w14:textId="6A3A538B" w:rsidR="001824AF" w:rsidRPr="00EB4C78" w:rsidRDefault="001824AF" w:rsidP="001824AF">
      <w:pPr>
        <w:pStyle w:val="Heading3"/>
        <w:ind w:left="0" w:firstLine="0"/>
      </w:pPr>
      <w:r w:rsidRPr="00EB4C78">
        <w:t xml:space="preserve"> </w:t>
      </w:r>
      <w:bookmarkStart w:id="102" w:name="_Toc185703875"/>
      <w:commentRangeStart w:id="103"/>
      <w:commentRangeStart w:id="104"/>
      <w:r w:rsidR="0012601B" w:rsidRPr="0012601B">
        <w:rPr>
          <w:bCs/>
        </w:rPr>
        <w:t>Состав и структура выходных данных</w:t>
      </w:r>
      <w:r>
        <w:t xml:space="preserve"> </w:t>
      </w:r>
      <w:r w:rsidRPr="00EB4C78">
        <w:t>модуля на основе алгоритма упрощения и ускорения прототипирования систем с БЯМ на основе RAG</w:t>
      </w:r>
      <w:commentRangeEnd w:id="103"/>
      <w:r w:rsidR="000D269A">
        <w:rPr>
          <w:rStyle w:val="CommentReference"/>
          <w:rFonts w:ascii="Calibri" w:eastAsia="Calibri" w:hAnsi="Calibri"/>
          <w:b w:val="0"/>
          <w:i w:val="0"/>
        </w:rPr>
        <w:commentReference w:id="103"/>
      </w:r>
      <w:commentRangeEnd w:id="104"/>
      <w:r w:rsidR="00C13CEF">
        <w:rPr>
          <w:rStyle w:val="CommentReference"/>
          <w:b w:val="0"/>
          <w:i w:val="0"/>
        </w:rPr>
        <w:commentReference w:id="104"/>
      </w:r>
      <w:bookmarkEnd w:id="102"/>
    </w:p>
    <w:p w14:paraId="014ACD14" w14:textId="553A2A83" w:rsidR="001824AF" w:rsidRPr="00EB4C78" w:rsidRDefault="007132B9" w:rsidP="001824AF">
      <w:pPr>
        <w:pStyle w:val="a3"/>
      </w:pPr>
      <w:r>
        <w:t xml:space="preserve">В таблице 7.1.2 указано описание выходных данных </w:t>
      </w:r>
      <w:r w:rsidR="0021639B">
        <w:t xml:space="preserve">модуля на основе </w:t>
      </w:r>
      <w:r>
        <w:t xml:space="preserve">алгоритма упрощения и ускорения прототипирования с БЯМ на основе </w:t>
      </w:r>
      <w:r>
        <w:rPr>
          <w:lang w:val="en-US"/>
        </w:rPr>
        <w:t>RAG</w:t>
      </w:r>
      <w:r w:rsidRPr="007132B9">
        <w:t xml:space="preserve">. </w:t>
      </w:r>
    </w:p>
    <w:p w14:paraId="7CAA4C75" w14:textId="50C19887" w:rsidR="00717C51" w:rsidRDefault="007132B9" w:rsidP="001824AF">
      <w:pPr>
        <w:pStyle w:val="a3"/>
      </w:pPr>
      <w:r>
        <w:t xml:space="preserve">После </w:t>
      </w:r>
      <w:r w:rsidR="0021639B">
        <w:t>окончания работы модуля</w:t>
      </w:r>
      <w:r>
        <w:t xml:space="preserve"> </w:t>
      </w:r>
      <w:r w:rsidR="0021639B">
        <w:t>во</w:t>
      </w:r>
      <w:r w:rsidR="00266325">
        <w:t xml:space="preserve">звращается </w:t>
      </w:r>
      <w:r w:rsidR="00C13CEF">
        <w:t xml:space="preserve">результат </w:t>
      </w:r>
      <w:r w:rsidR="002A7571">
        <w:t>генерации ответа на запрос с учетом релевантной информации</w:t>
      </w:r>
      <w:r w:rsidR="00C13CEF">
        <w:t xml:space="preserve">, который </w:t>
      </w:r>
      <w:r w:rsidR="006743E6">
        <w:t>отправляется на запись</w:t>
      </w:r>
      <w:r w:rsidR="00A12B60">
        <w:t xml:space="preserve"> в </w:t>
      </w:r>
      <w:r w:rsidR="006743E6">
        <w:t>базу данных.</w:t>
      </w:r>
    </w:p>
    <w:p w14:paraId="246FF340" w14:textId="421EFAD2" w:rsidR="007132B9" w:rsidRDefault="007132B9" w:rsidP="004F12FF">
      <w:pPr>
        <w:pStyle w:val="Caption"/>
        <w:keepNext/>
        <w:jc w:val="both"/>
      </w:pPr>
      <w:r>
        <w:t xml:space="preserve">Таблица 7.1.2 </w:t>
      </w:r>
      <w:r w:rsidR="0049269F">
        <w:t>–</w:t>
      </w:r>
      <w:r>
        <w:t xml:space="preserve"> Выходные данные</w:t>
      </w:r>
    </w:p>
    <w:tbl>
      <w:tblPr>
        <w:tblStyle w:val="TableGrid"/>
        <w:tblW w:w="5000" w:type="pct"/>
        <w:jc w:val="center"/>
        <w:tblLook w:val="04A0" w:firstRow="1" w:lastRow="0" w:firstColumn="1" w:lastColumn="0" w:noHBand="0" w:noVBand="1"/>
      </w:tblPr>
      <w:tblGrid>
        <w:gridCol w:w="2521"/>
        <w:gridCol w:w="2546"/>
        <w:gridCol w:w="1845"/>
        <w:gridCol w:w="2104"/>
      </w:tblGrid>
      <w:tr w:rsidR="00717C51" w:rsidRPr="0012601B" w14:paraId="60883AFF" w14:textId="77777777">
        <w:trPr>
          <w:trHeight w:val="578"/>
          <w:jc w:val="center"/>
        </w:trPr>
        <w:tc>
          <w:tcPr>
            <w:cnfStyle w:val="001000000000" w:firstRow="0" w:lastRow="0" w:firstColumn="1" w:lastColumn="0" w:oddVBand="0" w:evenVBand="0" w:oddHBand="0" w:evenHBand="0" w:firstRowFirstColumn="0" w:firstRowLastColumn="0" w:lastRowFirstColumn="0" w:lastRowLastColumn="0"/>
            <w:tcW w:w="1398" w:type="pct"/>
          </w:tcPr>
          <w:p w14:paraId="14DF75FD" w14:textId="77777777" w:rsidR="00717C51" w:rsidRPr="00717C51" w:rsidRDefault="00717C51">
            <w:pPr>
              <w:pStyle w:val="af4"/>
            </w:pPr>
            <w:r w:rsidRPr="00717C51">
              <w:t>Наименование</w:t>
            </w:r>
            <w:r w:rsidRPr="00717C51">
              <w:br/>
              <w:t>данных</w:t>
            </w:r>
          </w:p>
        </w:tc>
        <w:tc>
          <w:tcPr>
            <w:tcW w:w="1412" w:type="pct"/>
          </w:tcPr>
          <w:p w14:paraId="5BBE35D6" w14:textId="77777777" w:rsidR="00717C51" w:rsidRPr="00717C51" w:rsidRDefault="00717C51">
            <w:pPr>
              <w:pStyle w:val="af4"/>
              <w:cnfStyle w:val="000000000000" w:firstRow="0" w:lastRow="0" w:firstColumn="0" w:lastColumn="0" w:oddVBand="0" w:evenVBand="0" w:oddHBand="0" w:evenHBand="0" w:firstRowFirstColumn="0" w:firstRowLastColumn="0" w:lastRowFirstColumn="0" w:lastRowLastColumn="0"/>
            </w:pPr>
            <w:r w:rsidRPr="00717C51">
              <w:t>Структура данных</w:t>
            </w:r>
          </w:p>
        </w:tc>
        <w:tc>
          <w:tcPr>
            <w:tcW w:w="1023" w:type="pct"/>
          </w:tcPr>
          <w:p w14:paraId="2B244529" w14:textId="77777777" w:rsidR="00717C51" w:rsidRPr="00717C51" w:rsidRDefault="00717C51">
            <w:pPr>
              <w:pStyle w:val="af4"/>
              <w:cnfStyle w:val="000000000000" w:firstRow="0" w:lastRow="0" w:firstColumn="0" w:lastColumn="0" w:oddVBand="0" w:evenVBand="0" w:oddHBand="0" w:evenHBand="0" w:firstRowFirstColumn="0" w:firstRowLastColumn="0" w:lastRowFirstColumn="0" w:lastRowLastColumn="0"/>
            </w:pPr>
            <w:r w:rsidRPr="00717C51">
              <w:t>Способ вывода данных</w:t>
            </w:r>
          </w:p>
        </w:tc>
        <w:tc>
          <w:tcPr>
            <w:tcW w:w="1167" w:type="pct"/>
          </w:tcPr>
          <w:p w14:paraId="297DF762" w14:textId="77777777" w:rsidR="00717C51" w:rsidRPr="00717C51" w:rsidRDefault="00717C51">
            <w:pPr>
              <w:pStyle w:val="af4"/>
              <w:cnfStyle w:val="000000000000" w:firstRow="0" w:lastRow="0" w:firstColumn="0" w:lastColumn="0" w:oddVBand="0" w:evenVBand="0" w:oddHBand="0" w:evenHBand="0" w:firstRowFirstColumn="0" w:firstRowLastColumn="0" w:lastRowFirstColumn="0" w:lastRowLastColumn="0"/>
            </w:pPr>
            <w:r w:rsidRPr="00717C51">
              <w:t>Ограничения</w:t>
            </w:r>
          </w:p>
        </w:tc>
      </w:tr>
      <w:tr w:rsidR="00717C51" w:rsidRPr="0012601B" w14:paraId="573BF3D1" w14:textId="77777777">
        <w:trPr>
          <w:trHeight w:val="578"/>
          <w:jc w:val="center"/>
        </w:trPr>
        <w:tc>
          <w:tcPr>
            <w:cnfStyle w:val="001000000000" w:firstRow="0" w:lastRow="0" w:firstColumn="1" w:lastColumn="0" w:oddVBand="0" w:evenVBand="0" w:oddHBand="0" w:evenHBand="0" w:firstRowFirstColumn="0" w:firstRowLastColumn="0" w:lastRowFirstColumn="0" w:lastRowLastColumn="0"/>
            <w:tcW w:w="1398" w:type="pct"/>
          </w:tcPr>
          <w:p w14:paraId="654C4504" w14:textId="2BFBABC7" w:rsidR="00717C51" w:rsidRPr="00717C51" w:rsidRDefault="00A47E16">
            <w:pPr>
              <w:pStyle w:val="af4"/>
            </w:pPr>
            <w:r>
              <w:t>Результат генерации алгоритма</w:t>
            </w:r>
          </w:p>
        </w:tc>
        <w:tc>
          <w:tcPr>
            <w:tcW w:w="1412" w:type="pct"/>
          </w:tcPr>
          <w:p w14:paraId="43E26042" w14:textId="1D4E3DDB" w:rsidR="00717C51" w:rsidRPr="00717C51" w:rsidRDefault="00A47E16">
            <w:pPr>
              <w:pStyle w:val="af4"/>
              <w:cnfStyle w:val="000000000000" w:firstRow="0" w:lastRow="0" w:firstColumn="0" w:lastColumn="0" w:oddVBand="0" w:evenVBand="0" w:oddHBand="0" w:evenHBand="0" w:firstRowFirstColumn="0" w:firstRowLastColumn="0" w:lastRowFirstColumn="0" w:lastRowLastColumn="0"/>
            </w:pPr>
            <w:r>
              <w:t>Строка</w:t>
            </w:r>
          </w:p>
        </w:tc>
        <w:tc>
          <w:tcPr>
            <w:tcW w:w="1023" w:type="pct"/>
          </w:tcPr>
          <w:p w14:paraId="5E93A575" w14:textId="7561ECD9" w:rsidR="00717C51" w:rsidRPr="00717C51" w:rsidRDefault="00A47E16">
            <w:pPr>
              <w:spacing w:line="360" w:lineRule="auto"/>
              <w:cnfStyle w:val="000000000000" w:firstRow="0" w:lastRow="0" w:firstColumn="0" w:lastColumn="0" w:oddVBand="0" w:evenVBand="0" w:oddHBand="0" w:evenHBand="0" w:firstRowFirstColumn="0" w:firstRowLastColumn="0" w:lastRowFirstColumn="0" w:lastRowLastColumn="0"/>
            </w:pPr>
            <w:r>
              <w:t>Запись в базу данных</w:t>
            </w:r>
          </w:p>
        </w:tc>
        <w:tc>
          <w:tcPr>
            <w:tcW w:w="1167" w:type="pct"/>
          </w:tcPr>
          <w:p w14:paraId="613F5F68" w14:textId="1BD28659" w:rsidR="00717C51" w:rsidRPr="00717C51" w:rsidRDefault="0049269F">
            <w:pPr>
              <w:pStyle w:val="af4"/>
              <w:cnfStyle w:val="000000000000" w:firstRow="0" w:lastRow="0" w:firstColumn="0" w:lastColumn="0" w:oddVBand="0" w:evenVBand="0" w:oddHBand="0" w:evenHBand="0" w:firstRowFirstColumn="0" w:firstRowLastColumn="0" w:lastRowFirstColumn="0" w:lastRowLastColumn="0"/>
            </w:pPr>
            <w:r>
              <w:rPr>
                <w:rStyle w:val="normaltextrun"/>
                <w:color w:val="000000"/>
                <w:position w:val="1"/>
                <w:szCs w:val="24"/>
              </w:rPr>
              <w:t>Длина контекста в зависимости от выбранной БЯМ</w:t>
            </w:r>
          </w:p>
        </w:tc>
      </w:tr>
    </w:tbl>
    <w:p w14:paraId="1A038A5B" w14:textId="77777777" w:rsidR="00717C51" w:rsidRPr="00EB4C78" w:rsidRDefault="00717C51" w:rsidP="001824AF">
      <w:pPr>
        <w:pStyle w:val="a3"/>
      </w:pPr>
    </w:p>
    <w:p w14:paraId="2DAA3230" w14:textId="5DB16E15" w:rsidR="001824AF" w:rsidRPr="00EB4C78" w:rsidRDefault="001824AF" w:rsidP="001824AF">
      <w:pPr>
        <w:pStyle w:val="Heading3"/>
        <w:ind w:left="0" w:firstLine="0"/>
      </w:pPr>
      <w:r w:rsidRPr="00EB4C78">
        <w:t xml:space="preserve"> </w:t>
      </w:r>
      <w:bookmarkStart w:id="105" w:name="_Toc185703876"/>
      <w:commentRangeStart w:id="106"/>
      <w:r w:rsidR="0012601B" w:rsidRPr="0012601B">
        <w:rPr>
          <w:bCs/>
        </w:rPr>
        <w:t>Состав и структура выходных данных</w:t>
      </w:r>
      <w:r>
        <w:t xml:space="preserve"> </w:t>
      </w:r>
      <w:r w:rsidRPr="00EB4C78">
        <w:t>модуля на основе алгоритма повышения эффективности БЯМ за счет использования ансамблей моделей и мультиагентных технологий</w:t>
      </w:r>
      <w:commentRangeEnd w:id="106"/>
      <w:r w:rsidR="000D269A">
        <w:rPr>
          <w:rStyle w:val="CommentReference"/>
        </w:rPr>
        <w:commentReference w:id="106"/>
      </w:r>
      <w:bookmarkEnd w:id="105"/>
    </w:p>
    <w:p w14:paraId="527864B7" w14:textId="7D91285A" w:rsidR="001824AF" w:rsidRPr="00527134" w:rsidRDefault="1EB92E13" w:rsidP="6A6A1C4D">
      <w:pPr>
        <w:pStyle w:val="a3"/>
      </w:pPr>
      <w:r w:rsidRPr="00527134">
        <w:t>В Таблице 7.1.3 указано описание выходных данных компоненты модуля на основе алгоритма повышения эффективности БЯМ за счет использования ансамблей моделей и мультиагентных технологий.</w:t>
      </w:r>
    </w:p>
    <w:p w14:paraId="33A3B182" w14:textId="2037991D" w:rsidR="001824AF" w:rsidRPr="00527134" w:rsidRDefault="1EB92E13" w:rsidP="2F5169E8">
      <w:pPr>
        <w:pStyle w:val="a3"/>
      </w:pPr>
      <w:r w:rsidRPr="00527134">
        <w:t>По мере испо</w:t>
      </w:r>
      <w:r w:rsidR="6EFA68FC" w:rsidRPr="00527134">
        <w:t>лнения запроса агентом (агентами в случае использования агента-роутера или ансамблевого агента) с эндпойнта Websocket приходят промежуточные результаты, а также конечный результат генерации.</w:t>
      </w:r>
    </w:p>
    <w:p w14:paraId="7518277C" w14:textId="2D6E62E0" w:rsidR="001824AF" w:rsidRPr="00527134" w:rsidRDefault="1EB92E13" w:rsidP="2F5169E8">
      <w:pPr>
        <w:pStyle w:val="a3"/>
      </w:pPr>
      <w:r w:rsidRPr="00527134">
        <w:t xml:space="preserve">Таблица </w:t>
      </w:r>
      <w:r w:rsidR="005431E1">
        <w:t>7.1.</w:t>
      </w:r>
      <w:r w:rsidRPr="00527134">
        <w:t>3 – Выходные данные</w:t>
      </w:r>
      <w:r w:rsidR="4668D79B" w:rsidRPr="00527134">
        <w:t xml:space="preserve"> API сервиса компоненты модуля на основе алгоритма повышения эффективности БЯМ за счет использования ансамблей моделей и мультиагентных технологий</w:t>
      </w:r>
    </w:p>
    <w:tbl>
      <w:tblPr>
        <w:tblStyle w:val="TableGrid"/>
        <w:tblW w:w="0" w:type="auto"/>
        <w:jc w:val="center"/>
        <w:tblLook w:val="04A0" w:firstRow="1" w:lastRow="0" w:firstColumn="1" w:lastColumn="0" w:noHBand="0" w:noVBand="1"/>
      </w:tblPr>
      <w:tblGrid>
        <w:gridCol w:w="2521"/>
        <w:gridCol w:w="2546"/>
        <w:gridCol w:w="1845"/>
        <w:gridCol w:w="2104"/>
      </w:tblGrid>
      <w:tr w:rsidR="5E02855A" w14:paraId="1726205B" w14:textId="77777777" w:rsidTr="5E02855A">
        <w:trPr>
          <w:trHeight w:val="578"/>
          <w:jc w:val="center"/>
        </w:trPr>
        <w:tc>
          <w:tcPr>
            <w:cnfStyle w:val="001000000000" w:firstRow="0" w:lastRow="0" w:firstColumn="1" w:lastColumn="0" w:oddVBand="0" w:evenVBand="0" w:oddHBand="0" w:evenHBand="0" w:firstRowFirstColumn="0" w:firstRowLastColumn="0" w:lastRowFirstColumn="0" w:lastRowLastColumn="0"/>
            <w:tcW w:w="2521" w:type="dxa"/>
          </w:tcPr>
          <w:p w14:paraId="3E512889" w14:textId="77777777" w:rsidR="5E02855A" w:rsidRPr="00527134" w:rsidRDefault="5E02855A" w:rsidP="5E02855A">
            <w:pPr>
              <w:pStyle w:val="af4"/>
            </w:pPr>
            <w:r w:rsidRPr="00527134">
              <w:t>Наименование</w:t>
            </w:r>
            <w:r>
              <w:br/>
            </w:r>
            <w:r w:rsidRPr="00527134">
              <w:t>данных</w:t>
            </w:r>
          </w:p>
        </w:tc>
        <w:tc>
          <w:tcPr>
            <w:tcW w:w="2546" w:type="dxa"/>
          </w:tcPr>
          <w:p w14:paraId="5BD76767" w14:textId="77777777" w:rsidR="5E02855A" w:rsidRPr="00527134" w:rsidRDefault="5E02855A" w:rsidP="5E02855A">
            <w:pPr>
              <w:pStyle w:val="af4"/>
              <w:cnfStyle w:val="000000000000" w:firstRow="0" w:lastRow="0" w:firstColumn="0" w:lastColumn="0" w:oddVBand="0" w:evenVBand="0" w:oddHBand="0" w:evenHBand="0" w:firstRowFirstColumn="0" w:firstRowLastColumn="0" w:lastRowFirstColumn="0" w:lastRowLastColumn="0"/>
            </w:pPr>
            <w:r w:rsidRPr="00527134">
              <w:t>Структура данных</w:t>
            </w:r>
          </w:p>
        </w:tc>
        <w:tc>
          <w:tcPr>
            <w:tcW w:w="1845" w:type="dxa"/>
          </w:tcPr>
          <w:p w14:paraId="5E18131F" w14:textId="77777777" w:rsidR="5E02855A" w:rsidRPr="00527134" w:rsidRDefault="5E02855A" w:rsidP="5E02855A">
            <w:pPr>
              <w:pStyle w:val="af4"/>
              <w:cnfStyle w:val="000000000000" w:firstRow="0" w:lastRow="0" w:firstColumn="0" w:lastColumn="0" w:oddVBand="0" w:evenVBand="0" w:oddHBand="0" w:evenHBand="0" w:firstRowFirstColumn="0" w:firstRowLastColumn="0" w:lastRowFirstColumn="0" w:lastRowLastColumn="0"/>
            </w:pPr>
            <w:r w:rsidRPr="00527134">
              <w:t>Способ вывода данных</w:t>
            </w:r>
          </w:p>
        </w:tc>
        <w:tc>
          <w:tcPr>
            <w:tcW w:w="2104" w:type="dxa"/>
          </w:tcPr>
          <w:p w14:paraId="0304D40C" w14:textId="77777777" w:rsidR="5E02855A" w:rsidRPr="00527134" w:rsidRDefault="5E02855A" w:rsidP="5E02855A">
            <w:pPr>
              <w:pStyle w:val="af4"/>
              <w:cnfStyle w:val="000000000000" w:firstRow="0" w:lastRow="0" w:firstColumn="0" w:lastColumn="0" w:oddVBand="0" w:evenVBand="0" w:oddHBand="0" w:evenHBand="0" w:firstRowFirstColumn="0" w:firstRowLastColumn="0" w:lastRowFirstColumn="0" w:lastRowLastColumn="0"/>
            </w:pPr>
            <w:r w:rsidRPr="00527134">
              <w:t>Ограничения</w:t>
            </w:r>
          </w:p>
        </w:tc>
      </w:tr>
      <w:tr w:rsidR="5E02855A" w14:paraId="7944F62D" w14:textId="77777777" w:rsidTr="5E02855A">
        <w:trPr>
          <w:trHeight w:val="578"/>
          <w:jc w:val="center"/>
        </w:trPr>
        <w:tc>
          <w:tcPr>
            <w:cnfStyle w:val="001000000000" w:firstRow="0" w:lastRow="0" w:firstColumn="1" w:lastColumn="0" w:oddVBand="0" w:evenVBand="0" w:oddHBand="0" w:evenHBand="0" w:firstRowFirstColumn="0" w:firstRowLastColumn="0" w:lastRowFirstColumn="0" w:lastRowLastColumn="0"/>
            <w:tcW w:w="2521" w:type="dxa"/>
          </w:tcPr>
          <w:p w14:paraId="1B30B1ED" w14:textId="5457C3E5" w:rsidR="5E02855A" w:rsidRPr="00527134" w:rsidRDefault="419FA612" w:rsidP="5E02855A">
            <w:pPr>
              <w:pStyle w:val="af4"/>
            </w:pPr>
            <w:r w:rsidRPr="00527134">
              <w:t>Промежуточный результат</w:t>
            </w:r>
            <w:r w:rsidR="32DD32CF" w:rsidRPr="00527134">
              <w:t>, финальный</w:t>
            </w:r>
            <w:r w:rsidRPr="00527134">
              <w:t xml:space="preserve"> результат</w:t>
            </w:r>
          </w:p>
        </w:tc>
        <w:tc>
          <w:tcPr>
            <w:tcW w:w="2546" w:type="dxa"/>
          </w:tcPr>
          <w:p w14:paraId="460CE957" w14:textId="65090949" w:rsidR="5E02855A" w:rsidRDefault="2563505E" w:rsidP="5E02855A">
            <w:pPr>
              <w:pStyle w:val="af4"/>
              <w:cnfStyle w:val="000000000000" w:firstRow="0" w:lastRow="0" w:firstColumn="0" w:lastColumn="0" w:oddVBand="0" w:evenVBand="0" w:oddHBand="0" w:evenHBand="0" w:firstRowFirstColumn="0" w:firstRowLastColumn="0" w:lastRowFirstColumn="0" w:lastRowLastColumn="0"/>
            </w:pPr>
            <w:r>
              <w:t>Словарь</w:t>
            </w:r>
          </w:p>
        </w:tc>
        <w:tc>
          <w:tcPr>
            <w:tcW w:w="1845" w:type="dxa"/>
          </w:tcPr>
          <w:p w14:paraId="516E9120" w14:textId="4BC34135" w:rsidR="5E02855A" w:rsidRPr="00527134" w:rsidRDefault="703CA5B7" w:rsidP="5E02855A">
            <w:pPr>
              <w:spacing w:line="360" w:lineRule="auto"/>
              <w:cnfStyle w:val="000000000000" w:firstRow="0" w:lastRow="0" w:firstColumn="0" w:lastColumn="0" w:oddVBand="0" w:evenVBand="0" w:oddHBand="0" w:evenHBand="0" w:firstRowFirstColumn="0" w:firstRowLastColumn="0" w:lastRowFirstColumn="0" w:lastRowLastColumn="0"/>
              <w:rPr>
                <w:rStyle w:val="normaltextrun"/>
                <w:color w:val="000000" w:themeColor="text1"/>
              </w:rPr>
            </w:pPr>
            <w:r w:rsidRPr="00527134">
              <w:rPr>
                <w:rStyle w:val="normaltextrun"/>
                <w:color w:val="000000" w:themeColor="text1"/>
              </w:rPr>
              <w:t>Сообщение Websocket</w:t>
            </w:r>
          </w:p>
        </w:tc>
        <w:tc>
          <w:tcPr>
            <w:tcW w:w="2104" w:type="dxa"/>
          </w:tcPr>
          <w:p w14:paraId="7E29141B" w14:textId="15AFB79A" w:rsidR="5E02855A" w:rsidRDefault="703CA5B7" w:rsidP="5E02855A">
            <w:pPr>
              <w:pStyle w:val="af4"/>
              <w:cnfStyle w:val="000000000000" w:firstRow="0" w:lastRow="0" w:firstColumn="0" w:lastColumn="0" w:oddVBand="0" w:evenVBand="0" w:oddHBand="0" w:evenHBand="0" w:firstRowFirstColumn="0" w:firstRowLastColumn="0" w:lastRowFirstColumn="0" w:lastRowLastColumn="0"/>
            </w:pPr>
            <w:r w:rsidRPr="00527134">
              <w:rPr>
                <w:rStyle w:val="normaltextrun"/>
                <w:color w:val="000000" w:themeColor="text1"/>
              </w:rPr>
              <w:t>-</w:t>
            </w:r>
          </w:p>
        </w:tc>
      </w:tr>
    </w:tbl>
    <w:p w14:paraId="335CDFC3" w14:textId="3CF6B92C" w:rsidR="001824AF" w:rsidRPr="00EB4C78" w:rsidRDefault="001824AF" w:rsidP="001824AF">
      <w:pPr>
        <w:pStyle w:val="a3"/>
      </w:pPr>
    </w:p>
    <w:p w14:paraId="75541E92" w14:textId="483A86D1" w:rsidR="001824AF" w:rsidRPr="00EB4C78" w:rsidRDefault="001824AF" w:rsidP="001824AF">
      <w:pPr>
        <w:pStyle w:val="a3"/>
      </w:pPr>
    </w:p>
    <w:p w14:paraId="3725C927" w14:textId="0CA8B55D" w:rsidR="001824AF" w:rsidRPr="00DB45A6" w:rsidRDefault="001824AF" w:rsidP="0012601B">
      <w:pPr>
        <w:pStyle w:val="Heading3"/>
        <w:ind w:left="0" w:firstLine="0"/>
        <w:rPr>
          <w:b w:val="0"/>
        </w:rPr>
      </w:pPr>
      <w:r w:rsidRPr="00EB4C78">
        <w:rPr>
          <w:rFonts w:eastAsia="Times New Roman"/>
          <w:b w:val="0"/>
        </w:rPr>
        <w:t xml:space="preserve"> </w:t>
      </w:r>
      <w:bookmarkStart w:id="107" w:name="_Toc185703877"/>
      <w:commentRangeStart w:id="108"/>
      <w:r w:rsidR="0012601B" w:rsidRPr="00DB45A6">
        <w:rPr>
          <w:bCs/>
        </w:rPr>
        <w:t>Состав и структура выходных данных</w:t>
      </w:r>
      <w:r w:rsidR="0012601B" w:rsidRPr="00DB45A6">
        <w:t xml:space="preserve"> </w:t>
      </w:r>
      <w:r w:rsidRPr="00DB45A6">
        <w:t>модуля на основе алгоритма создания сложных синтетических примеров для дообучения БЯМ</w:t>
      </w:r>
      <w:commentRangeEnd w:id="108"/>
      <w:r w:rsidR="000D269A" w:rsidRPr="00DB45A6">
        <w:rPr>
          <w:rStyle w:val="CommentReference"/>
          <w:rFonts w:ascii="Calibri" w:eastAsia="Calibri" w:hAnsi="Calibri"/>
          <w:b w:val="0"/>
          <w:i w:val="0"/>
        </w:rPr>
        <w:commentReference w:id="108"/>
      </w:r>
      <w:bookmarkEnd w:id="107"/>
    </w:p>
    <w:p w14:paraId="3A1A82BD" w14:textId="7C4E7324" w:rsidR="004A5167" w:rsidRPr="00A6065F" w:rsidRDefault="004A5167" w:rsidP="004A5167">
      <w:pPr>
        <w:pStyle w:val="a3"/>
      </w:pPr>
      <w:r>
        <w:t xml:space="preserve">В таблице 7.1.4 указано описание выходных данных модуля на основе алгоритма создания </w:t>
      </w:r>
      <w:r w:rsidR="00993394">
        <w:t>сложных синтетических примеров.</w:t>
      </w:r>
    </w:p>
    <w:p w14:paraId="26165F88" w14:textId="237FD975" w:rsidR="004A5167" w:rsidRDefault="004A5167" w:rsidP="004A5167">
      <w:pPr>
        <w:pStyle w:val="a3"/>
      </w:pPr>
      <w:r>
        <w:t xml:space="preserve">После окончания работы модуля возвращается </w:t>
      </w:r>
      <w:r w:rsidR="000C5D6B">
        <w:t>набор сгенерированных примеров</w:t>
      </w:r>
      <w:r>
        <w:t xml:space="preserve"> </w:t>
      </w:r>
      <w:r w:rsidR="008159BC">
        <w:t>в соответствии с запущенн</w:t>
      </w:r>
      <w:r w:rsidR="004673D3">
        <w:t>ым типом генерации</w:t>
      </w:r>
      <w:r>
        <w:t>.</w:t>
      </w:r>
      <w:r w:rsidR="004673D3">
        <w:t xml:space="preserve"> Результат можно как сохранить в переменную для дальнейшей работы, так и записать в файл.</w:t>
      </w:r>
    </w:p>
    <w:p w14:paraId="181723A9" w14:textId="77777777" w:rsidR="001824AF" w:rsidRPr="001824AF" w:rsidRDefault="001824AF" w:rsidP="001824AF">
      <w:pPr>
        <w:pStyle w:val="a3"/>
      </w:pPr>
    </w:p>
    <w:p w14:paraId="4B64EE8F" w14:textId="0EB9F70C" w:rsidR="005868C3" w:rsidRPr="005868C3" w:rsidRDefault="005868C3" w:rsidP="005868C3">
      <w:pPr>
        <w:pStyle w:val="a3"/>
        <w:ind w:firstLine="0"/>
      </w:pPr>
      <w:r>
        <w:t xml:space="preserve">Таблица </w:t>
      </w:r>
      <w:r w:rsidR="00774BB9">
        <w:t xml:space="preserve">7.1.4 – Выходные данные модуля </w:t>
      </w:r>
      <w:r w:rsidR="004A5167">
        <w:t>генерации синтетических примеров</w:t>
      </w:r>
    </w:p>
    <w:tbl>
      <w:tblPr>
        <w:tblStyle w:val="TableGrid"/>
        <w:tblW w:w="0" w:type="auto"/>
        <w:jc w:val="center"/>
        <w:tblLook w:val="04A0" w:firstRow="1" w:lastRow="0" w:firstColumn="1" w:lastColumn="0" w:noHBand="0" w:noVBand="1"/>
      </w:tblPr>
      <w:tblGrid>
        <w:gridCol w:w="2521"/>
        <w:gridCol w:w="2546"/>
        <w:gridCol w:w="1845"/>
        <w:gridCol w:w="2104"/>
      </w:tblGrid>
      <w:tr w:rsidR="00163463" w:rsidRPr="00527134" w14:paraId="1D281C34" w14:textId="77777777" w:rsidTr="00CC1670">
        <w:trPr>
          <w:trHeight w:val="578"/>
          <w:jc w:val="center"/>
        </w:trPr>
        <w:tc>
          <w:tcPr>
            <w:cnfStyle w:val="001000000000" w:firstRow="0" w:lastRow="0" w:firstColumn="1" w:lastColumn="0" w:oddVBand="0" w:evenVBand="0" w:oddHBand="0" w:evenHBand="0" w:firstRowFirstColumn="0" w:firstRowLastColumn="0" w:lastRowFirstColumn="0" w:lastRowLastColumn="0"/>
            <w:tcW w:w="2521" w:type="dxa"/>
          </w:tcPr>
          <w:p w14:paraId="512A72FC" w14:textId="77777777" w:rsidR="00163463" w:rsidRPr="00527134" w:rsidRDefault="00163463" w:rsidP="00CC1670">
            <w:pPr>
              <w:pStyle w:val="af4"/>
            </w:pPr>
            <w:r w:rsidRPr="00527134">
              <w:t>Наименование</w:t>
            </w:r>
            <w:r w:rsidRPr="00527134">
              <w:br/>
              <w:t>данных</w:t>
            </w:r>
          </w:p>
        </w:tc>
        <w:tc>
          <w:tcPr>
            <w:tcW w:w="2546" w:type="dxa"/>
          </w:tcPr>
          <w:p w14:paraId="648A0EA7" w14:textId="77777777" w:rsidR="00163463" w:rsidRPr="00527134" w:rsidRDefault="00163463" w:rsidP="00CC1670">
            <w:pPr>
              <w:pStyle w:val="af4"/>
              <w:cnfStyle w:val="000000000000" w:firstRow="0" w:lastRow="0" w:firstColumn="0" w:lastColumn="0" w:oddVBand="0" w:evenVBand="0" w:oddHBand="0" w:evenHBand="0" w:firstRowFirstColumn="0" w:firstRowLastColumn="0" w:lastRowFirstColumn="0" w:lastRowLastColumn="0"/>
            </w:pPr>
            <w:r w:rsidRPr="00527134">
              <w:t>Структура данных</w:t>
            </w:r>
          </w:p>
        </w:tc>
        <w:tc>
          <w:tcPr>
            <w:tcW w:w="1845" w:type="dxa"/>
          </w:tcPr>
          <w:p w14:paraId="1F610618" w14:textId="77777777" w:rsidR="00163463" w:rsidRPr="00527134" w:rsidRDefault="00163463" w:rsidP="00CC1670">
            <w:pPr>
              <w:pStyle w:val="af4"/>
              <w:cnfStyle w:val="000000000000" w:firstRow="0" w:lastRow="0" w:firstColumn="0" w:lastColumn="0" w:oddVBand="0" w:evenVBand="0" w:oddHBand="0" w:evenHBand="0" w:firstRowFirstColumn="0" w:firstRowLastColumn="0" w:lastRowFirstColumn="0" w:lastRowLastColumn="0"/>
            </w:pPr>
            <w:r w:rsidRPr="00527134">
              <w:t>Способ вывода данных</w:t>
            </w:r>
          </w:p>
        </w:tc>
        <w:tc>
          <w:tcPr>
            <w:tcW w:w="2104" w:type="dxa"/>
          </w:tcPr>
          <w:p w14:paraId="68338FFF" w14:textId="77777777" w:rsidR="00163463" w:rsidRPr="00527134" w:rsidRDefault="00163463" w:rsidP="00CC1670">
            <w:pPr>
              <w:pStyle w:val="af4"/>
              <w:cnfStyle w:val="000000000000" w:firstRow="0" w:lastRow="0" w:firstColumn="0" w:lastColumn="0" w:oddVBand="0" w:evenVBand="0" w:oddHBand="0" w:evenHBand="0" w:firstRowFirstColumn="0" w:firstRowLastColumn="0" w:lastRowFirstColumn="0" w:lastRowLastColumn="0"/>
            </w:pPr>
            <w:r w:rsidRPr="00527134">
              <w:t>Ограничения</w:t>
            </w:r>
          </w:p>
        </w:tc>
      </w:tr>
      <w:tr w:rsidR="00163463" w14:paraId="68B30413" w14:textId="77777777" w:rsidTr="00CC1670">
        <w:trPr>
          <w:trHeight w:val="578"/>
          <w:jc w:val="center"/>
        </w:trPr>
        <w:tc>
          <w:tcPr>
            <w:cnfStyle w:val="001000000000" w:firstRow="0" w:lastRow="0" w:firstColumn="1" w:lastColumn="0" w:oddVBand="0" w:evenVBand="0" w:oddHBand="0" w:evenHBand="0" w:firstRowFirstColumn="0" w:firstRowLastColumn="0" w:lastRowFirstColumn="0" w:lastRowLastColumn="0"/>
            <w:tcW w:w="2521" w:type="dxa"/>
          </w:tcPr>
          <w:p w14:paraId="26CEC651" w14:textId="617A24FD" w:rsidR="00163463" w:rsidRPr="005868C3" w:rsidRDefault="005868C3" w:rsidP="00CC1670">
            <w:pPr>
              <w:pStyle w:val="af4"/>
            </w:pPr>
            <w:r>
              <w:t xml:space="preserve">Набор </w:t>
            </w:r>
            <w:r w:rsidR="00CC1670">
              <w:t>синтетических</w:t>
            </w:r>
            <w:r>
              <w:t xml:space="preserve"> примеров</w:t>
            </w:r>
          </w:p>
        </w:tc>
        <w:tc>
          <w:tcPr>
            <w:tcW w:w="2546" w:type="dxa"/>
          </w:tcPr>
          <w:p w14:paraId="659AD994" w14:textId="77777777" w:rsidR="00163463" w:rsidRPr="00527134" w:rsidRDefault="00163463" w:rsidP="00CC1670">
            <w:pPr>
              <w:pStyle w:val="af4"/>
              <w:cnfStyle w:val="000000000000" w:firstRow="0" w:lastRow="0" w:firstColumn="0" w:lastColumn="0" w:oddVBand="0" w:evenVBand="0" w:oddHBand="0" w:evenHBand="0" w:firstRowFirstColumn="0" w:firstRowLastColumn="0" w:lastRowFirstColumn="0" w:lastRowLastColumn="0"/>
            </w:pPr>
            <w:r w:rsidRPr="00527134">
              <w:t>Словарь</w:t>
            </w:r>
          </w:p>
        </w:tc>
        <w:tc>
          <w:tcPr>
            <w:tcW w:w="1845" w:type="dxa"/>
          </w:tcPr>
          <w:p w14:paraId="0099FFE6" w14:textId="57914220" w:rsidR="00163463" w:rsidRPr="00527134" w:rsidRDefault="005868C3" w:rsidP="00CC1670">
            <w:pPr>
              <w:spacing w:line="360" w:lineRule="auto"/>
              <w:cnfStyle w:val="000000000000" w:firstRow="0" w:lastRow="0" w:firstColumn="0" w:lastColumn="0" w:oddVBand="0" w:evenVBand="0" w:oddHBand="0" w:evenHBand="0" w:firstRowFirstColumn="0" w:firstRowLastColumn="0" w:lastRowFirstColumn="0" w:lastRowLastColumn="0"/>
              <w:rPr>
                <w:rStyle w:val="normaltextrun"/>
                <w:color w:val="000000" w:themeColor="text1"/>
              </w:rPr>
            </w:pPr>
            <w:r>
              <w:rPr>
                <w:rStyle w:val="normaltextrun"/>
                <w:color w:val="000000" w:themeColor="text1"/>
              </w:rPr>
              <w:t xml:space="preserve">Запись в переменную / запись в </w:t>
            </w:r>
            <w:r>
              <w:rPr>
                <w:rStyle w:val="normaltextrun"/>
                <w:color w:val="000000" w:themeColor="text1"/>
                <w:lang w:val="en-US"/>
              </w:rPr>
              <w:t>json</w:t>
            </w:r>
            <w:r w:rsidRPr="005868C3">
              <w:rPr>
                <w:rStyle w:val="normaltextrun"/>
                <w:color w:val="000000" w:themeColor="text1"/>
              </w:rPr>
              <w:t xml:space="preserve"> </w:t>
            </w:r>
            <w:r>
              <w:rPr>
                <w:rStyle w:val="normaltextrun"/>
                <w:color w:val="000000" w:themeColor="text1"/>
              </w:rPr>
              <w:t xml:space="preserve">файл </w:t>
            </w:r>
          </w:p>
        </w:tc>
        <w:tc>
          <w:tcPr>
            <w:tcW w:w="2104" w:type="dxa"/>
          </w:tcPr>
          <w:p w14:paraId="2EFADB12" w14:textId="77777777" w:rsidR="00163463" w:rsidRDefault="00163463" w:rsidP="00CC1670">
            <w:pPr>
              <w:pStyle w:val="af4"/>
              <w:cnfStyle w:val="000000000000" w:firstRow="0" w:lastRow="0" w:firstColumn="0" w:lastColumn="0" w:oddVBand="0" w:evenVBand="0" w:oddHBand="0" w:evenHBand="0" w:firstRowFirstColumn="0" w:firstRowLastColumn="0" w:lastRowFirstColumn="0" w:lastRowLastColumn="0"/>
            </w:pPr>
            <w:r w:rsidRPr="00527134">
              <w:rPr>
                <w:rStyle w:val="normaltextrun"/>
                <w:color w:val="000000" w:themeColor="text1"/>
              </w:rPr>
              <w:t>-</w:t>
            </w:r>
          </w:p>
        </w:tc>
      </w:tr>
    </w:tbl>
    <w:p w14:paraId="3023968C" w14:textId="77777777" w:rsidR="00163463" w:rsidRPr="00163463" w:rsidRDefault="00163463" w:rsidP="00163463">
      <w:pPr>
        <w:pStyle w:val="a3"/>
        <w:ind w:firstLine="0"/>
        <w:rPr>
          <w:lang w:val="en-US"/>
        </w:rPr>
      </w:pPr>
    </w:p>
    <w:p w14:paraId="37AFFD7C" w14:textId="6123B76D" w:rsidR="00A74B27" w:rsidRDefault="262D1172" w:rsidP="00B93F17">
      <w:pPr>
        <w:pStyle w:val="Heading2"/>
        <w:rPr>
          <w:b w:val="0"/>
          <w:bCs w:val="0"/>
        </w:rPr>
      </w:pPr>
      <w:bookmarkStart w:id="109" w:name="_Toc185703878"/>
      <w:r w:rsidRPr="00996EC0">
        <w:rPr>
          <w:b w:val="0"/>
          <w:bCs w:val="0"/>
        </w:rPr>
        <w:t>Интерпретация выходных данных</w:t>
      </w:r>
      <w:bookmarkEnd w:id="109"/>
    </w:p>
    <w:p w14:paraId="1714F99B" w14:textId="4C463367" w:rsidR="00610BB1" w:rsidRPr="00EB4C78" w:rsidRDefault="00610BB1" w:rsidP="00610BB1">
      <w:pPr>
        <w:pStyle w:val="Heading3"/>
        <w:ind w:left="0" w:firstLine="142"/>
      </w:pPr>
      <w:bookmarkStart w:id="110" w:name="_Toc185703879"/>
      <w:commentRangeStart w:id="111"/>
      <w:commentRangeStart w:id="112"/>
      <w:r>
        <w:rPr>
          <w:bCs/>
        </w:rPr>
        <w:t>Интерпретация</w:t>
      </w:r>
      <w:r w:rsidRPr="0012601B">
        <w:rPr>
          <w:bCs/>
        </w:rPr>
        <w:t xml:space="preserve"> выходных данных</w:t>
      </w:r>
      <w:r w:rsidRPr="00EB4C78">
        <w:t xml:space="preserve">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commentRangeEnd w:id="111"/>
      <w:r w:rsidR="000D269A">
        <w:rPr>
          <w:rStyle w:val="CommentReference"/>
          <w:rFonts w:ascii="Calibri" w:eastAsia="Calibri" w:hAnsi="Calibri"/>
          <w:b w:val="0"/>
          <w:i w:val="0"/>
        </w:rPr>
        <w:commentReference w:id="111"/>
      </w:r>
      <w:commentRangeEnd w:id="112"/>
      <w:r w:rsidR="00662C23">
        <w:rPr>
          <w:rStyle w:val="CommentReference"/>
          <w:b w:val="0"/>
          <w:i w:val="0"/>
        </w:rPr>
        <w:commentReference w:id="112"/>
      </w:r>
      <w:bookmarkEnd w:id="110"/>
    </w:p>
    <w:p w14:paraId="1AB87D3D" w14:textId="383B3E28" w:rsidR="00610BB1" w:rsidRPr="00EB4C78" w:rsidRDefault="00E41B87" w:rsidP="003E2691">
      <w:pPr>
        <w:pStyle w:val="a3"/>
      </w:pPr>
      <w:r>
        <w:t xml:space="preserve">Структура выходного словаря </w:t>
      </w:r>
      <w:r w:rsidR="00F71688">
        <w:t>представлена в листинге</w:t>
      </w:r>
      <w:r w:rsidR="00F71688" w:rsidRPr="00F71688">
        <w:t xml:space="preserve"> 7.2.1.</w:t>
      </w:r>
      <w:r w:rsidR="00B74236">
        <w:t xml:space="preserve"> Финальный ответ и промежуточные шаги представляют собой ответ на естественном языке</w:t>
      </w:r>
      <w:r w:rsidR="00B74236" w:rsidRPr="00B74236">
        <w:t>.</w:t>
      </w:r>
    </w:p>
    <w:p w14:paraId="13D1681A" w14:textId="159C9E0D" w:rsidR="00F67749" w:rsidRPr="00F67749" w:rsidRDefault="00F67749" w:rsidP="00F67749">
      <w:pPr>
        <w:pStyle w:val="af2"/>
      </w:pPr>
      <w:r w:rsidRPr="00F67749">
        <w:t xml:space="preserve">Листинг </w:t>
      </w:r>
      <w:r w:rsidR="00047B80">
        <w:t>7.2.1</w:t>
      </w:r>
      <w:r w:rsidRPr="00F67749">
        <w:t xml:space="preserve"> – Использование модуля сбора данных результатов эксперимента</w:t>
      </w:r>
    </w:p>
    <w:tbl>
      <w:tblPr>
        <w:tblStyle w:val="TableGrid"/>
        <w:tblW w:w="0" w:type="auto"/>
        <w:shd w:val="clear" w:color="auto" w:fill="E7E6E6" w:themeFill="background2"/>
        <w:tblLook w:val="04A0" w:firstRow="1" w:lastRow="0" w:firstColumn="1" w:lastColumn="0" w:noHBand="0" w:noVBand="1"/>
      </w:tblPr>
      <w:tblGrid>
        <w:gridCol w:w="9016"/>
      </w:tblGrid>
      <w:tr w:rsidR="00F67749" w:rsidRPr="008C1AFC" w14:paraId="3103D9FA" w14:textId="77777777" w:rsidTr="007E6B24">
        <w:tc>
          <w:tcPr>
            <w:cnfStyle w:val="001000000000" w:firstRow="0" w:lastRow="0" w:firstColumn="1" w:lastColumn="0" w:oddVBand="0" w:evenVBand="0" w:oddHBand="0" w:evenHBand="0" w:firstRowFirstColumn="0" w:firstRowLastColumn="0" w:lastRowFirstColumn="0" w:lastRowLastColumn="0"/>
            <w:tcW w:w="9016" w:type="dxa"/>
            <w:shd w:val="clear" w:color="auto" w:fill="E7E6E6" w:themeFill="background2"/>
          </w:tcPr>
          <w:p w14:paraId="568D5E0B" w14:textId="77777777" w:rsidR="00D31F87" w:rsidRPr="00D31F87" w:rsidRDefault="00D31F87" w:rsidP="00D31F87">
            <w:pPr>
              <w:spacing w:line="360" w:lineRule="auto"/>
              <w:rPr>
                <w:rFonts w:ascii="Courier New" w:eastAsia="Times New Roman" w:hAnsi="Courier New" w:cs="Courier New"/>
                <w:sz w:val="18"/>
                <w:szCs w:val="18"/>
                <w:lang w:val="en-US"/>
              </w:rPr>
            </w:pPr>
            <w:r w:rsidRPr="00D31F87">
              <w:rPr>
                <w:rFonts w:ascii="Courier New" w:eastAsia="Times New Roman" w:hAnsi="Courier New" w:cs="Courier New"/>
                <w:sz w:val="18"/>
                <w:szCs w:val="18"/>
                <w:lang w:val="en-US"/>
              </w:rPr>
              <w:t>{</w:t>
            </w:r>
          </w:p>
          <w:p w14:paraId="085DB99F" w14:textId="77777777" w:rsidR="00D31F87" w:rsidRPr="00D31F87" w:rsidRDefault="00D31F87" w:rsidP="00D31F87">
            <w:pPr>
              <w:spacing w:line="360" w:lineRule="auto"/>
              <w:rPr>
                <w:rFonts w:ascii="Courier New" w:eastAsia="Times New Roman" w:hAnsi="Courier New" w:cs="Courier New"/>
                <w:sz w:val="18"/>
                <w:szCs w:val="18"/>
                <w:lang w:val="en-US"/>
              </w:rPr>
            </w:pPr>
            <w:r w:rsidRPr="00D31F87">
              <w:rPr>
                <w:rFonts w:ascii="Courier New" w:eastAsia="Times New Roman" w:hAnsi="Courier New" w:cs="Courier New"/>
                <w:sz w:val="18"/>
                <w:szCs w:val="18"/>
                <w:lang w:val="en-US"/>
              </w:rPr>
              <w:t xml:space="preserve">    'input': &lt;user_query_string&gt;,</w:t>
            </w:r>
          </w:p>
          <w:p w14:paraId="0EA6B246" w14:textId="77777777" w:rsidR="00D31F87" w:rsidRPr="00D31F87" w:rsidRDefault="00D31F87" w:rsidP="00D31F87">
            <w:pPr>
              <w:spacing w:line="360" w:lineRule="auto"/>
              <w:rPr>
                <w:rFonts w:ascii="Courier New" w:eastAsia="Times New Roman" w:hAnsi="Courier New" w:cs="Courier New"/>
                <w:sz w:val="18"/>
                <w:szCs w:val="18"/>
                <w:lang w:val="en-US"/>
              </w:rPr>
            </w:pPr>
            <w:r w:rsidRPr="00D31F87">
              <w:rPr>
                <w:rFonts w:ascii="Courier New" w:eastAsia="Times New Roman" w:hAnsi="Courier New" w:cs="Courier New"/>
                <w:sz w:val="18"/>
                <w:szCs w:val="18"/>
                <w:lang w:val="en-US"/>
              </w:rPr>
              <w:t xml:space="preserve">    'output': &lt;final_response_string&gt;,</w:t>
            </w:r>
          </w:p>
          <w:p w14:paraId="2C11F309" w14:textId="77777777" w:rsidR="00D31F87" w:rsidRPr="00D31F87" w:rsidRDefault="00D31F87" w:rsidP="00D31F87">
            <w:pPr>
              <w:spacing w:line="360" w:lineRule="auto"/>
              <w:rPr>
                <w:rFonts w:ascii="Courier New" w:eastAsia="Times New Roman" w:hAnsi="Courier New" w:cs="Courier New"/>
                <w:sz w:val="18"/>
                <w:szCs w:val="18"/>
                <w:lang w:val="en-US"/>
              </w:rPr>
            </w:pPr>
            <w:r w:rsidRPr="00D31F87">
              <w:rPr>
                <w:rFonts w:ascii="Courier New" w:eastAsia="Times New Roman" w:hAnsi="Courier New" w:cs="Courier New"/>
                <w:sz w:val="18"/>
                <w:szCs w:val="18"/>
                <w:lang w:val="en-US"/>
              </w:rPr>
              <w:t xml:space="preserve">    'intermediate_steps': [</w:t>
            </w:r>
          </w:p>
          <w:p w14:paraId="47A55E4F" w14:textId="77777777" w:rsidR="00D31F87" w:rsidRPr="00D31F87" w:rsidRDefault="00D31F87" w:rsidP="00D31F87">
            <w:pPr>
              <w:spacing w:line="360" w:lineRule="auto"/>
              <w:rPr>
                <w:rFonts w:ascii="Courier New" w:eastAsia="Times New Roman" w:hAnsi="Courier New" w:cs="Courier New"/>
                <w:sz w:val="18"/>
                <w:szCs w:val="18"/>
                <w:lang w:val="en-US"/>
              </w:rPr>
            </w:pPr>
            <w:r w:rsidRPr="00D31F87">
              <w:rPr>
                <w:rFonts w:ascii="Courier New" w:eastAsia="Times New Roman" w:hAnsi="Courier New" w:cs="Courier New"/>
                <w:sz w:val="18"/>
                <w:szCs w:val="18"/>
                <w:lang w:val="en-US"/>
              </w:rPr>
              <w:t xml:space="preserve">        (&lt;AgentAction object&gt;, &lt;optional result or observation&gt;, &lt;step_number&gt;)</w:t>
            </w:r>
          </w:p>
          <w:p w14:paraId="2E1FE5D3" w14:textId="77777777" w:rsidR="00D31F87" w:rsidRPr="00D31F87" w:rsidRDefault="00D31F87" w:rsidP="00D31F87">
            <w:pPr>
              <w:spacing w:line="360" w:lineRule="auto"/>
              <w:rPr>
                <w:rFonts w:ascii="Courier New" w:eastAsia="Times New Roman" w:hAnsi="Courier New" w:cs="Courier New"/>
                <w:sz w:val="18"/>
                <w:szCs w:val="18"/>
                <w:lang w:val="en-US"/>
              </w:rPr>
            </w:pPr>
            <w:r w:rsidRPr="00D31F87">
              <w:rPr>
                <w:rFonts w:ascii="Courier New" w:eastAsia="Times New Roman" w:hAnsi="Courier New" w:cs="Courier New"/>
                <w:sz w:val="18"/>
                <w:szCs w:val="18"/>
                <w:lang w:val="en-US"/>
              </w:rPr>
              <w:t xml:space="preserve">    ]</w:t>
            </w:r>
          </w:p>
          <w:p w14:paraId="2A419528" w14:textId="18C0A36D" w:rsidR="00F67749" w:rsidRPr="00F67749" w:rsidRDefault="00D31F87" w:rsidP="00D31F87">
            <w:pPr>
              <w:spacing w:line="360" w:lineRule="auto"/>
              <w:rPr>
                <w:rFonts w:eastAsia="Times New Roman"/>
                <w:lang w:val="en-US"/>
              </w:rPr>
            </w:pPr>
            <w:r w:rsidRPr="00D31F87">
              <w:rPr>
                <w:rFonts w:ascii="Courier New" w:eastAsia="Times New Roman" w:hAnsi="Courier New" w:cs="Courier New"/>
                <w:sz w:val="18"/>
                <w:szCs w:val="18"/>
                <w:lang w:val="en-US"/>
              </w:rPr>
              <w:t>}</w:t>
            </w:r>
          </w:p>
        </w:tc>
      </w:tr>
    </w:tbl>
    <w:p w14:paraId="3CFF3F47" w14:textId="77777777" w:rsidR="00F71688" w:rsidRPr="00F67749" w:rsidRDefault="00F71688" w:rsidP="003E2691">
      <w:pPr>
        <w:pStyle w:val="a3"/>
        <w:rPr>
          <w:lang w:val="en-US"/>
        </w:rPr>
      </w:pPr>
    </w:p>
    <w:p w14:paraId="32A93D0A" w14:textId="4776C4D7" w:rsidR="00610BB1" w:rsidRPr="00EB4C78" w:rsidRDefault="00610BB1" w:rsidP="00610BB1">
      <w:pPr>
        <w:pStyle w:val="Heading3"/>
        <w:ind w:left="0" w:firstLine="0"/>
      </w:pPr>
      <w:r w:rsidRPr="00EB4C78">
        <w:t xml:space="preserve"> </w:t>
      </w:r>
      <w:bookmarkStart w:id="113" w:name="_Toc185703880"/>
      <w:commentRangeStart w:id="114"/>
      <w:commentRangeStart w:id="115"/>
      <w:r>
        <w:rPr>
          <w:bCs/>
        </w:rPr>
        <w:t>Интерпретация</w:t>
      </w:r>
      <w:r w:rsidRPr="0012601B">
        <w:rPr>
          <w:bCs/>
        </w:rPr>
        <w:t xml:space="preserve"> выходных данных</w:t>
      </w:r>
      <w:r>
        <w:t xml:space="preserve"> </w:t>
      </w:r>
      <w:r w:rsidRPr="00EB4C78">
        <w:t>модуля на основе алгоритма упрощения и ускорения прототипирования систем с БЯМ на основе RAG</w:t>
      </w:r>
      <w:commentRangeEnd w:id="114"/>
      <w:r w:rsidR="000D269A">
        <w:rPr>
          <w:rStyle w:val="CommentReference"/>
          <w:rFonts w:ascii="Calibri" w:eastAsia="Calibri" w:hAnsi="Calibri"/>
          <w:b w:val="0"/>
          <w:i w:val="0"/>
        </w:rPr>
        <w:commentReference w:id="114"/>
      </w:r>
      <w:commentRangeEnd w:id="115"/>
      <w:r w:rsidR="007F0CB8">
        <w:rPr>
          <w:rStyle w:val="CommentReference"/>
          <w:b w:val="0"/>
          <w:i w:val="0"/>
        </w:rPr>
        <w:commentReference w:id="115"/>
      </w:r>
      <w:bookmarkEnd w:id="113"/>
    </w:p>
    <w:p w14:paraId="21978519" w14:textId="7F3B8AF1" w:rsidR="00610BB1" w:rsidRPr="00EB4C78" w:rsidRDefault="003A647F" w:rsidP="00610BB1">
      <w:pPr>
        <w:pStyle w:val="a3"/>
      </w:pPr>
      <w:r>
        <w:t xml:space="preserve">Результат работы </w:t>
      </w:r>
      <w:r w:rsidR="001A66B9">
        <w:t>модуля</w:t>
      </w:r>
      <w:r>
        <w:t xml:space="preserve"> записывается в базу данных. </w:t>
      </w:r>
      <w:r w:rsidR="00203E64">
        <w:t xml:space="preserve">Этот результат может быть выгружен из базы данных с помощью скрипта из листинга </w:t>
      </w:r>
      <w:r w:rsidR="00C06F94" w:rsidRPr="00C06F94">
        <w:t>7.2.2.</w:t>
      </w:r>
      <w:r w:rsidR="005225D5" w:rsidRPr="005225D5">
        <w:t xml:space="preserve"> </w:t>
      </w:r>
      <w:r w:rsidR="005225D5">
        <w:t>Для этой операции требуется знать номер идентификации запроса</w:t>
      </w:r>
      <w:r w:rsidR="00F94B44">
        <w:t xml:space="preserve">, а также </w:t>
      </w:r>
      <w:r w:rsidR="002151E0">
        <w:t>название запроса.</w:t>
      </w:r>
      <w:r w:rsidR="007F0CB8">
        <w:t xml:space="preserve"> После выгрузки выходные данные представляют собой ответ на пользовательский запрос на естественном языке.</w:t>
      </w:r>
    </w:p>
    <w:p w14:paraId="64A55A91" w14:textId="69615E35" w:rsidR="00C06F94" w:rsidRDefault="00C06F94" w:rsidP="00C06F94">
      <w:pPr>
        <w:pStyle w:val="Caption"/>
        <w:keepNext/>
        <w:jc w:val="left"/>
      </w:pPr>
      <w:r>
        <w:t xml:space="preserve">Листинг </w:t>
      </w:r>
      <w:r w:rsidRPr="00C06F94">
        <w:t>7.2.2</w:t>
      </w:r>
      <w:r>
        <w:t xml:space="preserve"> </w:t>
      </w:r>
      <w:r w:rsidR="0099745A">
        <w:t>–</w:t>
      </w:r>
      <w:r>
        <w:t xml:space="preserve"> Получение результата работы алгоритма </w:t>
      </w:r>
      <w:r>
        <w:rPr>
          <w:lang w:val="en-US"/>
        </w:rPr>
        <w:t>RAG</w:t>
      </w:r>
    </w:p>
    <w:tbl>
      <w:tblPr>
        <w:tblStyle w:val="TableGrid"/>
        <w:tblW w:w="0" w:type="auto"/>
        <w:tblLook w:val="04A0" w:firstRow="1" w:lastRow="0" w:firstColumn="1" w:lastColumn="0" w:noHBand="0" w:noVBand="1"/>
      </w:tblPr>
      <w:tblGrid>
        <w:gridCol w:w="9016"/>
      </w:tblGrid>
      <w:tr w:rsidR="00203E64" w:rsidRPr="00163463" w14:paraId="7F36F1C6" w14:textId="77777777" w:rsidTr="00047B80">
        <w:tc>
          <w:tcPr>
            <w:cnfStyle w:val="001000000000" w:firstRow="0" w:lastRow="0" w:firstColumn="1" w:lastColumn="0" w:oddVBand="0" w:evenVBand="0" w:oddHBand="0" w:evenHBand="0" w:firstRowFirstColumn="0" w:firstRowLastColumn="0" w:lastRowFirstColumn="0" w:lastRowLastColumn="0"/>
            <w:tcW w:w="9016" w:type="dxa"/>
            <w:shd w:val="clear" w:color="auto" w:fill="E7E6E6" w:themeFill="background2"/>
          </w:tcPr>
          <w:p w14:paraId="3D8CA4B5" w14:textId="77777777" w:rsidR="00203E64" w:rsidRPr="00047B80" w:rsidRDefault="00203E64" w:rsidP="00047B80">
            <w:pPr>
              <w:spacing w:line="360" w:lineRule="auto"/>
              <w:rPr>
                <w:rFonts w:ascii="Courier New" w:eastAsia="Times New Roman" w:hAnsi="Courier New" w:cs="Courier New"/>
                <w:sz w:val="18"/>
                <w:szCs w:val="18"/>
                <w:lang w:val="en-US"/>
              </w:rPr>
            </w:pPr>
            <w:r w:rsidRPr="00047B80">
              <w:rPr>
                <w:rFonts w:ascii="Courier New" w:eastAsia="Times New Roman" w:hAnsi="Courier New" w:cs="Courier New"/>
                <w:sz w:val="18"/>
                <w:szCs w:val="18"/>
                <w:lang w:val="en-US"/>
              </w:rPr>
              <w:t xml:space="preserve">from protollm_sdk.utils.reddis import get_reddis_wrapper, load_result </w:t>
            </w:r>
          </w:p>
          <w:p w14:paraId="6D7E821C" w14:textId="77777777" w:rsidR="00203E64" w:rsidRPr="00047B80" w:rsidRDefault="00203E64" w:rsidP="00047B80">
            <w:pPr>
              <w:spacing w:line="360" w:lineRule="auto"/>
              <w:rPr>
                <w:rFonts w:ascii="Courier New" w:eastAsia="Times New Roman" w:hAnsi="Courier New" w:cs="Courier New"/>
                <w:sz w:val="18"/>
                <w:szCs w:val="18"/>
                <w:lang w:val="en-US"/>
              </w:rPr>
            </w:pPr>
          </w:p>
          <w:p w14:paraId="275C7737" w14:textId="77777777" w:rsidR="00C06F94" w:rsidRPr="00047B80" w:rsidRDefault="00203E64" w:rsidP="00047B80">
            <w:pPr>
              <w:spacing w:line="360" w:lineRule="auto"/>
              <w:rPr>
                <w:rFonts w:ascii="Courier New" w:eastAsia="Times New Roman" w:hAnsi="Courier New" w:cs="Courier New"/>
                <w:sz w:val="18"/>
                <w:szCs w:val="18"/>
                <w:lang w:val="en-US"/>
              </w:rPr>
            </w:pPr>
            <w:r w:rsidRPr="00047B80">
              <w:rPr>
                <w:rFonts w:ascii="Courier New" w:eastAsia="Times New Roman" w:hAnsi="Courier New" w:cs="Courier New"/>
                <w:sz w:val="18"/>
                <w:szCs w:val="18"/>
                <w:lang w:val="en-US"/>
              </w:rPr>
              <w:t xml:space="preserve">rd = get_reddis_wrapper() </w:t>
            </w:r>
          </w:p>
          <w:p w14:paraId="24EEFB99" w14:textId="10A1B9AA" w:rsidR="00203E64" w:rsidRPr="00203E64" w:rsidRDefault="00203E64" w:rsidP="00047B80">
            <w:pPr>
              <w:spacing w:line="360" w:lineRule="auto"/>
              <w:rPr>
                <w:lang w:val="en-US"/>
              </w:rPr>
            </w:pPr>
            <w:r w:rsidRPr="00047B80">
              <w:rPr>
                <w:rFonts w:ascii="Courier New" w:eastAsia="Times New Roman" w:hAnsi="Courier New" w:cs="Courier New"/>
                <w:sz w:val="18"/>
                <w:szCs w:val="18"/>
                <w:lang w:val="en-US"/>
              </w:rPr>
              <w:t>result = load_result(rd, job_id, job_name)</w:t>
            </w:r>
          </w:p>
        </w:tc>
      </w:tr>
    </w:tbl>
    <w:p w14:paraId="356E2F95" w14:textId="77777777" w:rsidR="00203E64" w:rsidRPr="00203E64" w:rsidRDefault="00203E64" w:rsidP="00610BB1">
      <w:pPr>
        <w:pStyle w:val="a3"/>
        <w:rPr>
          <w:lang w:val="en-US"/>
        </w:rPr>
      </w:pPr>
    </w:p>
    <w:p w14:paraId="4CD9C91A" w14:textId="32B69ED4" w:rsidR="00610BB1" w:rsidRPr="00EB4C78" w:rsidRDefault="00610BB1" w:rsidP="00610BB1">
      <w:pPr>
        <w:pStyle w:val="Heading3"/>
        <w:ind w:left="0" w:firstLine="0"/>
      </w:pPr>
      <w:r w:rsidRPr="00203E64">
        <w:rPr>
          <w:lang w:val="en-US"/>
        </w:rPr>
        <w:t xml:space="preserve"> </w:t>
      </w:r>
      <w:bookmarkStart w:id="116" w:name="_Toc185703881"/>
      <w:commentRangeStart w:id="117"/>
      <w:r>
        <w:rPr>
          <w:bCs/>
        </w:rPr>
        <w:t>Интерпретация</w:t>
      </w:r>
      <w:r w:rsidRPr="0012601B">
        <w:rPr>
          <w:bCs/>
        </w:rPr>
        <w:t xml:space="preserve"> выходных данных</w:t>
      </w:r>
      <w:r>
        <w:t xml:space="preserve"> </w:t>
      </w:r>
      <w:r w:rsidRPr="00EB4C78">
        <w:t>модуля на основе алгоритма повышения эффективности БЯМ за счет использования ансамблей моделей и мультиагентных технологий</w:t>
      </w:r>
      <w:commentRangeEnd w:id="117"/>
      <w:r w:rsidR="000D269A">
        <w:rPr>
          <w:rStyle w:val="CommentReference"/>
        </w:rPr>
        <w:commentReference w:id="117"/>
      </w:r>
      <w:bookmarkEnd w:id="116"/>
    </w:p>
    <w:p w14:paraId="7DE8050E" w14:textId="3EBA09C5" w:rsidR="00610BB1" w:rsidRPr="006F3D01" w:rsidRDefault="7810E7A5" w:rsidP="00610BB1">
      <w:pPr>
        <w:pStyle w:val="a3"/>
      </w:pPr>
      <w:r w:rsidRPr="006F3D01">
        <w:t>Структура выходного словаря представлена в листинг</w:t>
      </w:r>
      <w:r w:rsidR="00094FAB">
        <w:t>ах</w:t>
      </w:r>
      <w:r w:rsidRPr="006F3D01">
        <w:t xml:space="preserve"> 7.2.</w:t>
      </w:r>
      <w:r w:rsidR="120E080A" w:rsidRPr="006F3D01">
        <w:t>3</w:t>
      </w:r>
      <w:r w:rsidR="00094FAB">
        <w:t xml:space="preserve"> – 7.2.4</w:t>
      </w:r>
      <w:r w:rsidR="005318E8">
        <w:t>.</w:t>
      </w:r>
      <w:r w:rsidRPr="006F3D01">
        <w:t xml:space="preserve"> Финальный ответ и промежуточные шаги представляют собой ответ на естественном языке</w:t>
      </w:r>
      <w:r w:rsidR="286ADEEF" w:rsidRPr="006F3D01">
        <w:t xml:space="preserve"> </w:t>
      </w:r>
      <w:r w:rsidR="53813EC6" w:rsidRPr="006F3D01">
        <w:t xml:space="preserve">или </w:t>
      </w:r>
      <w:r w:rsidR="755BE675" w:rsidRPr="006F3D01">
        <w:t>описание промежуточных результатов</w:t>
      </w:r>
      <w:r w:rsidR="3C18F18D" w:rsidRPr="006F3D01">
        <w:t>, например,</w:t>
      </w:r>
      <w:r w:rsidR="53813EC6" w:rsidRPr="006F3D01">
        <w:t xml:space="preserve"> </w:t>
      </w:r>
      <w:r w:rsidR="1FFBF94B" w:rsidRPr="006F3D01">
        <w:t xml:space="preserve">словари </w:t>
      </w:r>
      <w:r w:rsidR="53813EC6" w:rsidRPr="006F3D01">
        <w:t>документов с метаданными и содержанием, которые используются в качестве источников для извлечения ответов</w:t>
      </w:r>
      <w:r w:rsidR="1670C2B9" w:rsidRPr="006F3D01">
        <w:t xml:space="preserve"> агента RAG</w:t>
      </w:r>
      <w:r w:rsidR="53813EC6" w:rsidRPr="006F3D01">
        <w:t>.</w:t>
      </w:r>
    </w:p>
    <w:p w14:paraId="4614CB1E" w14:textId="4D5F5F8D" w:rsidR="1F904E8C" w:rsidRPr="006F3D01" w:rsidRDefault="1F904E8C" w:rsidP="1F904E8C">
      <w:pPr>
        <w:pStyle w:val="a3"/>
      </w:pPr>
    </w:p>
    <w:p w14:paraId="36988F5D" w14:textId="13BC6D95" w:rsidR="00610BB1" w:rsidRPr="00163463" w:rsidRDefault="7810E7A5" w:rsidP="71C468B2">
      <w:pPr>
        <w:pStyle w:val="af2"/>
      </w:pPr>
      <w:r w:rsidRPr="00163463">
        <w:t xml:space="preserve">Листинг </w:t>
      </w:r>
      <w:r w:rsidR="23953FE7" w:rsidRPr="00163463">
        <w:t>7.</w:t>
      </w:r>
      <w:r w:rsidR="0020231C">
        <w:t>2.3</w:t>
      </w:r>
      <w:r w:rsidRPr="00163463">
        <w:t xml:space="preserve"> – </w:t>
      </w:r>
      <w:r w:rsidR="7E61C590" w:rsidRPr="00163463">
        <w:t>Промежуточный результат (</w:t>
      </w:r>
      <w:r w:rsidR="7E61C590" w:rsidRPr="006F3D01">
        <w:rPr>
          <w:lang w:val="en-US"/>
        </w:rPr>
        <w:t>is</w:t>
      </w:r>
      <w:r w:rsidR="7E61C590" w:rsidRPr="00163463">
        <w:t>_</w:t>
      </w:r>
      <w:r w:rsidR="7E61C590" w:rsidRPr="006F3D01">
        <w:rPr>
          <w:lang w:val="en-US"/>
        </w:rPr>
        <w:t>eos</w:t>
      </w:r>
      <w:r w:rsidR="7E61C590" w:rsidRPr="00163463">
        <w:t>=</w:t>
      </w:r>
      <w:r w:rsidR="7E61C590" w:rsidRPr="006F3D01">
        <w:rPr>
          <w:lang w:val="en-US"/>
        </w:rPr>
        <w:t>False</w:t>
      </w:r>
      <w:r w:rsidR="7E61C590" w:rsidRPr="00163463">
        <w:t>) модуля на основе алгоритма повышения эффективности БЯМ за счет использования ансамблей моделей и мультиагентных технологий</w:t>
      </w:r>
    </w:p>
    <w:tbl>
      <w:tblPr>
        <w:tblStyle w:val="TableGrid"/>
        <w:tblW w:w="0" w:type="auto"/>
        <w:tblLayout w:type="fixed"/>
        <w:tblLook w:val="06A0" w:firstRow="1" w:lastRow="0" w:firstColumn="1" w:lastColumn="0" w:noHBand="1" w:noVBand="1"/>
      </w:tblPr>
      <w:tblGrid>
        <w:gridCol w:w="9015"/>
      </w:tblGrid>
      <w:tr w:rsidR="7029227D" w14:paraId="6838A304" w14:textId="77777777" w:rsidTr="7029227D">
        <w:trPr>
          <w:trHeight w:val="300"/>
        </w:trPr>
        <w:tc>
          <w:tcPr>
            <w:cnfStyle w:val="001000000000" w:firstRow="0" w:lastRow="0" w:firstColumn="1" w:lastColumn="0" w:oddVBand="0" w:evenVBand="0" w:oddHBand="0" w:evenHBand="0" w:firstRowFirstColumn="0" w:firstRowLastColumn="0" w:lastRowFirstColumn="0" w:lastRowLastColumn="0"/>
            <w:tcW w:w="9015" w:type="dxa"/>
          </w:tcPr>
          <w:p w14:paraId="08A80B02" w14:textId="29A774D3" w:rsidR="6D7A5273" w:rsidRPr="00850350" w:rsidRDefault="6D7A5273"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w:t>
            </w:r>
          </w:p>
          <w:p w14:paraId="396890EA" w14:textId="5CF9F5A7" w:rsidR="6D7A5273" w:rsidRPr="00850350" w:rsidRDefault="50A1C1AD"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 xml:space="preserve">"event_id": &lt;уникальный идентификатор </w:t>
            </w:r>
            <w:r w:rsidR="6CFA47BD" w:rsidRPr="00850350">
              <w:rPr>
                <w:rFonts w:ascii="Monaco" w:eastAsia="Monaco" w:hAnsi="Monaco" w:cs="Monaco"/>
                <w:sz w:val="18"/>
                <w:szCs w:val="18"/>
              </w:rPr>
              <w:t>события</w:t>
            </w:r>
            <w:r w:rsidR="6D7A5273" w:rsidRPr="00850350">
              <w:rPr>
                <w:rFonts w:ascii="Monaco" w:eastAsia="Monaco" w:hAnsi="Monaco" w:cs="Monaco"/>
                <w:sz w:val="18"/>
                <w:szCs w:val="18"/>
              </w:rPr>
              <w:t>&gt;,</w:t>
            </w:r>
          </w:p>
          <w:p w14:paraId="44D452B2" w14:textId="3CA6F773" w:rsidR="6D7A5273" w:rsidRPr="00850350" w:rsidRDefault="66F8354E" w:rsidP="0C3D4F78">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"agent_id": &lt;уникальный идентификатор агента в системе&gt;,</w:t>
            </w:r>
          </w:p>
          <w:p w14:paraId="2273E959" w14:textId="496026AE" w:rsidR="6D7A5273" w:rsidRPr="00850350" w:rsidRDefault="66F8354E"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 xml:space="preserve">"description": </w:t>
            </w:r>
            <w:r w:rsidR="6D7A5273" w:rsidRPr="00850350">
              <w:rPr>
                <w:rFonts w:ascii="Monaco" w:eastAsia="Monaco" w:hAnsi="Monaco" w:cs="Monaco"/>
                <w:b/>
                <w:sz w:val="18"/>
                <w:szCs w:val="18"/>
              </w:rPr>
              <w:t>&lt;описание полученного события&gt;</w:t>
            </w:r>
            <w:r w:rsidR="6D7A5273" w:rsidRPr="00850350">
              <w:rPr>
                <w:rFonts w:ascii="Monaco" w:eastAsia="Monaco" w:hAnsi="Monaco" w:cs="Monaco"/>
                <w:sz w:val="18"/>
                <w:szCs w:val="18"/>
              </w:rPr>
              <w:t>,</w:t>
            </w:r>
          </w:p>
          <w:p w14:paraId="19D667D8" w14:textId="3E3D4123" w:rsidR="6D7A5273" w:rsidRPr="00850350" w:rsidRDefault="3CCA9E40"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 xml:space="preserve">"is_eos": </w:t>
            </w:r>
            <w:r w:rsidR="6D7A5273" w:rsidRPr="00850350">
              <w:rPr>
                <w:rFonts w:ascii="Monaco" w:eastAsia="Monaco" w:hAnsi="Monaco" w:cs="Monaco"/>
                <w:b/>
                <w:sz w:val="18"/>
                <w:szCs w:val="18"/>
              </w:rPr>
              <w:t>false</w:t>
            </w:r>
            <w:r w:rsidR="6D7A5273" w:rsidRPr="00850350">
              <w:rPr>
                <w:rFonts w:ascii="Monaco" w:eastAsia="Monaco" w:hAnsi="Monaco" w:cs="Monaco"/>
                <w:sz w:val="18"/>
                <w:szCs w:val="18"/>
              </w:rPr>
              <w:t>,</w:t>
            </w:r>
          </w:p>
          <w:p w14:paraId="1E2C2C97" w14:textId="1C358B1B" w:rsidR="6D7A5273" w:rsidRPr="00850350" w:rsidRDefault="3CCA9E40"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"name": &lt;наименование события&gt;,</w:t>
            </w:r>
          </w:p>
          <w:p w14:paraId="781B81CE" w14:textId="10541963" w:rsidR="6D7A5273" w:rsidRPr="00850350" w:rsidRDefault="30C6BEE3"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"result": [</w:t>
            </w:r>
          </w:p>
          <w:p w14:paraId="2DE84AFF" w14:textId="38055442" w:rsidR="6D7A5273" w:rsidRPr="00850350" w:rsidRDefault="23F8CD7D"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w:t>
            </w:r>
          </w:p>
          <w:p w14:paraId="3D8B2144" w14:textId="53F57EE9" w:rsidR="6D7A5273" w:rsidRPr="00850350" w:rsidRDefault="69174BB7"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 xml:space="preserve">"id": </w:t>
            </w:r>
            <w:r w:rsidR="6D7A5273" w:rsidRPr="00850350">
              <w:rPr>
                <w:rFonts w:ascii="Monaco" w:eastAsia="Monaco" w:hAnsi="Monaco" w:cs="Monaco"/>
                <w:b/>
                <w:sz w:val="18"/>
                <w:szCs w:val="18"/>
              </w:rPr>
              <w:t>&lt;</w:t>
            </w:r>
            <w:r w:rsidR="19ECE6A7" w:rsidRPr="00850350">
              <w:rPr>
                <w:rFonts w:ascii="Monaco" w:eastAsia="Monaco" w:hAnsi="Monaco" w:cs="Monaco"/>
                <w:b/>
                <w:sz w:val="18"/>
                <w:szCs w:val="18"/>
              </w:rPr>
              <w:t>идентификатор ч</w:t>
            </w:r>
            <w:r w:rsidR="6515202F" w:rsidRPr="00850350">
              <w:rPr>
                <w:rFonts w:ascii="Monaco" w:eastAsia="Monaco" w:hAnsi="Monaco" w:cs="Monaco"/>
                <w:b/>
                <w:sz w:val="18"/>
                <w:szCs w:val="18"/>
              </w:rPr>
              <w:t>асти документа</w:t>
            </w:r>
            <w:r w:rsidR="6D7A5273" w:rsidRPr="00850350">
              <w:rPr>
                <w:rFonts w:ascii="Monaco" w:eastAsia="Monaco" w:hAnsi="Monaco" w:cs="Monaco"/>
                <w:b/>
                <w:sz w:val="18"/>
                <w:szCs w:val="18"/>
              </w:rPr>
              <w:t>&gt;</w:t>
            </w:r>
            <w:r w:rsidR="6D7A5273" w:rsidRPr="00850350">
              <w:rPr>
                <w:rFonts w:ascii="Monaco" w:eastAsia="Monaco" w:hAnsi="Monaco" w:cs="Monaco"/>
                <w:sz w:val="18"/>
                <w:szCs w:val="18"/>
              </w:rPr>
              <w:t>,</w:t>
            </w:r>
          </w:p>
          <w:p w14:paraId="34711116" w14:textId="07749D27" w:rsidR="6D7A5273" w:rsidRPr="00850350" w:rsidRDefault="06C1915C"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"metadata": {</w:t>
            </w:r>
          </w:p>
          <w:p w14:paraId="3B146954" w14:textId="0BCBCE62" w:rsidR="6D7A5273" w:rsidRPr="00850350" w:rsidRDefault="37737213"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 xml:space="preserve">"chapter": </w:t>
            </w:r>
            <w:r w:rsidR="6188CD00" w:rsidRPr="00850350">
              <w:rPr>
                <w:rFonts w:ascii="Monaco" w:eastAsia="Monaco" w:hAnsi="Monaco" w:cs="Monaco"/>
                <w:sz w:val="18"/>
                <w:szCs w:val="18"/>
              </w:rPr>
              <w:t>&lt;наименование главы документа&gt;</w:t>
            </w:r>
            <w:r w:rsidR="6D7A5273" w:rsidRPr="00850350">
              <w:rPr>
                <w:rFonts w:ascii="Monaco" w:eastAsia="Monaco" w:hAnsi="Monaco" w:cs="Monaco"/>
                <w:sz w:val="18"/>
                <w:szCs w:val="18"/>
              </w:rPr>
              <w:t>,</w:t>
            </w:r>
          </w:p>
          <w:p w14:paraId="40F328E1" w14:textId="47010731" w:rsidR="6D7A5273" w:rsidRPr="00850350" w:rsidRDefault="48EE9377"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w:t>
            </w:r>
            <w:r w:rsidR="6D7A5273" w:rsidRPr="00850350">
              <w:rPr>
                <w:rFonts w:ascii="Monaco" w:eastAsia="Monaco" w:hAnsi="Monaco" w:cs="Monaco"/>
                <w:sz w:val="18"/>
                <w:szCs w:val="18"/>
                <w:lang w:val="en-US"/>
              </w:rPr>
              <w:t>file</w:t>
            </w:r>
            <w:r w:rsidR="6D7A5273" w:rsidRPr="00850350">
              <w:rPr>
                <w:rFonts w:ascii="Monaco" w:eastAsia="Monaco" w:hAnsi="Monaco" w:cs="Monaco"/>
                <w:sz w:val="18"/>
                <w:szCs w:val="18"/>
              </w:rPr>
              <w:t>_</w:t>
            </w:r>
            <w:r w:rsidR="6D7A5273" w:rsidRPr="00850350">
              <w:rPr>
                <w:rFonts w:ascii="Monaco" w:eastAsia="Monaco" w:hAnsi="Monaco" w:cs="Monaco"/>
                <w:sz w:val="18"/>
                <w:szCs w:val="18"/>
                <w:lang w:val="en-US"/>
              </w:rPr>
              <w:t>name</w:t>
            </w:r>
            <w:r w:rsidR="6D7A5273" w:rsidRPr="00850350">
              <w:rPr>
                <w:rFonts w:ascii="Monaco" w:eastAsia="Monaco" w:hAnsi="Monaco" w:cs="Monaco"/>
                <w:sz w:val="18"/>
                <w:szCs w:val="18"/>
              </w:rPr>
              <w:t>": &lt;</w:t>
            </w:r>
            <w:r w:rsidR="04557263" w:rsidRPr="00850350">
              <w:rPr>
                <w:rFonts w:ascii="Monaco" w:eastAsia="Monaco" w:hAnsi="Monaco" w:cs="Monaco"/>
                <w:sz w:val="18"/>
                <w:szCs w:val="18"/>
              </w:rPr>
              <w:t>наименование</w:t>
            </w:r>
            <w:r w:rsidR="0959EB24" w:rsidRPr="00850350">
              <w:rPr>
                <w:rFonts w:ascii="Monaco" w:eastAsia="Monaco" w:hAnsi="Monaco" w:cs="Monaco"/>
                <w:sz w:val="18"/>
                <w:szCs w:val="18"/>
              </w:rPr>
              <w:t xml:space="preserve"> документа</w:t>
            </w:r>
            <w:r w:rsidR="6D7A5273" w:rsidRPr="00850350">
              <w:rPr>
                <w:rFonts w:ascii="Monaco" w:eastAsia="Monaco" w:hAnsi="Monaco" w:cs="Monaco"/>
                <w:sz w:val="18"/>
                <w:szCs w:val="18"/>
              </w:rPr>
              <w:t>&gt;</w:t>
            </w:r>
            <w:r w:rsidR="3C5D50D9" w:rsidRPr="00850350">
              <w:rPr>
                <w:rFonts w:ascii="Monaco" w:eastAsia="Monaco" w:hAnsi="Monaco" w:cs="Monaco"/>
                <w:sz w:val="18"/>
                <w:szCs w:val="18"/>
              </w:rPr>
              <w:t>,</w:t>
            </w:r>
          </w:p>
          <w:p w14:paraId="63391C5F" w14:textId="0864ACCC" w:rsidR="6D7A5273" w:rsidRPr="00850350" w:rsidRDefault="56083442" w:rsidP="6F88BDA7">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w:t>
            </w:r>
            <w:r w:rsidR="6D7A5273" w:rsidRPr="00850350">
              <w:rPr>
                <w:rFonts w:ascii="Monaco" w:eastAsia="Monaco" w:hAnsi="Monaco" w:cs="Monaco"/>
                <w:sz w:val="18"/>
                <w:szCs w:val="18"/>
                <w:lang w:val="en-US"/>
              </w:rPr>
              <w:t>original</w:t>
            </w:r>
            <w:r w:rsidR="6D7A5273" w:rsidRPr="00850350">
              <w:rPr>
                <w:rFonts w:ascii="Monaco" w:eastAsia="Monaco" w:hAnsi="Monaco" w:cs="Monaco"/>
                <w:sz w:val="18"/>
                <w:szCs w:val="18"/>
              </w:rPr>
              <w:t>_</w:t>
            </w:r>
            <w:r w:rsidR="6D7A5273" w:rsidRPr="00850350">
              <w:rPr>
                <w:rFonts w:ascii="Monaco" w:eastAsia="Monaco" w:hAnsi="Monaco" w:cs="Monaco"/>
                <w:sz w:val="18"/>
                <w:szCs w:val="18"/>
                <w:lang w:val="en-US"/>
              </w:rPr>
              <w:t>file</w:t>
            </w:r>
            <w:r w:rsidR="6D7A5273" w:rsidRPr="00850350">
              <w:rPr>
                <w:rFonts w:ascii="Monaco" w:eastAsia="Monaco" w:hAnsi="Monaco" w:cs="Monaco"/>
                <w:sz w:val="18"/>
                <w:szCs w:val="18"/>
              </w:rPr>
              <w:t>_</w:t>
            </w:r>
            <w:r w:rsidR="6D7A5273" w:rsidRPr="00850350">
              <w:rPr>
                <w:rFonts w:ascii="Monaco" w:eastAsia="Monaco" w:hAnsi="Monaco" w:cs="Monaco"/>
                <w:sz w:val="18"/>
                <w:szCs w:val="18"/>
                <w:lang w:val="en-US"/>
              </w:rPr>
              <w:t>name</w:t>
            </w:r>
            <w:r w:rsidR="6D7A5273" w:rsidRPr="00850350">
              <w:rPr>
                <w:rFonts w:ascii="Monaco" w:eastAsia="Monaco" w:hAnsi="Monaco" w:cs="Monaco"/>
                <w:sz w:val="18"/>
                <w:szCs w:val="18"/>
              </w:rPr>
              <w:t xml:space="preserve">": </w:t>
            </w:r>
            <w:r w:rsidR="4879D5BD" w:rsidRPr="00850350">
              <w:rPr>
                <w:rFonts w:ascii="Monaco" w:eastAsia="Monaco" w:hAnsi="Monaco" w:cs="Monaco"/>
                <w:sz w:val="18"/>
                <w:szCs w:val="18"/>
              </w:rPr>
              <w:t>&lt;наименование документа без корректировки кодирования&gt;,</w:t>
            </w:r>
          </w:p>
          <w:p w14:paraId="058C3178" w14:textId="4DE485B9" w:rsidR="6D7A5273" w:rsidRPr="00850350" w:rsidRDefault="5110E8DB" w:rsidP="19532455">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 xml:space="preserve">"source": </w:t>
            </w:r>
            <w:r w:rsidR="05860B24" w:rsidRPr="00850350">
              <w:rPr>
                <w:rFonts w:ascii="Monaco" w:eastAsia="Monaco" w:hAnsi="Monaco" w:cs="Monaco"/>
                <w:sz w:val="18"/>
                <w:szCs w:val="18"/>
              </w:rPr>
              <w:t>&lt;источник документа&gt;,</w:t>
            </w:r>
          </w:p>
          <w:p w14:paraId="312D7DC5" w14:textId="28E447A7" w:rsidR="6D7A5273" w:rsidRPr="00850350" w:rsidRDefault="35BD01AF"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w:t>
            </w:r>
          </w:p>
          <w:p w14:paraId="3D290E02" w14:textId="30CE42C0" w:rsidR="6D7A5273" w:rsidRPr="00850350" w:rsidRDefault="638F4351"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 xml:space="preserve">"page_content": </w:t>
            </w:r>
            <w:r w:rsidR="0AACC453" w:rsidRPr="00850350">
              <w:rPr>
                <w:rFonts w:ascii="Monaco" w:eastAsia="Monaco" w:hAnsi="Monaco" w:cs="Monaco"/>
                <w:sz w:val="18"/>
                <w:szCs w:val="18"/>
              </w:rPr>
              <w:t>&lt;текст части документа&gt;,</w:t>
            </w:r>
          </w:p>
          <w:p w14:paraId="22E3BAA3" w14:textId="5C264E8D" w:rsidR="6D7A5273" w:rsidRPr="00850350" w:rsidRDefault="481FFA49"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"type": "Document"</w:t>
            </w:r>
          </w:p>
          <w:p w14:paraId="7A24A8B6" w14:textId="0C3CEBB6" w:rsidR="6D7A5273" w:rsidRPr="00850350" w:rsidRDefault="3EE7DE63"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w:t>
            </w:r>
          </w:p>
          <w:p w14:paraId="7FDB34BE" w14:textId="69BEA53F" w:rsidR="01375CCC" w:rsidRPr="00850350" w:rsidRDefault="05EEC432" w:rsidP="4DC66E64">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01375CCC" w:rsidRPr="00850350">
              <w:rPr>
                <w:rFonts w:ascii="Monaco" w:eastAsia="Monaco" w:hAnsi="Monaco" w:cs="Monaco"/>
                <w:sz w:val="18"/>
                <w:szCs w:val="18"/>
              </w:rPr>
              <w:t>...</w:t>
            </w:r>
          </w:p>
          <w:p w14:paraId="1E6557AE" w14:textId="7664BB57" w:rsidR="6D7A5273" w:rsidRPr="00850350" w:rsidRDefault="019FCCB1" w:rsidP="6B2D8C8D">
            <w:pPr>
              <w:shd w:val="clear" w:color="auto" w:fill="FFFFFF" w:themeFill="background1"/>
              <w:spacing w:line="270" w:lineRule="auto"/>
              <w:rPr>
                <w:rFonts w:ascii="Monaco" w:eastAsia="Monaco" w:hAnsi="Monaco" w:cs="Monaco"/>
                <w:sz w:val="18"/>
                <w:szCs w:val="18"/>
              </w:rPr>
            </w:pPr>
            <w:r w:rsidRPr="00850350">
              <w:rPr>
                <w:rFonts w:ascii="Monaco" w:eastAsia="Monaco" w:hAnsi="Monaco" w:cs="Monaco"/>
                <w:sz w:val="18"/>
                <w:szCs w:val="18"/>
              </w:rPr>
              <w:t xml:space="preserve">    </w:t>
            </w:r>
            <w:r w:rsidR="6D7A5273" w:rsidRPr="00850350">
              <w:rPr>
                <w:rFonts w:ascii="Monaco" w:eastAsia="Monaco" w:hAnsi="Monaco" w:cs="Monaco"/>
                <w:sz w:val="18"/>
                <w:szCs w:val="18"/>
              </w:rPr>
              <w:t>]</w:t>
            </w:r>
          </w:p>
          <w:p w14:paraId="5B6BC828" w14:textId="285C6D07" w:rsidR="7029227D" w:rsidRPr="006F3D01" w:rsidRDefault="6D7A5273" w:rsidP="641FC23E">
            <w:pPr>
              <w:shd w:val="clear" w:color="auto" w:fill="FFFFFF" w:themeFill="background1"/>
              <w:spacing w:line="270" w:lineRule="auto"/>
              <w:rPr>
                <w:rFonts w:ascii="Monaco" w:eastAsia="Monaco" w:hAnsi="Monaco" w:cs="Monaco"/>
                <w:color w:val="000000" w:themeColor="text1"/>
                <w:sz w:val="18"/>
                <w:szCs w:val="18"/>
              </w:rPr>
            </w:pPr>
            <w:r w:rsidRPr="00850350">
              <w:rPr>
                <w:rFonts w:ascii="Monaco" w:eastAsia="Monaco" w:hAnsi="Monaco" w:cs="Monaco"/>
                <w:sz w:val="18"/>
                <w:szCs w:val="18"/>
              </w:rPr>
              <w:t>}</w:t>
            </w:r>
          </w:p>
        </w:tc>
      </w:tr>
    </w:tbl>
    <w:p w14:paraId="643CE745" w14:textId="77777777" w:rsidR="0020231C" w:rsidRDefault="0020231C" w:rsidP="0020231C">
      <w:pPr>
        <w:pStyle w:val="a3"/>
      </w:pPr>
    </w:p>
    <w:p w14:paraId="645A255D" w14:textId="7EF9E3C2" w:rsidR="69D58BD0" w:rsidRPr="0020231C" w:rsidRDefault="69D58BD0" w:rsidP="25F7649F">
      <w:pPr>
        <w:pStyle w:val="af2"/>
      </w:pPr>
      <w:r w:rsidRPr="0020231C">
        <w:t>Листинг 7.2.</w:t>
      </w:r>
      <w:r w:rsidR="0020231C">
        <w:t>4</w:t>
      </w:r>
      <w:r w:rsidRPr="0020231C">
        <w:t xml:space="preserve"> – Финальный результат (</w:t>
      </w:r>
      <w:r w:rsidRPr="006F3D01">
        <w:rPr>
          <w:lang w:val="en-US"/>
        </w:rPr>
        <w:t>is</w:t>
      </w:r>
      <w:r w:rsidRPr="0020231C">
        <w:t>_</w:t>
      </w:r>
      <w:r w:rsidRPr="006F3D01">
        <w:rPr>
          <w:lang w:val="en-US"/>
        </w:rPr>
        <w:t>eos</w:t>
      </w:r>
      <w:r w:rsidRPr="0020231C">
        <w:t>=</w:t>
      </w:r>
      <w:r w:rsidRPr="006F3D01">
        <w:rPr>
          <w:lang w:val="en-US"/>
        </w:rPr>
        <w:t>True</w:t>
      </w:r>
      <w:r w:rsidRPr="0020231C">
        <w:t>) модуля на основе алгоритма повышения эффективности БЯМ за счет использования ансамблей моделей и мультиагентных технологий</w:t>
      </w:r>
    </w:p>
    <w:tbl>
      <w:tblPr>
        <w:tblStyle w:val="TableGrid"/>
        <w:tblW w:w="0" w:type="auto"/>
        <w:tblLayout w:type="fixed"/>
        <w:tblLook w:val="06A0" w:firstRow="1" w:lastRow="0" w:firstColumn="1" w:lastColumn="0" w:noHBand="1" w:noVBand="1"/>
      </w:tblPr>
      <w:tblGrid>
        <w:gridCol w:w="9015"/>
      </w:tblGrid>
      <w:tr w:rsidR="25F7649F" w14:paraId="57592E21" w14:textId="77777777" w:rsidTr="25F7649F">
        <w:trPr>
          <w:trHeight w:val="300"/>
        </w:trPr>
        <w:tc>
          <w:tcPr>
            <w:cnfStyle w:val="001000000000" w:firstRow="0" w:lastRow="0" w:firstColumn="1" w:lastColumn="0" w:oddVBand="0" w:evenVBand="0" w:oddHBand="0" w:evenHBand="0" w:firstRowFirstColumn="0" w:firstRowLastColumn="0" w:lastRowFirstColumn="0" w:lastRowLastColumn="0"/>
            <w:tcW w:w="9015" w:type="dxa"/>
          </w:tcPr>
          <w:p w14:paraId="5DB4EC63" w14:textId="5B6C32E1" w:rsidR="69D58BD0" w:rsidRPr="006F3D01" w:rsidRDefault="69D58BD0" w:rsidP="11D1CE81">
            <w:pPr>
              <w:shd w:val="clear" w:color="auto" w:fill="FFFFFF" w:themeFill="background1"/>
              <w:spacing w:line="270" w:lineRule="auto"/>
              <w:rPr>
                <w:rFonts w:ascii="Monaco" w:eastAsia="Monaco" w:hAnsi="Monaco" w:cs="Monaco"/>
                <w:color w:val="000000" w:themeColor="text1"/>
                <w:sz w:val="18"/>
                <w:szCs w:val="18"/>
              </w:rPr>
            </w:pPr>
            <w:r w:rsidRPr="006F3D01">
              <w:rPr>
                <w:rFonts w:ascii="Monaco" w:eastAsia="Monaco" w:hAnsi="Monaco" w:cs="Monaco"/>
                <w:color w:val="000000" w:themeColor="text1"/>
                <w:sz w:val="18"/>
                <w:szCs w:val="18"/>
              </w:rPr>
              <w:t>{</w:t>
            </w:r>
          </w:p>
          <w:p w14:paraId="53C65426" w14:textId="3FD05BEF" w:rsidR="69D58BD0" w:rsidRPr="006F3D01" w:rsidRDefault="647BE278" w:rsidP="11D1CE81">
            <w:pPr>
              <w:shd w:val="clear" w:color="auto" w:fill="FFFFFF" w:themeFill="background1"/>
              <w:spacing w:line="270" w:lineRule="auto"/>
              <w:rPr>
                <w:rFonts w:ascii="Monaco" w:eastAsia="Monaco" w:hAnsi="Monaco" w:cs="Monaco"/>
                <w:color w:val="A31515"/>
                <w:sz w:val="18"/>
                <w:szCs w:val="18"/>
              </w:rPr>
            </w:pPr>
            <w:r w:rsidRPr="2CECB5D6">
              <w:rPr>
                <w:rFonts w:ascii="Monaco" w:eastAsia="Monaco" w:hAnsi="Monaco" w:cs="Monaco"/>
                <w:color w:val="A31515"/>
                <w:sz w:val="18"/>
                <w:szCs w:val="18"/>
              </w:rPr>
              <w:t xml:space="preserve">    </w:t>
            </w:r>
            <w:r w:rsidR="69D58BD0" w:rsidRPr="006F3D01">
              <w:rPr>
                <w:rFonts w:ascii="Monaco" w:eastAsia="Monaco" w:hAnsi="Monaco" w:cs="Monaco"/>
                <w:color w:val="A31515"/>
                <w:sz w:val="18"/>
                <w:szCs w:val="18"/>
              </w:rPr>
              <w:t>"event_id"</w:t>
            </w:r>
            <w:r w:rsidR="69D58BD0" w:rsidRPr="006F3D01">
              <w:rPr>
                <w:rFonts w:ascii="Monaco" w:eastAsia="Monaco" w:hAnsi="Monaco" w:cs="Monaco"/>
                <w:color w:val="000000" w:themeColor="text1"/>
                <w:sz w:val="18"/>
                <w:szCs w:val="18"/>
              </w:rPr>
              <w:t xml:space="preserve">: </w:t>
            </w:r>
            <w:r w:rsidR="69D58BD0" w:rsidRPr="006F3D01">
              <w:rPr>
                <w:rFonts w:ascii="Monaco" w:eastAsia="Monaco" w:hAnsi="Monaco" w:cs="Monaco"/>
                <w:color w:val="0451A5"/>
                <w:sz w:val="18"/>
                <w:szCs w:val="18"/>
              </w:rPr>
              <w:t xml:space="preserve">&lt;уникальный идентификатор </w:t>
            </w:r>
            <w:r w:rsidR="31A47649" w:rsidRPr="006F3D01">
              <w:rPr>
                <w:rFonts w:ascii="Monaco" w:eastAsia="Monaco" w:hAnsi="Monaco" w:cs="Monaco"/>
                <w:color w:val="0451A5"/>
                <w:sz w:val="18"/>
                <w:szCs w:val="18"/>
              </w:rPr>
              <w:t>события</w:t>
            </w:r>
            <w:r w:rsidR="69D58BD0" w:rsidRPr="006F3D01">
              <w:rPr>
                <w:rFonts w:ascii="Monaco" w:eastAsia="Monaco" w:hAnsi="Monaco" w:cs="Monaco"/>
                <w:color w:val="0451A5"/>
                <w:sz w:val="18"/>
                <w:szCs w:val="18"/>
              </w:rPr>
              <w:t>&gt;</w:t>
            </w:r>
            <w:r w:rsidR="69D58BD0" w:rsidRPr="006F3D01">
              <w:rPr>
                <w:rFonts w:ascii="Monaco" w:eastAsia="Monaco" w:hAnsi="Monaco" w:cs="Monaco"/>
                <w:color w:val="000000" w:themeColor="text1"/>
                <w:sz w:val="18"/>
                <w:szCs w:val="18"/>
              </w:rPr>
              <w:t>,</w:t>
            </w:r>
          </w:p>
          <w:p w14:paraId="1898EF53" w14:textId="06BCF0D8" w:rsidR="69D58BD0" w:rsidRPr="006F3D01" w:rsidRDefault="63954067" w:rsidP="11D1CE81">
            <w:pPr>
              <w:shd w:val="clear" w:color="auto" w:fill="FFFFFF" w:themeFill="background1"/>
              <w:spacing w:line="270" w:lineRule="auto"/>
              <w:rPr>
                <w:rFonts w:ascii="Monaco" w:eastAsia="Monaco" w:hAnsi="Monaco" w:cs="Monaco"/>
                <w:color w:val="000000" w:themeColor="text1"/>
                <w:sz w:val="18"/>
                <w:szCs w:val="18"/>
              </w:rPr>
            </w:pPr>
            <w:r w:rsidRPr="2CECB5D6">
              <w:rPr>
                <w:rFonts w:ascii="Monaco" w:eastAsia="Monaco" w:hAnsi="Monaco" w:cs="Monaco"/>
                <w:color w:val="A31515"/>
                <w:sz w:val="18"/>
                <w:szCs w:val="18"/>
              </w:rPr>
              <w:t xml:space="preserve">    </w:t>
            </w:r>
            <w:r w:rsidR="69D58BD0" w:rsidRPr="006F3D01">
              <w:rPr>
                <w:rFonts w:ascii="Monaco" w:eastAsia="Monaco" w:hAnsi="Monaco" w:cs="Monaco"/>
                <w:color w:val="A31515"/>
                <w:sz w:val="18"/>
                <w:szCs w:val="18"/>
              </w:rPr>
              <w:t>"agent_id"</w:t>
            </w:r>
            <w:r w:rsidR="69D58BD0" w:rsidRPr="006F3D01">
              <w:rPr>
                <w:rFonts w:ascii="Monaco" w:eastAsia="Monaco" w:hAnsi="Monaco" w:cs="Monaco"/>
                <w:color w:val="000000" w:themeColor="text1"/>
                <w:sz w:val="18"/>
                <w:szCs w:val="18"/>
              </w:rPr>
              <w:t xml:space="preserve">: </w:t>
            </w:r>
            <w:r w:rsidR="69D58BD0" w:rsidRPr="006F3D01">
              <w:rPr>
                <w:rFonts w:ascii="Monaco" w:eastAsia="Monaco" w:hAnsi="Monaco" w:cs="Monaco"/>
                <w:color w:val="0451A5"/>
                <w:sz w:val="18"/>
                <w:szCs w:val="18"/>
              </w:rPr>
              <w:t>&lt;уникальный идентификатор агента в системе&gt;</w:t>
            </w:r>
            <w:r w:rsidR="69D58BD0" w:rsidRPr="006F3D01">
              <w:rPr>
                <w:rFonts w:ascii="Monaco" w:eastAsia="Monaco" w:hAnsi="Monaco" w:cs="Monaco"/>
                <w:color w:val="000000" w:themeColor="text1"/>
                <w:sz w:val="18"/>
                <w:szCs w:val="18"/>
              </w:rPr>
              <w:t>,</w:t>
            </w:r>
          </w:p>
          <w:p w14:paraId="2DD172BD" w14:textId="22DDED2A" w:rsidR="69D58BD0" w:rsidRPr="006F3D01" w:rsidRDefault="63954067" w:rsidP="11D1CE81">
            <w:pPr>
              <w:shd w:val="clear" w:color="auto" w:fill="FFFFFF" w:themeFill="background1"/>
              <w:spacing w:line="270" w:lineRule="auto"/>
              <w:rPr>
                <w:rFonts w:ascii="Monaco" w:eastAsia="Monaco" w:hAnsi="Monaco" w:cs="Monaco"/>
                <w:color w:val="000000" w:themeColor="text1"/>
                <w:sz w:val="18"/>
                <w:szCs w:val="18"/>
              </w:rPr>
            </w:pPr>
            <w:r w:rsidRPr="2CECB5D6">
              <w:rPr>
                <w:rFonts w:ascii="Monaco" w:eastAsia="Monaco" w:hAnsi="Monaco" w:cs="Monaco"/>
                <w:color w:val="A31515"/>
                <w:sz w:val="18"/>
                <w:szCs w:val="18"/>
              </w:rPr>
              <w:t xml:space="preserve">    </w:t>
            </w:r>
            <w:r w:rsidR="69D58BD0" w:rsidRPr="006F3D01">
              <w:rPr>
                <w:rFonts w:ascii="Monaco" w:eastAsia="Monaco" w:hAnsi="Monaco" w:cs="Monaco"/>
                <w:color w:val="A31515"/>
                <w:sz w:val="18"/>
                <w:szCs w:val="18"/>
              </w:rPr>
              <w:t>"description"</w:t>
            </w:r>
            <w:r w:rsidR="69D58BD0" w:rsidRPr="006F3D01">
              <w:rPr>
                <w:rFonts w:ascii="Monaco" w:eastAsia="Monaco" w:hAnsi="Monaco" w:cs="Monaco"/>
                <w:color w:val="000000" w:themeColor="text1"/>
                <w:sz w:val="18"/>
                <w:szCs w:val="18"/>
              </w:rPr>
              <w:t xml:space="preserve">: </w:t>
            </w:r>
            <w:r w:rsidR="69D58BD0" w:rsidRPr="006F3D01">
              <w:rPr>
                <w:rFonts w:ascii="Monaco" w:eastAsia="Monaco" w:hAnsi="Monaco" w:cs="Monaco"/>
                <w:b/>
                <w:color w:val="0451A5"/>
                <w:sz w:val="18"/>
                <w:szCs w:val="18"/>
              </w:rPr>
              <w:t>&lt;описание полученного события&gt;</w:t>
            </w:r>
            <w:r w:rsidR="69D58BD0" w:rsidRPr="006F3D01">
              <w:rPr>
                <w:rFonts w:ascii="Monaco" w:eastAsia="Monaco" w:hAnsi="Monaco" w:cs="Monaco"/>
                <w:color w:val="000000" w:themeColor="text1"/>
                <w:sz w:val="18"/>
                <w:szCs w:val="18"/>
              </w:rPr>
              <w:t>,</w:t>
            </w:r>
          </w:p>
          <w:p w14:paraId="174C950A" w14:textId="7D09F3AC" w:rsidR="69D58BD0" w:rsidRPr="006F3D01" w:rsidRDefault="6E39F3C4" w:rsidP="11D1CE81">
            <w:pPr>
              <w:shd w:val="clear" w:color="auto" w:fill="FFFFFF" w:themeFill="background1"/>
              <w:spacing w:line="270" w:lineRule="auto"/>
              <w:rPr>
                <w:rFonts w:ascii="Monaco" w:eastAsia="Monaco" w:hAnsi="Monaco" w:cs="Monaco"/>
                <w:color w:val="000000" w:themeColor="text1"/>
                <w:sz w:val="18"/>
                <w:szCs w:val="18"/>
              </w:rPr>
            </w:pPr>
            <w:r w:rsidRPr="2CECB5D6">
              <w:rPr>
                <w:rFonts w:ascii="Monaco" w:eastAsia="Monaco" w:hAnsi="Monaco" w:cs="Monaco"/>
                <w:color w:val="A31515"/>
                <w:sz w:val="18"/>
                <w:szCs w:val="18"/>
              </w:rPr>
              <w:t xml:space="preserve">    </w:t>
            </w:r>
            <w:r w:rsidR="69D58BD0" w:rsidRPr="006F3D01">
              <w:rPr>
                <w:rFonts w:ascii="Monaco" w:eastAsia="Monaco" w:hAnsi="Monaco" w:cs="Monaco"/>
                <w:color w:val="A31515"/>
                <w:sz w:val="18"/>
                <w:szCs w:val="18"/>
              </w:rPr>
              <w:t>"is_eos"</w:t>
            </w:r>
            <w:r w:rsidR="69D58BD0" w:rsidRPr="006F3D01">
              <w:rPr>
                <w:rFonts w:ascii="Monaco" w:eastAsia="Monaco" w:hAnsi="Monaco" w:cs="Monaco"/>
                <w:color w:val="000000" w:themeColor="text1"/>
                <w:sz w:val="18"/>
                <w:szCs w:val="18"/>
              </w:rPr>
              <w:t xml:space="preserve">: </w:t>
            </w:r>
            <w:r w:rsidR="69D58BD0" w:rsidRPr="006F3D01">
              <w:rPr>
                <w:rFonts w:ascii="Monaco" w:eastAsia="Monaco" w:hAnsi="Monaco" w:cs="Monaco"/>
                <w:b/>
                <w:color w:val="0451A5"/>
                <w:sz w:val="18"/>
                <w:szCs w:val="18"/>
              </w:rPr>
              <w:t>true</w:t>
            </w:r>
            <w:r w:rsidR="69D58BD0" w:rsidRPr="006F3D01">
              <w:rPr>
                <w:rFonts w:ascii="Monaco" w:eastAsia="Monaco" w:hAnsi="Monaco" w:cs="Monaco"/>
                <w:color w:val="000000" w:themeColor="text1"/>
                <w:sz w:val="18"/>
                <w:szCs w:val="18"/>
              </w:rPr>
              <w:t>,</w:t>
            </w:r>
          </w:p>
          <w:p w14:paraId="5AF03702" w14:textId="65E6A9CE" w:rsidR="69D58BD0" w:rsidRPr="006F3D01" w:rsidRDefault="52B81EE5" w:rsidP="11D1CE81">
            <w:pPr>
              <w:shd w:val="clear" w:color="auto" w:fill="FFFFFF" w:themeFill="background1"/>
              <w:spacing w:line="270" w:lineRule="auto"/>
              <w:rPr>
                <w:rFonts w:ascii="Monaco" w:eastAsia="Monaco" w:hAnsi="Monaco" w:cs="Monaco"/>
                <w:color w:val="000000" w:themeColor="text1"/>
                <w:sz w:val="18"/>
                <w:szCs w:val="18"/>
              </w:rPr>
            </w:pPr>
            <w:r w:rsidRPr="2CECB5D6">
              <w:rPr>
                <w:rFonts w:ascii="Monaco" w:eastAsia="Monaco" w:hAnsi="Monaco" w:cs="Monaco"/>
                <w:color w:val="A31515"/>
                <w:sz w:val="18"/>
                <w:szCs w:val="18"/>
              </w:rPr>
              <w:t xml:space="preserve">    </w:t>
            </w:r>
            <w:r w:rsidR="69D58BD0" w:rsidRPr="006F3D01">
              <w:rPr>
                <w:rFonts w:ascii="Monaco" w:eastAsia="Monaco" w:hAnsi="Monaco" w:cs="Monaco"/>
                <w:color w:val="A31515"/>
                <w:sz w:val="18"/>
                <w:szCs w:val="18"/>
              </w:rPr>
              <w:t>"name"</w:t>
            </w:r>
            <w:r w:rsidR="69D58BD0" w:rsidRPr="006F3D01">
              <w:rPr>
                <w:rFonts w:ascii="Monaco" w:eastAsia="Monaco" w:hAnsi="Monaco" w:cs="Monaco"/>
                <w:color w:val="000000" w:themeColor="text1"/>
                <w:sz w:val="18"/>
                <w:szCs w:val="18"/>
              </w:rPr>
              <w:t xml:space="preserve">: </w:t>
            </w:r>
            <w:r w:rsidR="69D58BD0" w:rsidRPr="006F3D01">
              <w:rPr>
                <w:rFonts w:ascii="Monaco" w:eastAsia="Monaco" w:hAnsi="Monaco" w:cs="Monaco"/>
                <w:color w:val="0451A5"/>
                <w:sz w:val="18"/>
                <w:szCs w:val="18"/>
              </w:rPr>
              <w:t>&lt;наименование события&gt;</w:t>
            </w:r>
            <w:r w:rsidR="69D58BD0" w:rsidRPr="006F3D01">
              <w:rPr>
                <w:rFonts w:ascii="Monaco" w:eastAsia="Monaco" w:hAnsi="Monaco" w:cs="Monaco"/>
                <w:color w:val="000000" w:themeColor="text1"/>
                <w:sz w:val="18"/>
                <w:szCs w:val="18"/>
              </w:rPr>
              <w:t>,</w:t>
            </w:r>
          </w:p>
          <w:p w14:paraId="0E62A1A1" w14:textId="156A3FDA" w:rsidR="69D58BD0" w:rsidRPr="006F3D01" w:rsidRDefault="77052799" w:rsidP="535C308F">
            <w:pPr>
              <w:shd w:val="clear" w:color="auto" w:fill="FFFFFF" w:themeFill="background1"/>
              <w:spacing w:line="270" w:lineRule="auto"/>
              <w:rPr>
                <w:rFonts w:ascii="Monaco" w:eastAsia="Monaco" w:hAnsi="Monaco" w:cs="Monaco"/>
                <w:color w:val="000000" w:themeColor="text1"/>
                <w:sz w:val="18"/>
                <w:szCs w:val="18"/>
              </w:rPr>
            </w:pPr>
            <w:r w:rsidRPr="2CECB5D6">
              <w:rPr>
                <w:rFonts w:ascii="Monaco" w:eastAsia="Monaco" w:hAnsi="Monaco" w:cs="Monaco"/>
                <w:color w:val="A31515"/>
                <w:sz w:val="18"/>
                <w:szCs w:val="18"/>
              </w:rPr>
              <w:t xml:space="preserve">    </w:t>
            </w:r>
            <w:r w:rsidR="69D58BD0" w:rsidRPr="006F3D01">
              <w:rPr>
                <w:rFonts w:ascii="Monaco" w:eastAsia="Monaco" w:hAnsi="Monaco" w:cs="Monaco"/>
                <w:color w:val="A31515"/>
                <w:sz w:val="18"/>
                <w:szCs w:val="18"/>
              </w:rPr>
              <w:t>"result"</w:t>
            </w:r>
            <w:r w:rsidR="69D58BD0" w:rsidRPr="006F3D01">
              <w:rPr>
                <w:rFonts w:ascii="Monaco" w:eastAsia="Monaco" w:hAnsi="Monaco" w:cs="Monaco"/>
                <w:color w:val="000000" w:themeColor="text1"/>
                <w:sz w:val="18"/>
                <w:szCs w:val="18"/>
              </w:rPr>
              <w:t>: &lt;результат генерации ответа на запрос&gt;</w:t>
            </w:r>
          </w:p>
          <w:p w14:paraId="1F633E21" w14:textId="67AFA104" w:rsidR="69D58BD0" w:rsidRPr="006F3D01" w:rsidRDefault="69D58BD0" w:rsidP="11D1CE81">
            <w:pPr>
              <w:shd w:val="clear" w:color="auto" w:fill="FFFFFF" w:themeFill="background1"/>
              <w:spacing w:line="270" w:lineRule="auto"/>
              <w:rPr>
                <w:rFonts w:ascii="Monaco" w:eastAsia="Monaco" w:hAnsi="Monaco" w:cs="Monaco"/>
                <w:color w:val="000000" w:themeColor="text1"/>
                <w:sz w:val="18"/>
                <w:szCs w:val="18"/>
              </w:rPr>
            </w:pPr>
            <w:r w:rsidRPr="006F3D01">
              <w:rPr>
                <w:rFonts w:ascii="Monaco" w:eastAsia="Monaco" w:hAnsi="Monaco" w:cs="Monaco"/>
                <w:color w:val="000000" w:themeColor="text1"/>
                <w:sz w:val="18"/>
                <w:szCs w:val="18"/>
              </w:rPr>
              <w:t>}</w:t>
            </w:r>
          </w:p>
          <w:p w14:paraId="076779F2" w14:textId="56ABC78E" w:rsidR="25F7649F" w:rsidRPr="006F3D01" w:rsidRDefault="25F7649F" w:rsidP="25F7649F">
            <w:pPr>
              <w:rPr>
                <w:rFonts w:ascii="Monaco" w:eastAsia="Monaco" w:hAnsi="Monaco" w:cs="Monaco"/>
                <w:color w:val="000000" w:themeColor="text1"/>
                <w:sz w:val="18"/>
                <w:szCs w:val="18"/>
              </w:rPr>
            </w:pPr>
          </w:p>
        </w:tc>
      </w:tr>
    </w:tbl>
    <w:p w14:paraId="5F27B702" w14:textId="77777777" w:rsidR="00D30C7E" w:rsidRDefault="00D30C7E" w:rsidP="4F3247E9">
      <w:pPr>
        <w:pStyle w:val="a3"/>
      </w:pPr>
    </w:p>
    <w:p w14:paraId="6CDA3C76" w14:textId="03C95DFF" w:rsidR="4F41E216" w:rsidRPr="006F3D01" w:rsidRDefault="4F41E216" w:rsidP="4F3247E9">
      <w:pPr>
        <w:pStyle w:val="a3"/>
        <w:rPr>
          <w:lang w:val="en-US"/>
        </w:rPr>
      </w:pPr>
      <w:r w:rsidRPr="006F3D01">
        <w:rPr>
          <w:lang w:val="en-US"/>
        </w:rPr>
        <w:t>Все возвращаемые сообщения содержат поля `event_id`, `agent_id`, `description`, `is_eos`, `name`, `result`. Промежуточные результаты имеют значение поля is_eos – False. По окончании генерации приходит результат с is_eos</w:t>
      </w:r>
      <w:r w:rsidR="63B8E9EF" w:rsidRPr="006F3D01">
        <w:rPr>
          <w:lang w:val="en-US"/>
        </w:rPr>
        <w:t xml:space="preserve"> – True. </w:t>
      </w:r>
    </w:p>
    <w:p w14:paraId="3901D727" w14:textId="1E5F16CF" w:rsidR="00610BB1" w:rsidRDefault="00610BB1" w:rsidP="4F3247E9">
      <w:pPr>
        <w:pStyle w:val="Heading3"/>
        <w:numPr>
          <w:ilvl w:val="0"/>
          <w:numId w:val="0"/>
        </w:numPr>
        <w:rPr>
          <w:b w:val="0"/>
        </w:rPr>
      </w:pPr>
    </w:p>
    <w:p w14:paraId="053B4710" w14:textId="1D3E757F" w:rsidR="00610BB1" w:rsidRDefault="00610BB1" w:rsidP="00610BB1">
      <w:pPr>
        <w:pStyle w:val="Heading3"/>
        <w:ind w:left="0" w:firstLine="0"/>
        <w:rPr>
          <w:lang w:val="en-US"/>
        </w:rPr>
      </w:pPr>
      <w:r w:rsidRPr="00EB4C78">
        <w:rPr>
          <w:rFonts w:eastAsia="Times New Roman"/>
          <w:b w:val="0"/>
        </w:rPr>
        <w:t xml:space="preserve"> </w:t>
      </w:r>
      <w:bookmarkStart w:id="118" w:name="_Toc185703882"/>
      <w:commentRangeStart w:id="119"/>
      <w:commentRangeStart w:id="120"/>
      <w:r>
        <w:rPr>
          <w:bCs/>
        </w:rPr>
        <w:t>Интерпретация</w:t>
      </w:r>
      <w:r w:rsidRPr="00610BB1">
        <w:rPr>
          <w:bCs/>
        </w:rPr>
        <w:t xml:space="preserve"> выходных данных</w:t>
      </w:r>
      <w:r w:rsidRPr="00610BB1">
        <w:t xml:space="preserve"> модуля на основе алгоритма создания сложных синтетических примеров для дообучения БЯМ</w:t>
      </w:r>
      <w:commentRangeEnd w:id="119"/>
      <w:r w:rsidR="000D269A">
        <w:rPr>
          <w:rStyle w:val="CommentReference"/>
          <w:rFonts w:ascii="Calibri" w:eastAsia="Calibri" w:hAnsi="Calibri"/>
          <w:b w:val="0"/>
          <w:i w:val="0"/>
        </w:rPr>
        <w:commentReference w:id="119"/>
      </w:r>
      <w:commentRangeEnd w:id="120"/>
      <w:r w:rsidR="00106444">
        <w:rPr>
          <w:rStyle w:val="CommentReference"/>
          <w:rFonts w:ascii="Calibri" w:eastAsia="Calibri" w:hAnsi="Calibri"/>
          <w:b w:val="0"/>
          <w:i w:val="0"/>
        </w:rPr>
        <w:commentReference w:id="120"/>
      </w:r>
      <w:bookmarkEnd w:id="118"/>
    </w:p>
    <w:p w14:paraId="4CA1788F" w14:textId="76A0A12C" w:rsidR="006D7CEA" w:rsidRPr="001D396F" w:rsidRDefault="006D7CEA" w:rsidP="00D30C7E">
      <w:pPr>
        <w:pStyle w:val="a3"/>
      </w:pPr>
      <w:r>
        <w:t xml:space="preserve">После запуска </w:t>
      </w:r>
      <w:r w:rsidR="007B15F4">
        <w:t>цепочки генерации синтетических примеров, как показано в листинге 7.2.</w:t>
      </w:r>
      <w:r w:rsidR="001B3038">
        <w:t>5</w:t>
      </w:r>
      <w:r w:rsidR="007B15F4">
        <w:t xml:space="preserve">, </w:t>
      </w:r>
      <w:r w:rsidR="008B2BB0">
        <w:t xml:space="preserve">можно забрать результат в виде </w:t>
      </w:r>
      <w:r w:rsidR="001D396F">
        <w:rPr>
          <w:lang w:val="en-US"/>
        </w:rPr>
        <w:t>json</w:t>
      </w:r>
      <w:r w:rsidR="001D396F" w:rsidRPr="001D396F">
        <w:t>-</w:t>
      </w:r>
      <w:r w:rsidR="001D396F">
        <w:t xml:space="preserve">объекта </w:t>
      </w:r>
      <w:r w:rsidR="008B2BB0">
        <w:t>или сохранить на устройство</w:t>
      </w:r>
      <w:r w:rsidR="008B2BB0" w:rsidRPr="008B2BB0">
        <w:t>.</w:t>
      </w:r>
      <w:r w:rsidR="001D396F">
        <w:t xml:space="preserve"> Возвращаемые поля показаны в листинге 7.2.</w:t>
      </w:r>
      <w:r w:rsidR="001B3038">
        <w:t>6</w:t>
      </w:r>
      <w:r w:rsidR="008542DD">
        <w:t xml:space="preserve">, где </w:t>
      </w:r>
      <w:r w:rsidR="008542DD">
        <w:rPr>
          <w:lang w:val="en-US"/>
        </w:rPr>
        <w:t>content</w:t>
      </w:r>
      <w:r w:rsidR="008542DD" w:rsidRPr="008542DD">
        <w:t xml:space="preserve"> </w:t>
      </w:r>
      <w:r w:rsidR="008542DD">
        <w:t>указывает на конкретн</w:t>
      </w:r>
      <w:r w:rsidR="00CB3833">
        <w:t>ые</w:t>
      </w:r>
      <w:r w:rsidR="008542DD">
        <w:t xml:space="preserve"> част</w:t>
      </w:r>
      <w:r w:rsidR="00CB3833">
        <w:t>и</w:t>
      </w:r>
      <w:r w:rsidR="008542DD">
        <w:t xml:space="preserve"> документ</w:t>
      </w:r>
      <w:r w:rsidR="00CB3833">
        <w:t>ов</w:t>
      </w:r>
      <w:r w:rsidR="008542DD">
        <w:t>, котор</w:t>
      </w:r>
      <w:r w:rsidR="00CB3833">
        <w:t>ые</w:t>
      </w:r>
      <w:r w:rsidR="008542DD">
        <w:t xml:space="preserve"> использовалась при генерации примера</w:t>
      </w:r>
      <w:r w:rsidR="00CB3833">
        <w:t>.</w:t>
      </w:r>
    </w:p>
    <w:p w14:paraId="479E1656" w14:textId="77777777" w:rsidR="001B3038" w:rsidRDefault="001B3038" w:rsidP="003E6BB8">
      <w:pPr>
        <w:pStyle w:val="a3"/>
        <w:ind w:firstLine="0"/>
      </w:pPr>
    </w:p>
    <w:p w14:paraId="6793EAC0" w14:textId="6FC6CFE0" w:rsidR="003E6BB8" w:rsidRPr="002D6E51" w:rsidRDefault="00E534A4" w:rsidP="003E6BB8">
      <w:pPr>
        <w:pStyle w:val="a3"/>
        <w:ind w:firstLine="0"/>
      </w:pPr>
      <w:r>
        <w:t>Листинг</w:t>
      </w:r>
      <w:r w:rsidRPr="002D6E51">
        <w:t xml:space="preserve"> </w:t>
      </w:r>
      <w:r w:rsidRPr="00FC06DE">
        <w:t>7.2.</w:t>
      </w:r>
      <w:r w:rsidR="001B3038">
        <w:t>5</w:t>
      </w:r>
      <w:r w:rsidRPr="002D6E51">
        <w:t xml:space="preserve"> – </w:t>
      </w:r>
      <w:r>
        <w:t xml:space="preserve">Часть </w:t>
      </w:r>
      <w:r w:rsidR="002D6E51">
        <w:t xml:space="preserve">скрипта с вызовом и сохранением результата для </w:t>
      </w:r>
      <w:r w:rsidR="002D6E51">
        <w:rPr>
          <w:lang w:val="en-US"/>
        </w:rPr>
        <w:t>SummarisationChain</w:t>
      </w:r>
    </w:p>
    <w:p w14:paraId="2252C8AC" w14:textId="77777777" w:rsidR="0045437B" w:rsidRPr="00850350" w:rsidRDefault="0045437B" w:rsidP="00850350">
      <w:pPr>
        <w:shd w:val="clear" w:color="auto" w:fill="D0CECE" w:themeFill="background2" w:themeFillShade="E6"/>
        <w:spacing w:line="270" w:lineRule="atLeast"/>
        <w:rPr>
          <w:rFonts w:ascii="Menlo" w:eastAsia="Times New Roman" w:hAnsi="Menlo" w:cs="Menlo"/>
          <w:sz w:val="18"/>
          <w:szCs w:val="18"/>
          <w:lang w:val="en-US"/>
        </w:rPr>
      </w:pPr>
      <w:r w:rsidRPr="00850350">
        <w:rPr>
          <w:rFonts w:ascii="Menlo" w:eastAsia="Times New Roman" w:hAnsi="Menlo" w:cs="Menlo"/>
          <w:sz w:val="18"/>
          <w:szCs w:val="18"/>
          <w:lang w:val="en-US"/>
        </w:rPr>
        <w:t>summarisation_chain = SummarisationChain(</w:t>
      </w:r>
      <w:r w:rsidRPr="00850350">
        <w:rPr>
          <w:rFonts w:ascii="Menlo" w:eastAsia="Times New Roman" w:hAnsi="Menlo" w:cs="Menlo"/>
          <w:i/>
          <w:sz w:val="18"/>
          <w:szCs w:val="18"/>
          <w:lang w:val="en-US"/>
        </w:rPr>
        <w:t>llm</w:t>
      </w:r>
      <w:r w:rsidRPr="00850350">
        <w:rPr>
          <w:rFonts w:ascii="Menlo" w:eastAsia="Times New Roman" w:hAnsi="Menlo" w:cs="Menlo"/>
          <w:sz w:val="18"/>
          <w:szCs w:val="18"/>
          <w:lang w:val="en-US"/>
        </w:rPr>
        <w:t>=llm)</w:t>
      </w:r>
    </w:p>
    <w:p w14:paraId="5CE93C8F" w14:textId="11CB1786" w:rsidR="0045437B" w:rsidRPr="00850350" w:rsidRDefault="003E6BB8" w:rsidP="00850350">
      <w:pPr>
        <w:shd w:val="clear" w:color="auto" w:fill="D0CECE" w:themeFill="background2" w:themeFillShade="E6"/>
        <w:spacing w:line="270" w:lineRule="atLeast"/>
        <w:rPr>
          <w:rFonts w:ascii="Menlo" w:eastAsia="Times New Roman" w:hAnsi="Menlo" w:cs="Menlo"/>
          <w:sz w:val="18"/>
          <w:szCs w:val="18"/>
          <w:lang w:val="en-US"/>
        </w:rPr>
      </w:pPr>
      <w:r w:rsidRPr="00850350">
        <w:rPr>
          <w:rFonts w:ascii="Menlo" w:eastAsia="Times New Roman" w:hAnsi="Menlo" w:cs="Menlo"/>
          <w:sz w:val="18"/>
          <w:szCs w:val="18"/>
          <w:lang w:val="en-US"/>
        </w:rPr>
        <w:t xml:space="preserve">result = </w:t>
      </w:r>
      <w:r w:rsidR="0045437B" w:rsidRPr="00850350">
        <w:rPr>
          <w:rFonts w:ascii="Menlo" w:eastAsia="Times New Roman" w:hAnsi="Menlo" w:cs="Menlo"/>
          <w:sz w:val="18"/>
          <w:szCs w:val="18"/>
          <w:lang w:val="en-US"/>
        </w:rPr>
        <w:t xml:space="preserve">summarisation_chain.run(dataset, </w:t>
      </w:r>
      <w:r w:rsidR="0045437B" w:rsidRPr="00850350">
        <w:rPr>
          <w:rFonts w:ascii="Menlo" w:eastAsia="Times New Roman" w:hAnsi="Menlo" w:cs="Menlo"/>
          <w:i/>
          <w:sz w:val="18"/>
          <w:szCs w:val="18"/>
          <w:lang w:val="en-US"/>
        </w:rPr>
        <w:t>n_examples</w:t>
      </w:r>
      <w:r w:rsidR="0045437B" w:rsidRPr="00850350">
        <w:rPr>
          <w:rFonts w:ascii="Menlo" w:eastAsia="Times New Roman" w:hAnsi="Menlo" w:cs="Menlo"/>
          <w:sz w:val="18"/>
          <w:szCs w:val="18"/>
          <w:lang w:val="en-US"/>
        </w:rPr>
        <w:t>=100)</w:t>
      </w:r>
    </w:p>
    <w:p w14:paraId="01568ED3" w14:textId="26AAEB2E" w:rsidR="006B2E35" w:rsidRPr="00850350" w:rsidRDefault="003E6BB8" w:rsidP="00850350">
      <w:pPr>
        <w:shd w:val="clear" w:color="auto" w:fill="D0CECE" w:themeFill="background2" w:themeFillShade="E6"/>
        <w:spacing w:line="270" w:lineRule="atLeast"/>
        <w:rPr>
          <w:rFonts w:ascii="Menlo" w:eastAsia="Times New Roman" w:hAnsi="Menlo" w:cs="Menlo"/>
          <w:sz w:val="18"/>
          <w:szCs w:val="18"/>
          <w:lang w:val="en-US"/>
        </w:rPr>
      </w:pPr>
      <w:r w:rsidRPr="00850350">
        <w:rPr>
          <w:rFonts w:ascii="Menlo" w:eastAsia="Times New Roman" w:hAnsi="Menlo" w:cs="Menlo"/>
          <w:sz w:val="18"/>
          <w:szCs w:val="18"/>
          <w:lang w:val="en-US"/>
        </w:rPr>
        <w:t>summarisation_chain.save_chain_output("data/sample_summarization_chain_output.</w:t>
      </w:r>
      <w:r w:rsidR="008B2BB0" w:rsidRPr="00850350">
        <w:rPr>
          <w:rFonts w:ascii="Menlo" w:eastAsia="Times New Roman" w:hAnsi="Menlo" w:cs="Menlo"/>
          <w:sz w:val="18"/>
          <w:szCs w:val="18"/>
          <w:lang w:val="en-US"/>
        </w:rPr>
        <w:t>json</w:t>
      </w:r>
      <w:r w:rsidRPr="00850350">
        <w:rPr>
          <w:rFonts w:ascii="Menlo" w:eastAsia="Times New Roman" w:hAnsi="Menlo" w:cs="Menlo"/>
          <w:sz w:val="18"/>
          <w:szCs w:val="18"/>
          <w:lang w:val="en-US"/>
        </w:rPr>
        <w:t>")</w:t>
      </w:r>
    </w:p>
    <w:p w14:paraId="24F99D51" w14:textId="77777777" w:rsidR="00610BB1" w:rsidRPr="002779B8" w:rsidRDefault="00610BB1" w:rsidP="0045437B">
      <w:pPr>
        <w:pStyle w:val="a3"/>
        <w:ind w:firstLine="0"/>
        <w:rPr>
          <w:lang w:val="en-US"/>
        </w:rPr>
      </w:pPr>
    </w:p>
    <w:p w14:paraId="523572CF" w14:textId="5C37D946" w:rsidR="00BE4B70" w:rsidRPr="006D7CEA" w:rsidRDefault="002C3105" w:rsidP="0045437B">
      <w:pPr>
        <w:pStyle w:val="a3"/>
        <w:ind w:firstLine="0"/>
      </w:pPr>
      <w:r>
        <w:t xml:space="preserve">Листинг </w:t>
      </w:r>
      <w:r w:rsidR="004E4863">
        <w:t>7</w:t>
      </w:r>
      <w:r w:rsidR="004E4863" w:rsidRPr="006D7CEA">
        <w:t>.2.</w:t>
      </w:r>
      <w:r w:rsidR="001B3038">
        <w:t>6</w:t>
      </w:r>
      <w:r w:rsidR="004E4863" w:rsidRPr="006D7CEA">
        <w:t xml:space="preserve"> </w:t>
      </w:r>
      <w:r w:rsidR="006D7CEA" w:rsidRPr="006D7CEA">
        <w:t>–</w:t>
      </w:r>
      <w:r w:rsidR="004E4863" w:rsidRPr="006D7CEA">
        <w:t xml:space="preserve"> </w:t>
      </w:r>
      <w:r w:rsidR="001D2E9F">
        <w:t>Ф</w:t>
      </w:r>
      <w:r w:rsidR="006D7CEA">
        <w:t>ормат результата работы синтетической генерации</w:t>
      </w:r>
    </w:p>
    <w:tbl>
      <w:tblPr>
        <w:tblStyle w:val="TableGrid"/>
        <w:tblW w:w="0" w:type="auto"/>
        <w:tblLayout w:type="fixed"/>
        <w:tblLook w:val="06A0" w:firstRow="1" w:lastRow="0" w:firstColumn="1" w:lastColumn="0" w:noHBand="1" w:noVBand="1"/>
      </w:tblPr>
      <w:tblGrid>
        <w:gridCol w:w="9015"/>
      </w:tblGrid>
      <w:tr w:rsidR="00BE4B70" w14:paraId="1F34A64F" w14:textId="77777777" w:rsidTr="009A1B4A">
        <w:trPr>
          <w:trHeight w:val="563"/>
        </w:trPr>
        <w:tc>
          <w:tcPr>
            <w:cnfStyle w:val="001000000000" w:firstRow="0" w:lastRow="0" w:firstColumn="1" w:lastColumn="0" w:oddVBand="0" w:evenVBand="0" w:oddHBand="0" w:evenHBand="0" w:firstRowFirstColumn="0" w:firstRowLastColumn="0" w:lastRowFirstColumn="0" w:lastRowLastColumn="0"/>
            <w:tcW w:w="9015" w:type="dxa"/>
          </w:tcPr>
          <w:p w14:paraId="71809D22" w14:textId="77777777" w:rsidR="00BE4B70" w:rsidRPr="009A1B4A" w:rsidRDefault="00BE4B70" w:rsidP="00106444">
            <w:pPr>
              <w:shd w:val="clear" w:color="auto" w:fill="FFFFFF" w:themeFill="background1"/>
              <w:spacing w:line="270" w:lineRule="auto"/>
              <w:rPr>
                <w:rFonts w:ascii="Consolas" w:eastAsia="Monaco" w:hAnsi="Consolas" w:cs="Consolas"/>
                <w:color w:val="000000" w:themeColor="text1"/>
                <w:sz w:val="18"/>
                <w:szCs w:val="18"/>
              </w:rPr>
            </w:pPr>
            <w:bookmarkStart w:id="121" w:name="_Ref121399289"/>
            <w:r w:rsidRPr="009A1B4A">
              <w:rPr>
                <w:rFonts w:ascii="Consolas" w:eastAsia="Monaco" w:hAnsi="Consolas" w:cs="Consolas"/>
                <w:color w:val="000000" w:themeColor="text1"/>
                <w:sz w:val="18"/>
                <w:szCs w:val="18"/>
              </w:rPr>
              <w:t>{</w:t>
            </w:r>
          </w:p>
          <w:p w14:paraId="5293F414" w14:textId="6CAD122F" w:rsidR="00BE4B70" w:rsidRPr="00CB3833" w:rsidRDefault="00BE4B70" w:rsidP="00106444">
            <w:pPr>
              <w:shd w:val="clear" w:color="auto" w:fill="FFFFFF" w:themeFill="background1"/>
              <w:spacing w:line="270" w:lineRule="auto"/>
              <w:rPr>
                <w:rFonts w:ascii="Consolas" w:eastAsia="Monaco" w:hAnsi="Consolas" w:cs="Consolas"/>
                <w:color w:val="000000" w:themeColor="text1"/>
                <w:sz w:val="18"/>
                <w:szCs w:val="18"/>
              </w:rPr>
            </w:pPr>
            <w:r w:rsidRPr="009A1B4A">
              <w:rPr>
                <w:rFonts w:ascii="Consolas" w:eastAsia="Monaco" w:hAnsi="Consolas" w:cs="Consolas"/>
                <w:color w:val="A31515"/>
                <w:sz w:val="18"/>
                <w:szCs w:val="18"/>
              </w:rPr>
              <w:t xml:space="preserve">    "</w:t>
            </w:r>
            <w:r w:rsidR="009A1B4A" w:rsidRPr="009A1B4A">
              <w:rPr>
                <w:rFonts w:ascii="Consolas" w:eastAsia="Monaco" w:hAnsi="Consolas" w:cs="Consolas"/>
                <w:color w:val="A31515"/>
                <w:sz w:val="18"/>
                <w:szCs w:val="18"/>
                <w:lang w:val="en-US"/>
              </w:rPr>
              <w:t>generated</w:t>
            </w:r>
            <w:r w:rsidR="009A1B4A" w:rsidRPr="009A1B4A">
              <w:rPr>
                <w:rFonts w:ascii="Consolas" w:eastAsia="Monaco" w:hAnsi="Consolas" w:cs="Consolas"/>
                <w:color w:val="A31515"/>
                <w:sz w:val="18"/>
                <w:szCs w:val="18"/>
              </w:rPr>
              <w:t>_</w:t>
            </w:r>
            <w:r w:rsidR="009A1B4A" w:rsidRPr="009A1B4A">
              <w:rPr>
                <w:rFonts w:ascii="Consolas" w:eastAsia="Monaco" w:hAnsi="Consolas" w:cs="Consolas"/>
                <w:color w:val="A31515"/>
                <w:sz w:val="18"/>
                <w:szCs w:val="18"/>
                <w:lang w:val="en-US"/>
              </w:rPr>
              <w:t>example</w:t>
            </w:r>
            <w:r w:rsidRPr="009A1B4A">
              <w:rPr>
                <w:rFonts w:ascii="Consolas" w:eastAsia="Monaco" w:hAnsi="Consolas" w:cs="Consolas"/>
                <w:color w:val="A31515"/>
                <w:sz w:val="18"/>
                <w:szCs w:val="18"/>
              </w:rPr>
              <w:t>"</w:t>
            </w:r>
            <w:r w:rsidRPr="009A1B4A">
              <w:rPr>
                <w:rFonts w:ascii="Consolas" w:eastAsia="Monaco" w:hAnsi="Consolas" w:cs="Consolas"/>
                <w:color w:val="000000" w:themeColor="text1"/>
                <w:sz w:val="18"/>
                <w:szCs w:val="18"/>
              </w:rPr>
              <w:t xml:space="preserve">: </w:t>
            </w:r>
            <w:r w:rsidRPr="009A1B4A">
              <w:rPr>
                <w:rFonts w:ascii="Consolas" w:eastAsia="Monaco" w:hAnsi="Consolas" w:cs="Consolas"/>
                <w:color w:val="0451A5"/>
                <w:sz w:val="18"/>
                <w:szCs w:val="18"/>
              </w:rPr>
              <w:t>&lt;</w:t>
            </w:r>
            <w:r w:rsidR="009A1B4A">
              <w:rPr>
                <w:rFonts w:ascii="Consolas" w:eastAsia="Monaco" w:hAnsi="Consolas" w:cs="Consolas"/>
                <w:color w:val="0451A5"/>
                <w:sz w:val="18"/>
                <w:szCs w:val="18"/>
              </w:rPr>
              <w:t xml:space="preserve">сгенерированный пример по </w:t>
            </w:r>
            <w:r w:rsidR="002C3105">
              <w:rPr>
                <w:rFonts w:ascii="Consolas" w:eastAsia="Monaco" w:hAnsi="Consolas" w:cs="Consolas"/>
                <w:color w:val="0451A5"/>
                <w:sz w:val="18"/>
                <w:szCs w:val="18"/>
              </w:rPr>
              <w:t>данным</w:t>
            </w:r>
            <w:r w:rsidRPr="009A1B4A">
              <w:rPr>
                <w:rFonts w:ascii="Consolas" w:eastAsia="Monaco" w:hAnsi="Consolas" w:cs="Consolas"/>
                <w:color w:val="0451A5"/>
                <w:sz w:val="18"/>
                <w:szCs w:val="18"/>
              </w:rPr>
              <w:t>&gt;</w:t>
            </w:r>
            <w:r w:rsidRPr="009A1B4A">
              <w:rPr>
                <w:rFonts w:ascii="Consolas" w:eastAsia="Monaco" w:hAnsi="Consolas" w:cs="Consolas"/>
                <w:color w:val="000000" w:themeColor="text1"/>
                <w:sz w:val="18"/>
                <w:szCs w:val="18"/>
              </w:rPr>
              <w:t>,</w:t>
            </w:r>
          </w:p>
          <w:p w14:paraId="7674556C" w14:textId="05E4C483" w:rsidR="00F22672" w:rsidRPr="00F22672" w:rsidRDefault="00F22672" w:rsidP="00106444">
            <w:pPr>
              <w:shd w:val="clear" w:color="auto" w:fill="FFFFFF" w:themeFill="background1"/>
              <w:spacing w:line="270" w:lineRule="auto"/>
              <w:rPr>
                <w:rFonts w:ascii="Consolas" w:eastAsia="Monaco" w:hAnsi="Consolas" w:cs="Consolas"/>
                <w:color w:val="000000" w:themeColor="text1"/>
                <w:sz w:val="18"/>
                <w:szCs w:val="18"/>
                <w:lang w:val="en-US"/>
              </w:rPr>
            </w:pPr>
            <w:r w:rsidRPr="00F22672">
              <w:rPr>
                <w:rFonts w:ascii="Consolas" w:eastAsia="Monaco" w:hAnsi="Consolas" w:cs="Consolas"/>
                <w:color w:val="000000" w:themeColor="text1"/>
                <w:sz w:val="18"/>
                <w:szCs w:val="18"/>
              </w:rPr>
              <w:t xml:space="preserve">    </w:t>
            </w:r>
            <w:r w:rsidRPr="009A1B4A">
              <w:rPr>
                <w:rFonts w:ascii="Consolas" w:eastAsia="Monaco" w:hAnsi="Consolas" w:cs="Consolas"/>
                <w:color w:val="A31515"/>
                <w:sz w:val="18"/>
                <w:szCs w:val="18"/>
              </w:rPr>
              <w:t>"</w:t>
            </w:r>
            <w:r w:rsidRPr="009A1B4A">
              <w:rPr>
                <w:rFonts w:ascii="Consolas" w:eastAsia="Monaco" w:hAnsi="Consolas" w:cs="Consolas"/>
                <w:color w:val="A31515"/>
                <w:sz w:val="18"/>
                <w:szCs w:val="18"/>
                <w:lang w:val="en-US"/>
              </w:rPr>
              <w:t>content</w:t>
            </w:r>
            <w:r w:rsidRPr="009A1B4A">
              <w:rPr>
                <w:rFonts w:ascii="Consolas" w:eastAsia="Monaco" w:hAnsi="Consolas" w:cs="Consolas"/>
                <w:color w:val="A31515"/>
                <w:sz w:val="18"/>
                <w:szCs w:val="18"/>
              </w:rPr>
              <w:t>"</w:t>
            </w:r>
            <w:r w:rsidRPr="009A1B4A">
              <w:rPr>
                <w:rFonts w:ascii="Consolas" w:eastAsia="Monaco" w:hAnsi="Consolas" w:cs="Consolas"/>
                <w:color w:val="000000" w:themeColor="text1"/>
                <w:sz w:val="18"/>
                <w:szCs w:val="18"/>
              </w:rPr>
              <w:t xml:space="preserve">: </w:t>
            </w:r>
            <w:r w:rsidRPr="00DF68A9">
              <w:rPr>
                <w:rFonts w:ascii="Consolas" w:eastAsia="Monaco" w:hAnsi="Consolas" w:cs="Consolas"/>
                <w:color w:val="4472C4" w:themeColor="accent1"/>
                <w:sz w:val="18"/>
                <w:szCs w:val="18"/>
              </w:rPr>
              <w:t>[</w:t>
            </w:r>
          </w:p>
          <w:p w14:paraId="395DFF71" w14:textId="0630C6A9" w:rsidR="00F22672" w:rsidRPr="00F22672" w:rsidRDefault="00F22672" w:rsidP="00106444">
            <w:pPr>
              <w:shd w:val="clear" w:color="auto" w:fill="FFFFFF" w:themeFill="background1"/>
              <w:spacing w:line="270" w:lineRule="auto"/>
              <w:rPr>
                <w:rFonts w:ascii="Consolas" w:eastAsia="Monaco" w:hAnsi="Consolas" w:cs="Consolas"/>
                <w:color w:val="000000" w:themeColor="text1"/>
                <w:sz w:val="18"/>
                <w:szCs w:val="18"/>
              </w:rPr>
            </w:pPr>
            <w:r>
              <w:rPr>
                <w:rFonts w:ascii="Consolas" w:eastAsia="Monaco" w:hAnsi="Consolas" w:cs="Consolas"/>
                <w:color w:val="000000" w:themeColor="text1"/>
                <w:sz w:val="18"/>
                <w:szCs w:val="18"/>
              </w:rPr>
              <w:t xml:space="preserve">        </w:t>
            </w:r>
            <w:r w:rsidRPr="009A1B4A">
              <w:rPr>
                <w:rFonts w:ascii="Consolas" w:eastAsia="Monaco" w:hAnsi="Consolas" w:cs="Consolas"/>
                <w:color w:val="A31515"/>
                <w:sz w:val="18"/>
                <w:szCs w:val="18"/>
              </w:rPr>
              <w:t>"</w:t>
            </w:r>
            <w:r>
              <w:rPr>
                <w:rFonts w:ascii="Consolas" w:eastAsia="Monaco" w:hAnsi="Consolas" w:cs="Consolas"/>
                <w:color w:val="A31515"/>
                <w:sz w:val="18"/>
                <w:szCs w:val="18"/>
                <w:lang w:val="en-US"/>
              </w:rPr>
              <w:t>chunk</w:t>
            </w:r>
            <w:r w:rsidRPr="009A1B4A">
              <w:rPr>
                <w:rFonts w:ascii="Consolas" w:eastAsia="Monaco" w:hAnsi="Consolas" w:cs="Consolas"/>
                <w:color w:val="A31515"/>
                <w:sz w:val="18"/>
                <w:szCs w:val="18"/>
              </w:rPr>
              <w:t>"</w:t>
            </w:r>
            <w:r w:rsidRPr="009A1B4A">
              <w:rPr>
                <w:rFonts w:ascii="Consolas" w:eastAsia="Monaco" w:hAnsi="Consolas" w:cs="Consolas"/>
                <w:color w:val="000000" w:themeColor="text1"/>
                <w:sz w:val="18"/>
                <w:szCs w:val="18"/>
              </w:rPr>
              <w:t xml:space="preserve">: </w:t>
            </w:r>
            <w:r w:rsidRPr="00DF68A9">
              <w:rPr>
                <w:rFonts w:ascii="Consolas" w:eastAsia="Monaco" w:hAnsi="Consolas" w:cs="Consolas"/>
                <w:color w:val="4472C4" w:themeColor="accent1"/>
                <w:sz w:val="18"/>
                <w:szCs w:val="18"/>
              </w:rPr>
              <w:t xml:space="preserve">&lt;данные </w:t>
            </w:r>
            <w:r w:rsidRPr="009A1B4A">
              <w:rPr>
                <w:rFonts w:ascii="Consolas" w:eastAsia="Monaco" w:hAnsi="Consolas" w:cs="Consolas"/>
                <w:color w:val="0451A5"/>
                <w:sz w:val="18"/>
                <w:szCs w:val="18"/>
              </w:rPr>
              <w:t>использованные для генерации примера&gt;</w:t>
            </w:r>
            <w:r w:rsidRPr="009A1B4A">
              <w:rPr>
                <w:rFonts w:ascii="Consolas" w:eastAsia="Monaco" w:hAnsi="Consolas" w:cs="Consolas"/>
                <w:color w:val="000000" w:themeColor="text1"/>
                <w:sz w:val="18"/>
                <w:szCs w:val="18"/>
              </w:rPr>
              <w:t>,</w:t>
            </w:r>
          </w:p>
          <w:p w14:paraId="19D5588F" w14:textId="32E37D23" w:rsidR="00BE4B70" w:rsidRPr="00F22672" w:rsidRDefault="00BE4B70" w:rsidP="00E93343">
            <w:pPr>
              <w:shd w:val="clear" w:color="auto" w:fill="FFFFFF" w:themeFill="background1"/>
              <w:spacing w:line="270" w:lineRule="auto"/>
              <w:rPr>
                <w:rFonts w:ascii="Consolas" w:eastAsia="Monaco" w:hAnsi="Consolas" w:cs="Consolas"/>
                <w:color w:val="0551A5"/>
                <w:sz w:val="18"/>
                <w:szCs w:val="18"/>
              </w:rPr>
            </w:pPr>
            <w:r w:rsidRPr="009A1B4A">
              <w:rPr>
                <w:rFonts w:ascii="Consolas" w:eastAsia="Monaco" w:hAnsi="Consolas" w:cs="Consolas"/>
                <w:color w:val="A31515"/>
                <w:sz w:val="18"/>
                <w:szCs w:val="18"/>
              </w:rPr>
              <w:t xml:space="preserve">   </w:t>
            </w:r>
            <w:r w:rsidR="00A35130">
              <w:rPr>
                <w:rFonts w:ascii="Consolas" w:eastAsia="Monaco" w:hAnsi="Consolas" w:cs="Consolas"/>
                <w:color w:val="A31515"/>
                <w:sz w:val="18"/>
                <w:szCs w:val="18"/>
              </w:rPr>
              <w:t xml:space="preserve"> </w:t>
            </w:r>
            <w:r w:rsidR="00F22672" w:rsidRPr="00F22672">
              <w:rPr>
                <w:rFonts w:ascii="Consolas" w:eastAsia="Monaco" w:hAnsi="Consolas" w:cs="Consolas"/>
                <w:color w:val="A31515"/>
                <w:sz w:val="18"/>
                <w:szCs w:val="18"/>
              </w:rPr>
              <w:t xml:space="preserve">    </w:t>
            </w:r>
            <w:r w:rsidR="00A35130" w:rsidRPr="009A1B4A">
              <w:rPr>
                <w:rFonts w:ascii="Consolas" w:eastAsia="Monaco" w:hAnsi="Consolas" w:cs="Consolas"/>
                <w:color w:val="A31515"/>
                <w:sz w:val="18"/>
                <w:szCs w:val="18"/>
              </w:rPr>
              <w:t>"</w:t>
            </w:r>
            <w:r w:rsidR="00A35130">
              <w:rPr>
                <w:rFonts w:ascii="Consolas" w:eastAsia="Monaco" w:hAnsi="Consolas" w:cs="Consolas"/>
                <w:color w:val="A31515"/>
                <w:sz w:val="18"/>
                <w:szCs w:val="18"/>
                <w:lang w:val="en-US"/>
              </w:rPr>
              <w:t>source</w:t>
            </w:r>
            <w:r w:rsidR="00594E63" w:rsidRPr="006D7CEA">
              <w:rPr>
                <w:rFonts w:ascii="Consolas" w:eastAsia="Monaco" w:hAnsi="Consolas" w:cs="Consolas"/>
                <w:color w:val="A31515"/>
                <w:sz w:val="18"/>
                <w:szCs w:val="18"/>
              </w:rPr>
              <w:t>_</w:t>
            </w:r>
            <w:r w:rsidR="00594E63">
              <w:rPr>
                <w:rFonts w:ascii="Consolas" w:eastAsia="Monaco" w:hAnsi="Consolas" w:cs="Consolas"/>
                <w:color w:val="A31515"/>
                <w:sz w:val="18"/>
                <w:szCs w:val="18"/>
                <w:lang w:val="en-US"/>
              </w:rPr>
              <w:t>uuid</w:t>
            </w:r>
            <w:r w:rsidR="002C4452" w:rsidRPr="009A1B4A">
              <w:rPr>
                <w:rFonts w:ascii="Consolas" w:eastAsia="Monaco" w:hAnsi="Consolas" w:cs="Consolas"/>
                <w:color w:val="A31515"/>
                <w:sz w:val="18"/>
                <w:szCs w:val="18"/>
              </w:rPr>
              <w:t>"</w:t>
            </w:r>
            <w:r w:rsidR="00594E63" w:rsidRPr="006D7CEA">
              <w:rPr>
                <w:rFonts w:ascii="Consolas" w:eastAsia="Monaco" w:hAnsi="Consolas" w:cs="Consolas"/>
                <w:color w:val="A31515"/>
                <w:sz w:val="18"/>
                <w:szCs w:val="18"/>
              </w:rPr>
              <w:t xml:space="preserve">: </w:t>
            </w:r>
            <w:r w:rsidR="006D7CEA" w:rsidRPr="00DF68A9">
              <w:rPr>
                <w:rFonts w:ascii="Consolas" w:eastAsia="Monaco" w:hAnsi="Consolas" w:cs="Consolas"/>
                <w:color w:val="4472C4" w:themeColor="accent1"/>
                <w:sz w:val="18"/>
                <w:szCs w:val="18"/>
              </w:rPr>
              <w:t>&lt;</w:t>
            </w:r>
            <w:r w:rsidR="006D7CEA" w:rsidRPr="006D7CEA">
              <w:rPr>
                <w:rFonts w:ascii="Consolas" w:eastAsia="Monaco" w:hAnsi="Consolas" w:cs="Consolas"/>
                <w:color w:val="0551A5"/>
                <w:sz w:val="18"/>
                <w:szCs w:val="18"/>
              </w:rPr>
              <w:t>идентификатор источника данных&gt;</w:t>
            </w:r>
          </w:p>
          <w:p w14:paraId="48FD4F59" w14:textId="08D37127" w:rsidR="00F22672" w:rsidRPr="00F22672" w:rsidRDefault="00F22672" w:rsidP="00E93343">
            <w:pPr>
              <w:shd w:val="clear" w:color="auto" w:fill="FFFFFF" w:themeFill="background1"/>
              <w:spacing w:line="270" w:lineRule="auto"/>
              <w:rPr>
                <w:rFonts w:ascii="Consolas" w:eastAsia="Monaco" w:hAnsi="Consolas" w:cs="Consolas"/>
                <w:color w:val="000000" w:themeColor="text1"/>
                <w:sz w:val="18"/>
                <w:szCs w:val="18"/>
                <w:lang w:val="en-US"/>
              </w:rPr>
            </w:pPr>
            <w:r>
              <w:rPr>
                <w:rFonts w:ascii="Consolas" w:eastAsia="Monaco" w:hAnsi="Consolas" w:cs="Consolas"/>
                <w:color w:val="0551A5"/>
                <w:sz w:val="18"/>
                <w:szCs w:val="18"/>
                <w:lang w:val="en-US"/>
              </w:rPr>
              <w:t xml:space="preserve">    ]</w:t>
            </w:r>
          </w:p>
          <w:p w14:paraId="7BC066CC" w14:textId="506A04E2" w:rsidR="00BE4B70" w:rsidRPr="006D7CEA" w:rsidRDefault="00BE4B70" w:rsidP="009A1B4A">
            <w:pPr>
              <w:shd w:val="clear" w:color="auto" w:fill="FFFFFF" w:themeFill="background1"/>
              <w:spacing w:line="270" w:lineRule="auto"/>
              <w:rPr>
                <w:rFonts w:ascii="Consolas" w:eastAsia="Monaco" w:hAnsi="Consolas" w:cs="Consolas"/>
                <w:color w:val="000000" w:themeColor="text1"/>
                <w:sz w:val="18"/>
                <w:szCs w:val="18"/>
              </w:rPr>
            </w:pPr>
            <w:r w:rsidRPr="009A1B4A">
              <w:rPr>
                <w:rFonts w:ascii="Consolas" w:eastAsia="Monaco" w:hAnsi="Consolas" w:cs="Consolas"/>
                <w:color w:val="000000" w:themeColor="text1"/>
                <w:sz w:val="18"/>
                <w:szCs w:val="18"/>
              </w:rPr>
              <w:t>}</w:t>
            </w:r>
          </w:p>
        </w:tc>
      </w:tr>
    </w:tbl>
    <w:p w14:paraId="357C6186" w14:textId="5ABF4EFE" w:rsidR="00306D7B" w:rsidRPr="00354435" w:rsidRDefault="001E4F64" w:rsidP="00B93F17">
      <w:pPr>
        <w:spacing w:after="160" w:line="360" w:lineRule="auto"/>
        <w:rPr>
          <w:rFonts w:ascii="Times New Roman" w:eastAsia="Times New Roman" w:hAnsi="Times New Roman" w:cs="Times New Roman"/>
        </w:rPr>
      </w:pPr>
      <w:r w:rsidRPr="002779B8">
        <w:rPr>
          <w:lang w:val="en-US"/>
        </w:rPr>
        <w:br w:type="page"/>
      </w:r>
      <w:bookmarkEnd w:id="121"/>
    </w:p>
    <w:p w14:paraId="5E4C70A8" w14:textId="57D5B735" w:rsidR="00EA3007" w:rsidRPr="00996EC0" w:rsidRDefault="008B75BD" w:rsidP="00B93F17">
      <w:pPr>
        <w:pStyle w:val="Heading1"/>
        <w:numPr>
          <w:ilvl w:val="0"/>
          <w:numId w:val="0"/>
        </w:numPr>
        <w:ind w:firstLine="709"/>
        <w:rPr>
          <w:b w:val="0"/>
          <w:bCs/>
        </w:rPr>
      </w:pPr>
      <w:bookmarkStart w:id="122" w:name="_Toc185703883"/>
      <w:commentRangeStart w:id="123"/>
      <w:r w:rsidRPr="00996EC0">
        <w:rPr>
          <w:b w:val="0"/>
          <w:bCs/>
        </w:rPr>
        <w:t>Список использованной литературы</w:t>
      </w:r>
      <w:commentRangeEnd w:id="123"/>
      <w:r w:rsidR="002972F5">
        <w:rPr>
          <w:rStyle w:val="CommentReference"/>
          <w:rFonts w:ascii="Calibri" w:eastAsia="Calibri" w:hAnsi="Calibri" w:cs="Times New Roman"/>
          <w:b w:val="0"/>
          <w:caps w:val="0"/>
        </w:rPr>
        <w:commentReference w:id="123"/>
      </w:r>
      <w:bookmarkEnd w:id="122"/>
    </w:p>
    <w:p w14:paraId="7E95E50A" w14:textId="1B77C048" w:rsidR="00FA4B5F" w:rsidRPr="002C5A4A" w:rsidRDefault="00FA4B5F" w:rsidP="00FA4B5F">
      <w:pPr>
        <w:pStyle w:val="ListParagraph"/>
        <w:widowControl w:val="0"/>
        <w:autoSpaceDE w:val="0"/>
        <w:autoSpaceDN w:val="0"/>
        <w:adjustRightInd w:val="0"/>
        <w:spacing w:line="360" w:lineRule="auto"/>
        <w:ind w:left="709"/>
        <w:jc w:val="both"/>
        <w:rPr>
          <w:rFonts w:ascii="Times New Roman" w:hAnsi="Times New Roman" w:cs="Times New Roman"/>
          <w:lang w:val="en-US"/>
        </w:rPr>
      </w:pPr>
      <w:r w:rsidRPr="002C5A4A">
        <w:rPr>
          <w:rFonts w:ascii="Times New Roman" w:hAnsi="Times New Roman" w:cs="Times New Roman"/>
          <w:lang w:val="en-US"/>
        </w:rPr>
        <w:t>1. Tornede A. et al. Automl in the age of large language models: Current challenges, future opportunities and risks //arXiv preprint arXiv:2306.08107. – 2023.</w:t>
      </w:r>
    </w:p>
    <w:p w14:paraId="4F433CEB" w14:textId="3DBCB5A5" w:rsidR="008B75BD" w:rsidRPr="002C5A4A" w:rsidRDefault="00FA4B5F" w:rsidP="00FA4B5F">
      <w:pPr>
        <w:pStyle w:val="ListParagraph"/>
        <w:widowControl w:val="0"/>
        <w:autoSpaceDE w:val="0"/>
        <w:autoSpaceDN w:val="0"/>
        <w:adjustRightInd w:val="0"/>
        <w:spacing w:line="360" w:lineRule="auto"/>
        <w:ind w:left="709"/>
        <w:jc w:val="both"/>
        <w:rPr>
          <w:rFonts w:ascii="Times New Roman" w:hAnsi="Times New Roman" w:cs="Times New Roman"/>
          <w:lang w:val="en-US"/>
        </w:rPr>
      </w:pPr>
      <w:r w:rsidRPr="002C5A4A">
        <w:rPr>
          <w:rFonts w:ascii="Times New Roman" w:hAnsi="Times New Roman" w:cs="Times New Roman"/>
        </w:rPr>
        <w:t xml:space="preserve">2. </w:t>
      </w:r>
      <w:r w:rsidR="00776652" w:rsidRPr="002C5A4A">
        <w:rPr>
          <w:rFonts w:ascii="Times New Roman" w:hAnsi="Times New Roman" w:cs="Times New Roman"/>
          <w:lang w:val="en-US"/>
        </w:rPr>
        <w:t>Chase</w:t>
      </w:r>
      <w:r w:rsidR="00776652" w:rsidRPr="002C5A4A">
        <w:rPr>
          <w:rFonts w:ascii="Times New Roman" w:hAnsi="Times New Roman" w:cs="Times New Roman"/>
        </w:rPr>
        <w:t xml:space="preserve">, </w:t>
      </w:r>
      <w:r w:rsidR="00776652" w:rsidRPr="002C5A4A">
        <w:rPr>
          <w:rFonts w:ascii="Times New Roman" w:hAnsi="Times New Roman" w:cs="Times New Roman"/>
          <w:lang w:val="en-US"/>
        </w:rPr>
        <w:t>H</w:t>
      </w:r>
      <w:r w:rsidR="00776652" w:rsidRPr="002C5A4A">
        <w:rPr>
          <w:rFonts w:ascii="Times New Roman" w:hAnsi="Times New Roman" w:cs="Times New Roman"/>
        </w:rPr>
        <w:t xml:space="preserve">. (2022). </w:t>
      </w:r>
      <w:r w:rsidR="00776652" w:rsidRPr="002C5A4A">
        <w:rPr>
          <w:rFonts w:ascii="Times New Roman" w:hAnsi="Times New Roman" w:cs="Times New Roman"/>
          <w:lang w:val="en-US"/>
        </w:rPr>
        <w:t xml:space="preserve">LangChain [Computer software]. </w:t>
      </w:r>
      <w:hyperlink r:id="rId29" w:history="1">
        <w:r w:rsidR="0016158A" w:rsidRPr="002C5A4A">
          <w:rPr>
            <w:rStyle w:val="Hyperlink"/>
            <w:rFonts w:ascii="Times New Roman" w:hAnsi="Times New Roman" w:cs="Times New Roman"/>
            <w:lang w:val="en-US"/>
          </w:rPr>
          <w:t>https://github.com/langchain-ai/langchain</w:t>
        </w:r>
      </w:hyperlink>
    </w:p>
    <w:p w14:paraId="0D7F44CE" w14:textId="5A5D13A3" w:rsidR="002C5A4A" w:rsidRPr="002C5A4A" w:rsidRDefault="002C5A4A" w:rsidP="002C5A4A">
      <w:pPr>
        <w:pStyle w:val="ListParagraph"/>
        <w:widowControl w:val="0"/>
        <w:autoSpaceDE w:val="0"/>
        <w:autoSpaceDN w:val="0"/>
        <w:adjustRightInd w:val="0"/>
        <w:spacing w:line="360" w:lineRule="auto"/>
        <w:ind w:left="709"/>
        <w:jc w:val="both"/>
        <w:rPr>
          <w:rFonts w:ascii="Times New Roman" w:hAnsi="Times New Roman" w:cs="Times New Roman"/>
          <w:lang w:val="en-US"/>
        </w:rPr>
      </w:pPr>
      <w:r w:rsidRPr="002C5A4A">
        <w:rPr>
          <w:rFonts w:ascii="Times New Roman" w:hAnsi="Times New Roman" w:cs="Times New Roman"/>
          <w:lang w:val="en-US"/>
        </w:rPr>
        <w:t>3. Li X. A Review of Prominent Paradigms for LLM-Based Agents: Tool Use (Including RAG), Planning, and Feedback Learning //arXiv preprint arXiv:2406.05804. – 2024.</w:t>
      </w:r>
    </w:p>
    <w:p w14:paraId="234A4832" w14:textId="667F57C5" w:rsidR="0016158A" w:rsidRPr="002C5A4A" w:rsidRDefault="002C5A4A" w:rsidP="00FA4B5F">
      <w:pPr>
        <w:pStyle w:val="ListParagraph"/>
        <w:widowControl w:val="0"/>
        <w:autoSpaceDE w:val="0"/>
        <w:autoSpaceDN w:val="0"/>
        <w:adjustRightInd w:val="0"/>
        <w:spacing w:line="360" w:lineRule="auto"/>
        <w:ind w:left="709"/>
        <w:jc w:val="both"/>
        <w:rPr>
          <w:rFonts w:ascii="Times New Roman" w:hAnsi="Times New Roman" w:cs="Times New Roman"/>
          <w:lang w:val="en-US"/>
        </w:rPr>
      </w:pPr>
      <w:r w:rsidRPr="002C5A4A">
        <w:rPr>
          <w:rFonts w:ascii="Times New Roman" w:hAnsi="Times New Roman" w:cs="Times New Roman"/>
          <w:lang w:val="en-US"/>
        </w:rPr>
        <w:t>4. Fang C. et al. Llm-ensemble: Optimal large language model ensemble method for e-commerce product attribute value extraction //Proceedings of the 47th International ACM SIGIR Conference on Research and Development in Information Retrieval. – 2024. – С. 2910-2914.</w:t>
      </w:r>
    </w:p>
    <w:p w14:paraId="69E20454" w14:textId="10D56459" w:rsidR="00880BE5" w:rsidRPr="003F02FE" w:rsidRDefault="00880BE5" w:rsidP="003F02FE">
      <w:pPr>
        <w:pStyle w:val="ListParagraph"/>
        <w:widowControl w:val="0"/>
        <w:autoSpaceDE w:val="0"/>
        <w:autoSpaceDN w:val="0"/>
        <w:adjustRightInd w:val="0"/>
        <w:spacing w:line="360" w:lineRule="auto"/>
        <w:ind w:left="709"/>
        <w:jc w:val="both"/>
        <w:rPr>
          <w:rFonts w:ascii="Times New Roman" w:hAnsi="Times New Roman" w:cs="Times New Roman"/>
          <w:lang w:val="en-US"/>
        </w:rPr>
      </w:pPr>
      <w:r w:rsidRPr="00880BE5">
        <w:rPr>
          <w:rFonts w:ascii="Times New Roman" w:hAnsi="Times New Roman" w:cs="Times New Roman"/>
          <w:lang w:val="en-US"/>
        </w:rPr>
        <w:t>5. Li J. et al. More agents is all you need //arXiv preprint arXiv:2402.05120. – 2024.</w:t>
      </w:r>
    </w:p>
    <w:p w14:paraId="36E9A70A" w14:textId="13D233A0" w:rsidR="00880BE5" w:rsidRPr="003F02FE" w:rsidRDefault="00880BE5" w:rsidP="003F02FE">
      <w:pPr>
        <w:pStyle w:val="ListParagraph"/>
        <w:widowControl w:val="0"/>
        <w:autoSpaceDE w:val="0"/>
        <w:autoSpaceDN w:val="0"/>
        <w:adjustRightInd w:val="0"/>
        <w:spacing w:line="360" w:lineRule="auto"/>
        <w:ind w:left="709"/>
        <w:jc w:val="both"/>
        <w:rPr>
          <w:rFonts w:ascii="Times New Roman" w:hAnsi="Times New Roman" w:cs="Times New Roman"/>
          <w:lang w:val="en-US"/>
        </w:rPr>
      </w:pPr>
      <w:r w:rsidRPr="00880BE5">
        <w:rPr>
          <w:rFonts w:ascii="Times New Roman" w:hAnsi="Times New Roman" w:cs="Times New Roman"/>
          <w:lang w:val="en-US"/>
        </w:rPr>
        <w:t>6. Shen W. et al. Small llms are weak tool learners: A multi-llm agent //arXiv preprint arXiv:2401.07324. – 2024.</w:t>
      </w:r>
    </w:p>
    <w:p w14:paraId="7945FA66" w14:textId="3CBA0D77" w:rsidR="00AC11F4" w:rsidRPr="002C5A4A" w:rsidRDefault="00880BE5" w:rsidP="00880BE5">
      <w:pPr>
        <w:pStyle w:val="ListParagraph"/>
        <w:widowControl w:val="0"/>
        <w:autoSpaceDE w:val="0"/>
        <w:autoSpaceDN w:val="0"/>
        <w:adjustRightInd w:val="0"/>
        <w:spacing w:line="360" w:lineRule="auto"/>
        <w:ind w:left="709"/>
        <w:jc w:val="both"/>
        <w:rPr>
          <w:rFonts w:ascii="Times New Roman" w:hAnsi="Times New Roman" w:cs="Times New Roman"/>
          <w:b/>
          <w:i/>
          <w:caps/>
          <w:color w:val="000000" w:themeColor="text1"/>
          <w:sz w:val="32"/>
          <w:szCs w:val="32"/>
          <w:lang w:val="en-US"/>
        </w:rPr>
      </w:pPr>
      <w:r w:rsidRPr="00880BE5">
        <w:rPr>
          <w:rFonts w:ascii="Times New Roman" w:hAnsi="Times New Roman" w:cs="Times New Roman"/>
          <w:lang w:val="en-US"/>
        </w:rPr>
        <w:t>7. Gan Z., Liu Y. Towards a Theoretical Understanding of Synthetic Data in LLM Post-Training: A Reverse-Bottleneck Perspective //arXiv preprint arXiv:2410.01720. – 2024.</w:t>
      </w:r>
      <w:r w:rsidR="00AC11F4" w:rsidRPr="002C5A4A">
        <w:rPr>
          <w:rFonts w:ascii="Times New Roman" w:hAnsi="Times New Roman" w:cs="Times New Roman"/>
          <w:i/>
          <w:iCs/>
          <w:lang w:val="en-US"/>
        </w:rPr>
        <w:br w:type="page"/>
      </w:r>
    </w:p>
    <w:p w14:paraId="19B28872" w14:textId="49B9D5A5" w:rsidR="00AC11F4" w:rsidRPr="00996EC0" w:rsidRDefault="00AC11F4" w:rsidP="00B93F17">
      <w:pPr>
        <w:pStyle w:val="a8"/>
        <w:spacing w:line="360" w:lineRule="auto"/>
        <w:rPr>
          <w:b w:val="0"/>
          <w:bCs/>
        </w:rPr>
      </w:pPr>
      <w:bookmarkStart w:id="124" w:name="_Toc185703884"/>
      <w:r w:rsidRPr="00996EC0">
        <w:rPr>
          <w:b w:val="0"/>
          <w:bCs/>
        </w:rPr>
        <w:t>ЛИСТ РЕГИСТРАЦИИ ИЗМЕНЕНИЙ</w:t>
      </w:r>
      <w:bookmarkEnd w:id="124"/>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993"/>
        <w:gridCol w:w="992"/>
        <w:gridCol w:w="850"/>
        <w:gridCol w:w="1134"/>
        <w:gridCol w:w="1418"/>
        <w:gridCol w:w="992"/>
        <w:gridCol w:w="1418"/>
        <w:gridCol w:w="850"/>
        <w:gridCol w:w="709"/>
      </w:tblGrid>
      <w:tr w:rsidR="00AC11F4" w:rsidRPr="00573A25" w14:paraId="551D02CD" w14:textId="77777777" w:rsidTr="00900E76">
        <w:trPr>
          <w:cantSplit/>
          <w:trHeight w:val="125"/>
          <w:jc w:val="center"/>
        </w:trPr>
        <w:tc>
          <w:tcPr>
            <w:tcW w:w="10031" w:type="dxa"/>
            <w:gridSpan w:val="10"/>
            <w:tcBorders>
              <w:top w:val="single" w:sz="4" w:space="0" w:color="auto"/>
              <w:left w:val="single" w:sz="4" w:space="0" w:color="auto"/>
              <w:bottom w:val="single" w:sz="4" w:space="0" w:color="auto"/>
              <w:right w:val="single" w:sz="4" w:space="0" w:color="auto"/>
            </w:tcBorders>
          </w:tcPr>
          <w:p w14:paraId="71293682" w14:textId="77777777" w:rsidR="00AC11F4" w:rsidRPr="00573A25" w:rsidRDefault="00AC11F4" w:rsidP="00B93F17">
            <w:pPr>
              <w:spacing w:line="360" w:lineRule="auto"/>
              <w:jc w:val="center"/>
              <w:rPr>
                <w:rFonts w:ascii="Times New Roman" w:eastAsia="Times New Roman" w:hAnsi="Times New Roman" w:cs="Times New Roman"/>
                <w:sz w:val="20"/>
                <w:szCs w:val="20"/>
                <w:lang w:eastAsia="ru-RU"/>
              </w:rPr>
            </w:pPr>
            <w:r w:rsidRPr="00573A25">
              <w:rPr>
                <w:rFonts w:ascii="Times New Roman" w:eastAsia="Times New Roman" w:hAnsi="Times New Roman" w:cs="Times New Roman"/>
                <w:sz w:val="20"/>
                <w:szCs w:val="20"/>
                <w:lang w:eastAsia="ru-RU"/>
              </w:rPr>
              <w:t>Лист регистрации изменений</w:t>
            </w:r>
          </w:p>
        </w:tc>
      </w:tr>
      <w:tr w:rsidR="00AC11F4" w:rsidRPr="00573A25" w14:paraId="39832895" w14:textId="77777777" w:rsidTr="00900E76">
        <w:trPr>
          <w:cantSplit/>
          <w:trHeight w:val="125"/>
          <w:jc w:val="center"/>
        </w:trPr>
        <w:tc>
          <w:tcPr>
            <w:tcW w:w="675" w:type="dxa"/>
            <w:vMerge w:val="restart"/>
            <w:tcBorders>
              <w:top w:val="single" w:sz="4" w:space="0" w:color="auto"/>
              <w:left w:val="single" w:sz="4" w:space="0" w:color="auto"/>
              <w:bottom w:val="single" w:sz="4" w:space="0" w:color="auto"/>
              <w:right w:val="single" w:sz="4" w:space="0" w:color="auto"/>
            </w:tcBorders>
          </w:tcPr>
          <w:p w14:paraId="550149C3" w14:textId="77777777" w:rsidR="00AC11F4" w:rsidRPr="00573A25" w:rsidRDefault="00AC11F4" w:rsidP="00B93F17">
            <w:pPr>
              <w:spacing w:line="360" w:lineRule="auto"/>
              <w:jc w:val="center"/>
              <w:rPr>
                <w:rFonts w:ascii="Times New Roman" w:hAnsi="Times New Roman" w:cs="Times New Roman"/>
                <w:sz w:val="20"/>
                <w:szCs w:val="20"/>
              </w:rPr>
            </w:pPr>
            <w:r w:rsidRPr="00573A25">
              <w:rPr>
                <w:rFonts w:ascii="Times New Roman" w:hAnsi="Times New Roman" w:cs="Times New Roman"/>
                <w:sz w:val="20"/>
                <w:szCs w:val="20"/>
              </w:rPr>
              <w:t>Изм.</w:t>
            </w:r>
          </w:p>
        </w:tc>
        <w:tc>
          <w:tcPr>
            <w:tcW w:w="3969" w:type="dxa"/>
            <w:gridSpan w:val="4"/>
            <w:tcBorders>
              <w:top w:val="single" w:sz="4" w:space="0" w:color="auto"/>
              <w:left w:val="single" w:sz="4" w:space="0" w:color="auto"/>
              <w:bottom w:val="single" w:sz="4" w:space="0" w:color="auto"/>
              <w:right w:val="single" w:sz="4" w:space="0" w:color="auto"/>
            </w:tcBorders>
          </w:tcPr>
          <w:p w14:paraId="2D77AF22" w14:textId="77777777" w:rsidR="00AC11F4" w:rsidRPr="00573A25" w:rsidRDefault="00AC11F4" w:rsidP="00B93F17">
            <w:pPr>
              <w:spacing w:line="360" w:lineRule="auto"/>
              <w:jc w:val="center"/>
              <w:rPr>
                <w:rFonts w:ascii="Times New Roman" w:eastAsia="Times New Roman" w:hAnsi="Times New Roman" w:cs="Times New Roman"/>
                <w:sz w:val="20"/>
                <w:szCs w:val="20"/>
                <w:lang w:eastAsia="ru-RU"/>
              </w:rPr>
            </w:pPr>
            <w:r w:rsidRPr="00573A25">
              <w:rPr>
                <w:rFonts w:ascii="Times New Roman" w:eastAsia="Times New Roman" w:hAnsi="Times New Roman" w:cs="Times New Roman"/>
                <w:sz w:val="20"/>
                <w:szCs w:val="20"/>
                <w:lang w:eastAsia="ru-RU"/>
              </w:rPr>
              <w:t>Номера листов (страниц)</w:t>
            </w:r>
          </w:p>
        </w:tc>
        <w:tc>
          <w:tcPr>
            <w:tcW w:w="1418" w:type="dxa"/>
            <w:vMerge w:val="restart"/>
            <w:tcBorders>
              <w:top w:val="single" w:sz="4" w:space="0" w:color="auto"/>
              <w:left w:val="single" w:sz="4" w:space="0" w:color="auto"/>
              <w:bottom w:val="single" w:sz="4" w:space="0" w:color="auto"/>
              <w:right w:val="single" w:sz="4" w:space="0" w:color="auto"/>
            </w:tcBorders>
          </w:tcPr>
          <w:p w14:paraId="63867767" w14:textId="77777777" w:rsidR="00AC11F4" w:rsidRPr="00573A25" w:rsidRDefault="00AC11F4" w:rsidP="00B93F17">
            <w:pPr>
              <w:spacing w:line="360" w:lineRule="auto"/>
              <w:jc w:val="center"/>
              <w:rPr>
                <w:rFonts w:ascii="Times New Roman" w:eastAsia="Times New Roman" w:hAnsi="Times New Roman" w:cs="Times New Roman"/>
                <w:sz w:val="20"/>
                <w:szCs w:val="20"/>
                <w:lang w:eastAsia="ru-RU"/>
              </w:rPr>
            </w:pPr>
            <w:r w:rsidRPr="00573A25">
              <w:rPr>
                <w:rFonts w:ascii="Times New Roman" w:eastAsia="Times New Roman" w:hAnsi="Times New Roman" w:cs="Times New Roman"/>
                <w:sz w:val="20"/>
                <w:szCs w:val="20"/>
                <w:lang w:eastAsia="ru-RU"/>
              </w:rPr>
              <w:t>Всего листов (страниц) в докум.</w:t>
            </w:r>
          </w:p>
        </w:tc>
        <w:tc>
          <w:tcPr>
            <w:tcW w:w="992" w:type="dxa"/>
            <w:vMerge w:val="restart"/>
            <w:tcBorders>
              <w:top w:val="single" w:sz="4" w:space="0" w:color="auto"/>
              <w:left w:val="single" w:sz="4" w:space="0" w:color="auto"/>
              <w:bottom w:val="single" w:sz="4" w:space="0" w:color="auto"/>
              <w:right w:val="single" w:sz="4" w:space="0" w:color="auto"/>
            </w:tcBorders>
          </w:tcPr>
          <w:p w14:paraId="389F9245" w14:textId="77777777" w:rsidR="00AC11F4" w:rsidRPr="00573A25" w:rsidRDefault="00AC11F4" w:rsidP="00B93F17">
            <w:pPr>
              <w:spacing w:line="360" w:lineRule="auto"/>
              <w:jc w:val="center"/>
              <w:rPr>
                <w:rFonts w:ascii="Times New Roman" w:eastAsia="Times New Roman" w:hAnsi="Times New Roman" w:cs="Times New Roman"/>
                <w:sz w:val="20"/>
                <w:szCs w:val="20"/>
                <w:lang w:eastAsia="ru-RU"/>
              </w:rPr>
            </w:pPr>
            <w:r w:rsidRPr="00573A25">
              <w:rPr>
                <w:rFonts w:ascii="Times New Roman" w:eastAsia="Times New Roman" w:hAnsi="Times New Roman" w:cs="Times New Roman"/>
                <w:sz w:val="20"/>
                <w:szCs w:val="20"/>
                <w:lang w:eastAsia="ru-RU"/>
              </w:rPr>
              <w:t>№ документа</w:t>
            </w:r>
          </w:p>
        </w:tc>
        <w:tc>
          <w:tcPr>
            <w:tcW w:w="1418" w:type="dxa"/>
            <w:vMerge w:val="restart"/>
            <w:tcBorders>
              <w:top w:val="single" w:sz="4" w:space="0" w:color="auto"/>
              <w:left w:val="single" w:sz="4" w:space="0" w:color="auto"/>
              <w:bottom w:val="single" w:sz="4" w:space="0" w:color="auto"/>
              <w:right w:val="single" w:sz="4" w:space="0" w:color="auto"/>
            </w:tcBorders>
          </w:tcPr>
          <w:p w14:paraId="5CBB3177" w14:textId="77777777" w:rsidR="00AC11F4" w:rsidRPr="00573A25" w:rsidRDefault="00AC11F4" w:rsidP="00B93F17">
            <w:pPr>
              <w:spacing w:line="360" w:lineRule="auto"/>
              <w:jc w:val="center"/>
              <w:rPr>
                <w:rFonts w:ascii="Times New Roman" w:eastAsia="Times New Roman" w:hAnsi="Times New Roman" w:cs="Times New Roman"/>
                <w:sz w:val="20"/>
                <w:szCs w:val="20"/>
                <w:lang w:eastAsia="ru-RU"/>
              </w:rPr>
            </w:pPr>
            <w:r w:rsidRPr="00573A25">
              <w:rPr>
                <w:rFonts w:ascii="Times New Roman" w:eastAsia="Times New Roman" w:hAnsi="Times New Roman" w:cs="Times New Roman"/>
                <w:sz w:val="20"/>
                <w:szCs w:val="20"/>
                <w:lang w:eastAsia="ru-RU"/>
              </w:rPr>
              <w:t>Входящий № сопроводи-тельного докум. и дата</w:t>
            </w:r>
          </w:p>
        </w:tc>
        <w:tc>
          <w:tcPr>
            <w:tcW w:w="850" w:type="dxa"/>
            <w:vMerge w:val="restart"/>
            <w:tcBorders>
              <w:top w:val="single" w:sz="4" w:space="0" w:color="auto"/>
              <w:left w:val="single" w:sz="4" w:space="0" w:color="auto"/>
              <w:bottom w:val="single" w:sz="4" w:space="0" w:color="auto"/>
              <w:right w:val="single" w:sz="4" w:space="0" w:color="auto"/>
            </w:tcBorders>
          </w:tcPr>
          <w:p w14:paraId="14657840" w14:textId="77777777" w:rsidR="00AC11F4" w:rsidRPr="00573A25" w:rsidRDefault="00AC11F4" w:rsidP="00B93F17">
            <w:pPr>
              <w:spacing w:line="360" w:lineRule="auto"/>
              <w:jc w:val="center"/>
              <w:rPr>
                <w:rFonts w:ascii="Times New Roman" w:eastAsia="Times New Roman" w:hAnsi="Times New Roman" w:cs="Times New Roman"/>
                <w:sz w:val="20"/>
                <w:szCs w:val="20"/>
                <w:lang w:eastAsia="ru-RU"/>
              </w:rPr>
            </w:pPr>
            <w:r w:rsidRPr="00573A25">
              <w:rPr>
                <w:rFonts w:ascii="Times New Roman" w:eastAsia="Times New Roman" w:hAnsi="Times New Roman" w:cs="Times New Roman"/>
                <w:sz w:val="20"/>
                <w:szCs w:val="20"/>
                <w:lang w:eastAsia="ru-RU"/>
              </w:rPr>
              <w:t>Подп.</w:t>
            </w:r>
          </w:p>
        </w:tc>
        <w:tc>
          <w:tcPr>
            <w:tcW w:w="709" w:type="dxa"/>
            <w:vMerge w:val="restart"/>
            <w:tcBorders>
              <w:top w:val="single" w:sz="4" w:space="0" w:color="auto"/>
              <w:left w:val="single" w:sz="4" w:space="0" w:color="auto"/>
              <w:bottom w:val="single" w:sz="4" w:space="0" w:color="auto"/>
              <w:right w:val="single" w:sz="4" w:space="0" w:color="auto"/>
            </w:tcBorders>
          </w:tcPr>
          <w:p w14:paraId="13C2F6CF" w14:textId="77777777" w:rsidR="00AC11F4" w:rsidRPr="00573A25" w:rsidRDefault="00AC11F4" w:rsidP="00B93F17">
            <w:pPr>
              <w:spacing w:line="360" w:lineRule="auto"/>
              <w:jc w:val="center"/>
              <w:rPr>
                <w:rFonts w:ascii="Times New Roman" w:eastAsia="Times New Roman" w:hAnsi="Times New Roman" w:cs="Times New Roman"/>
                <w:sz w:val="20"/>
                <w:szCs w:val="20"/>
                <w:lang w:eastAsia="ru-RU"/>
              </w:rPr>
            </w:pPr>
            <w:r w:rsidRPr="00573A25">
              <w:rPr>
                <w:rFonts w:ascii="Times New Roman" w:eastAsia="Times New Roman" w:hAnsi="Times New Roman" w:cs="Times New Roman"/>
                <w:sz w:val="20"/>
                <w:szCs w:val="20"/>
                <w:lang w:eastAsia="ru-RU"/>
              </w:rPr>
              <w:t>Дата</w:t>
            </w:r>
          </w:p>
        </w:tc>
      </w:tr>
      <w:tr w:rsidR="00AC11F4" w:rsidRPr="00573A25" w14:paraId="3DD5CC2F" w14:textId="77777777" w:rsidTr="00900E76">
        <w:trPr>
          <w:cantSplit/>
          <w:trHeight w:val="125"/>
          <w:jc w:val="center"/>
        </w:trPr>
        <w:tc>
          <w:tcPr>
            <w:tcW w:w="675" w:type="dxa"/>
            <w:vMerge/>
            <w:tcBorders>
              <w:top w:val="single" w:sz="4" w:space="0" w:color="auto"/>
              <w:left w:val="single" w:sz="4" w:space="0" w:color="auto"/>
              <w:bottom w:val="single" w:sz="4" w:space="0" w:color="auto"/>
              <w:right w:val="single" w:sz="4" w:space="0" w:color="auto"/>
            </w:tcBorders>
          </w:tcPr>
          <w:p w14:paraId="77B8BD9C" w14:textId="77777777" w:rsidR="00AC11F4" w:rsidRPr="00573A25" w:rsidRDefault="00AC11F4" w:rsidP="00B93F17">
            <w:pPr>
              <w:spacing w:line="360" w:lineRule="auto"/>
              <w:jc w:val="center"/>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054EEF94" w14:textId="77777777" w:rsidR="00AC11F4" w:rsidRPr="00573A25" w:rsidRDefault="00AC11F4" w:rsidP="00B93F17">
            <w:pPr>
              <w:spacing w:line="360" w:lineRule="auto"/>
              <w:jc w:val="center"/>
              <w:rPr>
                <w:rFonts w:ascii="Times New Roman" w:eastAsia="Times New Roman" w:hAnsi="Times New Roman" w:cs="Times New Roman"/>
                <w:sz w:val="20"/>
                <w:szCs w:val="20"/>
                <w:lang w:eastAsia="ru-RU"/>
              </w:rPr>
            </w:pPr>
            <w:r w:rsidRPr="00573A25">
              <w:rPr>
                <w:rFonts w:ascii="Times New Roman" w:eastAsia="Times New Roman" w:hAnsi="Times New Roman" w:cs="Times New Roman"/>
                <w:sz w:val="20"/>
                <w:szCs w:val="20"/>
                <w:lang w:eastAsia="ru-RU"/>
              </w:rPr>
              <w:t>изме-ненных</w:t>
            </w:r>
          </w:p>
        </w:tc>
        <w:tc>
          <w:tcPr>
            <w:tcW w:w="992" w:type="dxa"/>
            <w:tcBorders>
              <w:top w:val="single" w:sz="4" w:space="0" w:color="auto"/>
              <w:left w:val="single" w:sz="4" w:space="0" w:color="auto"/>
              <w:bottom w:val="single" w:sz="4" w:space="0" w:color="auto"/>
              <w:right w:val="single" w:sz="4" w:space="0" w:color="auto"/>
            </w:tcBorders>
          </w:tcPr>
          <w:p w14:paraId="4049B571" w14:textId="77777777" w:rsidR="00AC11F4" w:rsidRPr="00573A25" w:rsidRDefault="00AC11F4" w:rsidP="00B93F17">
            <w:pPr>
              <w:spacing w:line="360" w:lineRule="auto"/>
              <w:jc w:val="center"/>
              <w:rPr>
                <w:rFonts w:ascii="Times New Roman" w:eastAsia="Times New Roman" w:hAnsi="Times New Roman" w:cs="Times New Roman"/>
                <w:sz w:val="20"/>
                <w:szCs w:val="20"/>
                <w:lang w:eastAsia="ru-RU"/>
              </w:rPr>
            </w:pPr>
            <w:r w:rsidRPr="00573A25">
              <w:rPr>
                <w:rFonts w:ascii="Times New Roman" w:eastAsia="Times New Roman" w:hAnsi="Times New Roman" w:cs="Times New Roman"/>
                <w:sz w:val="20"/>
                <w:szCs w:val="20"/>
                <w:lang w:eastAsia="ru-RU"/>
              </w:rPr>
              <w:t>заме-ненных</w:t>
            </w:r>
          </w:p>
        </w:tc>
        <w:tc>
          <w:tcPr>
            <w:tcW w:w="850" w:type="dxa"/>
            <w:tcBorders>
              <w:top w:val="single" w:sz="4" w:space="0" w:color="auto"/>
              <w:left w:val="single" w:sz="4" w:space="0" w:color="auto"/>
              <w:bottom w:val="single" w:sz="4" w:space="0" w:color="auto"/>
              <w:right w:val="single" w:sz="4" w:space="0" w:color="auto"/>
            </w:tcBorders>
          </w:tcPr>
          <w:p w14:paraId="66C27E20" w14:textId="404C4048" w:rsidR="00AC11F4" w:rsidRPr="00573A25" w:rsidRDefault="00AC11F4" w:rsidP="00B93F17">
            <w:pPr>
              <w:spacing w:line="360" w:lineRule="auto"/>
              <w:jc w:val="center"/>
              <w:rPr>
                <w:rFonts w:ascii="Times New Roman" w:eastAsia="Times New Roman" w:hAnsi="Times New Roman" w:cs="Times New Roman"/>
                <w:sz w:val="20"/>
                <w:szCs w:val="20"/>
                <w:lang w:eastAsia="ru-RU"/>
              </w:rPr>
            </w:pPr>
            <w:r w:rsidRPr="00573A25">
              <w:rPr>
                <w:rFonts w:ascii="Times New Roman" w:eastAsia="Times New Roman" w:hAnsi="Times New Roman" w:cs="Times New Roman"/>
                <w:sz w:val="20"/>
                <w:szCs w:val="20"/>
                <w:lang w:eastAsia="ru-RU"/>
              </w:rPr>
              <w:t>новых</w:t>
            </w:r>
          </w:p>
        </w:tc>
        <w:tc>
          <w:tcPr>
            <w:tcW w:w="1134" w:type="dxa"/>
            <w:tcBorders>
              <w:top w:val="single" w:sz="4" w:space="0" w:color="auto"/>
              <w:left w:val="single" w:sz="4" w:space="0" w:color="auto"/>
              <w:bottom w:val="single" w:sz="4" w:space="0" w:color="auto"/>
              <w:right w:val="single" w:sz="4" w:space="0" w:color="auto"/>
            </w:tcBorders>
          </w:tcPr>
          <w:p w14:paraId="4E6D75CE" w14:textId="77777777" w:rsidR="00AC11F4" w:rsidRPr="00573A25" w:rsidRDefault="00AC11F4" w:rsidP="00B93F17">
            <w:pPr>
              <w:spacing w:line="360" w:lineRule="auto"/>
              <w:jc w:val="center"/>
              <w:rPr>
                <w:rFonts w:ascii="Times New Roman" w:eastAsia="Times New Roman" w:hAnsi="Times New Roman" w:cs="Times New Roman"/>
                <w:sz w:val="20"/>
                <w:szCs w:val="20"/>
                <w:lang w:eastAsia="ru-RU"/>
              </w:rPr>
            </w:pPr>
            <w:r w:rsidRPr="00573A25">
              <w:rPr>
                <w:rFonts w:ascii="Times New Roman" w:eastAsia="Times New Roman" w:hAnsi="Times New Roman" w:cs="Times New Roman"/>
                <w:sz w:val="20"/>
                <w:szCs w:val="20"/>
                <w:lang w:eastAsia="ru-RU"/>
              </w:rPr>
              <w:t>Аннули-рован-ных</w:t>
            </w:r>
          </w:p>
        </w:tc>
        <w:tc>
          <w:tcPr>
            <w:tcW w:w="1418" w:type="dxa"/>
            <w:vMerge/>
            <w:tcBorders>
              <w:top w:val="single" w:sz="4" w:space="0" w:color="auto"/>
              <w:left w:val="single" w:sz="4" w:space="0" w:color="auto"/>
              <w:bottom w:val="single" w:sz="4" w:space="0" w:color="auto"/>
              <w:right w:val="single" w:sz="4" w:space="0" w:color="auto"/>
            </w:tcBorders>
          </w:tcPr>
          <w:p w14:paraId="584D340E" w14:textId="77777777" w:rsidR="00AC11F4" w:rsidRPr="00573A25" w:rsidRDefault="00AC11F4" w:rsidP="00B93F17">
            <w:pPr>
              <w:spacing w:line="360" w:lineRule="auto"/>
              <w:rPr>
                <w:rFonts w:ascii="Times New Roman" w:hAnsi="Times New Roman" w:cs="Times New Roman"/>
                <w:sz w:val="20"/>
                <w:szCs w:val="20"/>
              </w:rPr>
            </w:pPr>
          </w:p>
        </w:tc>
        <w:tc>
          <w:tcPr>
            <w:tcW w:w="992" w:type="dxa"/>
            <w:vMerge/>
            <w:tcBorders>
              <w:top w:val="single" w:sz="4" w:space="0" w:color="auto"/>
              <w:left w:val="single" w:sz="4" w:space="0" w:color="auto"/>
              <w:bottom w:val="single" w:sz="4" w:space="0" w:color="auto"/>
              <w:right w:val="single" w:sz="4" w:space="0" w:color="auto"/>
            </w:tcBorders>
          </w:tcPr>
          <w:p w14:paraId="24D2DD39" w14:textId="77777777" w:rsidR="00AC11F4" w:rsidRPr="00573A25" w:rsidRDefault="00AC11F4" w:rsidP="00B93F17">
            <w:pPr>
              <w:spacing w:line="360" w:lineRule="auto"/>
              <w:rPr>
                <w:rFonts w:ascii="Times New Roman" w:hAnsi="Times New Roman" w:cs="Times New Roman"/>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487D88E8" w14:textId="77777777" w:rsidR="00AC11F4" w:rsidRPr="00573A25" w:rsidRDefault="00AC11F4" w:rsidP="00B93F17">
            <w:pPr>
              <w:spacing w:line="360" w:lineRule="auto"/>
              <w:rPr>
                <w:rFonts w:ascii="Times New Roman" w:hAnsi="Times New Roman" w:cs="Times New Roman"/>
                <w:sz w:val="20"/>
                <w:szCs w:val="20"/>
              </w:rPr>
            </w:pPr>
          </w:p>
        </w:tc>
        <w:tc>
          <w:tcPr>
            <w:tcW w:w="850" w:type="dxa"/>
            <w:vMerge/>
            <w:tcBorders>
              <w:top w:val="single" w:sz="4" w:space="0" w:color="auto"/>
              <w:left w:val="single" w:sz="4" w:space="0" w:color="auto"/>
              <w:bottom w:val="single" w:sz="4" w:space="0" w:color="auto"/>
              <w:right w:val="single" w:sz="4" w:space="0" w:color="auto"/>
            </w:tcBorders>
          </w:tcPr>
          <w:p w14:paraId="12FA04C6" w14:textId="77777777" w:rsidR="00AC11F4" w:rsidRPr="00573A25" w:rsidRDefault="00AC11F4" w:rsidP="00B93F17">
            <w:pPr>
              <w:spacing w:line="360" w:lineRule="auto"/>
              <w:rPr>
                <w:rFonts w:ascii="Times New Roman" w:hAnsi="Times New Roman" w:cs="Times New Roman"/>
                <w:sz w:val="20"/>
                <w:szCs w:val="20"/>
              </w:rPr>
            </w:pPr>
          </w:p>
        </w:tc>
        <w:tc>
          <w:tcPr>
            <w:tcW w:w="709" w:type="dxa"/>
            <w:vMerge/>
            <w:tcBorders>
              <w:top w:val="single" w:sz="4" w:space="0" w:color="auto"/>
              <w:left w:val="single" w:sz="4" w:space="0" w:color="auto"/>
              <w:bottom w:val="single" w:sz="4" w:space="0" w:color="auto"/>
              <w:right w:val="single" w:sz="4" w:space="0" w:color="auto"/>
            </w:tcBorders>
          </w:tcPr>
          <w:p w14:paraId="1C95E744"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4E8DAAAA" w14:textId="77777777" w:rsidTr="00900E76">
        <w:trPr>
          <w:cantSplit/>
          <w:trHeight w:val="35"/>
          <w:jc w:val="center"/>
        </w:trPr>
        <w:tc>
          <w:tcPr>
            <w:tcW w:w="675" w:type="dxa"/>
            <w:tcBorders>
              <w:top w:val="single" w:sz="4" w:space="0" w:color="auto"/>
              <w:left w:val="single" w:sz="4" w:space="0" w:color="auto"/>
              <w:bottom w:val="single" w:sz="4" w:space="0" w:color="auto"/>
              <w:right w:val="single" w:sz="4" w:space="0" w:color="auto"/>
            </w:tcBorders>
          </w:tcPr>
          <w:p w14:paraId="4E06EE8E"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7AFAA25C"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7C33AF62"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65DC4E7E"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4FBC1668"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7DB47D6D"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103CC326"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061748B9"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464D925C"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28F4B342"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088C7CC8"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2BD924BC"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44630621"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25EF04EB"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5D9C788C"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56C97025"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08E01AC1"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186F1364"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78479C6C"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6E48C4CE"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78B3107D"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59B91C6E"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109BB164"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3FF10DAA"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1DA5FF69"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04443205"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473F993F"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6DE6DEE6"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4D0215AA"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6405FB30"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548257DF"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2771F462"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31471F92"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2D849715"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52A4C26A"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15C348C8"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7FCBE630"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4C4AAEDB"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6822E54B"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1DC35101"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69075646"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59859D23"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75EA1C28"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261DD68E"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1092F364"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70900483"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600A16D7"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7E1B1CAE"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71283299"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2E2A0D4C"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1E4CDDE0"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05E895DF"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46CA4807"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593A2156"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62B915D6"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61BCD828"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24BD56D1"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0EB85311"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50575D0F"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4299F6E5"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27A17EFE"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79919AE8"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61F09ECE"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67092DA9"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66298AA7"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745CBCB7"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7187A588"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7BE636BB"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49CEAC87"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18BD95FB"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3C2F76FB"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03F448E3"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4D9CEDCD"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185BBA4D"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1206D3DF"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2AFAD8D2"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48385DF5"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24C09CD0"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0C4C936F"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70C0C1D1"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2DD86D7B"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62ECD994"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3363F110"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1C23B4AD"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20D71DBA"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779C29FB"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3D0371FA"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7CC65D32"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35796D8D"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0E6C8322"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73EF58B6"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402B2226"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51C9D229"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46905E3D"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2B7C20DB"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54052B1A"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65537177"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4D34C715"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29714829"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60F24EEF"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4ACB05C2"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69A8C2A2"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0A3FB4EB"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490C5CB5"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7A4D7493"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087E3007"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6C05437F"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20FB5FDE"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66997D85"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0A7F6DC1"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79EA157F"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2447A9B7"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6C469FA1"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6C66CEA2"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3F121377"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33818463"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0AC0A0BC"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1AE30CD0"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136F4A1A"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2F7A8650"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5DA556B3"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55A22B8D"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496DA108"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0DC77D76"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3924CB45"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5396E0C5"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5E39C313"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68FDA41D"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658DE22C"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0F2A9292"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6F45A3AF"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171643B6"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2AFC010C"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20C0F20B"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25124AD1"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49CCFDF4"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58376529"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6030C8D5"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4A9585A5"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6534E4DA"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393C7E33"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60C23FCB"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7BE9098A"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4C306559"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77ACE510"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3EDC9FEF"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30F056E3"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0F420BBF"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73C96A96"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110AF248"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6BFD7C4F"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7696DFD4"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1515AF0C"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4C9443E4"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361FFD74"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044B0A9C"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4DE2B061"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0C954B70"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567BC521"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65465ABA"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5713864F"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23145E64"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5F75E610"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4907D572"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263E8666"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6EFD549F"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07A44CF4"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4528E36A"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4CA92AE1"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10DEDD9F"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50E8D51B"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0F445D6E"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4CC0F8A9"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221051F9"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67258A7B"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28E2F4BE"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47B6B83E"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47C6FD69"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37F48BA6"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3B9E255D"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3D0C3441"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183D88CB"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0BB58BCC"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4EC0BF7D"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537F08F5"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4B878415"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554BF1F5"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25D3F212"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4EFA563C"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74CB1063"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2D40A8F1"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249DEC83"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59871197"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2DBAA9F2"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6D166574"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0F3F0A5B"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007CF83D"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75CB2C8E"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5D8E2DE1"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3282E8EE"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632EC448"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142CE57C"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196C8C08"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7444DB68"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10A21015"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344FAD4D"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6FB83B3C"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09C56BF4"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0534DF5E"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0E793747"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5B4A63A7"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4FDDD4BC"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0C370CB0"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36EE6DFE"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73FE69A2"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02276D2F"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3D9444F8"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7C26ADF7"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72ECE5B2"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38ED489A"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5869DCCF"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7048CBDC"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33C1AEE2"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285EE699"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5BC154E5"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22E2C2D0"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7058756F"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0C9E154B"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27A39C5D"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4AB26584"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22FD57F0"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02071903"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65572C21"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5C44D5FD"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57D2403F"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37F79BF6"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3126F580"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3EA4EDC4"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58424FDE"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02FEE56C"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07B417AF"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2B28DF82"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6C2367F8"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2558853A"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4FFBC222"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085377CF"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0527F16E"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6865C966"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23EC2FFD"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36F9BFE6"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26439CDE"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0AE5C0FA" w14:textId="77777777" w:rsidR="00AC11F4" w:rsidRPr="00573A25" w:rsidRDefault="00AC11F4" w:rsidP="00B93F17">
            <w:pPr>
              <w:spacing w:line="360" w:lineRule="auto"/>
              <w:rPr>
                <w:rFonts w:ascii="Times New Roman" w:hAnsi="Times New Roman" w:cs="Times New Roman"/>
                <w:sz w:val="20"/>
                <w:szCs w:val="20"/>
              </w:rPr>
            </w:pPr>
          </w:p>
        </w:tc>
      </w:tr>
      <w:tr w:rsidR="00AC11F4" w:rsidRPr="00573A25" w14:paraId="266E96CE" w14:textId="77777777" w:rsidTr="00900E76">
        <w:trPr>
          <w:cantSplit/>
          <w:trHeight w:val="34"/>
          <w:jc w:val="center"/>
        </w:trPr>
        <w:tc>
          <w:tcPr>
            <w:tcW w:w="675" w:type="dxa"/>
            <w:tcBorders>
              <w:top w:val="single" w:sz="4" w:space="0" w:color="auto"/>
              <w:left w:val="single" w:sz="4" w:space="0" w:color="auto"/>
              <w:bottom w:val="single" w:sz="4" w:space="0" w:color="auto"/>
              <w:right w:val="single" w:sz="4" w:space="0" w:color="auto"/>
            </w:tcBorders>
          </w:tcPr>
          <w:p w14:paraId="5A1349E7" w14:textId="77777777" w:rsidR="00AC11F4" w:rsidRPr="00573A25" w:rsidRDefault="00AC11F4" w:rsidP="00B93F17">
            <w:pPr>
              <w:spacing w:line="360" w:lineRule="auto"/>
              <w:rPr>
                <w:rFonts w:ascii="Times New Roman" w:hAnsi="Times New Roman" w:cs="Times New Roman"/>
                <w:sz w:val="20"/>
                <w:szCs w:val="20"/>
              </w:rPr>
            </w:pPr>
          </w:p>
        </w:tc>
        <w:tc>
          <w:tcPr>
            <w:tcW w:w="993" w:type="dxa"/>
            <w:tcBorders>
              <w:top w:val="single" w:sz="4" w:space="0" w:color="auto"/>
              <w:left w:val="single" w:sz="4" w:space="0" w:color="auto"/>
              <w:bottom w:val="single" w:sz="4" w:space="0" w:color="auto"/>
              <w:right w:val="single" w:sz="4" w:space="0" w:color="auto"/>
            </w:tcBorders>
          </w:tcPr>
          <w:p w14:paraId="31070E4B"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76BC11E2"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2807059C" w14:textId="77777777" w:rsidR="00AC11F4" w:rsidRPr="00573A25" w:rsidRDefault="00AC11F4" w:rsidP="00B93F17">
            <w:pPr>
              <w:spacing w:line="360" w:lineRule="auto"/>
              <w:rPr>
                <w:rFonts w:ascii="Times New Roman" w:hAnsi="Times New Roman" w:cs="Times New Roman"/>
                <w:sz w:val="20"/>
                <w:szCs w:val="20"/>
              </w:rPr>
            </w:pPr>
          </w:p>
        </w:tc>
        <w:tc>
          <w:tcPr>
            <w:tcW w:w="1134" w:type="dxa"/>
            <w:tcBorders>
              <w:top w:val="single" w:sz="4" w:space="0" w:color="auto"/>
              <w:left w:val="single" w:sz="4" w:space="0" w:color="auto"/>
              <w:bottom w:val="single" w:sz="4" w:space="0" w:color="auto"/>
              <w:right w:val="single" w:sz="4" w:space="0" w:color="auto"/>
            </w:tcBorders>
          </w:tcPr>
          <w:p w14:paraId="306F0AEA"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2F02734C" w14:textId="77777777" w:rsidR="00AC11F4" w:rsidRPr="00573A25" w:rsidRDefault="00AC11F4" w:rsidP="00B93F17">
            <w:pPr>
              <w:spacing w:line="360" w:lineRule="auto"/>
              <w:rPr>
                <w:rFonts w:ascii="Times New Roman" w:hAnsi="Times New Roman" w:cs="Times New Roman"/>
                <w:sz w:val="20"/>
                <w:szCs w:val="20"/>
              </w:rPr>
            </w:pPr>
          </w:p>
        </w:tc>
        <w:tc>
          <w:tcPr>
            <w:tcW w:w="992" w:type="dxa"/>
            <w:tcBorders>
              <w:top w:val="single" w:sz="4" w:space="0" w:color="auto"/>
              <w:left w:val="single" w:sz="4" w:space="0" w:color="auto"/>
              <w:bottom w:val="single" w:sz="4" w:space="0" w:color="auto"/>
              <w:right w:val="single" w:sz="4" w:space="0" w:color="auto"/>
            </w:tcBorders>
          </w:tcPr>
          <w:p w14:paraId="0C0DFE9C" w14:textId="77777777" w:rsidR="00AC11F4" w:rsidRPr="00573A25" w:rsidRDefault="00AC11F4" w:rsidP="00B93F17">
            <w:pPr>
              <w:spacing w:line="360" w:lineRule="auto"/>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0FED4B8A" w14:textId="77777777" w:rsidR="00AC11F4" w:rsidRPr="00573A25" w:rsidRDefault="00AC11F4" w:rsidP="00B93F17">
            <w:pPr>
              <w:spacing w:line="360" w:lineRule="auto"/>
              <w:rPr>
                <w:rFonts w:ascii="Times New Roman" w:hAnsi="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14:paraId="1D77AEB3" w14:textId="77777777" w:rsidR="00AC11F4" w:rsidRPr="00573A25" w:rsidRDefault="00AC11F4" w:rsidP="00B93F17">
            <w:pPr>
              <w:spacing w:line="360" w:lineRule="auto"/>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tcPr>
          <w:p w14:paraId="1375BA09" w14:textId="77777777" w:rsidR="00AC11F4" w:rsidRPr="00573A25" w:rsidRDefault="00AC11F4" w:rsidP="00B93F17">
            <w:pPr>
              <w:spacing w:line="360" w:lineRule="auto"/>
              <w:rPr>
                <w:rFonts w:ascii="Times New Roman" w:hAnsi="Times New Roman" w:cs="Times New Roman"/>
                <w:sz w:val="20"/>
                <w:szCs w:val="20"/>
              </w:rPr>
            </w:pPr>
          </w:p>
        </w:tc>
      </w:tr>
    </w:tbl>
    <w:p w14:paraId="501817AE" w14:textId="44408388" w:rsidR="00EA3007" w:rsidRDefault="00EA3007" w:rsidP="00B93F17">
      <w:pPr>
        <w:spacing w:line="360" w:lineRule="auto"/>
      </w:pPr>
    </w:p>
    <w:sectPr w:rsidR="00EA3007" w:rsidSect="003F2D7B">
      <w:footerReference w:type="first" r:id="rId30"/>
      <w:pgSz w:w="11906" w:h="16838"/>
      <w:pgMar w:top="1440" w:right="1440" w:bottom="1440" w:left="1440" w:header="720" w:footer="720" w:gutter="0"/>
      <w:pgNumType w:start="2"/>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8" w:author="Калюжная Анна Владимировна" w:date="2024-12-17T19:43:00Z" w:initials="АК">
    <w:p w14:paraId="4F144CA0" w14:textId="77777777" w:rsidR="001D6C91" w:rsidRDefault="001D6C91" w:rsidP="001D6C91">
      <w:pPr>
        <w:pStyle w:val="CommentText"/>
      </w:pPr>
      <w:r>
        <w:rPr>
          <w:rStyle w:val="CommentReference"/>
        </w:rPr>
        <w:annotationRef/>
      </w:r>
      <w:r>
        <w:t>Наверное нужно написать что-то вроде создание ИИ-ассистентов, чат-ботов, СППР. Никитин</w:t>
      </w:r>
    </w:p>
  </w:comment>
  <w:comment w:id="29" w:author="Никитин Николай Олегович" w:date="2024-12-20T00:48:00Z" w:initials="НО">
    <w:p w14:paraId="1E6CEC76" w14:textId="1B917FA8" w:rsidR="0034290D" w:rsidRDefault="0034290D">
      <w:pPr>
        <w:pStyle w:val="CommentText"/>
      </w:pPr>
      <w:r>
        <w:rPr>
          <w:rStyle w:val="CommentReference"/>
        </w:rPr>
        <w:annotationRef/>
      </w:r>
      <w:r w:rsidRPr="03AC7D50">
        <w:t>+</w:t>
      </w:r>
    </w:p>
  </w:comment>
  <w:comment w:id="31" w:author="Калюжная Анна Владимировна" w:date="2024-12-17T19:42:00Z" w:initials="АК">
    <w:p w14:paraId="24A06DF1" w14:textId="5B653BF4" w:rsidR="004B5599" w:rsidRDefault="004B5599" w:rsidP="004B5599">
      <w:pPr>
        <w:pStyle w:val="CommentText"/>
      </w:pPr>
      <w:r>
        <w:rPr>
          <w:rStyle w:val="CommentReference"/>
        </w:rPr>
        <w:annotationRef/>
      </w:r>
      <w:r>
        <w:t>Никитин</w:t>
      </w:r>
    </w:p>
  </w:comment>
  <w:comment w:id="32" w:author="Никитин Николай Олегович" w:date="2024-12-20T00:53:00Z" w:initials="НО">
    <w:p w14:paraId="688C22FA" w14:textId="1DD59C97" w:rsidR="0034290D" w:rsidRDefault="0034290D">
      <w:pPr>
        <w:pStyle w:val="CommentText"/>
      </w:pPr>
      <w:r>
        <w:rPr>
          <w:rStyle w:val="CommentReference"/>
        </w:rPr>
        <w:annotationRef/>
      </w:r>
      <w:r w:rsidRPr="79525E71">
        <w:t>+</w:t>
      </w:r>
    </w:p>
  </w:comment>
  <w:comment w:id="36" w:author="Калюжная Анна Владимировна" w:date="2024-12-17T19:49:00Z" w:initials="АК">
    <w:p w14:paraId="6FCA38ED" w14:textId="77777777" w:rsidR="00C20BA2" w:rsidRDefault="00C20BA2" w:rsidP="00C20BA2">
      <w:pPr>
        <w:pStyle w:val="CommentText"/>
      </w:pPr>
      <w:r>
        <w:rPr>
          <w:rStyle w:val="CommentReference"/>
        </w:rPr>
        <w:annotationRef/>
      </w:r>
      <w:r>
        <w:t xml:space="preserve">Каминский. Распиши, плез, этот алгоритм с точки зрения </w:t>
      </w:r>
      <w:r>
        <w:rPr>
          <w:lang w:val="en-US"/>
        </w:rPr>
        <w:t>tool</w:t>
      </w:r>
      <w:r w:rsidRPr="009270ED">
        <w:t xml:space="preserve"> </w:t>
      </w:r>
      <w:r>
        <w:rPr>
          <w:lang w:val="en-US"/>
        </w:rPr>
        <w:t>calling</w:t>
      </w:r>
      <w:r w:rsidRPr="009270ED">
        <w:t xml:space="preserve"> </w:t>
      </w:r>
      <w:r>
        <w:t xml:space="preserve">агента (плагин=тул). </w:t>
      </w:r>
    </w:p>
  </w:comment>
  <w:comment w:id="37" w:author="Каминский Юрий Константинович" w:date="2024-12-19T18:14:00Z" w:initials="КЮК">
    <w:p w14:paraId="2351988E" w14:textId="4B002D36" w:rsidR="008F6104" w:rsidRPr="008F6104" w:rsidRDefault="008F6104">
      <w:pPr>
        <w:pStyle w:val="CommentText"/>
      </w:pPr>
      <w:r>
        <w:rPr>
          <w:rStyle w:val="CommentReference"/>
        </w:rPr>
        <w:annotationRef/>
      </w:r>
      <w:r>
        <w:t>Поправил пару моментов</w:t>
      </w:r>
      <w:r w:rsidRPr="008F6104">
        <w:t xml:space="preserve">, </w:t>
      </w:r>
      <w:r>
        <w:t>вроде все выглядит окей</w:t>
      </w:r>
    </w:p>
  </w:comment>
  <w:comment w:id="39" w:author="Калюжная Анна Владимировна" w:date="2024-12-17T19:51:00Z" w:initials="АК">
    <w:p w14:paraId="2E5F2BD3" w14:textId="77777777" w:rsidR="00E51462" w:rsidRDefault="00E51462" w:rsidP="00E51462">
      <w:pPr>
        <w:pStyle w:val="CommentText"/>
      </w:pPr>
      <w:r>
        <w:rPr>
          <w:rStyle w:val="CommentReference"/>
        </w:rPr>
        <w:annotationRef/>
      </w:r>
      <w:r>
        <w:t>Филатова</w:t>
      </w:r>
    </w:p>
  </w:comment>
  <w:comment w:id="40" w:author="Филатова Анастасия Алексеевна" w:date="2024-12-20T18:25:00Z" w:initials="АФ">
    <w:p w14:paraId="7333530D" w14:textId="77777777" w:rsidR="00CA33E9" w:rsidRDefault="00CA33E9" w:rsidP="00CA33E9">
      <w:pPr>
        <w:pStyle w:val="CommentText"/>
      </w:pPr>
      <w:r>
        <w:rPr>
          <w:rStyle w:val="CommentReference"/>
        </w:rPr>
        <w:annotationRef/>
      </w:r>
      <w:r>
        <w:t>Готово (по модулю двух следующих Ваниных вопросов), если этого нет, вероятно, стоит убрать эти пункты</w:t>
      </w:r>
    </w:p>
  </w:comment>
  <w:comment w:id="41" w:author="Филатова Анастасия Алексеевна" w:date="2024-12-19T16:45:00Z" w:initials="АФ">
    <w:p w14:paraId="7E5E58CA" w14:textId="77777777" w:rsidR="00BE1267" w:rsidRDefault="00BE1267" w:rsidP="00BE1267">
      <w:pPr>
        <w:pStyle w:val="CommentText"/>
      </w:pPr>
      <w:r>
        <w:rPr>
          <w:rStyle w:val="CommentReference"/>
        </w:rPr>
        <w:annotationRef/>
      </w:r>
      <w:r>
        <w:t>Что за алгоритм? Где он описан?</w:t>
      </w:r>
    </w:p>
  </w:comment>
  <w:comment w:id="42" w:author="Никитин Николай Олегович" w:date="2024-12-20T00:26:00Z" w:initials="НО">
    <w:p w14:paraId="25170933" w14:textId="2FB81008" w:rsidR="0034290D" w:rsidRDefault="0034290D">
      <w:pPr>
        <w:pStyle w:val="CommentText"/>
      </w:pPr>
      <w:r>
        <w:rPr>
          <w:rStyle w:val="CommentReference"/>
        </w:rPr>
        <w:annotationRef/>
      </w:r>
      <w:r w:rsidRPr="42AE473B">
        <w:t>Это из техпроекта - в этом доке он 1.3, поправил.</w:t>
      </w:r>
    </w:p>
  </w:comment>
  <w:comment w:id="43" w:author="Никитин Николай Олегович" w:date="2024-12-20T00:54:00Z" w:initials="НО">
    <w:p w14:paraId="77E17A57" w14:textId="2C697BBB" w:rsidR="0034290D" w:rsidRDefault="0034290D">
      <w:pPr>
        <w:pStyle w:val="CommentText"/>
      </w:pPr>
      <w:r>
        <w:rPr>
          <w:rStyle w:val="CommentReference"/>
        </w:rPr>
        <w:annotationRef/>
      </w:r>
      <w:r w:rsidRPr="2EF52C2A">
        <w:t>Поменял ссылку, это следующий по порядку.</w:t>
      </w:r>
    </w:p>
  </w:comment>
  <w:comment w:id="44" w:author="Филатова Анастасия Алексеевна" w:date="2024-12-20T18:21:00Z" w:initials="АФ">
    <w:p w14:paraId="495213E9" w14:textId="77777777" w:rsidR="00471240" w:rsidRDefault="00471240" w:rsidP="00471240">
      <w:pPr>
        <w:pStyle w:val="CommentText"/>
      </w:pPr>
      <w:r>
        <w:rPr>
          <w:rStyle w:val="CommentReference"/>
        </w:rPr>
        <w:annotationRef/>
      </w:r>
      <w:r>
        <w:t>Супер, спасибо</w:t>
      </w:r>
    </w:p>
  </w:comment>
  <w:comment w:id="45" w:author="Калюжная Анна Владимировна" w:date="2024-12-17T19:52:00Z" w:initials="АК">
    <w:p w14:paraId="37CA60F9" w14:textId="77777777" w:rsidR="00244310" w:rsidRDefault="00244310" w:rsidP="00244310">
      <w:pPr>
        <w:pStyle w:val="CommentText"/>
      </w:pPr>
      <w:r>
        <w:rPr>
          <w:rStyle w:val="CommentReference"/>
        </w:rPr>
        <w:annotationRef/>
      </w:r>
      <w:r>
        <w:t>Ходорченко</w:t>
      </w:r>
    </w:p>
  </w:comment>
  <w:comment w:id="48" w:author="Калюжная Анна Владимировна" w:date="2024-12-17T19:52:00Z" w:initials="АК">
    <w:p w14:paraId="0D73E6DE" w14:textId="77777777" w:rsidR="00244310" w:rsidRPr="00852AA3" w:rsidRDefault="00244310" w:rsidP="00244310">
      <w:pPr>
        <w:pStyle w:val="CommentText"/>
        <w:rPr>
          <w:lang w:val="en-US"/>
        </w:rPr>
      </w:pPr>
      <w:r>
        <w:rPr>
          <w:rStyle w:val="CommentReference"/>
        </w:rPr>
        <w:annotationRef/>
      </w:r>
      <w:r>
        <w:t>Ходорченко</w:t>
      </w:r>
    </w:p>
  </w:comment>
  <w:comment w:id="49" w:author="Ходорченко Мария Андреевна" w:date="2024-12-21T04:26:00Z" w:initials="MK">
    <w:p w14:paraId="0FF16A7A" w14:textId="77777777" w:rsidR="00CC5C7A" w:rsidRDefault="00CC5C7A" w:rsidP="00CC5C7A">
      <w:r>
        <w:rPr>
          <w:rStyle w:val="CommentReference"/>
        </w:rPr>
        <w:annotationRef/>
      </w:r>
      <w:r>
        <w:rPr>
          <w:rFonts w:ascii="Calibri" w:eastAsia="Calibri" w:hAnsi="Calibri" w:cs="Times New Roman"/>
          <w:sz w:val="20"/>
          <w:szCs w:val="20"/>
        </w:rPr>
        <w:t>+</w:t>
      </w:r>
    </w:p>
  </w:comment>
  <w:comment w:id="51" w:author="Калюжная Анна Владимировна" w:date="2024-12-17T18:14:00Z" w:initials="АК">
    <w:p w14:paraId="14091FC8" w14:textId="0DD9C72B" w:rsidR="003B3694" w:rsidRDefault="003B3694" w:rsidP="003B3694">
      <w:pPr>
        <w:pStyle w:val="CommentText"/>
      </w:pPr>
      <w:r>
        <w:rPr>
          <w:rStyle w:val="CommentReference"/>
        </w:rPr>
        <w:annotationRef/>
      </w:r>
      <w:r>
        <w:t>Поправить, что нужно + добавить диаграмму классов. Никитин</w:t>
      </w:r>
    </w:p>
  </w:comment>
  <w:comment w:id="52" w:author="Никитин Николай Олегович" w:date="2024-12-20T19:14:00Z" w:initials="НН">
    <w:p w14:paraId="685ED077" w14:textId="77777777" w:rsidR="00FC4B5C" w:rsidRDefault="00FC4B5C" w:rsidP="00FC4B5C">
      <w:pPr>
        <w:pStyle w:val="CommentText"/>
      </w:pPr>
      <w:r>
        <w:rPr>
          <w:rStyle w:val="CommentReference"/>
        </w:rPr>
        <w:annotationRef/>
      </w:r>
      <w:r>
        <w:t>+</w:t>
      </w:r>
    </w:p>
  </w:comment>
  <w:comment w:id="54" w:author="Калюжная Анна Владимировна" w:date="2024-12-17T18:20:00Z" w:initials="АК">
    <w:p w14:paraId="512642EC" w14:textId="77777777" w:rsidR="00D43EAE" w:rsidRDefault="00D43EAE" w:rsidP="00D43EAE">
      <w:pPr>
        <w:pStyle w:val="CommentText"/>
      </w:pPr>
      <w:r>
        <w:rPr>
          <w:rStyle w:val="CommentReference"/>
        </w:rPr>
        <w:annotationRef/>
      </w:r>
      <w:r>
        <w:t>Поправить. Никитин</w:t>
      </w:r>
    </w:p>
  </w:comment>
  <w:comment w:id="55" w:author="Никитин Николай Олегович" w:date="2024-12-20T01:04:00Z" w:initials="НО">
    <w:p w14:paraId="0CCE2628" w14:textId="32D1A738" w:rsidR="0034290D" w:rsidRDefault="0034290D">
      <w:pPr>
        <w:pStyle w:val="CommentText"/>
      </w:pPr>
      <w:r>
        <w:rPr>
          <w:rStyle w:val="CommentReference"/>
        </w:rPr>
        <w:annotationRef/>
      </w:r>
      <w:r w:rsidRPr="5475D4D4">
        <w:t>+</w:t>
      </w:r>
    </w:p>
  </w:comment>
  <w:comment w:id="59" w:author="Калюжная Анна Владимировна" w:date="2024-12-17T19:53:00Z" w:initials="АК">
    <w:p w14:paraId="680BEC24" w14:textId="77777777" w:rsidR="00495772" w:rsidRDefault="00495772" w:rsidP="00495772">
      <w:pPr>
        <w:pStyle w:val="CommentText"/>
      </w:pPr>
      <w:r>
        <w:rPr>
          <w:rStyle w:val="CommentReference"/>
        </w:rPr>
        <w:annotationRef/>
      </w:r>
      <w:r>
        <w:t>Каминский</w:t>
      </w:r>
    </w:p>
  </w:comment>
  <w:comment w:id="60" w:author="Каминский Юрий Константинович" w:date="2024-12-19T16:59:00Z" w:initials="КЮК">
    <w:p w14:paraId="3114D08A" w14:textId="56E4C518" w:rsidR="004F12FF" w:rsidRDefault="004F12FF">
      <w:pPr>
        <w:pStyle w:val="CommentText"/>
      </w:pPr>
      <w:r>
        <w:rPr>
          <w:rStyle w:val="CommentReference"/>
        </w:rPr>
        <w:annotationRef/>
      </w:r>
      <w:r>
        <w:t>готово</w:t>
      </w:r>
    </w:p>
  </w:comment>
  <w:comment w:id="64" w:author="Калюжная Анна Владимировна" w:date="2024-12-17T19:53:00Z" w:initials="АК">
    <w:p w14:paraId="627C3811" w14:textId="288D310C" w:rsidR="00495772" w:rsidRDefault="00495772" w:rsidP="00495772">
      <w:pPr>
        <w:pStyle w:val="CommentText"/>
      </w:pPr>
      <w:r>
        <w:rPr>
          <w:rStyle w:val="CommentReference"/>
        </w:rPr>
        <w:annotationRef/>
      </w:r>
      <w:r>
        <w:t>Филатова</w:t>
      </w:r>
    </w:p>
  </w:comment>
  <w:comment w:id="65" w:author="Филатова Анастасия Алексеевна" w:date="2024-12-20T18:25:00Z" w:initials="АФ">
    <w:p w14:paraId="25958CA2" w14:textId="77777777" w:rsidR="00CA33E9" w:rsidRDefault="00CA33E9" w:rsidP="00CA33E9">
      <w:pPr>
        <w:pStyle w:val="CommentText"/>
      </w:pPr>
      <w:r>
        <w:rPr>
          <w:rStyle w:val="CommentReference"/>
        </w:rPr>
        <w:annotationRef/>
      </w:r>
      <w:r>
        <w:t>Готово</w:t>
      </w:r>
    </w:p>
  </w:comment>
  <w:comment w:id="68" w:author="Калюжная Анна Владимировна" w:date="2024-12-17T19:53:00Z" w:initials="АК">
    <w:p w14:paraId="0683DB3C" w14:textId="5CBF113B" w:rsidR="00495772" w:rsidRDefault="00495772" w:rsidP="00495772">
      <w:pPr>
        <w:pStyle w:val="CommentText"/>
      </w:pPr>
      <w:r>
        <w:rPr>
          <w:rStyle w:val="CommentReference"/>
        </w:rPr>
        <w:annotationRef/>
      </w:r>
      <w:r>
        <w:t>Ходорченко</w:t>
      </w:r>
    </w:p>
  </w:comment>
  <w:comment w:id="70" w:author="Калюжная Анна Владимировна" w:date="2024-12-17T19:54:00Z" w:initials="АК">
    <w:p w14:paraId="5335A05E" w14:textId="77777777" w:rsidR="00495772" w:rsidRDefault="00495772" w:rsidP="00495772">
      <w:pPr>
        <w:pStyle w:val="CommentText"/>
      </w:pPr>
      <w:r>
        <w:rPr>
          <w:rStyle w:val="CommentReference"/>
        </w:rPr>
        <w:annotationRef/>
      </w:r>
      <w:r>
        <w:t>Ходорченко</w:t>
      </w:r>
    </w:p>
  </w:comment>
  <w:comment w:id="74" w:author="Калюжная Анна Владимировна" w:date="2024-12-17T19:54:00Z" w:initials="АК">
    <w:p w14:paraId="0F11E190" w14:textId="77777777" w:rsidR="00E164B7" w:rsidRDefault="00E164B7" w:rsidP="00E164B7">
      <w:pPr>
        <w:pStyle w:val="CommentText"/>
      </w:pPr>
      <w:r>
        <w:rPr>
          <w:rStyle w:val="CommentReference"/>
        </w:rPr>
        <w:annotationRef/>
      </w:r>
      <w:r>
        <w:t>Каминский</w:t>
      </w:r>
    </w:p>
  </w:comment>
  <w:comment w:id="75" w:author="Каминский Юрий Константинович" w:date="2024-12-19T17:00:00Z" w:initials="КЮК">
    <w:p w14:paraId="6CA69D07" w14:textId="06EE5F60" w:rsidR="004F12FF" w:rsidRDefault="004F12FF">
      <w:pPr>
        <w:pStyle w:val="CommentText"/>
      </w:pPr>
      <w:r>
        <w:rPr>
          <w:rStyle w:val="CommentReference"/>
        </w:rPr>
        <w:annotationRef/>
      </w:r>
      <w:r>
        <w:t>готово</w:t>
      </w:r>
    </w:p>
  </w:comment>
  <w:comment w:id="77" w:author="Калюжная Анна Владимировна" w:date="2024-12-17T19:54:00Z" w:initials="АК">
    <w:p w14:paraId="313F8328" w14:textId="77777777" w:rsidR="00E164B7" w:rsidRDefault="00E164B7" w:rsidP="00E164B7">
      <w:pPr>
        <w:pStyle w:val="CommentText"/>
      </w:pPr>
      <w:r>
        <w:rPr>
          <w:rStyle w:val="CommentReference"/>
        </w:rPr>
        <w:annotationRef/>
      </w:r>
      <w:r>
        <w:t>Филатова</w:t>
      </w:r>
    </w:p>
  </w:comment>
  <w:comment w:id="78" w:author="Перов Иван Иванович" w:date="2024-12-20T18:54:00Z" w:initials="ИП">
    <w:p w14:paraId="73C6888C" w14:textId="77777777" w:rsidR="008370DF" w:rsidRDefault="008370DF" w:rsidP="008370DF">
      <w:pPr>
        <w:pStyle w:val="CommentText"/>
      </w:pPr>
      <w:r>
        <w:rPr>
          <w:rStyle w:val="CommentReference"/>
        </w:rPr>
        <w:annotationRef/>
      </w:r>
      <w:r>
        <w:t>Готово</w:t>
      </w:r>
    </w:p>
  </w:comment>
  <w:comment w:id="80" w:author="Калюжная Анна Владимировна" w:date="2024-12-17T19:54:00Z" w:initials="АК">
    <w:p w14:paraId="5715098F" w14:textId="1F3DDD17" w:rsidR="00E164B7" w:rsidRDefault="00E164B7" w:rsidP="00E164B7">
      <w:pPr>
        <w:pStyle w:val="CommentText"/>
      </w:pPr>
      <w:r>
        <w:rPr>
          <w:rStyle w:val="CommentReference"/>
        </w:rPr>
        <w:annotationRef/>
      </w:r>
      <w:r>
        <w:t>Ходорченко</w:t>
      </w:r>
    </w:p>
  </w:comment>
  <w:comment w:id="81" w:author="Калюжная Анна Владимировна" w:date="2024-12-17T11:54:00Z" w:initials="КВ">
    <w:p w14:paraId="0EAC4AF1" w14:textId="4A9C4B30" w:rsidR="00F1134B" w:rsidRDefault="00F1134B">
      <w:pPr>
        <w:pStyle w:val="CommentText"/>
      </w:pPr>
      <w:r>
        <w:rPr>
          <w:rStyle w:val="CommentReference"/>
        </w:rPr>
        <w:annotationRef/>
      </w:r>
      <w:r w:rsidRPr="54B71DC0">
        <w:t>Ходорченко</w:t>
      </w:r>
    </w:p>
  </w:comment>
  <w:comment w:id="83" w:author="Калюжная Анна Владимировна" w:date="2024-12-17T19:54:00Z" w:initials="АК">
    <w:p w14:paraId="58FB146E" w14:textId="77777777" w:rsidR="00E164B7" w:rsidRDefault="00E164B7" w:rsidP="00E164B7">
      <w:pPr>
        <w:pStyle w:val="CommentText"/>
      </w:pPr>
      <w:r>
        <w:rPr>
          <w:rStyle w:val="CommentReference"/>
        </w:rPr>
        <w:annotationRef/>
      </w:r>
      <w:r>
        <w:t>Ходорченко</w:t>
      </w:r>
    </w:p>
  </w:comment>
  <w:comment w:id="84" w:author="Ходорченко Мария Андреевна" w:date="2024-12-21T04:39:00Z" w:initials="MK">
    <w:p w14:paraId="18B48EBD" w14:textId="77777777" w:rsidR="008A4A42" w:rsidRDefault="008A4A42" w:rsidP="008A4A42">
      <w:r>
        <w:rPr>
          <w:rStyle w:val="CommentReference"/>
        </w:rPr>
        <w:annotationRef/>
      </w:r>
      <w:r>
        <w:rPr>
          <w:rFonts w:ascii="Calibri" w:eastAsia="Calibri" w:hAnsi="Calibri" w:cs="Times New Roman"/>
          <w:sz w:val="20"/>
          <w:szCs w:val="20"/>
        </w:rPr>
        <w:t>+</w:t>
      </w:r>
    </w:p>
  </w:comment>
  <w:comment w:id="87" w:author="Калюжная Анна Владимировна" w:date="2024-12-17T19:55:00Z" w:initials="АК">
    <w:p w14:paraId="45FDD376" w14:textId="5816EA31" w:rsidR="00B3607F" w:rsidRDefault="00B3607F" w:rsidP="00B3607F">
      <w:pPr>
        <w:pStyle w:val="CommentText"/>
      </w:pPr>
      <w:r>
        <w:rPr>
          <w:rStyle w:val="CommentReference"/>
        </w:rPr>
        <w:annotationRef/>
      </w:r>
      <w:r>
        <w:t>Каминский</w:t>
      </w:r>
    </w:p>
  </w:comment>
  <w:comment w:id="88" w:author="Каминский Юрий Константинович" w:date="2024-12-19T17:00:00Z" w:initials="КЮК">
    <w:p w14:paraId="61713ECC" w14:textId="0F015905" w:rsidR="004F12FF" w:rsidRDefault="004F12FF">
      <w:pPr>
        <w:pStyle w:val="CommentText"/>
      </w:pPr>
      <w:r>
        <w:rPr>
          <w:rStyle w:val="CommentReference"/>
        </w:rPr>
        <w:annotationRef/>
      </w:r>
      <w:r>
        <w:t>готово</w:t>
      </w:r>
    </w:p>
  </w:comment>
  <w:comment w:id="90" w:author="Калюжная Анна Владимировна" w:date="2024-12-17T19:55:00Z" w:initials="АК">
    <w:p w14:paraId="30206D36" w14:textId="77777777" w:rsidR="00B3607F" w:rsidRDefault="00B3607F" w:rsidP="00B3607F">
      <w:pPr>
        <w:pStyle w:val="CommentText"/>
      </w:pPr>
      <w:r>
        <w:rPr>
          <w:rStyle w:val="CommentReference"/>
        </w:rPr>
        <w:annotationRef/>
      </w:r>
      <w:r>
        <w:t>Филатова</w:t>
      </w:r>
    </w:p>
  </w:comment>
  <w:comment w:id="91" w:author="Филатова Анастасия Алексеевна" w:date="2024-12-20T19:22:00Z" w:initials="АФ">
    <w:p w14:paraId="3CB35550" w14:textId="77777777" w:rsidR="00E55D2C" w:rsidRDefault="00E55D2C" w:rsidP="00E55D2C">
      <w:pPr>
        <w:pStyle w:val="CommentText"/>
      </w:pPr>
      <w:r>
        <w:rPr>
          <w:rStyle w:val="CommentReference"/>
        </w:rPr>
        <w:annotationRef/>
      </w:r>
      <w:r>
        <w:t>готово</w:t>
      </w:r>
    </w:p>
  </w:comment>
  <w:comment w:id="92" w:author="Калюжная Анна Владимировна" w:date="2024-12-17T19:55:00Z" w:initials="АК">
    <w:p w14:paraId="1A92AD40" w14:textId="47D587C3" w:rsidR="00B3607F" w:rsidRDefault="00B3607F" w:rsidP="00B3607F">
      <w:pPr>
        <w:pStyle w:val="CommentText"/>
      </w:pPr>
      <w:r>
        <w:rPr>
          <w:rStyle w:val="CommentReference"/>
        </w:rPr>
        <w:annotationRef/>
      </w:r>
      <w:r>
        <w:t>Ходорченко</w:t>
      </w:r>
    </w:p>
  </w:comment>
  <w:comment w:id="95" w:author="Калюжная Анна Владимировна" w:date="2024-12-17T19:55:00Z" w:initials="АК">
    <w:p w14:paraId="18C86259" w14:textId="77777777" w:rsidR="00B3607F" w:rsidRDefault="00B3607F" w:rsidP="00B3607F">
      <w:pPr>
        <w:pStyle w:val="CommentText"/>
      </w:pPr>
      <w:r>
        <w:rPr>
          <w:rStyle w:val="CommentReference"/>
        </w:rPr>
        <w:annotationRef/>
      </w:r>
      <w:r>
        <w:t>Ходорченко</w:t>
      </w:r>
    </w:p>
  </w:comment>
  <w:comment w:id="96" w:author="Ходорченко Мария Андреевна" w:date="2024-12-21T04:49:00Z" w:initials="MK">
    <w:p w14:paraId="2D616141" w14:textId="77777777" w:rsidR="004F1894" w:rsidRDefault="004F1894" w:rsidP="004F1894">
      <w:r>
        <w:rPr>
          <w:rStyle w:val="CommentReference"/>
        </w:rPr>
        <w:annotationRef/>
      </w:r>
      <w:r>
        <w:rPr>
          <w:rFonts w:ascii="Calibri" w:eastAsia="Calibri" w:hAnsi="Calibri" w:cs="Times New Roman"/>
          <w:sz w:val="20"/>
          <w:szCs w:val="20"/>
        </w:rPr>
        <w:t>+</w:t>
      </w:r>
    </w:p>
  </w:comment>
  <w:comment w:id="100" w:author="Калюжная Анна Владимировна" w:date="2024-12-17T19:55:00Z" w:initials="АК">
    <w:p w14:paraId="7517685C" w14:textId="5C39A91B" w:rsidR="00B3607F" w:rsidRDefault="00B3607F" w:rsidP="00B3607F">
      <w:pPr>
        <w:pStyle w:val="CommentText"/>
      </w:pPr>
      <w:r>
        <w:rPr>
          <w:rStyle w:val="CommentReference"/>
        </w:rPr>
        <w:annotationRef/>
      </w:r>
      <w:r>
        <w:t>Каминский</w:t>
      </w:r>
    </w:p>
  </w:comment>
  <w:comment w:id="101" w:author="Каминский Юрий Константинович" w:date="2024-12-19T17:40:00Z" w:initials="КЮК">
    <w:p w14:paraId="00FBB06D" w14:textId="3A9B2292" w:rsidR="00A0104D" w:rsidRPr="00A0104D" w:rsidRDefault="00A0104D">
      <w:pPr>
        <w:pStyle w:val="CommentText"/>
      </w:pPr>
      <w:r>
        <w:rPr>
          <w:rStyle w:val="CommentReference"/>
        </w:rPr>
        <w:annotationRef/>
      </w:r>
      <w:r>
        <w:t>готово</w:t>
      </w:r>
    </w:p>
  </w:comment>
  <w:comment w:id="103" w:author="Калюжная Анна Владимировна" w:date="2024-12-17T19:55:00Z" w:initials="АК">
    <w:p w14:paraId="2D1E51D3" w14:textId="77777777" w:rsidR="000D269A" w:rsidRDefault="000D269A" w:rsidP="000D269A">
      <w:pPr>
        <w:pStyle w:val="CommentText"/>
      </w:pPr>
      <w:r>
        <w:rPr>
          <w:rStyle w:val="CommentReference"/>
        </w:rPr>
        <w:annotationRef/>
      </w:r>
      <w:r>
        <w:t>Филатова</w:t>
      </w:r>
    </w:p>
  </w:comment>
  <w:comment w:id="104" w:author="Филатова Анастасия Алексеевна" w:date="2024-12-20T18:36:00Z" w:initials="АФ">
    <w:p w14:paraId="2E055DD1" w14:textId="77777777" w:rsidR="00C13CEF" w:rsidRDefault="00C13CEF" w:rsidP="00C13CEF">
      <w:pPr>
        <w:pStyle w:val="CommentText"/>
      </w:pPr>
      <w:r>
        <w:rPr>
          <w:rStyle w:val="CommentReference"/>
        </w:rPr>
        <w:annotationRef/>
      </w:r>
      <w:r>
        <w:t>Готово</w:t>
      </w:r>
    </w:p>
  </w:comment>
  <w:comment w:id="106" w:author="Калюжная Анна Владимировна" w:date="2024-12-17T19:56:00Z" w:initials="АК">
    <w:p w14:paraId="3F3C2A63" w14:textId="6D920090" w:rsidR="000D269A" w:rsidRDefault="000D269A" w:rsidP="000D269A">
      <w:pPr>
        <w:pStyle w:val="CommentText"/>
      </w:pPr>
      <w:r>
        <w:rPr>
          <w:rStyle w:val="CommentReference"/>
        </w:rPr>
        <w:annotationRef/>
      </w:r>
      <w:r>
        <w:t>Ходорченко</w:t>
      </w:r>
    </w:p>
  </w:comment>
  <w:comment w:id="108" w:author="Калюжная Анна Владимировна" w:date="2024-12-17T19:56:00Z" w:initials="АК">
    <w:p w14:paraId="169B9D5A" w14:textId="77777777" w:rsidR="000D269A" w:rsidRDefault="000D269A" w:rsidP="000D269A">
      <w:pPr>
        <w:pStyle w:val="CommentText"/>
      </w:pPr>
      <w:r>
        <w:rPr>
          <w:rStyle w:val="CommentReference"/>
        </w:rPr>
        <w:annotationRef/>
      </w:r>
      <w:r>
        <w:t>Ходорченко</w:t>
      </w:r>
    </w:p>
  </w:comment>
  <w:comment w:id="111" w:author="Калюжная Анна Владимировна" w:date="2024-12-17T19:56:00Z" w:initials="АК">
    <w:p w14:paraId="765E833C" w14:textId="77777777" w:rsidR="000D269A" w:rsidRDefault="000D269A" w:rsidP="000D269A">
      <w:pPr>
        <w:pStyle w:val="CommentText"/>
      </w:pPr>
      <w:r>
        <w:rPr>
          <w:rStyle w:val="CommentReference"/>
        </w:rPr>
        <w:annotationRef/>
      </w:r>
      <w:r>
        <w:t>Каминский</w:t>
      </w:r>
    </w:p>
  </w:comment>
  <w:comment w:id="112" w:author="Каминский Юрий Константинович" w:date="2024-12-19T17:52:00Z" w:initials="КЮК">
    <w:p w14:paraId="0D38C2AA" w14:textId="17ECD645" w:rsidR="00662C23" w:rsidRPr="00662C23" w:rsidRDefault="00662C23">
      <w:pPr>
        <w:pStyle w:val="CommentText"/>
      </w:pPr>
      <w:r>
        <w:rPr>
          <w:rStyle w:val="CommentReference"/>
        </w:rPr>
        <w:annotationRef/>
      </w:r>
      <w:r>
        <w:t>готово</w:t>
      </w:r>
    </w:p>
  </w:comment>
  <w:comment w:id="114" w:author="Калюжная Анна Владимировна" w:date="2024-12-17T19:56:00Z" w:initials="АК">
    <w:p w14:paraId="0143965C" w14:textId="77777777" w:rsidR="000D269A" w:rsidRDefault="000D269A" w:rsidP="000D269A">
      <w:pPr>
        <w:pStyle w:val="CommentText"/>
      </w:pPr>
      <w:r>
        <w:rPr>
          <w:rStyle w:val="CommentReference"/>
        </w:rPr>
        <w:annotationRef/>
      </w:r>
      <w:r>
        <w:t>Филатова</w:t>
      </w:r>
    </w:p>
  </w:comment>
  <w:comment w:id="115" w:author="Филатова Анастасия Алексеевна" w:date="2024-12-20T18:41:00Z" w:initials="АФ">
    <w:p w14:paraId="2A4E31F8" w14:textId="77777777" w:rsidR="007F0CB8" w:rsidRDefault="007F0CB8" w:rsidP="007F0CB8">
      <w:pPr>
        <w:pStyle w:val="CommentText"/>
      </w:pPr>
      <w:r>
        <w:rPr>
          <w:rStyle w:val="CommentReference"/>
        </w:rPr>
        <w:annotationRef/>
      </w:r>
      <w:r>
        <w:t>готово</w:t>
      </w:r>
    </w:p>
  </w:comment>
  <w:comment w:id="117" w:author="Калюжная Анна Владимировна" w:date="2024-12-17T19:56:00Z" w:initials="АК">
    <w:p w14:paraId="1A2598A6" w14:textId="77777777" w:rsidR="000D269A" w:rsidRDefault="000D269A" w:rsidP="000D269A">
      <w:pPr>
        <w:pStyle w:val="CommentText"/>
      </w:pPr>
      <w:r>
        <w:rPr>
          <w:rStyle w:val="CommentReference"/>
        </w:rPr>
        <w:annotationRef/>
      </w:r>
      <w:r>
        <w:t>Ходорченко</w:t>
      </w:r>
    </w:p>
  </w:comment>
  <w:comment w:id="119" w:author="Калюжная Анна Владимировна" w:date="2024-12-17T19:56:00Z" w:initials="АК">
    <w:p w14:paraId="5D84EC30" w14:textId="77777777" w:rsidR="000D269A" w:rsidRDefault="000D269A" w:rsidP="000D269A">
      <w:pPr>
        <w:pStyle w:val="CommentText"/>
      </w:pPr>
      <w:r>
        <w:rPr>
          <w:rStyle w:val="CommentReference"/>
        </w:rPr>
        <w:annotationRef/>
      </w:r>
      <w:r>
        <w:t>Ходорченко</w:t>
      </w:r>
    </w:p>
  </w:comment>
  <w:comment w:id="120" w:author="Ходорченко Мария Андреевна" w:date="2024-12-21T05:08:00Z" w:initials="MK">
    <w:p w14:paraId="418AB14E" w14:textId="77777777" w:rsidR="00106444" w:rsidRDefault="00106444" w:rsidP="00106444">
      <w:r>
        <w:rPr>
          <w:rStyle w:val="CommentReference"/>
        </w:rPr>
        <w:annotationRef/>
      </w:r>
      <w:r>
        <w:rPr>
          <w:rFonts w:ascii="Calibri" w:eastAsia="Calibri" w:hAnsi="Calibri" w:cs="Times New Roman"/>
          <w:sz w:val="20"/>
          <w:szCs w:val="20"/>
        </w:rPr>
        <w:t>+</w:t>
      </w:r>
    </w:p>
  </w:comment>
  <w:comment w:id="123" w:author="Калюжная Анна Владимировна" w:date="2024-12-17T19:31:00Z" w:initials="АК">
    <w:p w14:paraId="75EBCB1C" w14:textId="337F8DAF" w:rsidR="002972F5" w:rsidRDefault="002972F5" w:rsidP="002972F5">
      <w:pPr>
        <w:pStyle w:val="CommentText"/>
      </w:pPr>
      <w:r>
        <w:rPr>
          <w:rStyle w:val="CommentReference"/>
        </w:rPr>
        <w:annotationRef/>
      </w:r>
      <w:r>
        <w:t>От всех по возможности какие-нибудь релевантные ссылки на веб-страницы или статьи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144CA0" w15:done="1"/>
  <w15:commentEx w15:paraId="1E6CEC76" w15:paraIdParent="4F144CA0" w15:done="1"/>
  <w15:commentEx w15:paraId="24A06DF1" w15:done="1"/>
  <w15:commentEx w15:paraId="688C22FA" w15:paraIdParent="24A06DF1" w15:done="1"/>
  <w15:commentEx w15:paraId="6FCA38ED" w15:done="1"/>
  <w15:commentEx w15:paraId="2351988E" w15:paraIdParent="6FCA38ED" w15:done="1"/>
  <w15:commentEx w15:paraId="2E5F2BD3" w15:done="1"/>
  <w15:commentEx w15:paraId="7333530D" w15:paraIdParent="2E5F2BD3" w15:done="1"/>
  <w15:commentEx w15:paraId="7E5E58CA" w15:done="1"/>
  <w15:commentEx w15:paraId="25170933" w15:paraIdParent="7E5E58CA" w15:done="1"/>
  <w15:commentEx w15:paraId="77E17A57" w15:paraIdParent="7E5E58CA" w15:done="1"/>
  <w15:commentEx w15:paraId="495213E9" w15:paraIdParent="7E5E58CA" w15:done="1"/>
  <w15:commentEx w15:paraId="37CA60F9" w15:done="1"/>
  <w15:commentEx w15:paraId="0D73E6DE" w15:done="1"/>
  <w15:commentEx w15:paraId="0FF16A7A" w15:paraIdParent="0D73E6DE" w15:done="1"/>
  <w15:commentEx w15:paraId="14091FC8" w15:done="1"/>
  <w15:commentEx w15:paraId="685ED077" w15:paraIdParent="14091FC8" w15:done="1"/>
  <w15:commentEx w15:paraId="512642EC" w15:done="1"/>
  <w15:commentEx w15:paraId="0CCE2628" w15:paraIdParent="512642EC" w15:done="1"/>
  <w15:commentEx w15:paraId="680BEC24" w15:done="1"/>
  <w15:commentEx w15:paraId="3114D08A" w15:paraIdParent="680BEC24" w15:done="1"/>
  <w15:commentEx w15:paraId="627C3811" w15:done="1"/>
  <w15:commentEx w15:paraId="25958CA2" w15:paraIdParent="627C3811" w15:done="1"/>
  <w15:commentEx w15:paraId="0683DB3C" w15:done="1"/>
  <w15:commentEx w15:paraId="5335A05E" w15:done="1"/>
  <w15:commentEx w15:paraId="0F11E190" w15:done="1"/>
  <w15:commentEx w15:paraId="6CA69D07" w15:paraIdParent="0F11E190" w15:done="1"/>
  <w15:commentEx w15:paraId="313F8328" w15:done="1"/>
  <w15:commentEx w15:paraId="73C6888C" w15:paraIdParent="313F8328" w15:done="1"/>
  <w15:commentEx w15:paraId="5715098F" w15:done="1"/>
  <w15:commentEx w15:paraId="0EAC4AF1" w15:done="1"/>
  <w15:commentEx w15:paraId="58FB146E" w15:done="1"/>
  <w15:commentEx w15:paraId="18B48EBD" w15:paraIdParent="58FB146E" w15:done="1"/>
  <w15:commentEx w15:paraId="45FDD376" w15:done="1"/>
  <w15:commentEx w15:paraId="61713ECC" w15:paraIdParent="45FDD376" w15:done="1"/>
  <w15:commentEx w15:paraId="30206D36" w15:done="1"/>
  <w15:commentEx w15:paraId="3CB35550" w15:paraIdParent="30206D36" w15:done="1"/>
  <w15:commentEx w15:paraId="1A92AD40" w15:done="1"/>
  <w15:commentEx w15:paraId="18C86259" w15:done="1"/>
  <w15:commentEx w15:paraId="2D616141" w15:paraIdParent="18C86259" w15:done="1"/>
  <w15:commentEx w15:paraId="7517685C" w15:done="1"/>
  <w15:commentEx w15:paraId="00FBB06D" w15:paraIdParent="7517685C" w15:done="1"/>
  <w15:commentEx w15:paraId="2D1E51D3" w15:done="1"/>
  <w15:commentEx w15:paraId="2E055DD1" w15:paraIdParent="2D1E51D3" w15:done="1"/>
  <w15:commentEx w15:paraId="3F3C2A63" w15:done="1"/>
  <w15:commentEx w15:paraId="169B9D5A" w15:done="1"/>
  <w15:commentEx w15:paraId="765E833C" w15:done="1"/>
  <w15:commentEx w15:paraId="0D38C2AA" w15:paraIdParent="765E833C" w15:done="1"/>
  <w15:commentEx w15:paraId="0143965C" w15:done="1"/>
  <w15:commentEx w15:paraId="2A4E31F8" w15:paraIdParent="0143965C" w15:done="1"/>
  <w15:commentEx w15:paraId="1A2598A6" w15:done="1"/>
  <w15:commentEx w15:paraId="5D84EC30" w15:done="1"/>
  <w15:commentEx w15:paraId="418AB14E" w15:paraIdParent="5D84EC30" w15:done="1"/>
  <w15:commentEx w15:paraId="75EBCB1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047E184" w16cex:dateUtc="2024-12-17T16:43:00Z"/>
  <w16cex:commentExtensible w16cex:durableId="3A2E21C5" w16cex:dateUtc="2024-12-19T21:48:00Z"/>
  <w16cex:commentExtensible w16cex:durableId="641A4B14" w16cex:dateUtc="2024-12-17T16:42:00Z"/>
  <w16cex:commentExtensible w16cex:durableId="292E5F00" w16cex:dateUtc="2024-12-19T21:53:00Z"/>
  <w16cex:commentExtensible w16cex:durableId="5A99A307" w16cex:dateUtc="2024-12-17T16:49:00Z"/>
  <w16cex:commentExtensible w16cex:durableId="2BA98151" w16cex:dateUtc="2024-12-17T16:51:00Z"/>
  <w16cex:commentExtensible w16cex:durableId="7848B863" w16cex:dateUtc="2024-12-20T15:25:00Z"/>
  <w16cex:commentExtensible w16cex:durableId="7E5E58CA" w16cex:dateUtc="2024-12-19T13:45:00Z"/>
  <w16cex:commentExtensible w16cex:durableId="7A0DD0B1" w16cex:dateUtc="2024-12-19T21:26:00Z"/>
  <w16cex:commentExtensible w16cex:durableId="4DE23249" w16cex:dateUtc="2024-12-19T21:54:00Z"/>
  <w16cex:commentExtensible w16cex:durableId="37F92E68" w16cex:dateUtc="2024-12-20T15:21:00Z"/>
  <w16cex:commentExtensible w16cex:durableId="5B56AB48" w16cex:dateUtc="2024-12-17T16:52:00Z"/>
  <w16cex:commentExtensible w16cex:durableId="72019B76" w16cex:dateUtc="2024-12-17T16:52:00Z"/>
  <w16cex:commentExtensible w16cex:durableId="1221F0A7" w16cex:dateUtc="2024-12-21T01:26:00Z"/>
  <w16cex:commentExtensible w16cex:durableId="670DD871" w16cex:dateUtc="2024-12-17T15:14:00Z"/>
  <w16cex:commentExtensible w16cex:durableId="1365F362" w16cex:dateUtc="2024-12-20T16:14:00Z"/>
  <w16cex:commentExtensible w16cex:durableId="6B632549" w16cex:dateUtc="2024-12-17T15:20:00Z"/>
  <w16cex:commentExtensible w16cex:durableId="316CFE40" w16cex:dateUtc="2024-12-19T22:04:00Z"/>
  <w16cex:commentExtensible w16cex:durableId="0916DFF8" w16cex:dateUtc="2024-12-17T16:53:00Z"/>
  <w16cex:commentExtensible w16cex:durableId="2E82B474" w16cex:dateUtc="2024-12-17T16:53:00Z"/>
  <w16cex:commentExtensible w16cex:durableId="352E374D" w16cex:dateUtc="2024-12-20T15:25:00Z"/>
  <w16cex:commentExtensible w16cex:durableId="11D2F4EA" w16cex:dateUtc="2024-12-17T16:53:00Z"/>
  <w16cex:commentExtensible w16cex:durableId="479212BD" w16cex:dateUtc="2024-12-17T16:54:00Z"/>
  <w16cex:commentExtensible w16cex:durableId="63879883" w16cex:dateUtc="2024-12-17T16:54:00Z"/>
  <w16cex:commentExtensible w16cex:durableId="181087CF" w16cex:dateUtc="2024-12-17T16:54:00Z"/>
  <w16cex:commentExtensible w16cex:durableId="7C8ABC6F" w16cex:dateUtc="2024-12-20T15:54:00Z"/>
  <w16cex:commentExtensible w16cex:durableId="611EA150" w16cex:dateUtc="2024-12-17T16:54:00Z"/>
  <w16cex:commentExtensible w16cex:durableId="3A09A3E3" w16cex:dateUtc="2024-12-17T16:54:00Z"/>
  <w16cex:commentExtensible w16cex:durableId="1124B37A" w16cex:dateUtc="2024-12-17T16:54:00Z"/>
  <w16cex:commentExtensible w16cex:durableId="1B38BB00" w16cex:dateUtc="2024-12-21T01:39:00Z"/>
  <w16cex:commentExtensible w16cex:durableId="7A5EA186" w16cex:dateUtc="2024-12-17T16:55:00Z"/>
  <w16cex:commentExtensible w16cex:durableId="41A40AB4" w16cex:dateUtc="2024-12-17T16:55:00Z"/>
  <w16cex:commentExtensible w16cex:durableId="605B016D" w16cex:dateUtc="2024-12-20T16:22:00Z"/>
  <w16cex:commentExtensible w16cex:durableId="4A3CA607" w16cex:dateUtc="2024-12-17T16:55:00Z"/>
  <w16cex:commentExtensible w16cex:durableId="1370F478" w16cex:dateUtc="2024-12-17T16:55:00Z"/>
  <w16cex:commentExtensible w16cex:durableId="7D88A057" w16cex:dateUtc="2024-12-21T01:49:00Z"/>
  <w16cex:commentExtensible w16cex:durableId="56AF6505" w16cex:dateUtc="2024-12-17T16:55:00Z"/>
  <w16cex:commentExtensible w16cex:durableId="4CCBBDB0" w16cex:dateUtc="2024-12-17T16:55:00Z"/>
  <w16cex:commentExtensible w16cex:durableId="0900A61A" w16cex:dateUtc="2024-12-20T15:36:00Z"/>
  <w16cex:commentExtensible w16cex:durableId="03F592C1" w16cex:dateUtc="2024-12-17T16:56:00Z"/>
  <w16cex:commentExtensible w16cex:durableId="1B79F23A" w16cex:dateUtc="2024-12-17T16:56:00Z"/>
  <w16cex:commentExtensible w16cex:durableId="542D5F16" w16cex:dateUtc="2024-12-17T16:56:00Z"/>
  <w16cex:commentExtensible w16cex:durableId="446BEEC3" w16cex:dateUtc="2024-12-17T16:56:00Z"/>
  <w16cex:commentExtensible w16cex:durableId="2F92756C" w16cex:dateUtc="2024-12-20T15:41:00Z"/>
  <w16cex:commentExtensible w16cex:durableId="5F77FAEB" w16cex:dateUtc="2024-12-17T16:56:00Z"/>
  <w16cex:commentExtensible w16cex:durableId="4F05C1CE" w16cex:dateUtc="2024-12-17T16:56:00Z"/>
  <w16cex:commentExtensible w16cex:durableId="54B5ACC0" w16cex:dateUtc="2024-12-21T02:08:00Z"/>
  <w16cex:commentExtensible w16cex:durableId="475BD683" w16cex:dateUtc="2024-12-17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144CA0" w16cid:durableId="6047E184"/>
  <w16cid:commentId w16cid:paraId="1E6CEC76" w16cid:durableId="3A2E21C5"/>
  <w16cid:commentId w16cid:paraId="24A06DF1" w16cid:durableId="641A4B14"/>
  <w16cid:commentId w16cid:paraId="688C22FA" w16cid:durableId="292E5F00"/>
  <w16cid:commentId w16cid:paraId="6FCA38ED" w16cid:durableId="5A99A307"/>
  <w16cid:commentId w16cid:paraId="2351988E" w16cid:durableId="2351988E"/>
  <w16cid:commentId w16cid:paraId="2E5F2BD3" w16cid:durableId="2BA98151"/>
  <w16cid:commentId w16cid:paraId="7333530D" w16cid:durableId="7848B863"/>
  <w16cid:commentId w16cid:paraId="7E5E58CA" w16cid:durableId="7E5E58CA"/>
  <w16cid:commentId w16cid:paraId="25170933" w16cid:durableId="7A0DD0B1"/>
  <w16cid:commentId w16cid:paraId="77E17A57" w16cid:durableId="4DE23249"/>
  <w16cid:commentId w16cid:paraId="495213E9" w16cid:durableId="37F92E68"/>
  <w16cid:commentId w16cid:paraId="37CA60F9" w16cid:durableId="5B56AB48"/>
  <w16cid:commentId w16cid:paraId="0D73E6DE" w16cid:durableId="72019B76"/>
  <w16cid:commentId w16cid:paraId="0FF16A7A" w16cid:durableId="1221F0A7"/>
  <w16cid:commentId w16cid:paraId="14091FC8" w16cid:durableId="670DD871"/>
  <w16cid:commentId w16cid:paraId="685ED077" w16cid:durableId="1365F362"/>
  <w16cid:commentId w16cid:paraId="512642EC" w16cid:durableId="6B632549"/>
  <w16cid:commentId w16cid:paraId="0CCE2628" w16cid:durableId="316CFE40"/>
  <w16cid:commentId w16cid:paraId="680BEC24" w16cid:durableId="0916DFF8"/>
  <w16cid:commentId w16cid:paraId="3114D08A" w16cid:durableId="3114D08A"/>
  <w16cid:commentId w16cid:paraId="627C3811" w16cid:durableId="2E82B474"/>
  <w16cid:commentId w16cid:paraId="25958CA2" w16cid:durableId="352E374D"/>
  <w16cid:commentId w16cid:paraId="0683DB3C" w16cid:durableId="11D2F4EA"/>
  <w16cid:commentId w16cid:paraId="5335A05E" w16cid:durableId="479212BD"/>
  <w16cid:commentId w16cid:paraId="0F11E190" w16cid:durableId="63879883"/>
  <w16cid:commentId w16cid:paraId="6CA69D07" w16cid:durableId="6CA69D07"/>
  <w16cid:commentId w16cid:paraId="313F8328" w16cid:durableId="181087CF"/>
  <w16cid:commentId w16cid:paraId="73C6888C" w16cid:durableId="7C8ABC6F"/>
  <w16cid:commentId w16cid:paraId="5715098F" w16cid:durableId="611EA150"/>
  <w16cid:commentId w16cid:paraId="0EAC4AF1" w16cid:durableId="3A09A3E3"/>
  <w16cid:commentId w16cid:paraId="58FB146E" w16cid:durableId="1124B37A"/>
  <w16cid:commentId w16cid:paraId="18B48EBD" w16cid:durableId="1B38BB00"/>
  <w16cid:commentId w16cid:paraId="45FDD376" w16cid:durableId="7A5EA186"/>
  <w16cid:commentId w16cid:paraId="61713ECC" w16cid:durableId="61713ECC"/>
  <w16cid:commentId w16cid:paraId="30206D36" w16cid:durableId="41A40AB4"/>
  <w16cid:commentId w16cid:paraId="3CB35550" w16cid:durableId="605B016D"/>
  <w16cid:commentId w16cid:paraId="1A92AD40" w16cid:durableId="4A3CA607"/>
  <w16cid:commentId w16cid:paraId="18C86259" w16cid:durableId="1370F478"/>
  <w16cid:commentId w16cid:paraId="2D616141" w16cid:durableId="7D88A057"/>
  <w16cid:commentId w16cid:paraId="7517685C" w16cid:durableId="56AF6505"/>
  <w16cid:commentId w16cid:paraId="00FBB06D" w16cid:durableId="00FBB06D"/>
  <w16cid:commentId w16cid:paraId="2D1E51D3" w16cid:durableId="4CCBBDB0"/>
  <w16cid:commentId w16cid:paraId="2E055DD1" w16cid:durableId="0900A61A"/>
  <w16cid:commentId w16cid:paraId="3F3C2A63" w16cid:durableId="03F592C1"/>
  <w16cid:commentId w16cid:paraId="169B9D5A" w16cid:durableId="1B79F23A"/>
  <w16cid:commentId w16cid:paraId="765E833C" w16cid:durableId="542D5F16"/>
  <w16cid:commentId w16cid:paraId="0D38C2AA" w16cid:durableId="0D38C2AA"/>
  <w16cid:commentId w16cid:paraId="0143965C" w16cid:durableId="446BEEC3"/>
  <w16cid:commentId w16cid:paraId="2A4E31F8" w16cid:durableId="2F92756C"/>
  <w16cid:commentId w16cid:paraId="1A2598A6" w16cid:durableId="5F77FAEB"/>
  <w16cid:commentId w16cid:paraId="5D84EC30" w16cid:durableId="4F05C1CE"/>
  <w16cid:commentId w16cid:paraId="418AB14E" w16cid:durableId="54B5ACC0"/>
  <w16cid:commentId w16cid:paraId="75EBCB1C" w16cid:durableId="475BD6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5715FB" w14:textId="77777777" w:rsidR="007D1421" w:rsidRDefault="007D1421" w:rsidP="00BF5428">
      <w:r>
        <w:separator/>
      </w:r>
    </w:p>
    <w:p w14:paraId="48F308D0" w14:textId="77777777" w:rsidR="007D1421" w:rsidRDefault="007D1421"/>
  </w:endnote>
  <w:endnote w:type="continuationSeparator" w:id="0">
    <w:p w14:paraId="2E12DFC8" w14:textId="77777777" w:rsidR="007D1421" w:rsidRDefault="007D1421" w:rsidP="00BF5428">
      <w:r>
        <w:continuationSeparator/>
      </w:r>
    </w:p>
    <w:p w14:paraId="251FCA8F" w14:textId="77777777" w:rsidR="007D1421" w:rsidRDefault="007D1421"/>
  </w:endnote>
  <w:endnote w:type="continuationNotice" w:id="1">
    <w:p w14:paraId="5D0A8C8D" w14:textId="77777777" w:rsidR="007D1421" w:rsidRDefault="007D1421"/>
    <w:p w14:paraId="78BEE179" w14:textId="77777777" w:rsidR="007D1421" w:rsidRDefault="007D14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Заголовки (сло">
    <w:altName w:val="Times New Roman"/>
    <w:charset w:val="00"/>
    <w:family w:val="roman"/>
    <w:pitch w:val="default"/>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enlo">
    <w:altName w:val="Cambria"/>
    <w:panose1 w:val="00000000000000000000"/>
    <w:charset w:val="00"/>
    <w:family w:val="roman"/>
    <w:notTrueType/>
    <w:pitch w:val="default"/>
  </w:font>
  <w:font w:name="Monac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44DC7" w14:textId="5306ECAA" w:rsidR="0082259B" w:rsidRDefault="0082259B">
    <w:pPr>
      <w:pStyle w:val="Footer"/>
      <w:jc w:val="center"/>
    </w:pPr>
  </w:p>
  <w:p w14:paraId="44453754" w14:textId="77777777" w:rsidR="0082259B" w:rsidRDefault="00822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AE1D6" w14:textId="570E08BF" w:rsidR="00543C53" w:rsidRDefault="00543C53" w:rsidP="0082259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F9FB0" w14:textId="77777777" w:rsidR="0040676B" w:rsidRDefault="00406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2F7C5D" w14:textId="77777777" w:rsidR="007D1421" w:rsidRDefault="007D1421" w:rsidP="00BF5428">
      <w:r>
        <w:separator/>
      </w:r>
    </w:p>
    <w:p w14:paraId="5DC2F9AA" w14:textId="77777777" w:rsidR="007D1421" w:rsidRDefault="007D1421"/>
  </w:footnote>
  <w:footnote w:type="continuationSeparator" w:id="0">
    <w:p w14:paraId="03A4D535" w14:textId="77777777" w:rsidR="007D1421" w:rsidRDefault="007D1421" w:rsidP="00BF5428">
      <w:r>
        <w:continuationSeparator/>
      </w:r>
    </w:p>
    <w:p w14:paraId="659415B0" w14:textId="77777777" w:rsidR="007D1421" w:rsidRDefault="007D1421"/>
  </w:footnote>
  <w:footnote w:type="continuationNotice" w:id="1">
    <w:p w14:paraId="0D63366A" w14:textId="77777777" w:rsidR="007D1421" w:rsidRDefault="007D1421"/>
    <w:p w14:paraId="322B2B98" w14:textId="77777777" w:rsidR="007D1421" w:rsidRDefault="007D14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7979997"/>
      <w:docPartObj>
        <w:docPartGallery w:val="Page Numbers (Top of Page)"/>
        <w:docPartUnique/>
      </w:docPartObj>
    </w:sdtPr>
    <w:sdtContent>
      <w:p w14:paraId="3D80B9EF" w14:textId="78827D06" w:rsidR="00AE0BA6" w:rsidRDefault="00AE0BA6">
        <w:pPr>
          <w:pStyle w:val="Header"/>
          <w:jc w:val="center"/>
        </w:pPr>
        <w:r>
          <w:fldChar w:fldCharType="begin"/>
        </w:r>
        <w:r>
          <w:instrText>PAGE   \* MERGEFORMAT</w:instrText>
        </w:r>
        <w:r>
          <w:fldChar w:fldCharType="separate"/>
        </w:r>
        <w:r w:rsidR="001F665F">
          <w:rPr>
            <w:noProof/>
          </w:rPr>
          <w:t>2</w:t>
        </w:r>
        <w:r>
          <w:fldChar w:fldCharType="end"/>
        </w:r>
      </w:p>
    </w:sdtContent>
  </w:sdt>
  <w:p w14:paraId="10C736A3" w14:textId="3FA7BF28" w:rsidR="00AE0BA6" w:rsidRDefault="00B74B3F">
    <w:pPr>
      <w:pStyle w:val="Header"/>
      <w:jc w:val="center"/>
    </w:pPr>
    <w:r>
      <w:rPr>
        <w:rFonts w:ascii="Times New Roman" w:hAnsi="Times New Roman" w:cs="Times New Roman"/>
        <w:bCs/>
      </w:rPr>
      <w:t>RU.СНАБ.00855-01 13 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6230991"/>
      <w:docPartObj>
        <w:docPartGallery w:val="Page Numbers (Top of Page)"/>
        <w:docPartUnique/>
      </w:docPartObj>
    </w:sdtPr>
    <w:sdtEndPr>
      <w:rPr>
        <w:rFonts w:ascii="Times New Roman" w:hAnsi="Times New Roman" w:cs="Times New Roman"/>
      </w:rPr>
    </w:sdtEndPr>
    <w:sdtContent>
      <w:p w14:paraId="4F2A80BD" w14:textId="0029ADC6" w:rsidR="00785C3B" w:rsidRPr="00785C3B" w:rsidRDefault="00785C3B">
        <w:pPr>
          <w:pStyle w:val="Header"/>
          <w:jc w:val="center"/>
          <w:rPr>
            <w:rFonts w:ascii="Times New Roman" w:hAnsi="Times New Roman" w:cs="Times New Roman"/>
          </w:rPr>
        </w:pPr>
        <w:ins w:id="10" w:author="Unknown" w:date="2024-12-19T06:46:00Z" w16du:dateUtc="2024-12-19T14:46:00Z">
          <w:r w:rsidRPr="00785C3B">
            <w:rPr>
              <w:rFonts w:ascii="Times New Roman" w:hAnsi="Times New Roman" w:cs="Times New Roman"/>
            </w:rPr>
            <w:fldChar w:fldCharType="begin"/>
          </w:r>
        </w:ins>
        <w:r w:rsidRPr="00785C3B">
          <w:rPr>
            <w:rFonts w:ascii="Times New Roman" w:hAnsi="Times New Roman" w:cs="Times New Roman"/>
          </w:rPr>
          <w:instrText>PAGE   \* MERGEFORMAT</w:instrText>
        </w:r>
        <w:r w:rsidR="00EA0876">
          <w:rPr>
            <w:rFonts w:ascii="Times New Roman" w:hAnsi="Times New Roman" w:cs="Times New Roman"/>
          </w:rPr>
          <w:fldChar w:fldCharType="separate"/>
        </w:r>
        <w:r w:rsidR="008F6104">
          <w:rPr>
            <w:rFonts w:ascii="Times New Roman" w:hAnsi="Times New Roman" w:cs="Times New Roman"/>
            <w:noProof/>
          </w:rPr>
          <w:t>7</w:t>
        </w:r>
        <w:ins w:id="11" w:author="Unknown" w:date="2024-12-19T06:46:00Z" w16du:dateUtc="2024-12-19T14:46:00Z">
          <w:r w:rsidRPr="00785C3B">
            <w:rPr>
              <w:rFonts w:ascii="Times New Roman" w:hAnsi="Times New Roman" w:cs="Times New Roman"/>
            </w:rPr>
            <w:fldChar w:fldCharType="end"/>
          </w:r>
        </w:ins>
      </w:p>
    </w:sdtContent>
  </w:sdt>
  <w:p w14:paraId="3707F0CF" w14:textId="0E567C4A" w:rsidR="00CA5F35" w:rsidRPr="00785C3B" w:rsidRDefault="00F163B6" w:rsidP="00785C3B">
    <w:pPr>
      <w:pStyle w:val="Header"/>
      <w:jc w:val="center"/>
    </w:pPr>
    <w:r>
      <w:rPr>
        <w:rFonts w:ascii="Times New Roman" w:hAnsi="Times New Roman" w:cs="Times New Roman"/>
        <w:bCs/>
      </w:rPr>
      <w:t>RU.СНАБ.00855-01</w:t>
    </w:r>
    <w:r w:rsidR="00785C3B" w:rsidRPr="00B56AA2">
      <w:rPr>
        <w:rFonts w:ascii="Times New Roman" w:hAnsi="Times New Roman" w:cs="Times New Roman"/>
        <w:bCs/>
      </w:rPr>
      <w:t xml:space="preserve"> 13 01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44DEA"/>
    <w:multiLevelType w:val="multilevel"/>
    <w:tmpl w:val="AAD2A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03590"/>
    <w:multiLevelType w:val="multilevel"/>
    <w:tmpl w:val="427AD2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28F88"/>
    <w:multiLevelType w:val="hybridMultilevel"/>
    <w:tmpl w:val="FFFFFFFF"/>
    <w:lvl w:ilvl="0" w:tplc="4F6C43A4">
      <w:start w:val="1"/>
      <w:numFmt w:val="bullet"/>
      <w:lvlText w:val="-"/>
      <w:lvlJc w:val="left"/>
      <w:pPr>
        <w:ind w:left="720" w:hanging="360"/>
      </w:pPr>
      <w:rPr>
        <w:rFonts w:ascii="Aptos" w:hAnsi="Aptos" w:hint="default"/>
      </w:rPr>
    </w:lvl>
    <w:lvl w:ilvl="1" w:tplc="66C618CE">
      <w:start w:val="1"/>
      <w:numFmt w:val="bullet"/>
      <w:lvlText w:val="o"/>
      <w:lvlJc w:val="left"/>
      <w:pPr>
        <w:ind w:left="1440" w:hanging="360"/>
      </w:pPr>
      <w:rPr>
        <w:rFonts w:ascii="Courier New" w:hAnsi="Courier New" w:hint="default"/>
      </w:rPr>
    </w:lvl>
    <w:lvl w:ilvl="2" w:tplc="FD1E10D6">
      <w:start w:val="1"/>
      <w:numFmt w:val="bullet"/>
      <w:lvlText w:val=""/>
      <w:lvlJc w:val="left"/>
      <w:pPr>
        <w:ind w:left="2160" w:hanging="360"/>
      </w:pPr>
      <w:rPr>
        <w:rFonts w:ascii="Wingdings" w:hAnsi="Wingdings" w:hint="default"/>
      </w:rPr>
    </w:lvl>
    <w:lvl w:ilvl="3" w:tplc="48180E98">
      <w:start w:val="1"/>
      <w:numFmt w:val="bullet"/>
      <w:lvlText w:val=""/>
      <w:lvlJc w:val="left"/>
      <w:pPr>
        <w:ind w:left="2880" w:hanging="360"/>
      </w:pPr>
      <w:rPr>
        <w:rFonts w:ascii="Symbol" w:hAnsi="Symbol" w:hint="default"/>
      </w:rPr>
    </w:lvl>
    <w:lvl w:ilvl="4" w:tplc="53101750">
      <w:start w:val="1"/>
      <w:numFmt w:val="bullet"/>
      <w:lvlText w:val="o"/>
      <w:lvlJc w:val="left"/>
      <w:pPr>
        <w:ind w:left="3600" w:hanging="360"/>
      </w:pPr>
      <w:rPr>
        <w:rFonts w:ascii="Courier New" w:hAnsi="Courier New" w:hint="default"/>
      </w:rPr>
    </w:lvl>
    <w:lvl w:ilvl="5" w:tplc="B9C4437A">
      <w:start w:val="1"/>
      <w:numFmt w:val="bullet"/>
      <w:lvlText w:val=""/>
      <w:lvlJc w:val="left"/>
      <w:pPr>
        <w:ind w:left="4320" w:hanging="360"/>
      </w:pPr>
      <w:rPr>
        <w:rFonts w:ascii="Wingdings" w:hAnsi="Wingdings" w:hint="default"/>
      </w:rPr>
    </w:lvl>
    <w:lvl w:ilvl="6" w:tplc="2A5A4C3E">
      <w:start w:val="1"/>
      <w:numFmt w:val="bullet"/>
      <w:lvlText w:val=""/>
      <w:lvlJc w:val="left"/>
      <w:pPr>
        <w:ind w:left="5040" w:hanging="360"/>
      </w:pPr>
      <w:rPr>
        <w:rFonts w:ascii="Symbol" w:hAnsi="Symbol" w:hint="default"/>
      </w:rPr>
    </w:lvl>
    <w:lvl w:ilvl="7" w:tplc="710EAAA8">
      <w:start w:val="1"/>
      <w:numFmt w:val="bullet"/>
      <w:lvlText w:val="o"/>
      <w:lvlJc w:val="left"/>
      <w:pPr>
        <w:ind w:left="5760" w:hanging="360"/>
      </w:pPr>
      <w:rPr>
        <w:rFonts w:ascii="Courier New" w:hAnsi="Courier New" w:hint="default"/>
      </w:rPr>
    </w:lvl>
    <w:lvl w:ilvl="8" w:tplc="99723E70">
      <w:start w:val="1"/>
      <w:numFmt w:val="bullet"/>
      <w:lvlText w:val=""/>
      <w:lvlJc w:val="left"/>
      <w:pPr>
        <w:ind w:left="6480" w:hanging="360"/>
      </w:pPr>
      <w:rPr>
        <w:rFonts w:ascii="Wingdings" w:hAnsi="Wingdings" w:hint="default"/>
      </w:rPr>
    </w:lvl>
  </w:abstractNum>
  <w:abstractNum w:abstractNumId="3" w15:restartNumberingAfterBreak="0">
    <w:nsid w:val="0D6A4186"/>
    <w:multiLevelType w:val="multilevel"/>
    <w:tmpl w:val="0419001D"/>
    <w:styleLink w:v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07A9AFC"/>
    <w:multiLevelType w:val="multilevel"/>
    <w:tmpl w:val="FFFFFFFF"/>
    <w:lvl w:ilvl="0">
      <w:numFmt w:val="none"/>
      <w:lvlText w:val=""/>
      <w:lvlJc w:val="left"/>
      <w:pPr>
        <w:tabs>
          <w:tab w:val="num" w:pos="360"/>
        </w:tabs>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5" w15:restartNumberingAfterBreak="0">
    <w:nsid w:val="1086177B"/>
    <w:multiLevelType w:val="multilevel"/>
    <w:tmpl w:val="ED8A49F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6" w15:restartNumberingAfterBreak="0">
    <w:nsid w:val="10CF188B"/>
    <w:multiLevelType w:val="multilevel"/>
    <w:tmpl w:val="72966BA4"/>
    <w:numStyleLink w:val="a"/>
  </w:abstractNum>
  <w:abstractNum w:abstractNumId="7" w15:restartNumberingAfterBreak="0">
    <w:nsid w:val="148C64F0"/>
    <w:multiLevelType w:val="multilevel"/>
    <w:tmpl w:val="30AC9C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8A7C20"/>
    <w:multiLevelType w:val="multilevel"/>
    <w:tmpl w:val="6AB06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CE03BC"/>
    <w:multiLevelType w:val="multilevel"/>
    <w:tmpl w:val="0419001D"/>
    <w:name w:val="EQ_num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A94C82"/>
    <w:multiLevelType w:val="hybridMultilevel"/>
    <w:tmpl w:val="CFDE1006"/>
    <w:lvl w:ilvl="0" w:tplc="E4CA9EA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99857E8"/>
    <w:multiLevelType w:val="multilevel"/>
    <w:tmpl w:val="4BFC99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343CE3"/>
    <w:multiLevelType w:val="multilevel"/>
    <w:tmpl w:val="FC9ECE7A"/>
    <w:name w:val="EQ_num"/>
    <w:lvl w:ilvl="0">
      <w:start w:val="1"/>
      <w:numFmt w:val="decimal"/>
      <w:pStyle w:val="Heading1"/>
      <w:suff w:val="space"/>
      <w:lvlText w:val="%1."/>
      <w:lvlJc w:val="left"/>
      <w:pPr>
        <w:ind w:left="0" w:firstLine="709"/>
      </w:pPr>
      <w:rPr>
        <w:b w:val="0"/>
        <w:bCs w:val="0"/>
        <w:i w:val="0"/>
        <w:caps w:val="0"/>
        <w:strike w:val="0"/>
        <w:dstrike w:val="0"/>
        <w:vanish w:val="0"/>
        <w:color w:val="auto"/>
        <w:spacing w:val="0"/>
        <w:w w:val="100"/>
        <w:kern w:val="0"/>
        <w:position w:val="0"/>
        <w:sz w:val="24"/>
        <w:szCs w:val="24"/>
        <w:vertAlign w:val="baseline"/>
        <w14:ligatures w14:val="none"/>
        <w14:numForm w14:val="default"/>
        <w14:numSpacing w14:val="default"/>
        <w14:stylisticSets/>
        <w14:cntxtAlts w14:val="0"/>
      </w:rPr>
    </w:lvl>
    <w:lvl w:ilvl="1">
      <w:start w:val="1"/>
      <w:numFmt w:val="decimal"/>
      <w:pStyle w:val="Heading2"/>
      <w:suff w:val="space"/>
      <w:lvlText w:val="%1.%2."/>
      <w:lvlJc w:val="left"/>
      <w:pPr>
        <w:ind w:left="0" w:firstLine="709"/>
      </w:pPr>
      <w:rPr>
        <w:b/>
        <w:bCs w:val="0"/>
        <w:i w:val="0"/>
        <w:iCs w:val="0"/>
        <w:caps w:val="0"/>
        <w:strike w:val="0"/>
        <w:dstrike w:val="0"/>
        <w:outline w:val="0"/>
        <w:shadow w:val="0"/>
        <w:emboss w:val="0"/>
        <w:imprint w:val="0"/>
        <w:vanish w:val="0"/>
        <w:spacing w:val="0"/>
        <w:w w:val="100"/>
        <w:kern w:val="0"/>
        <w:position w:val="0"/>
        <w:sz w:val="24"/>
        <w:szCs w:val="28"/>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1.%2.%3."/>
      <w:lvlJc w:val="left"/>
      <w:pPr>
        <w:ind w:left="-709" w:firstLine="709"/>
      </w:pPr>
      <w:rPr>
        <w:b w:val="0"/>
        <w:bCs/>
        <w:i w:val="0"/>
        <w:iCs w:val="0"/>
        <w:caps w:val="0"/>
        <w:strike w:val="0"/>
        <w:dstrike w:val="0"/>
        <w:vanish w:val="0"/>
        <w:color w:val="auto"/>
        <w:spacing w:val="0"/>
        <w:w w:val="100"/>
        <w:kern w:val="0"/>
        <w:position w:val="0"/>
        <w:sz w:val="24"/>
        <w:szCs w:val="28"/>
        <w:vertAlign w:val="baseline"/>
        <w14:cntxtAlts w14:val="0"/>
      </w:rPr>
    </w:lvl>
    <w:lvl w:ilvl="3">
      <w:start w:val="1"/>
      <w:numFmt w:val="decimal"/>
      <w:lvlRestart w:val="1"/>
      <w:pStyle w:val="Heading4"/>
      <w:suff w:val="space"/>
      <w:lvlText w:val="%1.%2.%3.%4"/>
      <w:lvlJc w:val="left"/>
      <w:pPr>
        <w:ind w:left="0" w:firstLine="709"/>
      </w:pPr>
      <w:rPr>
        <w:b w:val="0"/>
        <w:bCs w:val="0"/>
        <w:i w:val="0"/>
        <w:iCs w:val="0"/>
        <w:caps w:val="0"/>
        <w:smallCaps w:val="0"/>
        <w:strike w:val="0"/>
        <w:dstrike w:val="0"/>
        <w:outline w:val="0"/>
        <w:shadow w:val="0"/>
        <w:emboss w:val="0"/>
        <w:imprint w:val="0"/>
        <w:noProof w:val="0"/>
        <w:vanish w:val="0"/>
        <w:spacing w:val="0"/>
        <w:w w:val="10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0" w:firstLine="709"/>
      </w:pPr>
    </w:lvl>
    <w:lvl w:ilvl="5">
      <w:start w:val="1"/>
      <w:numFmt w:val="lowerRoman"/>
      <w:lvlText w:val="(%6)"/>
      <w:lvlJc w:val="left"/>
      <w:pPr>
        <w:ind w:left="0" w:firstLine="709"/>
      </w:pPr>
    </w:lvl>
    <w:lvl w:ilvl="6">
      <w:start w:val="1"/>
      <w:numFmt w:val="decimal"/>
      <w:lvlText w:val="%7."/>
      <w:lvlJc w:val="left"/>
      <w:pPr>
        <w:ind w:left="0" w:firstLine="709"/>
      </w:pPr>
    </w:lvl>
    <w:lvl w:ilvl="7">
      <w:start w:val="1"/>
      <w:numFmt w:val="lowerLetter"/>
      <w:lvlText w:val="%8."/>
      <w:lvlJc w:val="left"/>
      <w:pPr>
        <w:ind w:left="0" w:firstLine="709"/>
      </w:pPr>
    </w:lvl>
    <w:lvl w:ilvl="8">
      <w:start w:val="1"/>
      <w:numFmt w:val="lowerRoman"/>
      <w:lvlText w:val="%9."/>
      <w:lvlJc w:val="left"/>
      <w:pPr>
        <w:ind w:left="0" w:firstLine="709"/>
      </w:pPr>
    </w:lvl>
  </w:abstractNum>
  <w:abstractNum w:abstractNumId="13" w15:restartNumberingAfterBreak="0">
    <w:nsid w:val="2A35680A"/>
    <w:multiLevelType w:val="multilevel"/>
    <w:tmpl w:val="45A08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D56667"/>
    <w:multiLevelType w:val="multilevel"/>
    <w:tmpl w:val="ADCCD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DD7D29"/>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3701558"/>
    <w:multiLevelType w:val="multilevel"/>
    <w:tmpl w:val="0672AA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2119B5"/>
    <w:multiLevelType w:val="multilevel"/>
    <w:tmpl w:val="0419001D"/>
    <w:name w:val="EQ_num3"/>
    <w:styleLink w:val="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85545B8"/>
    <w:multiLevelType w:val="multilevel"/>
    <w:tmpl w:val="E828D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DC7CF2"/>
    <w:multiLevelType w:val="multilevel"/>
    <w:tmpl w:val="9B184FA2"/>
    <w:lvl w:ilvl="0">
      <w:start w:val="1"/>
      <w:numFmt w:val="decimal"/>
      <w:lvlText w:val="(%1)"/>
      <w:lvlJc w:val="left"/>
      <w:pPr>
        <w:ind w:left="360" w:hanging="360"/>
      </w:pPr>
      <w:rPr>
        <w:rFonts w:hint="default"/>
      </w:rPr>
    </w:lvl>
    <w:lvl w:ilvl="1">
      <w:start w:val="1"/>
      <w:numFmt w:val="decimal"/>
      <w:pStyle w:val="nouse"/>
      <w:lvlText w:val="%1.%2."/>
      <w:lvlJc w:val="left"/>
      <w:pPr>
        <w:ind w:left="4046" w:hanging="360"/>
      </w:pPr>
      <w:rPr>
        <w:rFonts w:hint="default"/>
      </w:rPr>
    </w:lvl>
    <w:lvl w:ilvl="2">
      <w:start w:val="1"/>
      <w:numFmt w:val="decimal"/>
      <w:suff w:val="nothing"/>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535DE8"/>
    <w:multiLevelType w:val="multilevel"/>
    <w:tmpl w:val="B0C89A0E"/>
    <w:styleLink w:val="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9C27EF6"/>
    <w:multiLevelType w:val="multilevel"/>
    <w:tmpl w:val="69542C40"/>
    <w:numStyleLink w:val="a0"/>
  </w:abstractNum>
  <w:abstractNum w:abstractNumId="22" w15:restartNumberingAfterBreak="0">
    <w:nsid w:val="407CEA7A"/>
    <w:multiLevelType w:val="multilevel"/>
    <w:tmpl w:val="69542C40"/>
    <w:styleLink w:val="a0"/>
    <w:lvl w:ilvl="0">
      <w:start w:val="1"/>
      <w:numFmt w:val="bullet"/>
      <w:pStyle w:val="a1"/>
      <w:suff w:val="space"/>
      <w:lvlText w:val=""/>
      <w:lvlJc w:val="left"/>
      <w:pPr>
        <w:ind w:left="0" w:firstLine="709"/>
      </w:pPr>
      <w:rPr>
        <w:rFonts w:ascii="Symbol" w:hAnsi="Symbol" w:hint="default"/>
        <w:sz w:val="28"/>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3" w15:restartNumberingAfterBreak="0">
    <w:nsid w:val="416208BF"/>
    <w:multiLevelType w:val="multilevel"/>
    <w:tmpl w:val="0419001D"/>
    <w:name w:val="EQ_num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1CE3E32"/>
    <w:multiLevelType w:val="multilevel"/>
    <w:tmpl w:val="9C3641A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5" w15:restartNumberingAfterBreak="0">
    <w:nsid w:val="45ED535A"/>
    <w:multiLevelType w:val="hybridMultilevel"/>
    <w:tmpl w:val="DAAA3F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6A561BF"/>
    <w:multiLevelType w:val="multilevel"/>
    <w:tmpl w:val="8C144066"/>
    <w:lvl w:ilvl="0">
      <w:start w:val="1"/>
      <w:numFmt w:val="decimal"/>
      <w:lvlText w:val="%1."/>
      <w:lvlJc w:val="left"/>
      <w:pPr>
        <w:ind w:left="720" w:hanging="360"/>
      </w:pPr>
      <w:rPr>
        <w:rFonts w:ascii="Times New Roman" w:hAnsi="Times New Roman" w:cs="Times New Roman" w:hint="default"/>
        <w:b/>
        <w:bCs w:val="0"/>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B7104F3"/>
    <w:multiLevelType w:val="hybridMultilevel"/>
    <w:tmpl w:val="26A85EB0"/>
    <w:lvl w:ilvl="0" w:tplc="9A2E7508">
      <w:start w:val="1"/>
      <w:numFmt w:val="decimal"/>
      <w:lvlText w:val="%1."/>
      <w:lvlJc w:val="left"/>
      <w:pPr>
        <w:tabs>
          <w:tab w:val="num" w:pos="720"/>
        </w:tabs>
        <w:ind w:left="720" w:hanging="360"/>
      </w:pPr>
    </w:lvl>
    <w:lvl w:ilvl="1" w:tplc="5240BCF6" w:tentative="1">
      <w:start w:val="1"/>
      <w:numFmt w:val="decimal"/>
      <w:lvlText w:val="%2."/>
      <w:lvlJc w:val="left"/>
      <w:pPr>
        <w:tabs>
          <w:tab w:val="num" w:pos="1440"/>
        </w:tabs>
        <w:ind w:left="1440" w:hanging="360"/>
      </w:pPr>
    </w:lvl>
    <w:lvl w:ilvl="2" w:tplc="CDA6D7BA" w:tentative="1">
      <w:start w:val="1"/>
      <w:numFmt w:val="decimal"/>
      <w:lvlText w:val="%3."/>
      <w:lvlJc w:val="left"/>
      <w:pPr>
        <w:tabs>
          <w:tab w:val="num" w:pos="2160"/>
        </w:tabs>
        <w:ind w:left="2160" w:hanging="360"/>
      </w:pPr>
    </w:lvl>
    <w:lvl w:ilvl="3" w:tplc="AF2C98F8" w:tentative="1">
      <w:start w:val="1"/>
      <w:numFmt w:val="decimal"/>
      <w:lvlText w:val="%4."/>
      <w:lvlJc w:val="left"/>
      <w:pPr>
        <w:tabs>
          <w:tab w:val="num" w:pos="2880"/>
        </w:tabs>
        <w:ind w:left="2880" w:hanging="360"/>
      </w:pPr>
    </w:lvl>
    <w:lvl w:ilvl="4" w:tplc="F1921BA6" w:tentative="1">
      <w:start w:val="1"/>
      <w:numFmt w:val="decimal"/>
      <w:lvlText w:val="%5."/>
      <w:lvlJc w:val="left"/>
      <w:pPr>
        <w:tabs>
          <w:tab w:val="num" w:pos="3600"/>
        </w:tabs>
        <w:ind w:left="3600" w:hanging="360"/>
      </w:pPr>
    </w:lvl>
    <w:lvl w:ilvl="5" w:tplc="F1E8FCDE" w:tentative="1">
      <w:start w:val="1"/>
      <w:numFmt w:val="decimal"/>
      <w:lvlText w:val="%6."/>
      <w:lvlJc w:val="left"/>
      <w:pPr>
        <w:tabs>
          <w:tab w:val="num" w:pos="4320"/>
        </w:tabs>
        <w:ind w:left="4320" w:hanging="360"/>
      </w:pPr>
    </w:lvl>
    <w:lvl w:ilvl="6" w:tplc="8398ED72" w:tentative="1">
      <w:start w:val="1"/>
      <w:numFmt w:val="decimal"/>
      <w:lvlText w:val="%7."/>
      <w:lvlJc w:val="left"/>
      <w:pPr>
        <w:tabs>
          <w:tab w:val="num" w:pos="5040"/>
        </w:tabs>
        <w:ind w:left="5040" w:hanging="360"/>
      </w:pPr>
    </w:lvl>
    <w:lvl w:ilvl="7" w:tplc="C0CE189C" w:tentative="1">
      <w:start w:val="1"/>
      <w:numFmt w:val="decimal"/>
      <w:lvlText w:val="%8."/>
      <w:lvlJc w:val="left"/>
      <w:pPr>
        <w:tabs>
          <w:tab w:val="num" w:pos="5760"/>
        </w:tabs>
        <w:ind w:left="5760" w:hanging="360"/>
      </w:pPr>
    </w:lvl>
    <w:lvl w:ilvl="8" w:tplc="9E0CC8F8" w:tentative="1">
      <w:start w:val="1"/>
      <w:numFmt w:val="decimal"/>
      <w:lvlText w:val="%9."/>
      <w:lvlJc w:val="left"/>
      <w:pPr>
        <w:tabs>
          <w:tab w:val="num" w:pos="6480"/>
        </w:tabs>
        <w:ind w:left="6480" w:hanging="360"/>
      </w:pPr>
    </w:lvl>
  </w:abstractNum>
  <w:abstractNum w:abstractNumId="28" w15:restartNumberingAfterBreak="0">
    <w:nsid w:val="504B078A"/>
    <w:multiLevelType w:val="multilevel"/>
    <w:tmpl w:val="B0DE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BE8754"/>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4866593"/>
    <w:multiLevelType w:val="hybridMultilevel"/>
    <w:tmpl w:val="FFFFFFFF"/>
    <w:lvl w:ilvl="0" w:tplc="A69C36C6">
      <w:start w:val="1"/>
      <w:numFmt w:val="bullet"/>
      <w:lvlText w:val="-"/>
      <w:lvlJc w:val="left"/>
      <w:pPr>
        <w:ind w:left="1069" w:hanging="360"/>
      </w:pPr>
      <w:rPr>
        <w:rFonts w:ascii="Aptos" w:hAnsi="Aptos" w:hint="default"/>
      </w:rPr>
    </w:lvl>
    <w:lvl w:ilvl="1" w:tplc="BDC4989C">
      <w:start w:val="1"/>
      <w:numFmt w:val="bullet"/>
      <w:lvlText w:val="o"/>
      <w:lvlJc w:val="left"/>
      <w:pPr>
        <w:ind w:left="1789" w:hanging="360"/>
      </w:pPr>
      <w:rPr>
        <w:rFonts w:ascii="Courier New" w:hAnsi="Courier New" w:hint="default"/>
      </w:rPr>
    </w:lvl>
    <w:lvl w:ilvl="2" w:tplc="3982C0FE">
      <w:start w:val="1"/>
      <w:numFmt w:val="bullet"/>
      <w:lvlText w:val=""/>
      <w:lvlJc w:val="left"/>
      <w:pPr>
        <w:ind w:left="2509" w:hanging="360"/>
      </w:pPr>
      <w:rPr>
        <w:rFonts w:ascii="Wingdings" w:hAnsi="Wingdings" w:hint="default"/>
      </w:rPr>
    </w:lvl>
    <w:lvl w:ilvl="3" w:tplc="71CCFD26">
      <w:start w:val="1"/>
      <w:numFmt w:val="bullet"/>
      <w:lvlText w:val=""/>
      <w:lvlJc w:val="left"/>
      <w:pPr>
        <w:ind w:left="3229" w:hanging="360"/>
      </w:pPr>
      <w:rPr>
        <w:rFonts w:ascii="Symbol" w:hAnsi="Symbol" w:hint="default"/>
      </w:rPr>
    </w:lvl>
    <w:lvl w:ilvl="4" w:tplc="3C9821B8">
      <w:start w:val="1"/>
      <w:numFmt w:val="bullet"/>
      <w:lvlText w:val="o"/>
      <w:lvlJc w:val="left"/>
      <w:pPr>
        <w:ind w:left="3949" w:hanging="360"/>
      </w:pPr>
      <w:rPr>
        <w:rFonts w:ascii="Courier New" w:hAnsi="Courier New" w:hint="default"/>
      </w:rPr>
    </w:lvl>
    <w:lvl w:ilvl="5" w:tplc="E31411AA">
      <w:start w:val="1"/>
      <w:numFmt w:val="bullet"/>
      <w:lvlText w:val=""/>
      <w:lvlJc w:val="left"/>
      <w:pPr>
        <w:ind w:left="4669" w:hanging="360"/>
      </w:pPr>
      <w:rPr>
        <w:rFonts w:ascii="Wingdings" w:hAnsi="Wingdings" w:hint="default"/>
      </w:rPr>
    </w:lvl>
    <w:lvl w:ilvl="6" w:tplc="144AD306">
      <w:start w:val="1"/>
      <w:numFmt w:val="bullet"/>
      <w:lvlText w:val=""/>
      <w:lvlJc w:val="left"/>
      <w:pPr>
        <w:ind w:left="5389" w:hanging="360"/>
      </w:pPr>
      <w:rPr>
        <w:rFonts w:ascii="Symbol" w:hAnsi="Symbol" w:hint="default"/>
      </w:rPr>
    </w:lvl>
    <w:lvl w:ilvl="7" w:tplc="31C85506">
      <w:start w:val="1"/>
      <w:numFmt w:val="bullet"/>
      <w:lvlText w:val="o"/>
      <w:lvlJc w:val="left"/>
      <w:pPr>
        <w:ind w:left="6109" w:hanging="360"/>
      </w:pPr>
      <w:rPr>
        <w:rFonts w:ascii="Courier New" w:hAnsi="Courier New" w:hint="default"/>
      </w:rPr>
    </w:lvl>
    <w:lvl w:ilvl="8" w:tplc="53BCDB84">
      <w:start w:val="1"/>
      <w:numFmt w:val="bullet"/>
      <w:lvlText w:val=""/>
      <w:lvlJc w:val="left"/>
      <w:pPr>
        <w:ind w:left="6829" w:hanging="360"/>
      </w:pPr>
      <w:rPr>
        <w:rFonts w:ascii="Wingdings" w:hAnsi="Wingdings" w:hint="default"/>
      </w:rPr>
    </w:lvl>
  </w:abstractNum>
  <w:abstractNum w:abstractNumId="31" w15:restartNumberingAfterBreak="0">
    <w:nsid w:val="66F34424"/>
    <w:multiLevelType w:val="multilevel"/>
    <w:tmpl w:val="AA8AE3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EA4F7E"/>
    <w:multiLevelType w:val="hybridMultilevel"/>
    <w:tmpl w:val="CF1AC0F0"/>
    <w:styleLink w:val="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9BF1FAA"/>
    <w:multiLevelType w:val="multilevel"/>
    <w:tmpl w:val="EE4CA088"/>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4" w15:restartNumberingAfterBreak="0">
    <w:nsid w:val="6DDF4E03"/>
    <w:multiLevelType w:val="multilevel"/>
    <w:tmpl w:val="08A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231E82"/>
    <w:multiLevelType w:val="multilevel"/>
    <w:tmpl w:val="68A84CA6"/>
    <w:styleLink w:val="3"/>
    <w:lvl w:ilvl="0">
      <w:start w:val="1"/>
      <w:numFmt w:val="decimal"/>
      <w:suff w:val="space"/>
      <w:lvlText w:val="%1."/>
      <w:lvlJc w:val="left"/>
      <w:pPr>
        <w:ind w:left="0" w:firstLine="709"/>
      </w:pPr>
      <w:rPr>
        <w:rFonts w:ascii="Times New Roman" w:hAnsi="Times New Roman" w:hint="default"/>
        <w:b/>
        <w:i w:val="0"/>
        <w:caps w:val="0"/>
        <w:strike w:val="0"/>
        <w:dstrike w:val="0"/>
        <w:vanish w:val="0"/>
        <w:color w:val="auto"/>
        <w:spacing w:val="0"/>
        <w:w w:val="100"/>
        <w:kern w:val="0"/>
        <w:position w:val="0"/>
        <w:sz w:val="28"/>
        <w:szCs w:val="28"/>
        <w:vertAlign w:val="baseline"/>
        <w14:ligatures w14:val="none"/>
        <w14:numForm w14:val="default"/>
        <w14:numSpacing w14:val="default"/>
        <w14:stylisticSets/>
        <w14:cntxtAlts w14:val="0"/>
      </w:rPr>
    </w:lvl>
    <w:lvl w:ilvl="1">
      <w:start w:val="1"/>
      <w:numFmt w:val="decimal"/>
      <w:isLgl/>
      <w:suff w:val="space"/>
      <w:lvlText w:val="%1.%2."/>
      <w:lvlJc w:val="left"/>
      <w:pPr>
        <w:ind w:left="0" w:firstLine="709"/>
      </w:pPr>
      <w:rPr>
        <w:rFonts w:ascii="Times New Roman" w:hAnsi="Times New Roman" w:hint="default"/>
        <w:b/>
        <w:i w:val="0"/>
        <w:iCs w:val="0"/>
        <w:caps w:val="0"/>
        <w:strike w:val="0"/>
        <w:dstrike w:val="0"/>
        <w:outline w:val="0"/>
        <w:shadow w:val="0"/>
        <w:emboss w:val="0"/>
        <w:imprint w:val="0"/>
        <w:vanish w:val="0"/>
        <w:spacing w:val="0"/>
        <w:w w:val="100"/>
        <w:kern w:val="0"/>
        <w:position w:val="0"/>
        <w:sz w:val="28"/>
        <w:szCs w:val="28"/>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709"/>
      </w:pPr>
      <w:rPr>
        <w:rFonts w:ascii="Times New Roman" w:hAnsi="Times New Roman" w:hint="default"/>
        <w:b/>
        <w:i w:val="0"/>
        <w:caps w:val="0"/>
        <w:strike w:val="0"/>
        <w:dstrike w:val="0"/>
        <w:vanish w:val="0"/>
        <w:color w:val="auto"/>
        <w:spacing w:val="0"/>
        <w:w w:val="100"/>
        <w:kern w:val="0"/>
        <w:position w:val="0"/>
        <w:sz w:val="28"/>
        <w:szCs w:val="28"/>
        <w:vertAlign w:val="baseline"/>
        <w14:cntxtAlts w14:val="0"/>
      </w:rPr>
    </w:lvl>
    <w:lvl w:ilvl="3">
      <w:start w:val="1"/>
      <w:numFmt w:val="decimal"/>
      <w:lvlRestart w:val="1"/>
      <w:suff w:val="space"/>
      <w:lvlText w:val="%1.%2.%3.%4"/>
      <w:lvlJc w:val="left"/>
      <w:pPr>
        <w:ind w:left="0" w:firstLine="709"/>
      </w:pPr>
      <w:rPr>
        <w:rFonts w:ascii="Times New Roman" w:hAnsi="Times New Roman" w:hint="default"/>
        <w:b w:val="0"/>
        <w:bCs w:val="0"/>
        <w:i w:val="0"/>
        <w:iCs w:val="0"/>
        <w:caps w:val="0"/>
        <w:smallCaps w:val="0"/>
        <w:strike w:val="0"/>
        <w:dstrike w:val="0"/>
        <w:outline w:val="0"/>
        <w:shadow w:val="0"/>
        <w:emboss w:val="0"/>
        <w:imprint w:val="0"/>
        <w:noProof w:val="0"/>
        <w:vanish w:val="0"/>
        <w:spacing w:val="0"/>
        <w:w w:val="10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36" w15:restartNumberingAfterBreak="0">
    <w:nsid w:val="74A52552"/>
    <w:multiLevelType w:val="multilevel"/>
    <w:tmpl w:val="7E726886"/>
    <w:styleLink w:val="2"/>
    <w:lvl w:ilvl="0">
      <w:start w:val="1"/>
      <w:numFmt w:val="decimal"/>
      <w:suff w:val="space"/>
      <w:lvlText w:val="%1."/>
      <w:lvlJc w:val="left"/>
      <w:pPr>
        <w:ind w:left="0" w:firstLine="709"/>
      </w:pPr>
      <w:rPr>
        <w:rFonts w:ascii="Times New Roman" w:hAnsi="Times New Roman" w:hint="default"/>
        <w:b/>
        <w:i w:val="0"/>
        <w:caps w:val="0"/>
        <w:strike w:val="0"/>
        <w:dstrike w:val="0"/>
        <w:vanish w:val="0"/>
        <w:color w:val="auto"/>
        <w:spacing w:val="0"/>
        <w:w w:val="100"/>
        <w:kern w:val="0"/>
        <w:position w:val="0"/>
        <w:sz w:val="28"/>
        <w:szCs w:val="28"/>
        <w:vertAlign w:val="baseline"/>
        <w14:ligatures w14:val="none"/>
        <w14:numForm w14:val="default"/>
        <w14:numSpacing w14:val="default"/>
        <w14:stylisticSets/>
        <w14:cntxtAlts w14:val="0"/>
      </w:rPr>
    </w:lvl>
    <w:lvl w:ilvl="1">
      <w:start w:val="1"/>
      <w:numFmt w:val="decimal"/>
      <w:isLgl/>
      <w:suff w:val="space"/>
      <w:lvlText w:val="%1.%2"/>
      <w:lvlJc w:val="left"/>
      <w:pPr>
        <w:ind w:left="0" w:firstLine="709"/>
      </w:pPr>
      <w:rPr>
        <w:rFonts w:ascii="Times New Roman" w:hAnsi="Times New Roman" w:hint="default"/>
        <w:b/>
        <w:i w:val="0"/>
        <w:iCs w:val="0"/>
        <w:caps w:val="0"/>
        <w:strike w:val="0"/>
        <w:dstrike w:val="0"/>
        <w:outline w:val="0"/>
        <w:shadow w:val="0"/>
        <w:emboss w:val="0"/>
        <w:imprint w:val="0"/>
        <w:vanish w:val="0"/>
        <w:spacing w:val="0"/>
        <w:w w:val="100"/>
        <w:kern w:val="0"/>
        <w:position w:val="0"/>
        <w:sz w:val="28"/>
        <w:szCs w:val="28"/>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709"/>
      </w:pPr>
      <w:rPr>
        <w:rFonts w:ascii="Times New Roman" w:hAnsi="Times New Roman" w:hint="default"/>
        <w:b/>
        <w:i w:val="0"/>
        <w:caps w:val="0"/>
        <w:strike w:val="0"/>
        <w:dstrike w:val="0"/>
        <w:vanish w:val="0"/>
        <w:color w:val="auto"/>
        <w:spacing w:val="0"/>
        <w:w w:val="100"/>
        <w:kern w:val="0"/>
        <w:position w:val="0"/>
        <w:sz w:val="28"/>
        <w:szCs w:val="28"/>
        <w:vertAlign w:val="baseline"/>
        <w14:cntxtAlts w14:val="0"/>
      </w:rPr>
    </w:lvl>
    <w:lvl w:ilvl="3">
      <w:start w:val="1"/>
      <w:numFmt w:val="decimal"/>
      <w:lvlRestart w:val="1"/>
      <w:suff w:val="space"/>
      <w:lvlText w:val="%1.%2.%3.%4"/>
      <w:lvlJc w:val="left"/>
      <w:pPr>
        <w:ind w:left="0" w:firstLine="709"/>
      </w:pPr>
      <w:rPr>
        <w:rFonts w:ascii="Times New Roman" w:hAnsi="Times New Roman" w:hint="default"/>
        <w:b w:val="0"/>
        <w:bCs w:val="0"/>
        <w:i w:val="0"/>
        <w:iCs w:val="0"/>
        <w:caps w:val="0"/>
        <w:smallCaps w:val="0"/>
        <w:strike w:val="0"/>
        <w:dstrike w:val="0"/>
        <w:outline w:val="0"/>
        <w:shadow w:val="0"/>
        <w:emboss w:val="0"/>
        <w:imprint w:val="0"/>
        <w:noProof w:val="0"/>
        <w:vanish w:val="0"/>
        <w:spacing w:val="0"/>
        <w:w w:val="10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37" w15:restartNumberingAfterBreak="0">
    <w:nsid w:val="77281606"/>
    <w:multiLevelType w:val="multilevel"/>
    <w:tmpl w:val="1FDA4B9C"/>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8" w15:restartNumberingAfterBreak="0">
    <w:nsid w:val="78F359FF"/>
    <w:multiLevelType w:val="multilevel"/>
    <w:tmpl w:val="8C60B9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FE7425"/>
    <w:multiLevelType w:val="multilevel"/>
    <w:tmpl w:val="117053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8D1009"/>
    <w:multiLevelType w:val="multilevel"/>
    <w:tmpl w:val="72966BA4"/>
    <w:styleLink w:val="a"/>
    <w:lvl w:ilvl="0">
      <w:start w:val="1"/>
      <w:numFmt w:val="russianLower"/>
      <w:pStyle w:val="a2"/>
      <w:suff w:val="space"/>
      <w:lvlText w:val="%1)"/>
      <w:lvlJc w:val="left"/>
      <w:pPr>
        <w:ind w:left="0" w:firstLine="709"/>
      </w:pPr>
      <w:rPr>
        <w:rFonts w:ascii="Times New Roman" w:hAnsi="Times New Roman" w:hint="default"/>
        <w:b w:val="0"/>
        <w:i w:val="0"/>
        <w:sz w:val="28"/>
      </w:rPr>
    </w:lvl>
    <w:lvl w:ilvl="1">
      <w:start w:val="1"/>
      <w:numFmt w:val="decimal"/>
      <w:suff w:val="space"/>
      <w:lvlText w:val="%2)"/>
      <w:lvlJc w:val="left"/>
      <w:pPr>
        <w:ind w:left="709" w:firstLine="709"/>
      </w:pPr>
      <w:rPr>
        <w:rFonts w:ascii="Times New Roman" w:hAnsi="Times New Roman" w:hint="default"/>
        <w:b w:val="0"/>
        <w:i w:val="0"/>
        <w:sz w:val="28"/>
      </w:rPr>
    </w:lvl>
    <w:lvl w:ilvl="2">
      <w:start w:val="1"/>
      <w:numFmt w:val="decimal"/>
      <w:lvlText w:val="%3."/>
      <w:lvlJc w:val="right"/>
      <w:pPr>
        <w:ind w:left="1418" w:firstLine="709"/>
      </w:pPr>
      <w:rPr>
        <w:rFonts w:hint="default"/>
      </w:rPr>
    </w:lvl>
    <w:lvl w:ilvl="3">
      <w:start w:val="1"/>
      <w:numFmt w:val="decimal"/>
      <w:lvlText w:val="%4."/>
      <w:lvlJc w:val="left"/>
      <w:pPr>
        <w:ind w:left="2127" w:firstLine="709"/>
      </w:pPr>
      <w:rPr>
        <w:rFonts w:hint="default"/>
      </w:rPr>
    </w:lvl>
    <w:lvl w:ilvl="4">
      <w:start w:val="1"/>
      <w:numFmt w:val="lowerLetter"/>
      <w:lvlText w:val="%5."/>
      <w:lvlJc w:val="left"/>
      <w:pPr>
        <w:ind w:left="2836" w:firstLine="709"/>
      </w:pPr>
      <w:rPr>
        <w:rFonts w:hint="default"/>
      </w:rPr>
    </w:lvl>
    <w:lvl w:ilvl="5">
      <w:start w:val="1"/>
      <w:numFmt w:val="lowerRoman"/>
      <w:lvlText w:val="%6."/>
      <w:lvlJc w:val="right"/>
      <w:pPr>
        <w:ind w:left="3545" w:firstLine="709"/>
      </w:pPr>
      <w:rPr>
        <w:rFonts w:hint="default"/>
      </w:rPr>
    </w:lvl>
    <w:lvl w:ilvl="6">
      <w:start w:val="1"/>
      <w:numFmt w:val="decimal"/>
      <w:lvlText w:val="%7."/>
      <w:lvlJc w:val="left"/>
      <w:pPr>
        <w:ind w:left="4254" w:firstLine="709"/>
      </w:pPr>
      <w:rPr>
        <w:rFonts w:hint="default"/>
      </w:rPr>
    </w:lvl>
    <w:lvl w:ilvl="7">
      <w:start w:val="1"/>
      <w:numFmt w:val="lowerLetter"/>
      <w:lvlText w:val="%8."/>
      <w:lvlJc w:val="left"/>
      <w:pPr>
        <w:ind w:left="4963" w:firstLine="709"/>
      </w:pPr>
      <w:rPr>
        <w:rFonts w:hint="default"/>
      </w:rPr>
    </w:lvl>
    <w:lvl w:ilvl="8">
      <w:start w:val="1"/>
      <w:numFmt w:val="lowerRoman"/>
      <w:lvlText w:val="%9."/>
      <w:lvlJc w:val="right"/>
      <w:pPr>
        <w:ind w:left="5672" w:firstLine="709"/>
      </w:pPr>
      <w:rPr>
        <w:rFonts w:hint="default"/>
      </w:rPr>
    </w:lvl>
  </w:abstractNum>
  <w:abstractNum w:abstractNumId="41" w15:restartNumberingAfterBreak="0">
    <w:nsid w:val="7DFD21D0"/>
    <w:multiLevelType w:val="multilevel"/>
    <w:tmpl w:val="CE448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8410760">
    <w:abstractNumId w:val="40"/>
  </w:num>
  <w:num w:numId="2" w16cid:durableId="777871021">
    <w:abstractNumId w:val="22"/>
  </w:num>
  <w:num w:numId="3" w16cid:durableId="1084764896">
    <w:abstractNumId w:val="26"/>
  </w:num>
  <w:num w:numId="4" w16cid:durableId="2058161368">
    <w:abstractNumId w:val="36"/>
  </w:num>
  <w:num w:numId="5" w16cid:durableId="1971588829">
    <w:abstractNumId w:val="35"/>
  </w:num>
  <w:num w:numId="6" w16cid:durableId="1689405462">
    <w:abstractNumId w:val="20"/>
  </w:num>
  <w:num w:numId="7" w16cid:durableId="814880805">
    <w:abstractNumId w:val="10"/>
  </w:num>
  <w:num w:numId="8" w16cid:durableId="186255202">
    <w:abstractNumId w:val="32"/>
  </w:num>
  <w:num w:numId="9" w16cid:durableId="540245266">
    <w:abstractNumId w:val="12"/>
  </w:num>
  <w:num w:numId="10" w16cid:durableId="1081685215">
    <w:abstractNumId w:val="6"/>
  </w:num>
  <w:num w:numId="11" w16cid:durableId="503014759">
    <w:abstractNumId w:val="21"/>
  </w:num>
  <w:num w:numId="12" w16cid:durableId="744188777">
    <w:abstractNumId w:val="19"/>
    <w:lvlOverride w:ilvl="0">
      <w:lvl w:ilvl="0">
        <w:start w:val="1"/>
        <w:numFmt w:val="decimal"/>
        <w:suff w:val="nothing"/>
        <w:lvlText w:val="%1 "/>
        <w:lvlJc w:val="left"/>
        <w:pPr>
          <w:ind w:left="360" w:hanging="360"/>
        </w:pPr>
        <w:rPr>
          <w:rFonts w:ascii="Times New Roman" w:hAnsi="Times New Roman" w:hint="default"/>
          <w:b w:val="0"/>
          <w:i w:val="0"/>
          <w:color w:val="auto"/>
          <w:sz w:val="40"/>
        </w:rPr>
      </w:lvl>
    </w:lvlOverride>
    <w:lvlOverride w:ilvl="1">
      <w:lvl w:ilvl="1">
        <w:start w:val="1"/>
        <w:numFmt w:val="decimal"/>
        <w:pStyle w:val="nouse"/>
        <w:isLgl/>
        <w:suff w:val="space"/>
        <w:lvlText w:val="%1.%2"/>
        <w:lvlJc w:val="left"/>
        <w:pPr>
          <w:ind w:left="357" w:hanging="357"/>
        </w:pPr>
        <w:rPr>
          <w:rFonts w:ascii="Times New Roman" w:hAnsi="Times New Roman" w:hint="default"/>
          <w:b w:val="0"/>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1.%2.%3"/>
        <w:lvlJc w:val="left"/>
        <w:pPr>
          <w:ind w:left="357" w:hanging="357"/>
        </w:pPr>
        <w:rPr>
          <w:rFonts w:ascii="Times New Roman" w:hAnsi="Times New Roman" w:hint="default"/>
          <w:b w:val="0"/>
          <w:i w:val="0"/>
          <w:color w:val="auto"/>
          <w:sz w:val="32"/>
        </w:rPr>
      </w:lvl>
    </w:lvlOverride>
    <w:lvlOverride w:ilvl="3">
      <w:lvl w:ilvl="3">
        <w:start w:val="1"/>
        <w:numFmt w:val="decimal"/>
        <w:isLgl/>
        <w:suff w:val="nothing"/>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16cid:durableId="1632899207">
    <w:abstractNumId w:val="12"/>
  </w:num>
  <w:num w:numId="14" w16cid:durableId="1042100369">
    <w:abstractNumId w:val="13"/>
  </w:num>
  <w:num w:numId="15" w16cid:durableId="395056886">
    <w:abstractNumId w:val="28"/>
  </w:num>
  <w:num w:numId="16" w16cid:durableId="607279986">
    <w:abstractNumId w:val="41"/>
  </w:num>
  <w:num w:numId="17" w16cid:durableId="2012179671">
    <w:abstractNumId w:val="8"/>
  </w:num>
  <w:num w:numId="18" w16cid:durableId="1463768559">
    <w:abstractNumId w:val="14"/>
  </w:num>
  <w:num w:numId="19" w16cid:durableId="795290807">
    <w:abstractNumId w:val="18"/>
  </w:num>
  <w:num w:numId="20" w16cid:durableId="1917084551">
    <w:abstractNumId w:val="7"/>
    <w:lvlOverride w:ilvl="0">
      <w:lvl w:ilvl="0">
        <w:numFmt w:val="decimal"/>
        <w:lvlText w:val="%1."/>
        <w:lvlJc w:val="left"/>
      </w:lvl>
    </w:lvlOverride>
  </w:num>
  <w:num w:numId="21" w16cid:durableId="729496100">
    <w:abstractNumId w:val="1"/>
    <w:lvlOverride w:ilvl="0">
      <w:lvl w:ilvl="0">
        <w:numFmt w:val="decimal"/>
        <w:lvlText w:val="%1."/>
        <w:lvlJc w:val="left"/>
      </w:lvl>
    </w:lvlOverride>
  </w:num>
  <w:num w:numId="22" w16cid:durableId="1406803095">
    <w:abstractNumId w:val="31"/>
    <w:lvlOverride w:ilvl="0">
      <w:lvl w:ilvl="0">
        <w:numFmt w:val="decimal"/>
        <w:lvlText w:val="%1."/>
        <w:lvlJc w:val="left"/>
      </w:lvl>
    </w:lvlOverride>
  </w:num>
  <w:num w:numId="23" w16cid:durableId="1245870397">
    <w:abstractNumId w:val="16"/>
    <w:lvlOverride w:ilvl="0">
      <w:lvl w:ilvl="0">
        <w:numFmt w:val="decimal"/>
        <w:lvlText w:val="%1."/>
        <w:lvlJc w:val="left"/>
      </w:lvl>
    </w:lvlOverride>
  </w:num>
  <w:num w:numId="24" w16cid:durableId="420221095">
    <w:abstractNumId w:val="0"/>
  </w:num>
  <w:num w:numId="25" w16cid:durableId="2037386257">
    <w:abstractNumId w:val="5"/>
  </w:num>
  <w:num w:numId="26" w16cid:durableId="1290546650">
    <w:abstractNumId w:val="11"/>
    <w:lvlOverride w:ilvl="0">
      <w:lvl w:ilvl="0">
        <w:numFmt w:val="decimal"/>
        <w:lvlText w:val="%1."/>
        <w:lvlJc w:val="left"/>
      </w:lvl>
    </w:lvlOverride>
  </w:num>
  <w:num w:numId="27" w16cid:durableId="1977299045">
    <w:abstractNumId w:val="24"/>
  </w:num>
  <w:num w:numId="28" w16cid:durableId="544946434">
    <w:abstractNumId w:val="27"/>
    <w:lvlOverride w:ilvl="0">
      <w:lvl w:ilvl="0" w:tplc="9A2E7508">
        <w:numFmt w:val="decimal"/>
        <w:lvlText w:val="%1."/>
        <w:lvlJc w:val="left"/>
      </w:lvl>
    </w:lvlOverride>
  </w:num>
  <w:num w:numId="29" w16cid:durableId="15472387">
    <w:abstractNumId w:val="37"/>
  </w:num>
  <w:num w:numId="30" w16cid:durableId="633410334">
    <w:abstractNumId w:val="39"/>
    <w:lvlOverride w:ilvl="0">
      <w:lvl w:ilvl="0">
        <w:numFmt w:val="decimal"/>
        <w:lvlText w:val="%1."/>
        <w:lvlJc w:val="left"/>
      </w:lvl>
    </w:lvlOverride>
  </w:num>
  <w:num w:numId="31" w16cid:durableId="2066758575">
    <w:abstractNumId w:val="33"/>
  </w:num>
  <w:num w:numId="32" w16cid:durableId="1278295788">
    <w:abstractNumId w:val="38"/>
    <w:lvlOverride w:ilvl="0">
      <w:lvl w:ilvl="0">
        <w:numFmt w:val="decimal"/>
        <w:lvlText w:val="%1."/>
        <w:lvlJc w:val="left"/>
      </w:lvl>
    </w:lvlOverride>
  </w:num>
  <w:num w:numId="33" w16cid:durableId="4864804">
    <w:abstractNumId w:val="34"/>
  </w:num>
  <w:num w:numId="34" w16cid:durableId="214584988">
    <w:abstractNumId w:val="9"/>
  </w:num>
  <w:num w:numId="35" w16cid:durableId="1167474656">
    <w:abstractNumId w:val="23"/>
  </w:num>
  <w:num w:numId="36" w16cid:durableId="6521062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77165920">
    <w:abstractNumId w:val="25"/>
  </w:num>
  <w:num w:numId="38" w16cid:durableId="1661696484">
    <w:abstractNumId w:val="3"/>
  </w:num>
  <w:num w:numId="39" w16cid:durableId="1033723984">
    <w:abstractNumId w:val="17"/>
  </w:num>
  <w:num w:numId="40" w16cid:durableId="1927956753">
    <w:abstractNumId w:val="29"/>
  </w:num>
  <w:num w:numId="41" w16cid:durableId="1197964536">
    <w:abstractNumId w:val="30"/>
  </w:num>
  <w:num w:numId="42" w16cid:durableId="777481864">
    <w:abstractNumId w:val="2"/>
  </w:num>
  <w:num w:numId="43" w16cid:durableId="1054088440">
    <w:abstractNumId w:val="4"/>
  </w:num>
  <w:num w:numId="44" w16cid:durableId="732852899">
    <w:abstractNumId w:val="15"/>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Калюжная Анна Владимировна">
    <w15:presenceInfo w15:providerId="AD" w15:userId="S::159153@niuitmo.ru::04200e38-7498-4325-b58c-e0e72a236c45"/>
  </w15:person>
  <w15:person w15:author="Никитин Николай Олегович">
    <w15:presenceInfo w15:providerId="AD" w15:userId="S::nnikitin@niuitmo.ru::06d0f52b-0799-49b1-832f-9fddcb8b3a46"/>
  </w15:person>
  <w15:person w15:author="Каминский Юрий Константинович">
    <w15:presenceInfo w15:providerId="None" w15:userId="Каминский Юрий Константинович"/>
  </w15:person>
  <w15:person w15:author="Филатова Анастасия Алексеевна">
    <w15:presenceInfo w15:providerId="AD" w15:userId="S::287384@niuitmo.ru::4049f6d6-475c-4f94-9051-95a5e3ddc9d4"/>
  </w15:person>
  <w15:person w15:author="Ходорченко Мария Андреевна">
    <w15:presenceInfo w15:providerId="AD" w15:userId="S::mkhodorchenko@niuitmo.ru::8df64649-63d7-4796-9ed3-e7a06218e536"/>
  </w15:person>
  <w15:person w15:author="Перов Иван Иванович">
    <w15:presenceInfo w15:providerId="AD" w15:userId="S::vanoha@niuitmo.ru::db4fc4e3-4be2-4cbe-ba30-52f22dab91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B433BD5"/>
    <w:rsid w:val="000008B9"/>
    <w:rsid w:val="00001422"/>
    <w:rsid w:val="00001BCA"/>
    <w:rsid w:val="00002679"/>
    <w:rsid w:val="00003275"/>
    <w:rsid w:val="0000347C"/>
    <w:rsid w:val="000036C9"/>
    <w:rsid w:val="0000375E"/>
    <w:rsid w:val="00004944"/>
    <w:rsid w:val="00004B5A"/>
    <w:rsid w:val="000054B8"/>
    <w:rsid w:val="000055B7"/>
    <w:rsid w:val="000060A5"/>
    <w:rsid w:val="00006ACA"/>
    <w:rsid w:val="000071D3"/>
    <w:rsid w:val="00007445"/>
    <w:rsid w:val="00007B60"/>
    <w:rsid w:val="00007C69"/>
    <w:rsid w:val="000109B6"/>
    <w:rsid w:val="00011318"/>
    <w:rsid w:val="0001169E"/>
    <w:rsid w:val="00012027"/>
    <w:rsid w:val="000121F8"/>
    <w:rsid w:val="00012710"/>
    <w:rsid w:val="0001334A"/>
    <w:rsid w:val="00013D0B"/>
    <w:rsid w:val="00013DF6"/>
    <w:rsid w:val="0001414E"/>
    <w:rsid w:val="000149F6"/>
    <w:rsid w:val="00014B06"/>
    <w:rsid w:val="000159AC"/>
    <w:rsid w:val="00015A16"/>
    <w:rsid w:val="00015B42"/>
    <w:rsid w:val="00016802"/>
    <w:rsid w:val="00016FBC"/>
    <w:rsid w:val="00017FF0"/>
    <w:rsid w:val="00020005"/>
    <w:rsid w:val="00020808"/>
    <w:rsid w:val="00021772"/>
    <w:rsid w:val="00021A0A"/>
    <w:rsid w:val="000221CE"/>
    <w:rsid w:val="00022280"/>
    <w:rsid w:val="00022BE8"/>
    <w:rsid w:val="00023503"/>
    <w:rsid w:val="00024EEF"/>
    <w:rsid w:val="0002563E"/>
    <w:rsid w:val="00025A81"/>
    <w:rsid w:val="0002623E"/>
    <w:rsid w:val="0002639C"/>
    <w:rsid w:val="00027517"/>
    <w:rsid w:val="00027850"/>
    <w:rsid w:val="00027977"/>
    <w:rsid w:val="00030916"/>
    <w:rsid w:val="00030F04"/>
    <w:rsid w:val="000314A2"/>
    <w:rsid w:val="000318C1"/>
    <w:rsid w:val="00031B0D"/>
    <w:rsid w:val="00031D88"/>
    <w:rsid w:val="0003225B"/>
    <w:rsid w:val="00032349"/>
    <w:rsid w:val="00032EC6"/>
    <w:rsid w:val="0003381D"/>
    <w:rsid w:val="00034708"/>
    <w:rsid w:val="00034A4B"/>
    <w:rsid w:val="00034B6A"/>
    <w:rsid w:val="0003571E"/>
    <w:rsid w:val="00035D0E"/>
    <w:rsid w:val="000360F6"/>
    <w:rsid w:val="0004072E"/>
    <w:rsid w:val="00041750"/>
    <w:rsid w:val="00042EA5"/>
    <w:rsid w:val="000434FC"/>
    <w:rsid w:val="00043FE2"/>
    <w:rsid w:val="000440D1"/>
    <w:rsid w:val="00044727"/>
    <w:rsid w:val="00044F2C"/>
    <w:rsid w:val="00047869"/>
    <w:rsid w:val="00047B80"/>
    <w:rsid w:val="0005030B"/>
    <w:rsid w:val="000508E0"/>
    <w:rsid w:val="00051D58"/>
    <w:rsid w:val="00054929"/>
    <w:rsid w:val="00054B1C"/>
    <w:rsid w:val="00054DFC"/>
    <w:rsid w:val="000556F9"/>
    <w:rsid w:val="000568B3"/>
    <w:rsid w:val="00056B3E"/>
    <w:rsid w:val="00056BBE"/>
    <w:rsid w:val="00056D76"/>
    <w:rsid w:val="00056FCD"/>
    <w:rsid w:val="000571ED"/>
    <w:rsid w:val="000574D7"/>
    <w:rsid w:val="00060BDC"/>
    <w:rsid w:val="0006171B"/>
    <w:rsid w:val="00061F02"/>
    <w:rsid w:val="00062061"/>
    <w:rsid w:val="00064E01"/>
    <w:rsid w:val="0006501C"/>
    <w:rsid w:val="000659E0"/>
    <w:rsid w:val="00065B9D"/>
    <w:rsid w:val="000665EC"/>
    <w:rsid w:val="00067337"/>
    <w:rsid w:val="00070E94"/>
    <w:rsid w:val="0007175F"/>
    <w:rsid w:val="00071D5E"/>
    <w:rsid w:val="0007285C"/>
    <w:rsid w:val="00073780"/>
    <w:rsid w:val="00073ADC"/>
    <w:rsid w:val="00074045"/>
    <w:rsid w:val="00074D34"/>
    <w:rsid w:val="00075081"/>
    <w:rsid w:val="0007547E"/>
    <w:rsid w:val="0007607F"/>
    <w:rsid w:val="00080401"/>
    <w:rsid w:val="0008264C"/>
    <w:rsid w:val="00082EDB"/>
    <w:rsid w:val="000837B1"/>
    <w:rsid w:val="0008425A"/>
    <w:rsid w:val="0008494A"/>
    <w:rsid w:val="00085DF2"/>
    <w:rsid w:val="000860BB"/>
    <w:rsid w:val="00087866"/>
    <w:rsid w:val="00087F0C"/>
    <w:rsid w:val="00090197"/>
    <w:rsid w:val="000909C6"/>
    <w:rsid w:val="00090E3A"/>
    <w:rsid w:val="000910B5"/>
    <w:rsid w:val="00091E47"/>
    <w:rsid w:val="00092ABC"/>
    <w:rsid w:val="00092DBE"/>
    <w:rsid w:val="000937E3"/>
    <w:rsid w:val="00094FAB"/>
    <w:rsid w:val="000953C6"/>
    <w:rsid w:val="000960A8"/>
    <w:rsid w:val="00096ABF"/>
    <w:rsid w:val="0009737C"/>
    <w:rsid w:val="000973B1"/>
    <w:rsid w:val="0009785F"/>
    <w:rsid w:val="000A0446"/>
    <w:rsid w:val="000A0CB4"/>
    <w:rsid w:val="000A0E4E"/>
    <w:rsid w:val="000A1C7C"/>
    <w:rsid w:val="000A3736"/>
    <w:rsid w:val="000A3F5B"/>
    <w:rsid w:val="000A4CF6"/>
    <w:rsid w:val="000A4FF6"/>
    <w:rsid w:val="000A5F55"/>
    <w:rsid w:val="000A6648"/>
    <w:rsid w:val="000A6C6C"/>
    <w:rsid w:val="000A7A78"/>
    <w:rsid w:val="000A7E74"/>
    <w:rsid w:val="000A7F4E"/>
    <w:rsid w:val="000B0DEC"/>
    <w:rsid w:val="000B1EE3"/>
    <w:rsid w:val="000B21B3"/>
    <w:rsid w:val="000B2613"/>
    <w:rsid w:val="000B2AAA"/>
    <w:rsid w:val="000B2B76"/>
    <w:rsid w:val="000B35E0"/>
    <w:rsid w:val="000B4263"/>
    <w:rsid w:val="000B45A1"/>
    <w:rsid w:val="000B499C"/>
    <w:rsid w:val="000B538F"/>
    <w:rsid w:val="000B5707"/>
    <w:rsid w:val="000B5D2B"/>
    <w:rsid w:val="000B6F29"/>
    <w:rsid w:val="000C0B1D"/>
    <w:rsid w:val="000C15F3"/>
    <w:rsid w:val="000C1EFC"/>
    <w:rsid w:val="000C2A5B"/>
    <w:rsid w:val="000C2BA3"/>
    <w:rsid w:val="000C2D32"/>
    <w:rsid w:val="000C2FE6"/>
    <w:rsid w:val="000C35F9"/>
    <w:rsid w:val="000C4425"/>
    <w:rsid w:val="000C442F"/>
    <w:rsid w:val="000C52EB"/>
    <w:rsid w:val="000C5D6B"/>
    <w:rsid w:val="000C69A3"/>
    <w:rsid w:val="000C6E7A"/>
    <w:rsid w:val="000C7D2D"/>
    <w:rsid w:val="000D1107"/>
    <w:rsid w:val="000D13A8"/>
    <w:rsid w:val="000D144F"/>
    <w:rsid w:val="000D1F30"/>
    <w:rsid w:val="000D2461"/>
    <w:rsid w:val="000D269A"/>
    <w:rsid w:val="000D304C"/>
    <w:rsid w:val="000D3794"/>
    <w:rsid w:val="000D380D"/>
    <w:rsid w:val="000D3E0B"/>
    <w:rsid w:val="000D4345"/>
    <w:rsid w:val="000D43A4"/>
    <w:rsid w:val="000D55A3"/>
    <w:rsid w:val="000D57D9"/>
    <w:rsid w:val="000D7BE4"/>
    <w:rsid w:val="000D7E52"/>
    <w:rsid w:val="000E0DEA"/>
    <w:rsid w:val="000E1C14"/>
    <w:rsid w:val="000E2DB9"/>
    <w:rsid w:val="000E3654"/>
    <w:rsid w:val="000E3671"/>
    <w:rsid w:val="000E36C1"/>
    <w:rsid w:val="000E37B8"/>
    <w:rsid w:val="000E434A"/>
    <w:rsid w:val="000E483A"/>
    <w:rsid w:val="000E48C8"/>
    <w:rsid w:val="000E4A88"/>
    <w:rsid w:val="000E5150"/>
    <w:rsid w:val="000E5E7E"/>
    <w:rsid w:val="000E5F11"/>
    <w:rsid w:val="000E67C9"/>
    <w:rsid w:val="000E6AB1"/>
    <w:rsid w:val="000E6DE3"/>
    <w:rsid w:val="000E7684"/>
    <w:rsid w:val="000E7E63"/>
    <w:rsid w:val="000E7E86"/>
    <w:rsid w:val="000F103C"/>
    <w:rsid w:val="000F15AB"/>
    <w:rsid w:val="000F2272"/>
    <w:rsid w:val="000F2586"/>
    <w:rsid w:val="000F2682"/>
    <w:rsid w:val="000F2728"/>
    <w:rsid w:val="000F286E"/>
    <w:rsid w:val="000F2C38"/>
    <w:rsid w:val="000F38A8"/>
    <w:rsid w:val="000F4AF7"/>
    <w:rsid w:val="000F5B73"/>
    <w:rsid w:val="000F643F"/>
    <w:rsid w:val="000F692B"/>
    <w:rsid w:val="000F6B3B"/>
    <w:rsid w:val="000F6DA0"/>
    <w:rsid w:val="000F772D"/>
    <w:rsid w:val="00101176"/>
    <w:rsid w:val="00101AC2"/>
    <w:rsid w:val="00101C2E"/>
    <w:rsid w:val="00102A30"/>
    <w:rsid w:val="001042C8"/>
    <w:rsid w:val="00104C8C"/>
    <w:rsid w:val="001050B5"/>
    <w:rsid w:val="00106301"/>
    <w:rsid w:val="00106444"/>
    <w:rsid w:val="0010649C"/>
    <w:rsid w:val="001070E9"/>
    <w:rsid w:val="00107B2F"/>
    <w:rsid w:val="0011025B"/>
    <w:rsid w:val="00111F89"/>
    <w:rsid w:val="0011316D"/>
    <w:rsid w:val="00113306"/>
    <w:rsid w:val="0011387C"/>
    <w:rsid w:val="00113E84"/>
    <w:rsid w:val="001157B9"/>
    <w:rsid w:val="00117808"/>
    <w:rsid w:val="00117F99"/>
    <w:rsid w:val="001208BA"/>
    <w:rsid w:val="00120C3C"/>
    <w:rsid w:val="001211AD"/>
    <w:rsid w:val="00121FC5"/>
    <w:rsid w:val="0012252F"/>
    <w:rsid w:val="00122BFC"/>
    <w:rsid w:val="0012412E"/>
    <w:rsid w:val="001244ED"/>
    <w:rsid w:val="001255F3"/>
    <w:rsid w:val="00125A5E"/>
    <w:rsid w:val="0012601B"/>
    <w:rsid w:val="001265A8"/>
    <w:rsid w:val="00126BCB"/>
    <w:rsid w:val="0013022B"/>
    <w:rsid w:val="00130659"/>
    <w:rsid w:val="00130736"/>
    <w:rsid w:val="00130A63"/>
    <w:rsid w:val="001312EE"/>
    <w:rsid w:val="00132065"/>
    <w:rsid w:val="00134B15"/>
    <w:rsid w:val="00134C8B"/>
    <w:rsid w:val="0013655A"/>
    <w:rsid w:val="0013691E"/>
    <w:rsid w:val="00137000"/>
    <w:rsid w:val="001370AA"/>
    <w:rsid w:val="00140031"/>
    <w:rsid w:val="00140BB7"/>
    <w:rsid w:val="00140E04"/>
    <w:rsid w:val="00141389"/>
    <w:rsid w:val="00141AEA"/>
    <w:rsid w:val="00141E86"/>
    <w:rsid w:val="00141EED"/>
    <w:rsid w:val="00141FC9"/>
    <w:rsid w:val="001424EC"/>
    <w:rsid w:val="0014256A"/>
    <w:rsid w:val="00142BED"/>
    <w:rsid w:val="00143748"/>
    <w:rsid w:val="0014395F"/>
    <w:rsid w:val="00144909"/>
    <w:rsid w:val="00144BB7"/>
    <w:rsid w:val="00144FFE"/>
    <w:rsid w:val="001455F9"/>
    <w:rsid w:val="00145683"/>
    <w:rsid w:val="00145BBD"/>
    <w:rsid w:val="00145D5C"/>
    <w:rsid w:val="00145D8B"/>
    <w:rsid w:val="00147166"/>
    <w:rsid w:val="001471E5"/>
    <w:rsid w:val="001474CC"/>
    <w:rsid w:val="00147B1F"/>
    <w:rsid w:val="00147C44"/>
    <w:rsid w:val="00147E12"/>
    <w:rsid w:val="00147F54"/>
    <w:rsid w:val="00150105"/>
    <w:rsid w:val="001502F7"/>
    <w:rsid w:val="00150C85"/>
    <w:rsid w:val="00151AAC"/>
    <w:rsid w:val="00152A78"/>
    <w:rsid w:val="00152EBE"/>
    <w:rsid w:val="00153354"/>
    <w:rsid w:val="0015374F"/>
    <w:rsid w:val="00153E59"/>
    <w:rsid w:val="001541A4"/>
    <w:rsid w:val="00154286"/>
    <w:rsid w:val="00154C0B"/>
    <w:rsid w:val="00154F4E"/>
    <w:rsid w:val="00155122"/>
    <w:rsid w:val="0015550B"/>
    <w:rsid w:val="001567FD"/>
    <w:rsid w:val="00157709"/>
    <w:rsid w:val="001606C1"/>
    <w:rsid w:val="00160D59"/>
    <w:rsid w:val="00160DF2"/>
    <w:rsid w:val="00161161"/>
    <w:rsid w:val="00161566"/>
    <w:rsid w:val="0016158A"/>
    <w:rsid w:val="00161E8B"/>
    <w:rsid w:val="00161F0C"/>
    <w:rsid w:val="001625E0"/>
    <w:rsid w:val="00163463"/>
    <w:rsid w:val="001642A1"/>
    <w:rsid w:val="00164325"/>
    <w:rsid w:val="001644DE"/>
    <w:rsid w:val="0016684C"/>
    <w:rsid w:val="001668BF"/>
    <w:rsid w:val="001673AE"/>
    <w:rsid w:val="00170174"/>
    <w:rsid w:val="0017038B"/>
    <w:rsid w:val="001703AB"/>
    <w:rsid w:val="001711D8"/>
    <w:rsid w:val="001713E5"/>
    <w:rsid w:val="00171507"/>
    <w:rsid w:val="0017168D"/>
    <w:rsid w:val="0017204F"/>
    <w:rsid w:val="00172A2D"/>
    <w:rsid w:val="00173B28"/>
    <w:rsid w:val="001741D9"/>
    <w:rsid w:val="00174309"/>
    <w:rsid w:val="00174B32"/>
    <w:rsid w:val="00175D0D"/>
    <w:rsid w:val="00175D44"/>
    <w:rsid w:val="00176AF1"/>
    <w:rsid w:val="001775B2"/>
    <w:rsid w:val="001775BE"/>
    <w:rsid w:val="00177733"/>
    <w:rsid w:val="0017791E"/>
    <w:rsid w:val="00177AA8"/>
    <w:rsid w:val="00181162"/>
    <w:rsid w:val="00181F26"/>
    <w:rsid w:val="001824AF"/>
    <w:rsid w:val="0018264C"/>
    <w:rsid w:val="0018461B"/>
    <w:rsid w:val="00184629"/>
    <w:rsid w:val="00184B2B"/>
    <w:rsid w:val="00190184"/>
    <w:rsid w:val="00190EFA"/>
    <w:rsid w:val="00191116"/>
    <w:rsid w:val="00191FD0"/>
    <w:rsid w:val="001920A1"/>
    <w:rsid w:val="0019353D"/>
    <w:rsid w:val="00193BA7"/>
    <w:rsid w:val="00193C9D"/>
    <w:rsid w:val="001943B0"/>
    <w:rsid w:val="00194509"/>
    <w:rsid w:val="0019496E"/>
    <w:rsid w:val="00195167"/>
    <w:rsid w:val="00195E3D"/>
    <w:rsid w:val="00195F64"/>
    <w:rsid w:val="001960F7"/>
    <w:rsid w:val="001968ED"/>
    <w:rsid w:val="00196A3B"/>
    <w:rsid w:val="00196A63"/>
    <w:rsid w:val="001973D0"/>
    <w:rsid w:val="001979F6"/>
    <w:rsid w:val="00197A7B"/>
    <w:rsid w:val="001A01E1"/>
    <w:rsid w:val="001A0E63"/>
    <w:rsid w:val="001A1283"/>
    <w:rsid w:val="001A13CF"/>
    <w:rsid w:val="001A1FE9"/>
    <w:rsid w:val="001A26B0"/>
    <w:rsid w:val="001A3090"/>
    <w:rsid w:val="001A35BC"/>
    <w:rsid w:val="001A3E19"/>
    <w:rsid w:val="001A3F0A"/>
    <w:rsid w:val="001A4523"/>
    <w:rsid w:val="001A457C"/>
    <w:rsid w:val="001A4633"/>
    <w:rsid w:val="001A4BD3"/>
    <w:rsid w:val="001A5F52"/>
    <w:rsid w:val="001A641C"/>
    <w:rsid w:val="001A66B9"/>
    <w:rsid w:val="001A753C"/>
    <w:rsid w:val="001B01B5"/>
    <w:rsid w:val="001B0755"/>
    <w:rsid w:val="001B2ADF"/>
    <w:rsid w:val="001B2B5D"/>
    <w:rsid w:val="001B3038"/>
    <w:rsid w:val="001B3ADB"/>
    <w:rsid w:val="001B41DC"/>
    <w:rsid w:val="001B4633"/>
    <w:rsid w:val="001B4980"/>
    <w:rsid w:val="001B5495"/>
    <w:rsid w:val="001B57B2"/>
    <w:rsid w:val="001B59D5"/>
    <w:rsid w:val="001B6551"/>
    <w:rsid w:val="001C021A"/>
    <w:rsid w:val="001C18EE"/>
    <w:rsid w:val="001C1C25"/>
    <w:rsid w:val="001C2A50"/>
    <w:rsid w:val="001C2C80"/>
    <w:rsid w:val="001C3501"/>
    <w:rsid w:val="001C395B"/>
    <w:rsid w:val="001C40EA"/>
    <w:rsid w:val="001C48F7"/>
    <w:rsid w:val="001C4A87"/>
    <w:rsid w:val="001C4D2E"/>
    <w:rsid w:val="001C4D53"/>
    <w:rsid w:val="001C4D79"/>
    <w:rsid w:val="001D055B"/>
    <w:rsid w:val="001D08EE"/>
    <w:rsid w:val="001D1E17"/>
    <w:rsid w:val="001D2ABF"/>
    <w:rsid w:val="001D2E9F"/>
    <w:rsid w:val="001D396F"/>
    <w:rsid w:val="001D3AB7"/>
    <w:rsid w:val="001D3E46"/>
    <w:rsid w:val="001D51AC"/>
    <w:rsid w:val="001D5307"/>
    <w:rsid w:val="001D5652"/>
    <w:rsid w:val="001D69DB"/>
    <w:rsid w:val="001D6C91"/>
    <w:rsid w:val="001D7230"/>
    <w:rsid w:val="001D74E6"/>
    <w:rsid w:val="001D75FF"/>
    <w:rsid w:val="001D7793"/>
    <w:rsid w:val="001E1640"/>
    <w:rsid w:val="001E20DC"/>
    <w:rsid w:val="001E295F"/>
    <w:rsid w:val="001E34B4"/>
    <w:rsid w:val="001E3A2D"/>
    <w:rsid w:val="001E3CC2"/>
    <w:rsid w:val="001E4971"/>
    <w:rsid w:val="001E4F64"/>
    <w:rsid w:val="001E531D"/>
    <w:rsid w:val="001E5A9C"/>
    <w:rsid w:val="001E689C"/>
    <w:rsid w:val="001E7459"/>
    <w:rsid w:val="001E770C"/>
    <w:rsid w:val="001E77A8"/>
    <w:rsid w:val="001E7E94"/>
    <w:rsid w:val="001E7EC0"/>
    <w:rsid w:val="001F014D"/>
    <w:rsid w:val="001F01D2"/>
    <w:rsid w:val="001F0D07"/>
    <w:rsid w:val="001F0DD0"/>
    <w:rsid w:val="001F25B1"/>
    <w:rsid w:val="001F2F86"/>
    <w:rsid w:val="001F332B"/>
    <w:rsid w:val="001F4D44"/>
    <w:rsid w:val="001F5AD7"/>
    <w:rsid w:val="001F6367"/>
    <w:rsid w:val="001F665F"/>
    <w:rsid w:val="001F6E27"/>
    <w:rsid w:val="001F70E8"/>
    <w:rsid w:val="001F7469"/>
    <w:rsid w:val="001F7D4D"/>
    <w:rsid w:val="0020010E"/>
    <w:rsid w:val="00201016"/>
    <w:rsid w:val="00201416"/>
    <w:rsid w:val="0020182B"/>
    <w:rsid w:val="00201D92"/>
    <w:rsid w:val="0020231C"/>
    <w:rsid w:val="00202BA0"/>
    <w:rsid w:val="00202BE2"/>
    <w:rsid w:val="00203457"/>
    <w:rsid w:val="00203D6E"/>
    <w:rsid w:val="00203E64"/>
    <w:rsid w:val="002041DE"/>
    <w:rsid w:val="00204259"/>
    <w:rsid w:val="00204748"/>
    <w:rsid w:val="00205583"/>
    <w:rsid w:val="00206133"/>
    <w:rsid w:val="00206B6E"/>
    <w:rsid w:val="00206E95"/>
    <w:rsid w:val="002070CD"/>
    <w:rsid w:val="00207A88"/>
    <w:rsid w:val="00207E82"/>
    <w:rsid w:val="00210196"/>
    <w:rsid w:val="00211829"/>
    <w:rsid w:val="00211C64"/>
    <w:rsid w:val="00211F6D"/>
    <w:rsid w:val="002126FF"/>
    <w:rsid w:val="00213EA1"/>
    <w:rsid w:val="002151E0"/>
    <w:rsid w:val="00215420"/>
    <w:rsid w:val="00215F66"/>
    <w:rsid w:val="0021639B"/>
    <w:rsid w:val="00216D0A"/>
    <w:rsid w:val="00217BBB"/>
    <w:rsid w:val="002208FF"/>
    <w:rsid w:val="00220AC7"/>
    <w:rsid w:val="0022112D"/>
    <w:rsid w:val="002236A2"/>
    <w:rsid w:val="002236DC"/>
    <w:rsid w:val="00223AF4"/>
    <w:rsid w:val="00223E56"/>
    <w:rsid w:val="0022451E"/>
    <w:rsid w:val="00224E42"/>
    <w:rsid w:val="00224FB6"/>
    <w:rsid w:val="0022533F"/>
    <w:rsid w:val="0022658B"/>
    <w:rsid w:val="00226C4C"/>
    <w:rsid w:val="0022710E"/>
    <w:rsid w:val="00227ADA"/>
    <w:rsid w:val="002302DC"/>
    <w:rsid w:val="00230B84"/>
    <w:rsid w:val="00230F9C"/>
    <w:rsid w:val="002311F7"/>
    <w:rsid w:val="002314A8"/>
    <w:rsid w:val="002327E5"/>
    <w:rsid w:val="002334FD"/>
    <w:rsid w:val="002345D4"/>
    <w:rsid w:val="0023461A"/>
    <w:rsid w:val="0023464B"/>
    <w:rsid w:val="002350ED"/>
    <w:rsid w:val="002355F0"/>
    <w:rsid w:val="00236C6C"/>
    <w:rsid w:val="00237ABC"/>
    <w:rsid w:val="00237CD7"/>
    <w:rsid w:val="00237F26"/>
    <w:rsid w:val="0024178E"/>
    <w:rsid w:val="00241A9B"/>
    <w:rsid w:val="00241B79"/>
    <w:rsid w:val="00241C23"/>
    <w:rsid w:val="00241F7E"/>
    <w:rsid w:val="002421E3"/>
    <w:rsid w:val="002423F5"/>
    <w:rsid w:val="00242B25"/>
    <w:rsid w:val="0024356E"/>
    <w:rsid w:val="00243710"/>
    <w:rsid w:val="002441E0"/>
    <w:rsid w:val="00244310"/>
    <w:rsid w:val="002444F9"/>
    <w:rsid w:val="002445C8"/>
    <w:rsid w:val="0024502C"/>
    <w:rsid w:val="002457A3"/>
    <w:rsid w:val="00245CB7"/>
    <w:rsid w:val="002474AD"/>
    <w:rsid w:val="00247584"/>
    <w:rsid w:val="002477B4"/>
    <w:rsid w:val="0025062D"/>
    <w:rsid w:val="00250B7F"/>
    <w:rsid w:val="002526D7"/>
    <w:rsid w:val="00252B11"/>
    <w:rsid w:val="00253924"/>
    <w:rsid w:val="002545C4"/>
    <w:rsid w:val="002546D1"/>
    <w:rsid w:val="002549E8"/>
    <w:rsid w:val="00254A02"/>
    <w:rsid w:val="00254B63"/>
    <w:rsid w:val="00254D2E"/>
    <w:rsid w:val="00255A10"/>
    <w:rsid w:val="00255A75"/>
    <w:rsid w:val="00255AE6"/>
    <w:rsid w:val="0025606A"/>
    <w:rsid w:val="002560BA"/>
    <w:rsid w:val="00256B1E"/>
    <w:rsid w:val="00256DFF"/>
    <w:rsid w:val="00257FE9"/>
    <w:rsid w:val="00260827"/>
    <w:rsid w:val="002609FA"/>
    <w:rsid w:val="00260C00"/>
    <w:rsid w:val="00261435"/>
    <w:rsid w:val="0026213A"/>
    <w:rsid w:val="0026224D"/>
    <w:rsid w:val="002626E6"/>
    <w:rsid w:val="0026291D"/>
    <w:rsid w:val="00263B3A"/>
    <w:rsid w:val="002643C7"/>
    <w:rsid w:val="002647ED"/>
    <w:rsid w:val="00265300"/>
    <w:rsid w:val="00265784"/>
    <w:rsid w:val="002659E7"/>
    <w:rsid w:val="00266325"/>
    <w:rsid w:val="00266D73"/>
    <w:rsid w:val="00266EF9"/>
    <w:rsid w:val="00267992"/>
    <w:rsid w:val="00271A4D"/>
    <w:rsid w:val="00271FF7"/>
    <w:rsid w:val="00272423"/>
    <w:rsid w:val="00272889"/>
    <w:rsid w:val="00273A6E"/>
    <w:rsid w:val="00273F78"/>
    <w:rsid w:val="00274339"/>
    <w:rsid w:val="0027582B"/>
    <w:rsid w:val="00275CEE"/>
    <w:rsid w:val="002760C7"/>
    <w:rsid w:val="002764CF"/>
    <w:rsid w:val="002769CA"/>
    <w:rsid w:val="0027753E"/>
    <w:rsid w:val="0027779C"/>
    <w:rsid w:val="002779B8"/>
    <w:rsid w:val="00277A20"/>
    <w:rsid w:val="00277ADA"/>
    <w:rsid w:val="00280059"/>
    <w:rsid w:val="00280610"/>
    <w:rsid w:val="0028147F"/>
    <w:rsid w:val="002821BC"/>
    <w:rsid w:val="0028297E"/>
    <w:rsid w:val="002829F6"/>
    <w:rsid w:val="00284B64"/>
    <w:rsid w:val="00285392"/>
    <w:rsid w:val="0028573A"/>
    <w:rsid w:val="00285B76"/>
    <w:rsid w:val="00285CF2"/>
    <w:rsid w:val="00286125"/>
    <w:rsid w:val="002867A8"/>
    <w:rsid w:val="00286986"/>
    <w:rsid w:val="00291A4E"/>
    <w:rsid w:val="00291EE0"/>
    <w:rsid w:val="002932AA"/>
    <w:rsid w:val="002934D7"/>
    <w:rsid w:val="0029435A"/>
    <w:rsid w:val="002948E5"/>
    <w:rsid w:val="00294EA4"/>
    <w:rsid w:val="002952C9"/>
    <w:rsid w:val="0029574D"/>
    <w:rsid w:val="0029589D"/>
    <w:rsid w:val="0029727D"/>
    <w:rsid w:val="002972F5"/>
    <w:rsid w:val="0029771C"/>
    <w:rsid w:val="00297916"/>
    <w:rsid w:val="00297AE5"/>
    <w:rsid w:val="002A034C"/>
    <w:rsid w:val="002A03FC"/>
    <w:rsid w:val="002A114A"/>
    <w:rsid w:val="002A16F8"/>
    <w:rsid w:val="002A2262"/>
    <w:rsid w:val="002A2F74"/>
    <w:rsid w:val="002A3DFC"/>
    <w:rsid w:val="002A452C"/>
    <w:rsid w:val="002A4775"/>
    <w:rsid w:val="002A5017"/>
    <w:rsid w:val="002A5EBA"/>
    <w:rsid w:val="002A6223"/>
    <w:rsid w:val="002A6C35"/>
    <w:rsid w:val="002A6CC3"/>
    <w:rsid w:val="002A7571"/>
    <w:rsid w:val="002A7FFA"/>
    <w:rsid w:val="002B135E"/>
    <w:rsid w:val="002B16C3"/>
    <w:rsid w:val="002B1DEF"/>
    <w:rsid w:val="002B255B"/>
    <w:rsid w:val="002B2C54"/>
    <w:rsid w:val="002B32EB"/>
    <w:rsid w:val="002B3D4D"/>
    <w:rsid w:val="002B465C"/>
    <w:rsid w:val="002B6202"/>
    <w:rsid w:val="002B7283"/>
    <w:rsid w:val="002B72B3"/>
    <w:rsid w:val="002B7E1D"/>
    <w:rsid w:val="002B7E8F"/>
    <w:rsid w:val="002C0307"/>
    <w:rsid w:val="002C1DD5"/>
    <w:rsid w:val="002C2BC8"/>
    <w:rsid w:val="002C3105"/>
    <w:rsid w:val="002C37C7"/>
    <w:rsid w:val="002C3E02"/>
    <w:rsid w:val="002C3E84"/>
    <w:rsid w:val="002C4029"/>
    <w:rsid w:val="002C412C"/>
    <w:rsid w:val="002C4452"/>
    <w:rsid w:val="002C509A"/>
    <w:rsid w:val="002C553E"/>
    <w:rsid w:val="002C55C3"/>
    <w:rsid w:val="002C58BD"/>
    <w:rsid w:val="002C5A4A"/>
    <w:rsid w:val="002C5FFF"/>
    <w:rsid w:val="002D046E"/>
    <w:rsid w:val="002D1386"/>
    <w:rsid w:val="002D155B"/>
    <w:rsid w:val="002D174D"/>
    <w:rsid w:val="002D1B00"/>
    <w:rsid w:val="002D2031"/>
    <w:rsid w:val="002D2EAF"/>
    <w:rsid w:val="002D34BC"/>
    <w:rsid w:val="002D3ED0"/>
    <w:rsid w:val="002D43D7"/>
    <w:rsid w:val="002D4C31"/>
    <w:rsid w:val="002D5379"/>
    <w:rsid w:val="002D5C22"/>
    <w:rsid w:val="002D5F8C"/>
    <w:rsid w:val="002D6DA1"/>
    <w:rsid w:val="002D6E51"/>
    <w:rsid w:val="002D7020"/>
    <w:rsid w:val="002D7EA8"/>
    <w:rsid w:val="002E0E32"/>
    <w:rsid w:val="002E0F4B"/>
    <w:rsid w:val="002E1365"/>
    <w:rsid w:val="002E25C7"/>
    <w:rsid w:val="002E36C8"/>
    <w:rsid w:val="002E3C15"/>
    <w:rsid w:val="002E5AC7"/>
    <w:rsid w:val="002E5C8C"/>
    <w:rsid w:val="002E66E8"/>
    <w:rsid w:val="002E70F7"/>
    <w:rsid w:val="002E77E0"/>
    <w:rsid w:val="002F0288"/>
    <w:rsid w:val="002F15A1"/>
    <w:rsid w:val="002F1608"/>
    <w:rsid w:val="002F171F"/>
    <w:rsid w:val="002F1F83"/>
    <w:rsid w:val="002F203D"/>
    <w:rsid w:val="002F288C"/>
    <w:rsid w:val="002F3DB7"/>
    <w:rsid w:val="002F406A"/>
    <w:rsid w:val="002F490F"/>
    <w:rsid w:val="002F552B"/>
    <w:rsid w:val="002F6719"/>
    <w:rsid w:val="002F6A13"/>
    <w:rsid w:val="002F709B"/>
    <w:rsid w:val="00300917"/>
    <w:rsid w:val="0030168D"/>
    <w:rsid w:val="0030198D"/>
    <w:rsid w:val="00301A61"/>
    <w:rsid w:val="0030293F"/>
    <w:rsid w:val="00302F68"/>
    <w:rsid w:val="003032A9"/>
    <w:rsid w:val="00304DEA"/>
    <w:rsid w:val="00305633"/>
    <w:rsid w:val="0030578B"/>
    <w:rsid w:val="0030615B"/>
    <w:rsid w:val="00306585"/>
    <w:rsid w:val="00306D7B"/>
    <w:rsid w:val="00307165"/>
    <w:rsid w:val="00307542"/>
    <w:rsid w:val="00307A40"/>
    <w:rsid w:val="00307AC4"/>
    <w:rsid w:val="00307CEE"/>
    <w:rsid w:val="00310016"/>
    <w:rsid w:val="00310D1E"/>
    <w:rsid w:val="0031229B"/>
    <w:rsid w:val="00312321"/>
    <w:rsid w:val="00312B68"/>
    <w:rsid w:val="00314051"/>
    <w:rsid w:val="0031437D"/>
    <w:rsid w:val="003144FA"/>
    <w:rsid w:val="00314718"/>
    <w:rsid w:val="0031474C"/>
    <w:rsid w:val="00315D09"/>
    <w:rsid w:val="003165A6"/>
    <w:rsid w:val="00317516"/>
    <w:rsid w:val="00320623"/>
    <w:rsid w:val="00320649"/>
    <w:rsid w:val="0032108D"/>
    <w:rsid w:val="003213A9"/>
    <w:rsid w:val="0032303A"/>
    <w:rsid w:val="00323438"/>
    <w:rsid w:val="00323F7B"/>
    <w:rsid w:val="00323FAB"/>
    <w:rsid w:val="003240E4"/>
    <w:rsid w:val="003246AE"/>
    <w:rsid w:val="00324AED"/>
    <w:rsid w:val="00324D01"/>
    <w:rsid w:val="0032505E"/>
    <w:rsid w:val="0032667B"/>
    <w:rsid w:val="00327240"/>
    <w:rsid w:val="003309FD"/>
    <w:rsid w:val="00330F13"/>
    <w:rsid w:val="00331C41"/>
    <w:rsid w:val="00331F42"/>
    <w:rsid w:val="003337A2"/>
    <w:rsid w:val="00334015"/>
    <w:rsid w:val="0033413D"/>
    <w:rsid w:val="0033473C"/>
    <w:rsid w:val="003350E5"/>
    <w:rsid w:val="00336451"/>
    <w:rsid w:val="0033657D"/>
    <w:rsid w:val="0033698F"/>
    <w:rsid w:val="003372F9"/>
    <w:rsid w:val="003375A5"/>
    <w:rsid w:val="0033781E"/>
    <w:rsid w:val="00340E38"/>
    <w:rsid w:val="00341A03"/>
    <w:rsid w:val="0034290D"/>
    <w:rsid w:val="0034395A"/>
    <w:rsid w:val="00344F22"/>
    <w:rsid w:val="0034670B"/>
    <w:rsid w:val="00350694"/>
    <w:rsid w:val="00350B5C"/>
    <w:rsid w:val="003511DE"/>
    <w:rsid w:val="003518BE"/>
    <w:rsid w:val="003521BA"/>
    <w:rsid w:val="0035417C"/>
    <w:rsid w:val="00354435"/>
    <w:rsid w:val="00354471"/>
    <w:rsid w:val="00354568"/>
    <w:rsid w:val="003556FF"/>
    <w:rsid w:val="00355B37"/>
    <w:rsid w:val="00355FE7"/>
    <w:rsid w:val="00356C45"/>
    <w:rsid w:val="00356E28"/>
    <w:rsid w:val="00357745"/>
    <w:rsid w:val="00357E1D"/>
    <w:rsid w:val="00357E95"/>
    <w:rsid w:val="0036121F"/>
    <w:rsid w:val="003627CC"/>
    <w:rsid w:val="00362B4A"/>
    <w:rsid w:val="00362BFD"/>
    <w:rsid w:val="00364206"/>
    <w:rsid w:val="00364801"/>
    <w:rsid w:val="00364FB3"/>
    <w:rsid w:val="0036510C"/>
    <w:rsid w:val="003655A8"/>
    <w:rsid w:val="00365719"/>
    <w:rsid w:val="0036618A"/>
    <w:rsid w:val="00366C23"/>
    <w:rsid w:val="00367F22"/>
    <w:rsid w:val="00370411"/>
    <w:rsid w:val="00370462"/>
    <w:rsid w:val="00371AEC"/>
    <w:rsid w:val="00371E36"/>
    <w:rsid w:val="003727D3"/>
    <w:rsid w:val="00372E2C"/>
    <w:rsid w:val="00374FA6"/>
    <w:rsid w:val="0037513A"/>
    <w:rsid w:val="00375D24"/>
    <w:rsid w:val="00376633"/>
    <w:rsid w:val="00376809"/>
    <w:rsid w:val="00377025"/>
    <w:rsid w:val="003776DA"/>
    <w:rsid w:val="0037777B"/>
    <w:rsid w:val="00377A90"/>
    <w:rsid w:val="0038046F"/>
    <w:rsid w:val="00380FEE"/>
    <w:rsid w:val="00381A44"/>
    <w:rsid w:val="00382FCB"/>
    <w:rsid w:val="0038301F"/>
    <w:rsid w:val="0038309D"/>
    <w:rsid w:val="0038410B"/>
    <w:rsid w:val="003841F5"/>
    <w:rsid w:val="00384450"/>
    <w:rsid w:val="00384EE0"/>
    <w:rsid w:val="00386D59"/>
    <w:rsid w:val="0039037C"/>
    <w:rsid w:val="003911C6"/>
    <w:rsid w:val="003915C7"/>
    <w:rsid w:val="00391776"/>
    <w:rsid w:val="00391885"/>
    <w:rsid w:val="00391D13"/>
    <w:rsid w:val="00391DBE"/>
    <w:rsid w:val="0039292D"/>
    <w:rsid w:val="00392BA2"/>
    <w:rsid w:val="00392EE0"/>
    <w:rsid w:val="00393FDD"/>
    <w:rsid w:val="003953FD"/>
    <w:rsid w:val="00397E0F"/>
    <w:rsid w:val="00397EFB"/>
    <w:rsid w:val="003A0F98"/>
    <w:rsid w:val="003A133A"/>
    <w:rsid w:val="003A29DF"/>
    <w:rsid w:val="003A2A80"/>
    <w:rsid w:val="003A372F"/>
    <w:rsid w:val="003A431A"/>
    <w:rsid w:val="003A4351"/>
    <w:rsid w:val="003A4B26"/>
    <w:rsid w:val="003A647F"/>
    <w:rsid w:val="003A7654"/>
    <w:rsid w:val="003A7BA5"/>
    <w:rsid w:val="003B0506"/>
    <w:rsid w:val="003B2200"/>
    <w:rsid w:val="003B34BA"/>
    <w:rsid w:val="003B3694"/>
    <w:rsid w:val="003B37DF"/>
    <w:rsid w:val="003B43D8"/>
    <w:rsid w:val="003B50D4"/>
    <w:rsid w:val="003B57F3"/>
    <w:rsid w:val="003B5965"/>
    <w:rsid w:val="003B5AB6"/>
    <w:rsid w:val="003B5F74"/>
    <w:rsid w:val="003B60B1"/>
    <w:rsid w:val="003B6545"/>
    <w:rsid w:val="003B696E"/>
    <w:rsid w:val="003B7025"/>
    <w:rsid w:val="003B72E9"/>
    <w:rsid w:val="003B7444"/>
    <w:rsid w:val="003B7938"/>
    <w:rsid w:val="003C001B"/>
    <w:rsid w:val="003C0329"/>
    <w:rsid w:val="003C0D91"/>
    <w:rsid w:val="003C1081"/>
    <w:rsid w:val="003C10A4"/>
    <w:rsid w:val="003C256A"/>
    <w:rsid w:val="003C2BDC"/>
    <w:rsid w:val="003C2F98"/>
    <w:rsid w:val="003C339F"/>
    <w:rsid w:val="003C3500"/>
    <w:rsid w:val="003C3A1C"/>
    <w:rsid w:val="003C3E62"/>
    <w:rsid w:val="003C40F2"/>
    <w:rsid w:val="003C4804"/>
    <w:rsid w:val="003C4A2D"/>
    <w:rsid w:val="003C4D47"/>
    <w:rsid w:val="003C5330"/>
    <w:rsid w:val="003C6B8A"/>
    <w:rsid w:val="003C7C01"/>
    <w:rsid w:val="003C7F27"/>
    <w:rsid w:val="003D0298"/>
    <w:rsid w:val="003D02D3"/>
    <w:rsid w:val="003D12B7"/>
    <w:rsid w:val="003D1708"/>
    <w:rsid w:val="003D1ADB"/>
    <w:rsid w:val="003D25A8"/>
    <w:rsid w:val="003D377D"/>
    <w:rsid w:val="003D3C5D"/>
    <w:rsid w:val="003D42BF"/>
    <w:rsid w:val="003D561B"/>
    <w:rsid w:val="003D5C8F"/>
    <w:rsid w:val="003D5FDD"/>
    <w:rsid w:val="003D67E5"/>
    <w:rsid w:val="003D68DB"/>
    <w:rsid w:val="003D79FB"/>
    <w:rsid w:val="003E10A1"/>
    <w:rsid w:val="003E15CD"/>
    <w:rsid w:val="003E1DAB"/>
    <w:rsid w:val="003E1FED"/>
    <w:rsid w:val="003E2268"/>
    <w:rsid w:val="003E264F"/>
    <w:rsid w:val="003E2656"/>
    <w:rsid w:val="003E2691"/>
    <w:rsid w:val="003E390C"/>
    <w:rsid w:val="003E3CCC"/>
    <w:rsid w:val="003E4C14"/>
    <w:rsid w:val="003E4FDD"/>
    <w:rsid w:val="003E5CF7"/>
    <w:rsid w:val="003E60B7"/>
    <w:rsid w:val="003E64B5"/>
    <w:rsid w:val="003E6BB8"/>
    <w:rsid w:val="003E7333"/>
    <w:rsid w:val="003F02FE"/>
    <w:rsid w:val="003F1BC1"/>
    <w:rsid w:val="003F1D89"/>
    <w:rsid w:val="003F211C"/>
    <w:rsid w:val="003F2D7B"/>
    <w:rsid w:val="003F3404"/>
    <w:rsid w:val="003F3436"/>
    <w:rsid w:val="003F3825"/>
    <w:rsid w:val="003F383F"/>
    <w:rsid w:val="003F38DB"/>
    <w:rsid w:val="003F3B0F"/>
    <w:rsid w:val="003F4383"/>
    <w:rsid w:val="003F4F31"/>
    <w:rsid w:val="003F4FCE"/>
    <w:rsid w:val="003F5258"/>
    <w:rsid w:val="003F55E7"/>
    <w:rsid w:val="003F583D"/>
    <w:rsid w:val="003F6576"/>
    <w:rsid w:val="003F6E27"/>
    <w:rsid w:val="003F76B8"/>
    <w:rsid w:val="004005FC"/>
    <w:rsid w:val="00401AF1"/>
    <w:rsid w:val="00401F87"/>
    <w:rsid w:val="004021D5"/>
    <w:rsid w:val="00403A31"/>
    <w:rsid w:val="00404ADA"/>
    <w:rsid w:val="00404B66"/>
    <w:rsid w:val="00405976"/>
    <w:rsid w:val="0040676B"/>
    <w:rsid w:val="00407678"/>
    <w:rsid w:val="004108B8"/>
    <w:rsid w:val="004109E4"/>
    <w:rsid w:val="00410A3B"/>
    <w:rsid w:val="00412588"/>
    <w:rsid w:val="0041319E"/>
    <w:rsid w:val="0041322C"/>
    <w:rsid w:val="00413408"/>
    <w:rsid w:val="004139BF"/>
    <w:rsid w:val="00414AE1"/>
    <w:rsid w:val="0041530B"/>
    <w:rsid w:val="004154F7"/>
    <w:rsid w:val="00415AC3"/>
    <w:rsid w:val="004164E6"/>
    <w:rsid w:val="004165F5"/>
    <w:rsid w:val="00417514"/>
    <w:rsid w:val="0042021B"/>
    <w:rsid w:val="00420D37"/>
    <w:rsid w:val="00421148"/>
    <w:rsid w:val="0042146C"/>
    <w:rsid w:val="00421C95"/>
    <w:rsid w:val="00422367"/>
    <w:rsid w:val="00422426"/>
    <w:rsid w:val="004229E1"/>
    <w:rsid w:val="00423383"/>
    <w:rsid w:val="00425B5E"/>
    <w:rsid w:val="00425CF8"/>
    <w:rsid w:val="004264B6"/>
    <w:rsid w:val="00426A4A"/>
    <w:rsid w:val="00426BAC"/>
    <w:rsid w:val="00427186"/>
    <w:rsid w:val="004272D9"/>
    <w:rsid w:val="00427445"/>
    <w:rsid w:val="004276B8"/>
    <w:rsid w:val="0043201E"/>
    <w:rsid w:val="00432726"/>
    <w:rsid w:val="00432D3F"/>
    <w:rsid w:val="0043375D"/>
    <w:rsid w:val="00434316"/>
    <w:rsid w:val="00434C5A"/>
    <w:rsid w:val="00435609"/>
    <w:rsid w:val="004358C9"/>
    <w:rsid w:val="00436913"/>
    <w:rsid w:val="004374B8"/>
    <w:rsid w:val="0043786C"/>
    <w:rsid w:val="0044011A"/>
    <w:rsid w:val="00440C52"/>
    <w:rsid w:val="0044130F"/>
    <w:rsid w:val="00441C6A"/>
    <w:rsid w:val="00442423"/>
    <w:rsid w:val="00442FEE"/>
    <w:rsid w:val="0044333A"/>
    <w:rsid w:val="00444DFF"/>
    <w:rsid w:val="004452A1"/>
    <w:rsid w:val="00445385"/>
    <w:rsid w:val="004456D7"/>
    <w:rsid w:val="00446063"/>
    <w:rsid w:val="0044662D"/>
    <w:rsid w:val="00446859"/>
    <w:rsid w:val="00447193"/>
    <w:rsid w:val="0044790A"/>
    <w:rsid w:val="00447A87"/>
    <w:rsid w:val="00447D01"/>
    <w:rsid w:val="00447FB7"/>
    <w:rsid w:val="00450A09"/>
    <w:rsid w:val="00451317"/>
    <w:rsid w:val="00452838"/>
    <w:rsid w:val="00453579"/>
    <w:rsid w:val="0045437B"/>
    <w:rsid w:val="004555C3"/>
    <w:rsid w:val="00455EA8"/>
    <w:rsid w:val="004562BF"/>
    <w:rsid w:val="0045683C"/>
    <w:rsid w:val="00456FD3"/>
    <w:rsid w:val="0045701E"/>
    <w:rsid w:val="00460632"/>
    <w:rsid w:val="0046075E"/>
    <w:rsid w:val="004619CE"/>
    <w:rsid w:val="00461B4C"/>
    <w:rsid w:val="00461BC3"/>
    <w:rsid w:val="00462858"/>
    <w:rsid w:val="00462B49"/>
    <w:rsid w:val="00464972"/>
    <w:rsid w:val="00464B89"/>
    <w:rsid w:val="00464EAA"/>
    <w:rsid w:val="004657F2"/>
    <w:rsid w:val="00465FAA"/>
    <w:rsid w:val="004673D3"/>
    <w:rsid w:val="00467C0D"/>
    <w:rsid w:val="00467D8E"/>
    <w:rsid w:val="004702B8"/>
    <w:rsid w:val="00470408"/>
    <w:rsid w:val="00470CD7"/>
    <w:rsid w:val="00471240"/>
    <w:rsid w:val="004713EB"/>
    <w:rsid w:val="00471E08"/>
    <w:rsid w:val="00472523"/>
    <w:rsid w:val="0047300F"/>
    <w:rsid w:val="0047321D"/>
    <w:rsid w:val="004736C5"/>
    <w:rsid w:val="00473E9D"/>
    <w:rsid w:val="00474383"/>
    <w:rsid w:val="0047718E"/>
    <w:rsid w:val="00477620"/>
    <w:rsid w:val="004778EF"/>
    <w:rsid w:val="00477B76"/>
    <w:rsid w:val="00477FDD"/>
    <w:rsid w:val="0048091F"/>
    <w:rsid w:val="00480942"/>
    <w:rsid w:val="00480A55"/>
    <w:rsid w:val="00481422"/>
    <w:rsid w:val="00482889"/>
    <w:rsid w:val="00483246"/>
    <w:rsid w:val="0048374A"/>
    <w:rsid w:val="00484CB7"/>
    <w:rsid w:val="00484F2C"/>
    <w:rsid w:val="00485F5E"/>
    <w:rsid w:val="0048639B"/>
    <w:rsid w:val="004871E7"/>
    <w:rsid w:val="004878DE"/>
    <w:rsid w:val="00490224"/>
    <w:rsid w:val="0049063E"/>
    <w:rsid w:val="00490A93"/>
    <w:rsid w:val="00491E2D"/>
    <w:rsid w:val="0049269F"/>
    <w:rsid w:val="00492AD3"/>
    <w:rsid w:val="00492BD3"/>
    <w:rsid w:val="00492D3B"/>
    <w:rsid w:val="00492DF0"/>
    <w:rsid w:val="004935C8"/>
    <w:rsid w:val="004940ED"/>
    <w:rsid w:val="0049418D"/>
    <w:rsid w:val="00494B0D"/>
    <w:rsid w:val="00495772"/>
    <w:rsid w:val="00495D39"/>
    <w:rsid w:val="00495E8A"/>
    <w:rsid w:val="00496055"/>
    <w:rsid w:val="004965AF"/>
    <w:rsid w:val="00497F01"/>
    <w:rsid w:val="004A17E2"/>
    <w:rsid w:val="004A1CB3"/>
    <w:rsid w:val="004A1CB5"/>
    <w:rsid w:val="004A3A62"/>
    <w:rsid w:val="004A3D01"/>
    <w:rsid w:val="004A3D49"/>
    <w:rsid w:val="004A4C66"/>
    <w:rsid w:val="004A5167"/>
    <w:rsid w:val="004A55BF"/>
    <w:rsid w:val="004A5DC2"/>
    <w:rsid w:val="004A6007"/>
    <w:rsid w:val="004A61EF"/>
    <w:rsid w:val="004A6C20"/>
    <w:rsid w:val="004A729D"/>
    <w:rsid w:val="004B0361"/>
    <w:rsid w:val="004B05EB"/>
    <w:rsid w:val="004B07CA"/>
    <w:rsid w:val="004B0D1E"/>
    <w:rsid w:val="004B158A"/>
    <w:rsid w:val="004B1752"/>
    <w:rsid w:val="004B1AD8"/>
    <w:rsid w:val="004B1DD8"/>
    <w:rsid w:val="004B256A"/>
    <w:rsid w:val="004B3E66"/>
    <w:rsid w:val="004B52AD"/>
    <w:rsid w:val="004B5599"/>
    <w:rsid w:val="004B6084"/>
    <w:rsid w:val="004B6F7C"/>
    <w:rsid w:val="004C0078"/>
    <w:rsid w:val="004C31D6"/>
    <w:rsid w:val="004C49FF"/>
    <w:rsid w:val="004C5CDE"/>
    <w:rsid w:val="004C5DAC"/>
    <w:rsid w:val="004C744E"/>
    <w:rsid w:val="004C7F50"/>
    <w:rsid w:val="004D0CE4"/>
    <w:rsid w:val="004D1BA4"/>
    <w:rsid w:val="004D204A"/>
    <w:rsid w:val="004D3C27"/>
    <w:rsid w:val="004D4CE9"/>
    <w:rsid w:val="004D4E23"/>
    <w:rsid w:val="004D5144"/>
    <w:rsid w:val="004D5A50"/>
    <w:rsid w:val="004D5A66"/>
    <w:rsid w:val="004D6842"/>
    <w:rsid w:val="004D7A35"/>
    <w:rsid w:val="004D7A92"/>
    <w:rsid w:val="004E04A1"/>
    <w:rsid w:val="004E12BF"/>
    <w:rsid w:val="004E2FD5"/>
    <w:rsid w:val="004E41EA"/>
    <w:rsid w:val="004E4272"/>
    <w:rsid w:val="004E47B8"/>
    <w:rsid w:val="004E47E9"/>
    <w:rsid w:val="004E4863"/>
    <w:rsid w:val="004E6808"/>
    <w:rsid w:val="004E6AA9"/>
    <w:rsid w:val="004E7120"/>
    <w:rsid w:val="004E72E4"/>
    <w:rsid w:val="004E7CFD"/>
    <w:rsid w:val="004F0F3C"/>
    <w:rsid w:val="004F11BD"/>
    <w:rsid w:val="004F12FF"/>
    <w:rsid w:val="004F1894"/>
    <w:rsid w:val="004F1A5A"/>
    <w:rsid w:val="004F1B38"/>
    <w:rsid w:val="004F24D8"/>
    <w:rsid w:val="004F2624"/>
    <w:rsid w:val="004F2EB9"/>
    <w:rsid w:val="004F329E"/>
    <w:rsid w:val="004F3533"/>
    <w:rsid w:val="004F3DCC"/>
    <w:rsid w:val="004F46F5"/>
    <w:rsid w:val="004F48A2"/>
    <w:rsid w:val="004F4A78"/>
    <w:rsid w:val="004F4B65"/>
    <w:rsid w:val="004F5313"/>
    <w:rsid w:val="00501302"/>
    <w:rsid w:val="00501526"/>
    <w:rsid w:val="00502885"/>
    <w:rsid w:val="005030A7"/>
    <w:rsid w:val="005042DC"/>
    <w:rsid w:val="00504FBA"/>
    <w:rsid w:val="005058EE"/>
    <w:rsid w:val="005068DF"/>
    <w:rsid w:val="00506D16"/>
    <w:rsid w:val="005074BF"/>
    <w:rsid w:val="0051065D"/>
    <w:rsid w:val="00510C2D"/>
    <w:rsid w:val="00511637"/>
    <w:rsid w:val="00511CF7"/>
    <w:rsid w:val="00511EF3"/>
    <w:rsid w:val="00512EB8"/>
    <w:rsid w:val="00513362"/>
    <w:rsid w:val="005143DF"/>
    <w:rsid w:val="0051469B"/>
    <w:rsid w:val="00514D17"/>
    <w:rsid w:val="005153C1"/>
    <w:rsid w:val="005162B1"/>
    <w:rsid w:val="00516BE3"/>
    <w:rsid w:val="0051718D"/>
    <w:rsid w:val="00517550"/>
    <w:rsid w:val="005222A5"/>
    <w:rsid w:val="00522534"/>
    <w:rsid w:val="005225D5"/>
    <w:rsid w:val="00522B8F"/>
    <w:rsid w:val="00523305"/>
    <w:rsid w:val="005245A1"/>
    <w:rsid w:val="00524960"/>
    <w:rsid w:val="00524B48"/>
    <w:rsid w:val="00525303"/>
    <w:rsid w:val="00525AEB"/>
    <w:rsid w:val="005267E2"/>
    <w:rsid w:val="005267E6"/>
    <w:rsid w:val="00527134"/>
    <w:rsid w:val="00527C3D"/>
    <w:rsid w:val="00530785"/>
    <w:rsid w:val="005307FC"/>
    <w:rsid w:val="0053101E"/>
    <w:rsid w:val="0053182A"/>
    <w:rsid w:val="005318E8"/>
    <w:rsid w:val="00532FCC"/>
    <w:rsid w:val="0053312F"/>
    <w:rsid w:val="00533998"/>
    <w:rsid w:val="005347C8"/>
    <w:rsid w:val="00535E09"/>
    <w:rsid w:val="00537403"/>
    <w:rsid w:val="00537B5F"/>
    <w:rsid w:val="00537C1E"/>
    <w:rsid w:val="005405E8"/>
    <w:rsid w:val="0054210D"/>
    <w:rsid w:val="005428BD"/>
    <w:rsid w:val="005431E1"/>
    <w:rsid w:val="00543C53"/>
    <w:rsid w:val="005448B7"/>
    <w:rsid w:val="00544C6A"/>
    <w:rsid w:val="00544CCF"/>
    <w:rsid w:val="0054588A"/>
    <w:rsid w:val="005462D7"/>
    <w:rsid w:val="0054633D"/>
    <w:rsid w:val="005467D5"/>
    <w:rsid w:val="00546C6D"/>
    <w:rsid w:val="0054711D"/>
    <w:rsid w:val="00547B1F"/>
    <w:rsid w:val="00547B91"/>
    <w:rsid w:val="00550181"/>
    <w:rsid w:val="00550456"/>
    <w:rsid w:val="0055054D"/>
    <w:rsid w:val="00550E79"/>
    <w:rsid w:val="0055120A"/>
    <w:rsid w:val="005512E8"/>
    <w:rsid w:val="00551B69"/>
    <w:rsid w:val="00551E09"/>
    <w:rsid w:val="00551ED2"/>
    <w:rsid w:val="00551F23"/>
    <w:rsid w:val="005520BA"/>
    <w:rsid w:val="0055227E"/>
    <w:rsid w:val="00552383"/>
    <w:rsid w:val="00552693"/>
    <w:rsid w:val="005526B4"/>
    <w:rsid w:val="00552F28"/>
    <w:rsid w:val="00552F98"/>
    <w:rsid w:val="005534F0"/>
    <w:rsid w:val="005540CB"/>
    <w:rsid w:val="00554280"/>
    <w:rsid w:val="005548B1"/>
    <w:rsid w:val="005560F8"/>
    <w:rsid w:val="00556142"/>
    <w:rsid w:val="005577D0"/>
    <w:rsid w:val="00557802"/>
    <w:rsid w:val="0055781D"/>
    <w:rsid w:val="00557AAE"/>
    <w:rsid w:val="005600F6"/>
    <w:rsid w:val="005601B5"/>
    <w:rsid w:val="00561E88"/>
    <w:rsid w:val="00561EC5"/>
    <w:rsid w:val="0056227F"/>
    <w:rsid w:val="00562BAC"/>
    <w:rsid w:val="00562DA4"/>
    <w:rsid w:val="00563C0E"/>
    <w:rsid w:val="00564229"/>
    <w:rsid w:val="0056519C"/>
    <w:rsid w:val="0056794B"/>
    <w:rsid w:val="00567A9D"/>
    <w:rsid w:val="00567FAE"/>
    <w:rsid w:val="005707C4"/>
    <w:rsid w:val="00571378"/>
    <w:rsid w:val="0057137D"/>
    <w:rsid w:val="00571965"/>
    <w:rsid w:val="0057201D"/>
    <w:rsid w:val="00572E2E"/>
    <w:rsid w:val="00573A25"/>
    <w:rsid w:val="00573CFA"/>
    <w:rsid w:val="0057411B"/>
    <w:rsid w:val="0057464A"/>
    <w:rsid w:val="005746DB"/>
    <w:rsid w:val="005753E1"/>
    <w:rsid w:val="00576973"/>
    <w:rsid w:val="00577296"/>
    <w:rsid w:val="00577331"/>
    <w:rsid w:val="005777E2"/>
    <w:rsid w:val="00577CE9"/>
    <w:rsid w:val="00577E8F"/>
    <w:rsid w:val="00580997"/>
    <w:rsid w:val="0058101D"/>
    <w:rsid w:val="00581287"/>
    <w:rsid w:val="005814E6"/>
    <w:rsid w:val="00581BF3"/>
    <w:rsid w:val="00581E5A"/>
    <w:rsid w:val="00582661"/>
    <w:rsid w:val="00582777"/>
    <w:rsid w:val="00582855"/>
    <w:rsid w:val="00582D37"/>
    <w:rsid w:val="00582F47"/>
    <w:rsid w:val="005837C1"/>
    <w:rsid w:val="005838D8"/>
    <w:rsid w:val="005846AF"/>
    <w:rsid w:val="00585A96"/>
    <w:rsid w:val="005868C3"/>
    <w:rsid w:val="005870B2"/>
    <w:rsid w:val="005900A0"/>
    <w:rsid w:val="00590E41"/>
    <w:rsid w:val="00591D1C"/>
    <w:rsid w:val="00592770"/>
    <w:rsid w:val="005928A8"/>
    <w:rsid w:val="00592D56"/>
    <w:rsid w:val="00592FA7"/>
    <w:rsid w:val="005943BE"/>
    <w:rsid w:val="005945B0"/>
    <w:rsid w:val="00594BB1"/>
    <w:rsid w:val="00594BC0"/>
    <w:rsid w:val="00594E63"/>
    <w:rsid w:val="0059627F"/>
    <w:rsid w:val="00597A2B"/>
    <w:rsid w:val="00597AC0"/>
    <w:rsid w:val="00597E89"/>
    <w:rsid w:val="00597F46"/>
    <w:rsid w:val="005A011E"/>
    <w:rsid w:val="005A0CCB"/>
    <w:rsid w:val="005A1057"/>
    <w:rsid w:val="005A22E6"/>
    <w:rsid w:val="005A2420"/>
    <w:rsid w:val="005A24A7"/>
    <w:rsid w:val="005A26EF"/>
    <w:rsid w:val="005A564B"/>
    <w:rsid w:val="005A582F"/>
    <w:rsid w:val="005A7B51"/>
    <w:rsid w:val="005A7E5B"/>
    <w:rsid w:val="005B0953"/>
    <w:rsid w:val="005B142D"/>
    <w:rsid w:val="005B16F6"/>
    <w:rsid w:val="005B1BD2"/>
    <w:rsid w:val="005B240B"/>
    <w:rsid w:val="005B2DE4"/>
    <w:rsid w:val="005B2ED5"/>
    <w:rsid w:val="005B2FEE"/>
    <w:rsid w:val="005B3AFA"/>
    <w:rsid w:val="005B3CBA"/>
    <w:rsid w:val="005B56CA"/>
    <w:rsid w:val="005B6078"/>
    <w:rsid w:val="005B6762"/>
    <w:rsid w:val="005B69B4"/>
    <w:rsid w:val="005B6A7D"/>
    <w:rsid w:val="005B70D5"/>
    <w:rsid w:val="005B73D7"/>
    <w:rsid w:val="005B7821"/>
    <w:rsid w:val="005B7CFE"/>
    <w:rsid w:val="005C1742"/>
    <w:rsid w:val="005C2E4D"/>
    <w:rsid w:val="005C3730"/>
    <w:rsid w:val="005C3889"/>
    <w:rsid w:val="005C546B"/>
    <w:rsid w:val="005C59A5"/>
    <w:rsid w:val="005C632E"/>
    <w:rsid w:val="005C6468"/>
    <w:rsid w:val="005C67E2"/>
    <w:rsid w:val="005C6838"/>
    <w:rsid w:val="005C6D05"/>
    <w:rsid w:val="005C7223"/>
    <w:rsid w:val="005C7413"/>
    <w:rsid w:val="005C7661"/>
    <w:rsid w:val="005D06F9"/>
    <w:rsid w:val="005D1B5A"/>
    <w:rsid w:val="005D1F3D"/>
    <w:rsid w:val="005D3600"/>
    <w:rsid w:val="005D387B"/>
    <w:rsid w:val="005D4891"/>
    <w:rsid w:val="005D674E"/>
    <w:rsid w:val="005D6A9A"/>
    <w:rsid w:val="005D720A"/>
    <w:rsid w:val="005D75BB"/>
    <w:rsid w:val="005D7C11"/>
    <w:rsid w:val="005E03B9"/>
    <w:rsid w:val="005E055C"/>
    <w:rsid w:val="005E0D89"/>
    <w:rsid w:val="005E124B"/>
    <w:rsid w:val="005E2F1A"/>
    <w:rsid w:val="005E3563"/>
    <w:rsid w:val="005E538E"/>
    <w:rsid w:val="005E61CE"/>
    <w:rsid w:val="005E63E6"/>
    <w:rsid w:val="005E7516"/>
    <w:rsid w:val="005E76C2"/>
    <w:rsid w:val="005E7AF2"/>
    <w:rsid w:val="005F071D"/>
    <w:rsid w:val="005F075D"/>
    <w:rsid w:val="005F076B"/>
    <w:rsid w:val="005F305E"/>
    <w:rsid w:val="005F44F4"/>
    <w:rsid w:val="005F4636"/>
    <w:rsid w:val="005F49F1"/>
    <w:rsid w:val="005F4DEE"/>
    <w:rsid w:val="005F5CE9"/>
    <w:rsid w:val="005F63EF"/>
    <w:rsid w:val="005F6637"/>
    <w:rsid w:val="005F6D53"/>
    <w:rsid w:val="005F761C"/>
    <w:rsid w:val="005F7985"/>
    <w:rsid w:val="00600436"/>
    <w:rsid w:val="006011D9"/>
    <w:rsid w:val="00601ACC"/>
    <w:rsid w:val="006027D8"/>
    <w:rsid w:val="006034FD"/>
    <w:rsid w:val="00603A3D"/>
    <w:rsid w:val="006055A8"/>
    <w:rsid w:val="00605C4E"/>
    <w:rsid w:val="0060641C"/>
    <w:rsid w:val="006066FF"/>
    <w:rsid w:val="00606D11"/>
    <w:rsid w:val="00607C66"/>
    <w:rsid w:val="00610335"/>
    <w:rsid w:val="006108C1"/>
    <w:rsid w:val="00610BB1"/>
    <w:rsid w:val="00611216"/>
    <w:rsid w:val="00612577"/>
    <w:rsid w:val="00612CC3"/>
    <w:rsid w:val="00612F46"/>
    <w:rsid w:val="00613C05"/>
    <w:rsid w:val="0061419D"/>
    <w:rsid w:val="00614ABB"/>
    <w:rsid w:val="00615444"/>
    <w:rsid w:val="00616120"/>
    <w:rsid w:val="006166FF"/>
    <w:rsid w:val="0061797C"/>
    <w:rsid w:val="00620755"/>
    <w:rsid w:val="006213E4"/>
    <w:rsid w:val="0062179C"/>
    <w:rsid w:val="00622049"/>
    <w:rsid w:val="006221E0"/>
    <w:rsid w:val="00622906"/>
    <w:rsid w:val="00622CEC"/>
    <w:rsid w:val="006240F7"/>
    <w:rsid w:val="006242CF"/>
    <w:rsid w:val="00624764"/>
    <w:rsid w:val="00624B1C"/>
    <w:rsid w:val="00624B24"/>
    <w:rsid w:val="00624C04"/>
    <w:rsid w:val="00625462"/>
    <w:rsid w:val="00625A06"/>
    <w:rsid w:val="0062629F"/>
    <w:rsid w:val="00626644"/>
    <w:rsid w:val="00626AB3"/>
    <w:rsid w:val="00626FCF"/>
    <w:rsid w:val="00627F4F"/>
    <w:rsid w:val="006306B9"/>
    <w:rsid w:val="006312A0"/>
    <w:rsid w:val="00632336"/>
    <w:rsid w:val="00632934"/>
    <w:rsid w:val="00632938"/>
    <w:rsid w:val="006333FA"/>
    <w:rsid w:val="0063381A"/>
    <w:rsid w:val="0063398E"/>
    <w:rsid w:val="00634A13"/>
    <w:rsid w:val="00634A5F"/>
    <w:rsid w:val="00634AE9"/>
    <w:rsid w:val="00634E4F"/>
    <w:rsid w:val="00635AB0"/>
    <w:rsid w:val="00636C2F"/>
    <w:rsid w:val="00637AA3"/>
    <w:rsid w:val="00640F2D"/>
    <w:rsid w:val="00640F78"/>
    <w:rsid w:val="00641928"/>
    <w:rsid w:val="00641D4E"/>
    <w:rsid w:val="00642993"/>
    <w:rsid w:val="00642E73"/>
    <w:rsid w:val="00643094"/>
    <w:rsid w:val="006438CF"/>
    <w:rsid w:val="0064401B"/>
    <w:rsid w:val="006442D0"/>
    <w:rsid w:val="00644497"/>
    <w:rsid w:val="00644ED8"/>
    <w:rsid w:val="0064514E"/>
    <w:rsid w:val="006451B3"/>
    <w:rsid w:val="00646A40"/>
    <w:rsid w:val="00646A7C"/>
    <w:rsid w:val="00646C87"/>
    <w:rsid w:val="006472DC"/>
    <w:rsid w:val="00650B55"/>
    <w:rsid w:val="0065158F"/>
    <w:rsid w:val="0065169C"/>
    <w:rsid w:val="0065196C"/>
    <w:rsid w:val="00651A03"/>
    <w:rsid w:val="00651B10"/>
    <w:rsid w:val="0065421E"/>
    <w:rsid w:val="00654770"/>
    <w:rsid w:val="00654A67"/>
    <w:rsid w:val="00655CB4"/>
    <w:rsid w:val="00655F3D"/>
    <w:rsid w:val="006565CB"/>
    <w:rsid w:val="00656C10"/>
    <w:rsid w:val="00657237"/>
    <w:rsid w:val="006572CD"/>
    <w:rsid w:val="00657B23"/>
    <w:rsid w:val="006618C0"/>
    <w:rsid w:val="00661DBD"/>
    <w:rsid w:val="00661F8B"/>
    <w:rsid w:val="00662C23"/>
    <w:rsid w:val="00662E71"/>
    <w:rsid w:val="0066307C"/>
    <w:rsid w:val="00663428"/>
    <w:rsid w:val="00663622"/>
    <w:rsid w:val="00664307"/>
    <w:rsid w:val="00664755"/>
    <w:rsid w:val="00664B24"/>
    <w:rsid w:val="0066548E"/>
    <w:rsid w:val="006658AA"/>
    <w:rsid w:val="006669E8"/>
    <w:rsid w:val="00666FF1"/>
    <w:rsid w:val="006679A4"/>
    <w:rsid w:val="0067097E"/>
    <w:rsid w:val="00670DC8"/>
    <w:rsid w:val="006711BC"/>
    <w:rsid w:val="00671A96"/>
    <w:rsid w:val="00671AEC"/>
    <w:rsid w:val="006729E0"/>
    <w:rsid w:val="00672D7B"/>
    <w:rsid w:val="00672F9B"/>
    <w:rsid w:val="0067337F"/>
    <w:rsid w:val="00673CE3"/>
    <w:rsid w:val="00673D13"/>
    <w:rsid w:val="006743E6"/>
    <w:rsid w:val="00675685"/>
    <w:rsid w:val="006760D1"/>
    <w:rsid w:val="00676295"/>
    <w:rsid w:val="0067693F"/>
    <w:rsid w:val="00676B68"/>
    <w:rsid w:val="006772D3"/>
    <w:rsid w:val="006810D9"/>
    <w:rsid w:val="00681EF6"/>
    <w:rsid w:val="00682007"/>
    <w:rsid w:val="00682144"/>
    <w:rsid w:val="0068323F"/>
    <w:rsid w:val="00683C74"/>
    <w:rsid w:val="006840F7"/>
    <w:rsid w:val="006846B0"/>
    <w:rsid w:val="006849A5"/>
    <w:rsid w:val="006852F1"/>
    <w:rsid w:val="006859D5"/>
    <w:rsid w:val="00685E21"/>
    <w:rsid w:val="00685E51"/>
    <w:rsid w:val="00685F56"/>
    <w:rsid w:val="00686439"/>
    <w:rsid w:val="006875D0"/>
    <w:rsid w:val="00687790"/>
    <w:rsid w:val="006907E0"/>
    <w:rsid w:val="00690CEB"/>
    <w:rsid w:val="006916A1"/>
    <w:rsid w:val="00691FC6"/>
    <w:rsid w:val="00691FDF"/>
    <w:rsid w:val="00692414"/>
    <w:rsid w:val="00693055"/>
    <w:rsid w:val="00693261"/>
    <w:rsid w:val="00693F53"/>
    <w:rsid w:val="00694A13"/>
    <w:rsid w:val="00694D51"/>
    <w:rsid w:val="00695B6A"/>
    <w:rsid w:val="00695F39"/>
    <w:rsid w:val="00696548"/>
    <w:rsid w:val="00697C02"/>
    <w:rsid w:val="006A00D6"/>
    <w:rsid w:val="006A0E08"/>
    <w:rsid w:val="006A0F9B"/>
    <w:rsid w:val="006A1DCB"/>
    <w:rsid w:val="006A2265"/>
    <w:rsid w:val="006A23D5"/>
    <w:rsid w:val="006A2988"/>
    <w:rsid w:val="006A4C9D"/>
    <w:rsid w:val="006A5136"/>
    <w:rsid w:val="006A64FD"/>
    <w:rsid w:val="006A6F51"/>
    <w:rsid w:val="006A7A2D"/>
    <w:rsid w:val="006A7A67"/>
    <w:rsid w:val="006A7CFE"/>
    <w:rsid w:val="006B083A"/>
    <w:rsid w:val="006B1E6D"/>
    <w:rsid w:val="006B2E35"/>
    <w:rsid w:val="006B2FF3"/>
    <w:rsid w:val="006B3165"/>
    <w:rsid w:val="006B333D"/>
    <w:rsid w:val="006B38A7"/>
    <w:rsid w:val="006B3D2B"/>
    <w:rsid w:val="006B3FDF"/>
    <w:rsid w:val="006B4328"/>
    <w:rsid w:val="006B5C3D"/>
    <w:rsid w:val="006B6D4F"/>
    <w:rsid w:val="006B6F85"/>
    <w:rsid w:val="006B73F0"/>
    <w:rsid w:val="006B74BA"/>
    <w:rsid w:val="006B7801"/>
    <w:rsid w:val="006B7F89"/>
    <w:rsid w:val="006C01A0"/>
    <w:rsid w:val="006C1483"/>
    <w:rsid w:val="006C3D21"/>
    <w:rsid w:val="006C4C43"/>
    <w:rsid w:val="006C6009"/>
    <w:rsid w:val="006C6E2D"/>
    <w:rsid w:val="006C712A"/>
    <w:rsid w:val="006C7D31"/>
    <w:rsid w:val="006C7E4A"/>
    <w:rsid w:val="006D03D8"/>
    <w:rsid w:val="006D0917"/>
    <w:rsid w:val="006D0C7F"/>
    <w:rsid w:val="006D0E60"/>
    <w:rsid w:val="006D1101"/>
    <w:rsid w:val="006D1357"/>
    <w:rsid w:val="006D1BF4"/>
    <w:rsid w:val="006D1D03"/>
    <w:rsid w:val="006D201F"/>
    <w:rsid w:val="006D24A3"/>
    <w:rsid w:val="006D2E8C"/>
    <w:rsid w:val="006D2F2A"/>
    <w:rsid w:val="006D3178"/>
    <w:rsid w:val="006D584F"/>
    <w:rsid w:val="006D5DF4"/>
    <w:rsid w:val="006D61F3"/>
    <w:rsid w:val="006D6C14"/>
    <w:rsid w:val="006D6E82"/>
    <w:rsid w:val="006D7CEA"/>
    <w:rsid w:val="006E0048"/>
    <w:rsid w:val="006E0574"/>
    <w:rsid w:val="006E13BD"/>
    <w:rsid w:val="006E2DD0"/>
    <w:rsid w:val="006E4912"/>
    <w:rsid w:val="006E4A87"/>
    <w:rsid w:val="006E4B08"/>
    <w:rsid w:val="006E4BC9"/>
    <w:rsid w:val="006E4BF4"/>
    <w:rsid w:val="006E4C92"/>
    <w:rsid w:val="006E6216"/>
    <w:rsid w:val="006E645D"/>
    <w:rsid w:val="006E7063"/>
    <w:rsid w:val="006F1353"/>
    <w:rsid w:val="006F1FB8"/>
    <w:rsid w:val="006F2028"/>
    <w:rsid w:val="006F318E"/>
    <w:rsid w:val="006F396B"/>
    <w:rsid w:val="006F3D01"/>
    <w:rsid w:val="006F3DAE"/>
    <w:rsid w:val="006F40D8"/>
    <w:rsid w:val="006F42D2"/>
    <w:rsid w:val="006F470C"/>
    <w:rsid w:val="006F6A60"/>
    <w:rsid w:val="006F6DB4"/>
    <w:rsid w:val="006F7581"/>
    <w:rsid w:val="007009ED"/>
    <w:rsid w:val="00701AE8"/>
    <w:rsid w:val="00703097"/>
    <w:rsid w:val="007036A1"/>
    <w:rsid w:val="007039F2"/>
    <w:rsid w:val="00703C14"/>
    <w:rsid w:val="007049A2"/>
    <w:rsid w:val="0070506E"/>
    <w:rsid w:val="00705FE8"/>
    <w:rsid w:val="007063FC"/>
    <w:rsid w:val="0070649C"/>
    <w:rsid w:val="00707258"/>
    <w:rsid w:val="00710083"/>
    <w:rsid w:val="00711615"/>
    <w:rsid w:val="007119EC"/>
    <w:rsid w:val="0071217F"/>
    <w:rsid w:val="0071258A"/>
    <w:rsid w:val="0071266D"/>
    <w:rsid w:val="00712D88"/>
    <w:rsid w:val="007132B9"/>
    <w:rsid w:val="00713FC9"/>
    <w:rsid w:val="00714854"/>
    <w:rsid w:val="00714B18"/>
    <w:rsid w:val="007160B6"/>
    <w:rsid w:val="007163B0"/>
    <w:rsid w:val="00716550"/>
    <w:rsid w:val="007165EA"/>
    <w:rsid w:val="00716F11"/>
    <w:rsid w:val="00717A3F"/>
    <w:rsid w:val="00717C51"/>
    <w:rsid w:val="00717D13"/>
    <w:rsid w:val="007211F9"/>
    <w:rsid w:val="00721E1C"/>
    <w:rsid w:val="00722596"/>
    <w:rsid w:val="007226FA"/>
    <w:rsid w:val="007239A8"/>
    <w:rsid w:val="00723C0C"/>
    <w:rsid w:val="00723D89"/>
    <w:rsid w:val="00724945"/>
    <w:rsid w:val="00725559"/>
    <w:rsid w:val="00727A93"/>
    <w:rsid w:val="00730600"/>
    <w:rsid w:val="007317BF"/>
    <w:rsid w:val="00732AD7"/>
    <w:rsid w:val="007336E1"/>
    <w:rsid w:val="00733F00"/>
    <w:rsid w:val="007342ED"/>
    <w:rsid w:val="00735431"/>
    <w:rsid w:val="00736184"/>
    <w:rsid w:val="007373C1"/>
    <w:rsid w:val="007373D6"/>
    <w:rsid w:val="007374AC"/>
    <w:rsid w:val="00740DD6"/>
    <w:rsid w:val="0074476A"/>
    <w:rsid w:val="00744992"/>
    <w:rsid w:val="00745060"/>
    <w:rsid w:val="007457A4"/>
    <w:rsid w:val="00745E39"/>
    <w:rsid w:val="00746A3F"/>
    <w:rsid w:val="007478C6"/>
    <w:rsid w:val="0075030E"/>
    <w:rsid w:val="0075097E"/>
    <w:rsid w:val="007520E1"/>
    <w:rsid w:val="00752630"/>
    <w:rsid w:val="00753407"/>
    <w:rsid w:val="0075360F"/>
    <w:rsid w:val="00753AEE"/>
    <w:rsid w:val="007546C6"/>
    <w:rsid w:val="007547AA"/>
    <w:rsid w:val="0075483B"/>
    <w:rsid w:val="00754844"/>
    <w:rsid w:val="0075499E"/>
    <w:rsid w:val="00754B65"/>
    <w:rsid w:val="00755884"/>
    <w:rsid w:val="00755B3C"/>
    <w:rsid w:val="00755FCD"/>
    <w:rsid w:val="0075675E"/>
    <w:rsid w:val="00756EE2"/>
    <w:rsid w:val="007573FF"/>
    <w:rsid w:val="007576BD"/>
    <w:rsid w:val="0076000D"/>
    <w:rsid w:val="00760317"/>
    <w:rsid w:val="00761212"/>
    <w:rsid w:val="00762A2A"/>
    <w:rsid w:val="00763469"/>
    <w:rsid w:val="00763673"/>
    <w:rsid w:val="0076370C"/>
    <w:rsid w:val="007639E2"/>
    <w:rsid w:val="00763EFA"/>
    <w:rsid w:val="007640E8"/>
    <w:rsid w:val="00764512"/>
    <w:rsid w:val="00764635"/>
    <w:rsid w:val="00765328"/>
    <w:rsid w:val="00765BCA"/>
    <w:rsid w:val="00765D01"/>
    <w:rsid w:val="00765EC5"/>
    <w:rsid w:val="00766157"/>
    <w:rsid w:val="007664A9"/>
    <w:rsid w:val="007678BD"/>
    <w:rsid w:val="0077137C"/>
    <w:rsid w:val="007719AA"/>
    <w:rsid w:val="00772402"/>
    <w:rsid w:val="00773678"/>
    <w:rsid w:val="007736F8"/>
    <w:rsid w:val="00773991"/>
    <w:rsid w:val="00774BB9"/>
    <w:rsid w:val="00774FF6"/>
    <w:rsid w:val="007758E8"/>
    <w:rsid w:val="00776652"/>
    <w:rsid w:val="00776EF4"/>
    <w:rsid w:val="0077703D"/>
    <w:rsid w:val="007776ED"/>
    <w:rsid w:val="00777820"/>
    <w:rsid w:val="00780669"/>
    <w:rsid w:val="00780C45"/>
    <w:rsid w:val="00781295"/>
    <w:rsid w:val="007819F3"/>
    <w:rsid w:val="00781DB8"/>
    <w:rsid w:val="00782531"/>
    <w:rsid w:val="00782E8A"/>
    <w:rsid w:val="007832DC"/>
    <w:rsid w:val="0078394A"/>
    <w:rsid w:val="00783C44"/>
    <w:rsid w:val="00783FD4"/>
    <w:rsid w:val="007843BB"/>
    <w:rsid w:val="007858F6"/>
    <w:rsid w:val="0078599E"/>
    <w:rsid w:val="00785AB2"/>
    <w:rsid w:val="00785C3B"/>
    <w:rsid w:val="00786BB4"/>
    <w:rsid w:val="00786CEE"/>
    <w:rsid w:val="00787880"/>
    <w:rsid w:val="00787F9E"/>
    <w:rsid w:val="0079165E"/>
    <w:rsid w:val="00791A27"/>
    <w:rsid w:val="00791A49"/>
    <w:rsid w:val="007933CC"/>
    <w:rsid w:val="0079448C"/>
    <w:rsid w:val="00794790"/>
    <w:rsid w:val="0079492E"/>
    <w:rsid w:val="00794A70"/>
    <w:rsid w:val="00794BB7"/>
    <w:rsid w:val="00794C0C"/>
    <w:rsid w:val="00794EDB"/>
    <w:rsid w:val="00795119"/>
    <w:rsid w:val="00795145"/>
    <w:rsid w:val="0079566C"/>
    <w:rsid w:val="007956EB"/>
    <w:rsid w:val="00795C58"/>
    <w:rsid w:val="007960F9"/>
    <w:rsid w:val="00796198"/>
    <w:rsid w:val="00796266"/>
    <w:rsid w:val="00796C54"/>
    <w:rsid w:val="00796CF6"/>
    <w:rsid w:val="007A0808"/>
    <w:rsid w:val="007A1610"/>
    <w:rsid w:val="007A192B"/>
    <w:rsid w:val="007A1C3B"/>
    <w:rsid w:val="007A2886"/>
    <w:rsid w:val="007A2CAB"/>
    <w:rsid w:val="007A2DFD"/>
    <w:rsid w:val="007A323F"/>
    <w:rsid w:val="007A385D"/>
    <w:rsid w:val="007A43D4"/>
    <w:rsid w:val="007A4770"/>
    <w:rsid w:val="007A4BF5"/>
    <w:rsid w:val="007A6CFF"/>
    <w:rsid w:val="007A73D7"/>
    <w:rsid w:val="007A7409"/>
    <w:rsid w:val="007A7A32"/>
    <w:rsid w:val="007B00EC"/>
    <w:rsid w:val="007B09B5"/>
    <w:rsid w:val="007B114B"/>
    <w:rsid w:val="007B15F4"/>
    <w:rsid w:val="007B2D51"/>
    <w:rsid w:val="007B2FEB"/>
    <w:rsid w:val="007B384D"/>
    <w:rsid w:val="007B3F01"/>
    <w:rsid w:val="007B3F1C"/>
    <w:rsid w:val="007B5108"/>
    <w:rsid w:val="007B534C"/>
    <w:rsid w:val="007B609E"/>
    <w:rsid w:val="007B6714"/>
    <w:rsid w:val="007B6A4C"/>
    <w:rsid w:val="007B7081"/>
    <w:rsid w:val="007B7C2C"/>
    <w:rsid w:val="007C0D67"/>
    <w:rsid w:val="007C14C5"/>
    <w:rsid w:val="007C16B5"/>
    <w:rsid w:val="007C26D8"/>
    <w:rsid w:val="007C2DF4"/>
    <w:rsid w:val="007C30B6"/>
    <w:rsid w:val="007C357F"/>
    <w:rsid w:val="007C36B2"/>
    <w:rsid w:val="007C37C1"/>
    <w:rsid w:val="007C3AA8"/>
    <w:rsid w:val="007C43F9"/>
    <w:rsid w:val="007C4803"/>
    <w:rsid w:val="007C48A4"/>
    <w:rsid w:val="007C4BBB"/>
    <w:rsid w:val="007C4D95"/>
    <w:rsid w:val="007C4E37"/>
    <w:rsid w:val="007C5051"/>
    <w:rsid w:val="007C5A09"/>
    <w:rsid w:val="007C6EAB"/>
    <w:rsid w:val="007C7720"/>
    <w:rsid w:val="007C7BCE"/>
    <w:rsid w:val="007C7DF8"/>
    <w:rsid w:val="007D05C8"/>
    <w:rsid w:val="007D0736"/>
    <w:rsid w:val="007D0764"/>
    <w:rsid w:val="007D08B5"/>
    <w:rsid w:val="007D0C7A"/>
    <w:rsid w:val="007D107B"/>
    <w:rsid w:val="007D1421"/>
    <w:rsid w:val="007D1597"/>
    <w:rsid w:val="007D1F55"/>
    <w:rsid w:val="007D2032"/>
    <w:rsid w:val="007D23BC"/>
    <w:rsid w:val="007D2B31"/>
    <w:rsid w:val="007D2C12"/>
    <w:rsid w:val="007D3798"/>
    <w:rsid w:val="007D3AD1"/>
    <w:rsid w:val="007D4426"/>
    <w:rsid w:val="007D50C5"/>
    <w:rsid w:val="007D599B"/>
    <w:rsid w:val="007D6037"/>
    <w:rsid w:val="007D681E"/>
    <w:rsid w:val="007D6FE7"/>
    <w:rsid w:val="007D702D"/>
    <w:rsid w:val="007D7077"/>
    <w:rsid w:val="007D747B"/>
    <w:rsid w:val="007D7E38"/>
    <w:rsid w:val="007E022F"/>
    <w:rsid w:val="007E0423"/>
    <w:rsid w:val="007E0525"/>
    <w:rsid w:val="007E194E"/>
    <w:rsid w:val="007E19D7"/>
    <w:rsid w:val="007E25CB"/>
    <w:rsid w:val="007E32C7"/>
    <w:rsid w:val="007E45DD"/>
    <w:rsid w:val="007E516E"/>
    <w:rsid w:val="007E6B24"/>
    <w:rsid w:val="007E72FA"/>
    <w:rsid w:val="007E768A"/>
    <w:rsid w:val="007E7978"/>
    <w:rsid w:val="007E7A50"/>
    <w:rsid w:val="007F0CB8"/>
    <w:rsid w:val="007F0F00"/>
    <w:rsid w:val="007F10BD"/>
    <w:rsid w:val="007F1D6F"/>
    <w:rsid w:val="007F205B"/>
    <w:rsid w:val="007F250E"/>
    <w:rsid w:val="007F3BBE"/>
    <w:rsid w:val="007F3C07"/>
    <w:rsid w:val="007F41A1"/>
    <w:rsid w:val="007F433F"/>
    <w:rsid w:val="007F4AD4"/>
    <w:rsid w:val="007F52FA"/>
    <w:rsid w:val="007F5815"/>
    <w:rsid w:val="007F5BF5"/>
    <w:rsid w:val="007F5EF8"/>
    <w:rsid w:val="007F6180"/>
    <w:rsid w:val="007F756E"/>
    <w:rsid w:val="007F7EF0"/>
    <w:rsid w:val="008025C8"/>
    <w:rsid w:val="00802A30"/>
    <w:rsid w:val="00802A34"/>
    <w:rsid w:val="008036E0"/>
    <w:rsid w:val="00804546"/>
    <w:rsid w:val="00806288"/>
    <w:rsid w:val="00806F24"/>
    <w:rsid w:val="008117B2"/>
    <w:rsid w:val="0081223C"/>
    <w:rsid w:val="0081238C"/>
    <w:rsid w:val="00813663"/>
    <w:rsid w:val="008159BC"/>
    <w:rsid w:val="00815BA2"/>
    <w:rsid w:val="00815CDE"/>
    <w:rsid w:val="00817423"/>
    <w:rsid w:val="0081784C"/>
    <w:rsid w:val="00817F65"/>
    <w:rsid w:val="008205AD"/>
    <w:rsid w:val="00821099"/>
    <w:rsid w:val="0082152C"/>
    <w:rsid w:val="00821C05"/>
    <w:rsid w:val="0082259B"/>
    <w:rsid w:val="00822BC4"/>
    <w:rsid w:val="00822E85"/>
    <w:rsid w:val="008231F3"/>
    <w:rsid w:val="008239C7"/>
    <w:rsid w:val="00823A99"/>
    <w:rsid w:val="00823B16"/>
    <w:rsid w:val="00824201"/>
    <w:rsid w:val="0082567C"/>
    <w:rsid w:val="008259FA"/>
    <w:rsid w:val="008263FA"/>
    <w:rsid w:val="008269AF"/>
    <w:rsid w:val="00826BF4"/>
    <w:rsid w:val="00830780"/>
    <w:rsid w:val="00830AB2"/>
    <w:rsid w:val="00831497"/>
    <w:rsid w:val="008316F1"/>
    <w:rsid w:val="00831AD2"/>
    <w:rsid w:val="00833A59"/>
    <w:rsid w:val="00834429"/>
    <w:rsid w:val="00834FCA"/>
    <w:rsid w:val="008353C9"/>
    <w:rsid w:val="008363EF"/>
    <w:rsid w:val="008370DF"/>
    <w:rsid w:val="008370F9"/>
    <w:rsid w:val="0083759F"/>
    <w:rsid w:val="00837B20"/>
    <w:rsid w:val="00837EF0"/>
    <w:rsid w:val="0084014A"/>
    <w:rsid w:val="008401E7"/>
    <w:rsid w:val="0084170A"/>
    <w:rsid w:val="00841B74"/>
    <w:rsid w:val="008430D7"/>
    <w:rsid w:val="008439F5"/>
    <w:rsid w:val="008451E1"/>
    <w:rsid w:val="008454EC"/>
    <w:rsid w:val="0084660B"/>
    <w:rsid w:val="008466D6"/>
    <w:rsid w:val="00846C2D"/>
    <w:rsid w:val="0084700A"/>
    <w:rsid w:val="00847414"/>
    <w:rsid w:val="00847F7E"/>
    <w:rsid w:val="00850350"/>
    <w:rsid w:val="0085046B"/>
    <w:rsid w:val="00850AF6"/>
    <w:rsid w:val="00850EEE"/>
    <w:rsid w:val="008512A8"/>
    <w:rsid w:val="00851341"/>
    <w:rsid w:val="00851A8F"/>
    <w:rsid w:val="00852989"/>
    <w:rsid w:val="00852AA3"/>
    <w:rsid w:val="00852F56"/>
    <w:rsid w:val="00853161"/>
    <w:rsid w:val="0085339C"/>
    <w:rsid w:val="008533F4"/>
    <w:rsid w:val="008542DD"/>
    <w:rsid w:val="0085498A"/>
    <w:rsid w:val="0085561A"/>
    <w:rsid w:val="00855A1A"/>
    <w:rsid w:val="00855B73"/>
    <w:rsid w:val="00855ED0"/>
    <w:rsid w:val="00855F33"/>
    <w:rsid w:val="00855F3B"/>
    <w:rsid w:val="0085662A"/>
    <w:rsid w:val="00856B58"/>
    <w:rsid w:val="00856CA6"/>
    <w:rsid w:val="00860216"/>
    <w:rsid w:val="00860C2B"/>
    <w:rsid w:val="00860E2E"/>
    <w:rsid w:val="008614DB"/>
    <w:rsid w:val="0086181F"/>
    <w:rsid w:val="00861A47"/>
    <w:rsid w:val="00862077"/>
    <w:rsid w:val="008621F3"/>
    <w:rsid w:val="008625D8"/>
    <w:rsid w:val="00862EC1"/>
    <w:rsid w:val="008648D8"/>
    <w:rsid w:val="00865554"/>
    <w:rsid w:val="008707AB"/>
    <w:rsid w:val="00871054"/>
    <w:rsid w:val="00871323"/>
    <w:rsid w:val="00871725"/>
    <w:rsid w:val="00871D2B"/>
    <w:rsid w:val="00872400"/>
    <w:rsid w:val="00874ABA"/>
    <w:rsid w:val="00875684"/>
    <w:rsid w:val="0087584E"/>
    <w:rsid w:val="00875D23"/>
    <w:rsid w:val="00876D36"/>
    <w:rsid w:val="00876D9C"/>
    <w:rsid w:val="00877470"/>
    <w:rsid w:val="00880BE5"/>
    <w:rsid w:val="00880CD8"/>
    <w:rsid w:val="008814E4"/>
    <w:rsid w:val="008818ED"/>
    <w:rsid w:val="00883321"/>
    <w:rsid w:val="00883996"/>
    <w:rsid w:val="008839E9"/>
    <w:rsid w:val="00883A03"/>
    <w:rsid w:val="008842F9"/>
    <w:rsid w:val="00884392"/>
    <w:rsid w:val="00885768"/>
    <w:rsid w:val="00885D0E"/>
    <w:rsid w:val="008868B8"/>
    <w:rsid w:val="00886C2B"/>
    <w:rsid w:val="008873C2"/>
    <w:rsid w:val="00891856"/>
    <w:rsid w:val="008921C3"/>
    <w:rsid w:val="00892590"/>
    <w:rsid w:val="008932B2"/>
    <w:rsid w:val="00893C6C"/>
    <w:rsid w:val="00893EA3"/>
    <w:rsid w:val="00894498"/>
    <w:rsid w:val="0089465E"/>
    <w:rsid w:val="00894990"/>
    <w:rsid w:val="00894FAB"/>
    <w:rsid w:val="008957C4"/>
    <w:rsid w:val="00895DCC"/>
    <w:rsid w:val="0089604C"/>
    <w:rsid w:val="00896D57"/>
    <w:rsid w:val="008A0271"/>
    <w:rsid w:val="008A02A3"/>
    <w:rsid w:val="008A05F5"/>
    <w:rsid w:val="008A0761"/>
    <w:rsid w:val="008A0940"/>
    <w:rsid w:val="008A0C3B"/>
    <w:rsid w:val="008A23FF"/>
    <w:rsid w:val="008A2F0E"/>
    <w:rsid w:val="008A45AD"/>
    <w:rsid w:val="008A4A3D"/>
    <w:rsid w:val="008A4A42"/>
    <w:rsid w:val="008A5D22"/>
    <w:rsid w:val="008A5EA8"/>
    <w:rsid w:val="008A6BC0"/>
    <w:rsid w:val="008A7CE1"/>
    <w:rsid w:val="008B09EC"/>
    <w:rsid w:val="008B1BC7"/>
    <w:rsid w:val="008B1EBB"/>
    <w:rsid w:val="008B2018"/>
    <w:rsid w:val="008B2BB0"/>
    <w:rsid w:val="008B3106"/>
    <w:rsid w:val="008B35C1"/>
    <w:rsid w:val="008B4353"/>
    <w:rsid w:val="008B4F9B"/>
    <w:rsid w:val="008B5489"/>
    <w:rsid w:val="008B55D6"/>
    <w:rsid w:val="008B5784"/>
    <w:rsid w:val="008B645C"/>
    <w:rsid w:val="008B6562"/>
    <w:rsid w:val="008B6BF6"/>
    <w:rsid w:val="008B75BD"/>
    <w:rsid w:val="008B7816"/>
    <w:rsid w:val="008B7874"/>
    <w:rsid w:val="008B7895"/>
    <w:rsid w:val="008B78AF"/>
    <w:rsid w:val="008B7CAF"/>
    <w:rsid w:val="008C0C64"/>
    <w:rsid w:val="008C0E51"/>
    <w:rsid w:val="008C0F37"/>
    <w:rsid w:val="008C1AFC"/>
    <w:rsid w:val="008C1C36"/>
    <w:rsid w:val="008C25F7"/>
    <w:rsid w:val="008C2A12"/>
    <w:rsid w:val="008C2E85"/>
    <w:rsid w:val="008C2F08"/>
    <w:rsid w:val="008C33C0"/>
    <w:rsid w:val="008C3CB7"/>
    <w:rsid w:val="008C3F93"/>
    <w:rsid w:val="008C404D"/>
    <w:rsid w:val="008C4780"/>
    <w:rsid w:val="008C5050"/>
    <w:rsid w:val="008C5C19"/>
    <w:rsid w:val="008C6154"/>
    <w:rsid w:val="008C7F6E"/>
    <w:rsid w:val="008C7FFB"/>
    <w:rsid w:val="008D0005"/>
    <w:rsid w:val="008D009F"/>
    <w:rsid w:val="008D0A5E"/>
    <w:rsid w:val="008D13E9"/>
    <w:rsid w:val="008D18FD"/>
    <w:rsid w:val="008D3977"/>
    <w:rsid w:val="008D3FA6"/>
    <w:rsid w:val="008D543A"/>
    <w:rsid w:val="008D6AC1"/>
    <w:rsid w:val="008E0AD1"/>
    <w:rsid w:val="008E10B7"/>
    <w:rsid w:val="008E1791"/>
    <w:rsid w:val="008E2120"/>
    <w:rsid w:val="008E3216"/>
    <w:rsid w:val="008E392B"/>
    <w:rsid w:val="008E3A7D"/>
    <w:rsid w:val="008E3D2D"/>
    <w:rsid w:val="008E49DD"/>
    <w:rsid w:val="008E519B"/>
    <w:rsid w:val="008E63AA"/>
    <w:rsid w:val="008E679E"/>
    <w:rsid w:val="008E6905"/>
    <w:rsid w:val="008E6D0E"/>
    <w:rsid w:val="008E76AB"/>
    <w:rsid w:val="008E778F"/>
    <w:rsid w:val="008F052D"/>
    <w:rsid w:val="008F0825"/>
    <w:rsid w:val="008F08C2"/>
    <w:rsid w:val="008F1693"/>
    <w:rsid w:val="008F16F3"/>
    <w:rsid w:val="008F1769"/>
    <w:rsid w:val="008F1A9E"/>
    <w:rsid w:val="008F1C7B"/>
    <w:rsid w:val="008F23A7"/>
    <w:rsid w:val="008F343C"/>
    <w:rsid w:val="008F382B"/>
    <w:rsid w:val="008F5003"/>
    <w:rsid w:val="008F6104"/>
    <w:rsid w:val="008F6360"/>
    <w:rsid w:val="008F69EC"/>
    <w:rsid w:val="008F7177"/>
    <w:rsid w:val="008F7D9B"/>
    <w:rsid w:val="00900312"/>
    <w:rsid w:val="0090091B"/>
    <w:rsid w:val="00900A49"/>
    <w:rsid w:val="00900E76"/>
    <w:rsid w:val="009030B5"/>
    <w:rsid w:val="0090341D"/>
    <w:rsid w:val="00903645"/>
    <w:rsid w:val="009038F1"/>
    <w:rsid w:val="00903BE8"/>
    <w:rsid w:val="00903F73"/>
    <w:rsid w:val="0090416F"/>
    <w:rsid w:val="009041B1"/>
    <w:rsid w:val="00904E4A"/>
    <w:rsid w:val="00906723"/>
    <w:rsid w:val="00907319"/>
    <w:rsid w:val="00907935"/>
    <w:rsid w:val="0091029C"/>
    <w:rsid w:val="009114BC"/>
    <w:rsid w:val="00911D2D"/>
    <w:rsid w:val="00911EB9"/>
    <w:rsid w:val="00912C0F"/>
    <w:rsid w:val="009137D9"/>
    <w:rsid w:val="00914068"/>
    <w:rsid w:val="00914788"/>
    <w:rsid w:val="00915255"/>
    <w:rsid w:val="00916244"/>
    <w:rsid w:val="00916364"/>
    <w:rsid w:val="00916D3A"/>
    <w:rsid w:val="00916F59"/>
    <w:rsid w:val="009172CB"/>
    <w:rsid w:val="00917B4C"/>
    <w:rsid w:val="0091EE5D"/>
    <w:rsid w:val="00920334"/>
    <w:rsid w:val="00920EEC"/>
    <w:rsid w:val="00920F47"/>
    <w:rsid w:val="00921471"/>
    <w:rsid w:val="009222D4"/>
    <w:rsid w:val="00922A1C"/>
    <w:rsid w:val="00923314"/>
    <w:rsid w:val="00924E38"/>
    <w:rsid w:val="0092513C"/>
    <w:rsid w:val="009251FB"/>
    <w:rsid w:val="00925BBF"/>
    <w:rsid w:val="00925DD3"/>
    <w:rsid w:val="009265A6"/>
    <w:rsid w:val="009270ED"/>
    <w:rsid w:val="00927469"/>
    <w:rsid w:val="00927587"/>
    <w:rsid w:val="00930647"/>
    <w:rsid w:val="009308DE"/>
    <w:rsid w:val="00930C57"/>
    <w:rsid w:val="00930F05"/>
    <w:rsid w:val="00931020"/>
    <w:rsid w:val="00932864"/>
    <w:rsid w:val="009334B6"/>
    <w:rsid w:val="00933515"/>
    <w:rsid w:val="00933544"/>
    <w:rsid w:val="009335A6"/>
    <w:rsid w:val="00933D32"/>
    <w:rsid w:val="009348CB"/>
    <w:rsid w:val="00934ED0"/>
    <w:rsid w:val="00935C3E"/>
    <w:rsid w:val="009368C2"/>
    <w:rsid w:val="00936B6E"/>
    <w:rsid w:val="009370C9"/>
    <w:rsid w:val="0093730B"/>
    <w:rsid w:val="00937BD3"/>
    <w:rsid w:val="00940C35"/>
    <w:rsid w:val="00941CA5"/>
    <w:rsid w:val="00942138"/>
    <w:rsid w:val="00943BA7"/>
    <w:rsid w:val="00943F53"/>
    <w:rsid w:val="00944118"/>
    <w:rsid w:val="009451AF"/>
    <w:rsid w:val="00945318"/>
    <w:rsid w:val="009457F4"/>
    <w:rsid w:val="00946BAC"/>
    <w:rsid w:val="00947BAB"/>
    <w:rsid w:val="00950466"/>
    <w:rsid w:val="00951A7B"/>
    <w:rsid w:val="0095251F"/>
    <w:rsid w:val="00952809"/>
    <w:rsid w:val="00952D4C"/>
    <w:rsid w:val="00952FBB"/>
    <w:rsid w:val="00953420"/>
    <w:rsid w:val="00953466"/>
    <w:rsid w:val="009542ED"/>
    <w:rsid w:val="00954706"/>
    <w:rsid w:val="009548AC"/>
    <w:rsid w:val="00954D25"/>
    <w:rsid w:val="0095501E"/>
    <w:rsid w:val="0095512C"/>
    <w:rsid w:val="00955A30"/>
    <w:rsid w:val="0095611E"/>
    <w:rsid w:val="00956473"/>
    <w:rsid w:val="0095774D"/>
    <w:rsid w:val="00957857"/>
    <w:rsid w:val="00957861"/>
    <w:rsid w:val="009606A5"/>
    <w:rsid w:val="00960894"/>
    <w:rsid w:val="009608C0"/>
    <w:rsid w:val="00961AF5"/>
    <w:rsid w:val="00962A08"/>
    <w:rsid w:val="00962C7E"/>
    <w:rsid w:val="009634EB"/>
    <w:rsid w:val="009645C0"/>
    <w:rsid w:val="009649CC"/>
    <w:rsid w:val="00964D62"/>
    <w:rsid w:val="00964F37"/>
    <w:rsid w:val="00965121"/>
    <w:rsid w:val="00965324"/>
    <w:rsid w:val="00967007"/>
    <w:rsid w:val="00967087"/>
    <w:rsid w:val="00967AC6"/>
    <w:rsid w:val="00967B20"/>
    <w:rsid w:val="00970062"/>
    <w:rsid w:val="009709FC"/>
    <w:rsid w:val="00970D2A"/>
    <w:rsid w:val="00971161"/>
    <w:rsid w:val="00971509"/>
    <w:rsid w:val="009722E4"/>
    <w:rsid w:val="009723BE"/>
    <w:rsid w:val="009727D9"/>
    <w:rsid w:val="00972F6B"/>
    <w:rsid w:val="009736D9"/>
    <w:rsid w:val="00973D47"/>
    <w:rsid w:val="00975AC7"/>
    <w:rsid w:val="00975C40"/>
    <w:rsid w:val="0097644C"/>
    <w:rsid w:val="009770AE"/>
    <w:rsid w:val="00980881"/>
    <w:rsid w:val="00980989"/>
    <w:rsid w:val="00980E5D"/>
    <w:rsid w:val="0098408E"/>
    <w:rsid w:val="00984A8E"/>
    <w:rsid w:val="00984D9E"/>
    <w:rsid w:val="009853D6"/>
    <w:rsid w:val="009855E7"/>
    <w:rsid w:val="00985D5F"/>
    <w:rsid w:val="00985E6E"/>
    <w:rsid w:val="0098609A"/>
    <w:rsid w:val="0098789B"/>
    <w:rsid w:val="00987979"/>
    <w:rsid w:val="00987B60"/>
    <w:rsid w:val="00990370"/>
    <w:rsid w:val="00991A29"/>
    <w:rsid w:val="00991B08"/>
    <w:rsid w:val="00992085"/>
    <w:rsid w:val="009921D9"/>
    <w:rsid w:val="0099269C"/>
    <w:rsid w:val="0099297B"/>
    <w:rsid w:val="00993394"/>
    <w:rsid w:val="00993C2B"/>
    <w:rsid w:val="009941A8"/>
    <w:rsid w:val="00994766"/>
    <w:rsid w:val="009948FC"/>
    <w:rsid w:val="00995BE6"/>
    <w:rsid w:val="00995CA2"/>
    <w:rsid w:val="00995F33"/>
    <w:rsid w:val="009960D9"/>
    <w:rsid w:val="009967C0"/>
    <w:rsid w:val="00996EC0"/>
    <w:rsid w:val="00996F9F"/>
    <w:rsid w:val="009973A9"/>
    <w:rsid w:val="0099745A"/>
    <w:rsid w:val="0099797C"/>
    <w:rsid w:val="00997A05"/>
    <w:rsid w:val="009A0B18"/>
    <w:rsid w:val="009A0B68"/>
    <w:rsid w:val="009A16B1"/>
    <w:rsid w:val="009A1B4A"/>
    <w:rsid w:val="009A1F49"/>
    <w:rsid w:val="009A226E"/>
    <w:rsid w:val="009A2C39"/>
    <w:rsid w:val="009A2C9A"/>
    <w:rsid w:val="009A2E96"/>
    <w:rsid w:val="009A3048"/>
    <w:rsid w:val="009A357A"/>
    <w:rsid w:val="009A379E"/>
    <w:rsid w:val="009A3D3C"/>
    <w:rsid w:val="009A4024"/>
    <w:rsid w:val="009A4113"/>
    <w:rsid w:val="009A4434"/>
    <w:rsid w:val="009A4A42"/>
    <w:rsid w:val="009A4B44"/>
    <w:rsid w:val="009A655E"/>
    <w:rsid w:val="009A6CD5"/>
    <w:rsid w:val="009A6D12"/>
    <w:rsid w:val="009A7645"/>
    <w:rsid w:val="009B0A3A"/>
    <w:rsid w:val="009B0EEC"/>
    <w:rsid w:val="009B12D3"/>
    <w:rsid w:val="009B1496"/>
    <w:rsid w:val="009B1F31"/>
    <w:rsid w:val="009B234E"/>
    <w:rsid w:val="009B2A64"/>
    <w:rsid w:val="009B36B1"/>
    <w:rsid w:val="009B3AA3"/>
    <w:rsid w:val="009B4461"/>
    <w:rsid w:val="009B45BE"/>
    <w:rsid w:val="009B4E2C"/>
    <w:rsid w:val="009B54CF"/>
    <w:rsid w:val="009B582F"/>
    <w:rsid w:val="009B5855"/>
    <w:rsid w:val="009B6322"/>
    <w:rsid w:val="009B64DE"/>
    <w:rsid w:val="009B6B50"/>
    <w:rsid w:val="009B7284"/>
    <w:rsid w:val="009C0198"/>
    <w:rsid w:val="009C032C"/>
    <w:rsid w:val="009C03C2"/>
    <w:rsid w:val="009C1BE9"/>
    <w:rsid w:val="009C1C9A"/>
    <w:rsid w:val="009C2432"/>
    <w:rsid w:val="009C2D28"/>
    <w:rsid w:val="009C4C0C"/>
    <w:rsid w:val="009C4F29"/>
    <w:rsid w:val="009C5B70"/>
    <w:rsid w:val="009C7045"/>
    <w:rsid w:val="009C71AD"/>
    <w:rsid w:val="009C7CAE"/>
    <w:rsid w:val="009D0A4F"/>
    <w:rsid w:val="009D0E52"/>
    <w:rsid w:val="009D19D0"/>
    <w:rsid w:val="009D36F6"/>
    <w:rsid w:val="009D3E89"/>
    <w:rsid w:val="009D417B"/>
    <w:rsid w:val="009D4AC9"/>
    <w:rsid w:val="009D5136"/>
    <w:rsid w:val="009D5D90"/>
    <w:rsid w:val="009D5DAF"/>
    <w:rsid w:val="009D5E47"/>
    <w:rsid w:val="009D5EE8"/>
    <w:rsid w:val="009D602C"/>
    <w:rsid w:val="009D7269"/>
    <w:rsid w:val="009D72C1"/>
    <w:rsid w:val="009E06F0"/>
    <w:rsid w:val="009E0B0A"/>
    <w:rsid w:val="009E188B"/>
    <w:rsid w:val="009E3C18"/>
    <w:rsid w:val="009E57B9"/>
    <w:rsid w:val="009E5AFD"/>
    <w:rsid w:val="009E6207"/>
    <w:rsid w:val="009E6503"/>
    <w:rsid w:val="009E694B"/>
    <w:rsid w:val="009E790D"/>
    <w:rsid w:val="009E7A90"/>
    <w:rsid w:val="009F0D96"/>
    <w:rsid w:val="009F0E57"/>
    <w:rsid w:val="009F15BD"/>
    <w:rsid w:val="009F162F"/>
    <w:rsid w:val="009F1CCD"/>
    <w:rsid w:val="009F27D2"/>
    <w:rsid w:val="009F442C"/>
    <w:rsid w:val="009F44B8"/>
    <w:rsid w:val="009F4591"/>
    <w:rsid w:val="009F4D37"/>
    <w:rsid w:val="009F5676"/>
    <w:rsid w:val="009F6442"/>
    <w:rsid w:val="009F66CE"/>
    <w:rsid w:val="009F6C92"/>
    <w:rsid w:val="009F766A"/>
    <w:rsid w:val="009F7CF3"/>
    <w:rsid w:val="00A00082"/>
    <w:rsid w:val="00A00135"/>
    <w:rsid w:val="00A0104D"/>
    <w:rsid w:val="00A02C97"/>
    <w:rsid w:val="00A030FB"/>
    <w:rsid w:val="00A0351D"/>
    <w:rsid w:val="00A04052"/>
    <w:rsid w:val="00A0409B"/>
    <w:rsid w:val="00A04670"/>
    <w:rsid w:val="00A047D5"/>
    <w:rsid w:val="00A04ACB"/>
    <w:rsid w:val="00A04EBE"/>
    <w:rsid w:val="00A0510B"/>
    <w:rsid w:val="00A0523C"/>
    <w:rsid w:val="00A05EC3"/>
    <w:rsid w:val="00A05F36"/>
    <w:rsid w:val="00A06A78"/>
    <w:rsid w:val="00A0711C"/>
    <w:rsid w:val="00A0778E"/>
    <w:rsid w:val="00A07AEE"/>
    <w:rsid w:val="00A07F1A"/>
    <w:rsid w:val="00A1236C"/>
    <w:rsid w:val="00A12B60"/>
    <w:rsid w:val="00A12BED"/>
    <w:rsid w:val="00A1349E"/>
    <w:rsid w:val="00A13725"/>
    <w:rsid w:val="00A15DD4"/>
    <w:rsid w:val="00A161AB"/>
    <w:rsid w:val="00A2039F"/>
    <w:rsid w:val="00A207C4"/>
    <w:rsid w:val="00A2181C"/>
    <w:rsid w:val="00A21CAA"/>
    <w:rsid w:val="00A22423"/>
    <w:rsid w:val="00A22760"/>
    <w:rsid w:val="00A228EB"/>
    <w:rsid w:val="00A229C3"/>
    <w:rsid w:val="00A2304F"/>
    <w:rsid w:val="00A2319C"/>
    <w:rsid w:val="00A231B6"/>
    <w:rsid w:val="00A239DC"/>
    <w:rsid w:val="00A24266"/>
    <w:rsid w:val="00A24459"/>
    <w:rsid w:val="00A246C8"/>
    <w:rsid w:val="00A24B72"/>
    <w:rsid w:val="00A24BDF"/>
    <w:rsid w:val="00A24C36"/>
    <w:rsid w:val="00A253C3"/>
    <w:rsid w:val="00A25430"/>
    <w:rsid w:val="00A2568B"/>
    <w:rsid w:val="00A2572F"/>
    <w:rsid w:val="00A25C29"/>
    <w:rsid w:val="00A25EDD"/>
    <w:rsid w:val="00A26C20"/>
    <w:rsid w:val="00A270E5"/>
    <w:rsid w:val="00A276BE"/>
    <w:rsid w:val="00A27951"/>
    <w:rsid w:val="00A30315"/>
    <w:rsid w:val="00A3068B"/>
    <w:rsid w:val="00A30797"/>
    <w:rsid w:val="00A30ACD"/>
    <w:rsid w:val="00A30CB0"/>
    <w:rsid w:val="00A30D96"/>
    <w:rsid w:val="00A31D1C"/>
    <w:rsid w:val="00A31E70"/>
    <w:rsid w:val="00A322DA"/>
    <w:rsid w:val="00A32578"/>
    <w:rsid w:val="00A330FC"/>
    <w:rsid w:val="00A33574"/>
    <w:rsid w:val="00A341D2"/>
    <w:rsid w:val="00A35130"/>
    <w:rsid w:val="00A3D8EF"/>
    <w:rsid w:val="00A40097"/>
    <w:rsid w:val="00A40477"/>
    <w:rsid w:val="00A4175C"/>
    <w:rsid w:val="00A41769"/>
    <w:rsid w:val="00A41D3C"/>
    <w:rsid w:val="00A42DFA"/>
    <w:rsid w:val="00A43350"/>
    <w:rsid w:val="00A45085"/>
    <w:rsid w:val="00A47E16"/>
    <w:rsid w:val="00A47E7D"/>
    <w:rsid w:val="00A504F5"/>
    <w:rsid w:val="00A507E5"/>
    <w:rsid w:val="00A50C2E"/>
    <w:rsid w:val="00A51040"/>
    <w:rsid w:val="00A51A58"/>
    <w:rsid w:val="00A52F6A"/>
    <w:rsid w:val="00A534BF"/>
    <w:rsid w:val="00A53602"/>
    <w:rsid w:val="00A53F28"/>
    <w:rsid w:val="00A56457"/>
    <w:rsid w:val="00A60158"/>
    <w:rsid w:val="00A602F2"/>
    <w:rsid w:val="00A60318"/>
    <w:rsid w:val="00A6047B"/>
    <w:rsid w:val="00A6065F"/>
    <w:rsid w:val="00A60F44"/>
    <w:rsid w:val="00A61630"/>
    <w:rsid w:val="00A61C81"/>
    <w:rsid w:val="00A61E0E"/>
    <w:rsid w:val="00A62B94"/>
    <w:rsid w:val="00A6384E"/>
    <w:rsid w:val="00A64D63"/>
    <w:rsid w:val="00A65035"/>
    <w:rsid w:val="00A65F4E"/>
    <w:rsid w:val="00A667B0"/>
    <w:rsid w:val="00A6753B"/>
    <w:rsid w:val="00A67EED"/>
    <w:rsid w:val="00A7058F"/>
    <w:rsid w:val="00A7152F"/>
    <w:rsid w:val="00A71AB9"/>
    <w:rsid w:val="00A71C5C"/>
    <w:rsid w:val="00A71F18"/>
    <w:rsid w:val="00A72009"/>
    <w:rsid w:val="00A72926"/>
    <w:rsid w:val="00A737D4"/>
    <w:rsid w:val="00A74040"/>
    <w:rsid w:val="00A74B27"/>
    <w:rsid w:val="00A7595E"/>
    <w:rsid w:val="00A75AA7"/>
    <w:rsid w:val="00A76039"/>
    <w:rsid w:val="00A765D9"/>
    <w:rsid w:val="00A76796"/>
    <w:rsid w:val="00A774B7"/>
    <w:rsid w:val="00A80387"/>
    <w:rsid w:val="00A8138F"/>
    <w:rsid w:val="00A816F1"/>
    <w:rsid w:val="00A81A29"/>
    <w:rsid w:val="00A81F02"/>
    <w:rsid w:val="00A82945"/>
    <w:rsid w:val="00A82B6C"/>
    <w:rsid w:val="00A82E22"/>
    <w:rsid w:val="00A82F90"/>
    <w:rsid w:val="00A83B40"/>
    <w:rsid w:val="00A84101"/>
    <w:rsid w:val="00A844B0"/>
    <w:rsid w:val="00A850DB"/>
    <w:rsid w:val="00A858BF"/>
    <w:rsid w:val="00A86E9A"/>
    <w:rsid w:val="00A86FC6"/>
    <w:rsid w:val="00A87188"/>
    <w:rsid w:val="00A87AD5"/>
    <w:rsid w:val="00A91261"/>
    <w:rsid w:val="00A922CC"/>
    <w:rsid w:val="00A927B0"/>
    <w:rsid w:val="00A92AF5"/>
    <w:rsid w:val="00A92B4F"/>
    <w:rsid w:val="00A92FDC"/>
    <w:rsid w:val="00A933DE"/>
    <w:rsid w:val="00A94AF0"/>
    <w:rsid w:val="00A94C61"/>
    <w:rsid w:val="00A95BAD"/>
    <w:rsid w:val="00A96BD7"/>
    <w:rsid w:val="00A96EB4"/>
    <w:rsid w:val="00A971A5"/>
    <w:rsid w:val="00A97C5C"/>
    <w:rsid w:val="00AA0E8D"/>
    <w:rsid w:val="00AA0FCB"/>
    <w:rsid w:val="00AA102C"/>
    <w:rsid w:val="00AA1371"/>
    <w:rsid w:val="00AA1749"/>
    <w:rsid w:val="00AA19D5"/>
    <w:rsid w:val="00AA2147"/>
    <w:rsid w:val="00AA22ED"/>
    <w:rsid w:val="00AA2B99"/>
    <w:rsid w:val="00AA2BDB"/>
    <w:rsid w:val="00AA30B2"/>
    <w:rsid w:val="00AA3781"/>
    <w:rsid w:val="00AA3820"/>
    <w:rsid w:val="00AA382E"/>
    <w:rsid w:val="00AA4D84"/>
    <w:rsid w:val="00AA562C"/>
    <w:rsid w:val="00AA602E"/>
    <w:rsid w:val="00AA6053"/>
    <w:rsid w:val="00AA638C"/>
    <w:rsid w:val="00AA64D9"/>
    <w:rsid w:val="00AA73B2"/>
    <w:rsid w:val="00AA7954"/>
    <w:rsid w:val="00AA79C6"/>
    <w:rsid w:val="00AA7B78"/>
    <w:rsid w:val="00AB06DC"/>
    <w:rsid w:val="00AB07AB"/>
    <w:rsid w:val="00AB0A06"/>
    <w:rsid w:val="00AB1CA3"/>
    <w:rsid w:val="00AB26DA"/>
    <w:rsid w:val="00AB2AA8"/>
    <w:rsid w:val="00AB2BBE"/>
    <w:rsid w:val="00AB2FF4"/>
    <w:rsid w:val="00AB46B8"/>
    <w:rsid w:val="00AB4C4E"/>
    <w:rsid w:val="00AB53A2"/>
    <w:rsid w:val="00AB564F"/>
    <w:rsid w:val="00AB5903"/>
    <w:rsid w:val="00AB5D55"/>
    <w:rsid w:val="00AB74E5"/>
    <w:rsid w:val="00AC00B5"/>
    <w:rsid w:val="00AC04F7"/>
    <w:rsid w:val="00AC088F"/>
    <w:rsid w:val="00AC0B1B"/>
    <w:rsid w:val="00AC10C4"/>
    <w:rsid w:val="00AC11AA"/>
    <w:rsid w:val="00AC11F4"/>
    <w:rsid w:val="00AC185A"/>
    <w:rsid w:val="00AC1D32"/>
    <w:rsid w:val="00AC1E78"/>
    <w:rsid w:val="00AC2482"/>
    <w:rsid w:val="00AC2BB9"/>
    <w:rsid w:val="00AC34E9"/>
    <w:rsid w:val="00AC35D5"/>
    <w:rsid w:val="00AC3A23"/>
    <w:rsid w:val="00AC45A3"/>
    <w:rsid w:val="00AC47CF"/>
    <w:rsid w:val="00AC4D31"/>
    <w:rsid w:val="00AC6502"/>
    <w:rsid w:val="00AC7839"/>
    <w:rsid w:val="00AD0013"/>
    <w:rsid w:val="00AD02E2"/>
    <w:rsid w:val="00AD064D"/>
    <w:rsid w:val="00AD0811"/>
    <w:rsid w:val="00AD08C6"/>
    <w:rsid w:val="00AD0E00"/>
    <w:rsid w:val="00AD0F1C"/>
    <w:rsid w:val="00AD18D7"/>
    <w:rsid w:val="00AD1C0C"/>
    <w:rsid w:val="00AD2A08"/>
    <w:rsid w:val="00AD30BC"/>
    <w:rsid w:val="00AD4A60"/>
    <w:rsid w:val="00AD4E3C"/>
    <w:rsid w:val="00AD5B10"/>
    <w:rsid w:val="00AD5DFF"/>
    <w:rsid w:val="00AD6945"/>
    <w:rsid w:val="00AD72BB"/>
    <w:rsid w:val="00AD7953"/>
    <w:rsid w:val="00AE0482"/>
    <w:rsid w:val="00AE07DA"/>
    <w:rsid w:val="00AE084A"/>
    <w:rsid w:val="00AE0970"/>
    <w:rsid w:val="00AE0BA6"/>
    <w:rsid w:val="00AE0C59"/>
    <w:rsid w:val="00AE11C0"/>
    <w:rsid w:val="00AE1637"/>
    <w:rsid w:val="00AE188E"/>
    <w:rsid w:val="00AE1C20"/>
    <w:rsid w:val="00AE1CF6"/>
    <w:rsid w:val="00AE24AD"/>
    <w:rsid w:val="00AE2C7B"/>
    <w:rsid w:val="00AE31E2"/>
    <w:rsid w:val="00AE350F"/>
    <w:rsid w:val="00AE3694"/>
    <w:rsid w:val="00AE39F5"/>
    <w:rsid w:val="00AE3EC4"/>
    <w:rsid w:val="00AE4F44"/>
    <w:rsid w:val="00AE63AE"/>
    <w:rsid w:val="00AE6AAB"/>
    <w:rsid w:val="00AF06C6"/>
    <w:rsid w:val="00AF1C23"/>
    <w:rsid w:val="00AF203C"/>
    <w:rsid w:val="00AF2603"/>
    <w:rsid w:val="00AF2BD1"/>
    <w:rsid w:val="00AF315E"/>
    <w:rsid w:val="00AF3284"/>
    <w:rsid w:val="00AF3D23"/>
    <w:rsid w:val="00AF48B9"/>
    <w:rsid w:val="00AF4FB4"/>
    <w:rsid w:val="00AF562E"/>
    <w:rsid w:val="00AF588E"/>
    <w:rsid w:val="00AF5EE4"/>
    <w:rsid w:val="00B004D1"/>
    <w:rsid w:val="00B006B7"/>
    <w:rsid w:val="00B009E1"/>
    <w:rsid w:val="00B016BD"/>
    <w:rsid w:val="00B02C74"/>
    <w:rsid w:val="00B0304D"/>
    <w:rsid w:val="00B031E4"/>
    <w:rsid w:val="00B03616"/>
    <w:rsid w:val="00B0411C"/>
    <w:rsid w:val="00B04C9D"/>
    <w:rsid w:val="00B04CA4"/>
    <w:rsid w:val="00B04EEA"/>
    <w:rsid w:val="00B05774"/>
    <w:rsid w:val="00B06290"/>
    <w:rsid w:val="00B06902"/>
    <w:rsid w:val="00B07980"/>
    <w:rsid w:val="00B07A9B"/>
    <w:rsid w:val="00B100E6"/>
    <w:rsid w:val="00B10D4C"/>
    <w:rsid w:val="00B1271D"/>
    <w:rsid w:val="00B13025"/>
    <w:rsid w:val="00B133B8"/>
    <w:rsid w:val="00B1382F"/>
    <w:rsid w:val="00B138C2"/>
    <w:rsid w:val="00B13C1D"/>
    <w:rsid w:val="00B14502"/>
    <w:rsid w:val="00B15A23"/>
    <w:rsid w:val="00B1687A"/>
    <w:rsid w:val="00B169F3"/>
    <w:rsid w:val="00B16AE2"/>
    <w:rsid w:val="00B1765E"/>
    <w:rsid w:val="00B17EF5"/>
    <w:rsid w:val="00B208FA"/>
    <w:rsid w:val="00B20CD6"/>
    <w:rsid w:val="00B2229F"/>
    <w:rsid w:val="00B22BFC"/>
    <w:rsid w:val="00B23181"/>
    <w:rsid w:val="00B23400"/>
    <w:rsid w:val="00B23BDA"/>
    <w:rsid w:val="00B23F5D"/>
    <w:rsid w:val="00B24CA8"/>
    <w:rsid w:val="00B26BF0"/>
    <w:rsid w:val="00B26FC6"/>
    <w:rsid w:val="00B27534"/>
    <w:rsid w:val="00B27E9D"/>
    <w:rsid w:val="00B30273"/>
    <w:rsid w:val="00B316FA"/>
    <w:rsid w:val="00B31FF6"/>
    <w:rsid w:val="00B3259A"/>
    <w:rsid w:val="00B337A1"/>
    <w:rsid w:val="00B341B0"/>
    <w:rsid w:val="00B346BF"/>
    <w:rsid w:val="00B34B24"/>
    <w:rsid w:val="00B35533"/>
    <w:rsid w:val="00B3554F"/>
    <w:rsid w:val="00B3607F"/>
    <w:rsid w:val="00B36DEF"/>
    <w:rsid w:val="00B40766"/>
    <w:rsid w:val="00B4177D"/>
    <w:rsid w:val="00B41B64"/>
    <w:rsid w:val="00B41D2F"/>
    <w:rsid w:val="00B4241C"/>
    <w:rsid w:val="00B42B09"/>
    <w:rsid w:val="00B43656"/>
    <w:rsid w:val="00B45537"/>
    <w:rsid w:val="00B45FA3"/>
    <w:rsid w:val="00B4609C"/>
    <w:rsid w:val="00B4678E"/>
    <w:rsid w:val="00B46B4D"/>
    <w:rsid w:val="00B47229"/>
    <w:rsid w:val="00B47230"/>
    <w:rsid w:val="00B472AC"/>
    <w:rsid w:val="00B4746D"/>
    <w:rsid w:val="00B500DF"/>
    <w:rsid w:val="00B505D6"/>
    <w:rsid w:val="00B51193"/>
    <w:rsid w:val="00B51733"/>
    <w:rsid w:val="00B522B1"/>
    <w:rsid w:val="00B52569"/>
    <w:rsid w:val="00B52B17"/>
    <w:rsid w:val="00B52F33"/>
    <w:rsid w:val="00B53051"/>
    <w:rsid w:val="00B5310C"/>
    <w:rsid w:val="00B535EC"/>
    <w:rsid w:val="00B5387D"/>
    <w:rsid w:val="00B53C21"/>
    <w:rsid w:val="00B53DF3"/>
    <w:rsid w:val="00B53FD0"/>
    <w:rsid w:val="00B543BA"/>
    <w:rsid w:val="00B551CB"/>
    <w:rsid w:val="00B554B8"/>
    <w:rsid w:val="00B55842"/>
    <w:rsid w:val="00B55AED"/>
    <w:rsid w:val="00B55C5F"/>
    <w:rsid w:val="00B56822"/>
    <w:rsid w:val="00B56AA2"/>
    <w:rsid w:val="00B56C9C"/>
    <w:rsid w:val="00B56DB1"/>
    <w:rsid w:val="00B56F68"/>
    <w:rsid w:val="00B600B7"/>
    <w:rsid w:val="00B61461"/>
    <w:rsid w:val="00B61771"/>
    <w:rsid w:val="00B61A5A"/>
    <w:rsid w:val="00B61D63"/>
    <w:rsid w:val="00B62066"/>
    <w:rsid w:val="00B62659"/>
    <w:rsid w:val="00B633EE"/>
    <w:rsid w:val="00B63B08"/>
    <w:rsid w:val="00B64BC2"/>
    <w:rsid w:val="00B6533B"/>
    <w:rsid w:val="00B65CE2"/>
    <w:rsid w:val="00B70AD0"/>
    <w:rsid w:val="00B70CD5"/>
    <w:rsid w:val="00B712C3"/>
    <w:rsid w:val="00B7248B"/>
    <w:rsid w:val="00B724AE"/>
    <w:rsid w:val="00B72541"/>
    <w:rsid w:val="00B735FC"/>
    <w:rsid w:val="00B73D26"/>
    <w:rsid w:val="00B74236"/>
    <w:rsid w:val="00B74B3F"/>
    <w:rsid w:val="00B74C58"/>
    <w:rsid w:val="00B75D5E"/>
    <w:rsid w:val="00B7682A"/>
    <w:rsid w:val="00B76BF5"/>
    <w:rsid w:val="00B76D6E"/>
    <w:rsid w:val="00B801E5"/>
    <w:rsid w:val="00B80BB7"/>
    <w:rsid w:val="00B813A5"/>
    <w:rsid w:val="00B83288"/>
    <w:rsid w:val="00B834FB"/>
    <w:rsid w:val="00B85E49"/>
    <w:rsid w:val="00B860E6"/>
    <w:rsid w:val="00B86BDD"/>
    <w:rsid w:val="00B86BFE"/>
    <w:rsid w:val="00B902AB"/>
    <w:rsid w:val="00B9049B"/>
    <w:rsid w:val="00B92798"/>
    <w:rsid w:val="00B929C4"/>
    <w:rsid w:val="00B93F17"/>
    <w:rsid w:val="00B94132"/>
    <w:rsid w:val="00B94F54"/>
    <w:rsid w:val="00B955B3"/>
    <w:rsid w:val="00B9589B"/>
    <w:rsid w:val="00B96C7A"/>
    <w:rsid w:val="00B96E43"/>
    <w:rsid w:val="00B96FD5"/>
    <w:rsid w:val="00BA0C53"/>
    <w:rsid w:val="00BA242F"/>
    <w:rsid w:val="00BA2935"/>
    <w:rsid w:val="00BA304E"/>
    <w:rsid w:val="00BA37E6"/>
    <w:rsid w:val="00BA45E7"/>
    <w:rsid w:val="00BA46D9"/>
    <w:rsid w:val="00BA4E7C"/>
    <w:rsid w:val="00BA5144"/>
    <w:rsid w:val="00BA5983"/>
    <w:rsid w:val="00BA6624"/>
    <w:rsid w:val="00BA6A83"/>
    <w:rsid w:val="00BB07C5"/>
    <w:rsid w:val="00BB09E2"/>
    <w:rsid w:val="00BB0AFC"/>
    <w:rsid w:val="00BB0E8D"/>
    <w:rsid w:val="00BB0F44"/>
    <w:rsid w:val="00BB19D0"/>
    <w:rsid w:val="00BB2858"/>
    <w:rsid w:val="00BB2C6C"/>
    <w:rsid w:val="00BB36C2"/>
    <w:rsid w:val="00BB3E5B"/>
    <w:rsid w:val="00BB403B"/>
    <w:rsid w:val="00BB46E7"/>
    <w:rsid w:val="00BB4ABD"/>
    <w:rsid w:val="00BB4BA4"/>
    <w:rsid w:val="00BB587A"/>
    <w:rsid w:val="00BB5CAA"/>
    <w:rsid w:val="00BB5DD4"/>
    <w:rsid w:val="00BB6335"/>
    <w:rsid w:val="00BB74CC"/>
    <w:rsid w:val="00BB75DA"/>
    <w:rsid w:val="00BB7EA5"/>
    <w:rsid w:val="00BB7F03"/>
    <w:rsid w:val="00BBD4D8"/>
    <w:rsid w:val="00BC1BF3"/>
    <w:rsid w:val="00BC21B0"/>
    <w:rsid w:val="00BC2540"/>
    <w:rsid w:val="00BC2781"/>
    <w:rsid w:val="00BC2846"/>
    <w:rsid w:val="00BC31C5"/>
    <w:rsid w:val="00BC4D45"/>
    <w:rsid w:val="00BC5385"/>
    <w:rsid w:val="00BC5461"/>
    <w:rsid w:val="00BC56A3"/>
    <w:rsid w:val="00BC687C"/>
    <w:rsid w:val="00BC6B0B"/>
    <w:rsid w:val="00BC782E"/>
    <w:rsid w:val="00BD002D"/>
    <w:rsid w:val="00BD062A"/>
    <w:rsid w:val="00BD0766"/>
    <w:rsid w:val="00BD0B3E"/>
    <w:rsid w:val="00BD128F"/>
    <w:rsid w:val="00BD1F69"/>
    <w:rsid w:val="00BD238E"/>
    <w:rsid w:val="00BD2EDC"/>
    <w:rsid w:val="00BD2F7A"/>
    <w:rsid w:val="00BD349D"/>
    <w:rsid w:val="00BD3DF9"/>
    <w:rsid w:val="00BD40E7"/>
    <w:rsid w:val="00BD47D2"/>
    <w:rsid w:val="00BD4D71"/>
    <w:rsid w:val="00BD4EA6"/>
    <w:rsid w:val="00BD5C57"/>
    <w:rsid w:val="00BD7AE5"/>
    <w:rsid w:val="00BE0A90"/>
    <w:rsid w:val="00BE0CAB"/>
    <w:rsid w:val="00BE0EDF"/>
    <w:rsid w:val="00BE1267"/>
    <w:rsid w:val="00BE1E8E"/>
    <w:rsid w:val="00BE1F9E"/>
    <w:rsid w:val="00BE22A8"/>
    <w:rsid w:val="00BE2616"/>
    <w:rsid w:val="00BE278C"/>
    <w:rsid w:val="00BE3E07"/>
    <w:rsid w:val="00BE3EEA"/>
    <w:rsid w:val="00BE4865"/>
    <w:rsid w:val="00BE4B70"/>
    <w:rsid w:val="00BE53E3"/>
    <w:rsid w:val="00BE5A8B"/>
    <w:rsid w:val="00BE5C1D"/>
    <w:rsid w:val="00BE6173"/>
    <w:rsid w:val="00BE7F9A"/>
    <w:rsid w:val="00BF0344"/>
    <w:rsid w:val="00BF1100"/>
    <w:rsid w:val="00BF1D5C"/>
    <w:rsid w:val="00BF2D9F"/>
    <w:rsid w:val="00BF2DC3"/>
    <w:rsid w:val="00BF2E3C"/>
    <w:rsid w:val="00BF4825"/>
    <w:rsid w:val="00BF4A09"/>
    <w:rsid w:val="00BF531E"/>
    <w:rsid w:val="00BF5428"/>
    <w:rsid w:val="00BF588B"/>
    <w:rsid w:val="00BF636C"/>
    <w:rsid w:val="00BF64F0"/>
    <w:rsid w:val="00BF64F9"/>
    <w:rsid w:val="00BF7DC2"/>
    <w:rsid w:val="00C0059D"/>
    <w:rsid w:val="00C00719"/>
    <w:rsid w:val="00C01151"/>
    <w:rsid w:val="00C013B1"/>
    <w:rsid w:val="00C017CD"/>
    <w:rsid w:val="00C017E2"/>
    <w:rsid w:val="00C018E6"/>
    <w:rsid w:val="00C0282A"/>
    <w:rsid w:val="00C02FF6"/>
    <w:rsid w:val="00C035E5"/>
    <w:rsid w:val="00C03EC2"/>
    <w:rsid w:val="00C048D3"/>
    <w:rsid w:val="00C04A17"/>
    <w:rsid w:val="00C05E09"/>
    <w:rsid w:val="00C063A7"/>
    <w:rsid w:val="00C064F7"/>
    <w:rsid w:val="00C06E27"/>
    <w:rsid w:val="00C06F94"/>
    <w:rsid w:val="00C0746D"/>
    <w:rsid w:val="00C07FFD"/>
    <w:rsid w:val="00C10263"/>
    <w:rsid w:val="00C10734"/>
    <w:rsid w:val="00C10CE8"/>
    <w:rsid w:val="00C12414"/>
    <w:rsid w:val="00C13CEF"/>
    <w:rsid w:val="00C14992"/>
    <w:rsid w:val="00C15038"/>
    <w:rsid w:val="00C153F6"/>
    <w:rsid w:val="00C154C2"/>
    <w:rsid w:val="00C1571B"/>
    <w:rsid w:val="00C15FEA"/>
    <w:rsid w:val="00C161DC"/>
    <w:rsid w:val="00C165B0"/>
    <w:rsid w:val="00C17BB3"/>
    <w:rsid w:val="00C17EBC"/>
    <w:rsid w:val="00C17F8A"/>
    <w:rsid w:val="00C203E5"/>
    <w:rsid w:val="00C20A3C"/>
    <w:rsid w:val="00C20BA2"/>
    <w:rsid w:val="00C216FA"/>
    <w:rsid w:val="00C230CF"/>
    <w:rsid w:val="00C23C6F"/>
    <w:rsid w:val="00C25CFF"/>
    <w:rsid w:val="00C25D4F"/>
    <w:rsid w:val="00C2667A"/>
    <w:rsid w:val="00C30402"/>
    <w:rsid w:val="00C3041C"/>
    <w:rsid w:val="00C32E7A"/>
    <w:rsid w:val="00C339A5"/>
    <w:rsid w:val="00C33A15"/>
    <w:rsid w:val="00C34D9A"/>
    <w:rsid w:val="00C34E19"/>
    <w:rsid w:val="00C352DC"/>
    <w:rsid w:val="00C35D72"/>
    <w:rsid w:val="00C365DC"/>
    <w:rsid w:val="00C36643"/>
    <w:rsid w:val="00C370A6"/>
    <w:rsid w:val="00C37BB3"/>
    <w:rsid w:val="00C37E87"/>
    <w:rsid w:val="00C4049A"/>
    <w:rsid w:val="00C40727"/>
    <w:rsid w:val="00C42B43"/>
    <w:rsid w:val="00C4309B"/>
    <w:rsid w:val="00C43A6F"/>
    <w:rsid w:val="00C44598"/>
    <w:rsid w:val="00C466F6"/>
    <w:rsid w:val="00C46B4A"/>
    <w:rsid w:val="00C47BD3"/>
    <w:rsid w:val="00C506F8"/>
    <w:rsid w:val="00C50BDD"/>
    <w:rsid w:val="00C51404"/>
    <w:rsid w:val="00C51A13"/>
    <w:rsid w:val="00C51BE4"/>
    <w:rsid w:val="00C51E4E"/>
    <w:rsid w:val="00C51F69"/>
    <w:rsid w:val="00C52B8F"/>
    <w:rsid w:val="00C52D2F"/>
    <w:rsid w:val="00C537A6"/>
    <w:rsid w:val="00C53FB7"/>
    <w:rsid w:val="00C5408D"/>
    <w:rsid w:val="00C544A8"/>
    <w:rsid w:val="00C556D9"/>
    <w:rsid w:val="00C557E0"/>
    <w:rsid w:val="00C5623D"/>
    <w:rsid w:val="00C56620"/>
    <w:rsid w:val="00C56F14"/>
    <w:rsid w:val="00C578F7"/>
    <w:rsid w:val="00C57C3A"/>
    <w:rsid w:val="00C57DE9"/>
    <w:rsid w:val="00C57FD4"/>
    <w:rsid w:val="00C60A13"/>
    <w:rsid w:val="00C61175"/>
    <w:rsid w:val="00C61340"/>
    <w:rsid w:val="00C61DE5"/>
    <w:rsid w:val="00C623CD"/>
    <w:rsid w:val="00C642D2"/>
    <w:rsid w:val="00C6433C"/>
    <w:rsid w:val="00C650BF"/>
    <w:rsid w:val="00C668FB"/>
    <w:rsid w:val="00C66A36"/>
    <w:rsid w:val="00C674EB"/>
    <w:rsid w:val="00C674F9"/>
    <w:rsid w:val="00C701E2"/>
    <w:rsid w:val="00C71D58"/>
    <w:rsid w:val="00C71D91"/>
    <w:rsid w:val="00C71FC1"/>
    <w:rsid w:val="00C72909"/>
    <w:rsid w:val="00C745F8"/>
    <w:rsid w:val="00C74CAC"/>
    <w:rsid w:val="00C7511F"/>
    <w:rsid w:val="00C76D30"/>
    <w:rsid w:val="00C771EA"/>
    <w:rsid w:val="00C77BAD"/>
    <w:rsid w:val="00C77E03"/>
    <w:rsid w:val="00C77FD9"/>
    <w:rsid w:val="00C811B6"/>
    <w:rsid w:val="00C8136F"/>
    <w:rsid w:val="00C818A3"/>
    <w:rsid w:val="00C81CD4"/>
    <w:rsid w:val="00C82348"/>
    <w:rsid w:val="00C8305C"/>
    <w:rsid w:val="00C837B8"/>
    <w:rsid w:val="00C84890"/>
    <w:rsid w:val="00C84FF4"/>
    <w:rsid w:val="00C858A5"/>
    <w:rsid w:val="00C85E21"/>
    <w:rsid w:val="00C867F3"/>
    <w:rsid w:val="00C870B8"/>
    <w:rsid w:val="00C87A76"/>
    <w:rsid w:val="00C90004"/>
    <w:rsid w:val="00C902D7"/>
    <w:rsid w:val="00C9045C"/>
    <w:rsid w:val="00C90A14"/>
    <w:rsid w:val="00C916D3"/>
    <w:rsid w:val="00C91A7F"/>
    <w:rsid w:val="00C91DFB"/>
    <w:rsid w:val="00C92FBE"/>
    <w:rsid w:val="00C93905"/>
    <w:rsid w:val="00C93B65"/>
    <w:rsid w:val="00C93BF2"/>
    <w:rsid w:val="00C9455A"/>
    <w:rsid w:val="00C966FA"/>
    <w:rsid w:val="00C96A1B"/>
    <w:rsid w:val="00C97127"/>
    <w:rsid w:val="00CA042B"/>
    <w:rsid w:val="00CA07AB"/>
    <w:rsid w:val="00CA1A83"/>
    <w:rsid w:val="00CA1AC7"/>
    <w:rsid w:val="00CA2710"/>
    <w:rsid w:val="00CA2D38"/>
    <w:rsid w:val="00CA339C"/>
    <w:rsid w:val="00CA33E9"/>
    <w:rsid w:val="00CA36DB"/>
    <w:rsid w:val="00CA3ACE"/>
    <w:rsid w:val="00CA4248"/>
    <w:rsid w:val="00CA4968"/>
    <w:rsid w:val="00CA4E74"/>
    <w:rsid w:val="00CA5D0E"/>
    <w:rsid w:val="00CA5F35"/>
    <w:rsid w:val="00CA6053"/>
    <w:rsid w:val="00CA6704"/>
    <w:rsid w:val="00CA6FBA"/>
    <w:rsid w:val="00CA7E98"/>
    <w:rsid w:val="00CB0282"/>
    <w:rsid w:val="00CB040B"/>
    <w:rsid w:val="00CB0757"/>
    <w:rsid w:val="00CB0AF2"/>
    <w:rsid w:val="00CB17BF"/>
    <w:rsid w:val="00CB19ED"/>
    <w:rsid w:val="00CB219A"/>
    <w:rsid w:val="00CB231C"/>
    <w:rsid w:val="00CB2A3B"/>
    <w:rsid w:val="00CB2AE1"/>
    <w:rsid w:val="00CB3833"/>
    <w:rsid w:val="00CB3E17"/>
    <w:rsid w:val="00CB4525"/>
    <w:rsid w:val="00CB49F1"/>
    <w:rsid w:val="00CB5108"/>
    <w:rsid w:val="00CB5BCC"/>
    <w:rsid w:val="00CB5C74"/>
    <w:rsid w:val="00CB60EA"/>
    <w:rsid w:val="00CB6DBA"/>
    <w:rsid w:val="00CB73A7"/>
    <w:rsid w:val="00CC09CF"/>
    <w:rsid w:val="00CC1170"/>
    <w:rsid w:val="00CC130F"/>
    <w:rsid w:val="00CC13E9"/>
    <w:rsid w:val="00CC1670"/>
    <w:rsid w:val="00CC170E"/>
    <w:rsid w:val="00CC1C2D"/>
    <w:rsid w:val="00CC450E"/>
    <w:rsid w:val="00CC4900"/>
    <w:rsid w:val="00CC4DAE"/>
    <w:rsid w:val="00CC4E89"/>
    <w:rsid w:val="00CC4ED3"/>
    <w:rsid w:val="00CC51E6"/>
    <w:rsid w:val="00CC5421"/>
    <w:rsid w:val="00CC557D"/>
    <w:rsid w:val="00CC5C7A"/>
    <w:rsid w:val="00CC74B4"/>
    <w:rsid w:val="00CC7BA1"/>
    <w:rsid w:val="00CD04FB"/>
    <w:rsid w:val="00CD0AB3"/>
    <w:rsid w:val="00CD109B"/>
    <w:rsid w:val="00CD12B3"/>
    <w:rsid w:val="00CD18B3"/>
    <w:rsid w:val="00CD19C1"/>
    <w:rsid w:val="00CD1FBE"/>
    <w:rsid w:val="00CD2172"/>
    <w:rsid w:val="00CD3027"/>
    <w:rsid w:val="00CD33AE"/>
    <w:rsid w:val="00CD33D6"/>
    <w:rsid w:val="00CD33EE"/>
    <w:rsid w:val="00CD375A"/>
    <w:rsid w:val="00CD44C3"/>
    <w:rsid w:val="00CD4D50"/>
    <w:rsid w:val="00CD51E2"/>
    <w:rsid w:val="00CD592A"/>
    <w:rsid w:val="00CD5C8A"/>
    <w:rsid w:val="00CD5D59"/>
    <w:rsid w:val="00CD77B8"/>
    <w:rsid w:val="00CD7A5D"/>
    <w:rsid w:val="00CE0351"/>
    <w:rsid w:val="00CE0531"/>
    <w:rsid w:val="00CE0A73"/>
    <w:rsid w:val="00CE0EBA"/>
    <w:rsid w:val="00CE1014"/>
    <w:rsid w:val="00CE35CB"/>
    <w:rsid w:val="00CE3F40"/>
    <w:rsid w:val="00CE42D8"/>
    <w:rsid w:val="00CE46C6"/>
    <w:rsid w:val="00CE4995"/>
    <w:rsid w:val="00CE4FB7"/>
    <w:rsid w:val="00CE5533"/>
    <w:rsid w:val="00CE63CE"/>
    <w:rsid w:val="00CE66B0"/>
    <w:rsid w:val="00CE6C55"/>
    <w:rsid w:val="00CE7DB2"/>
    <w:rsid w:val="00CF0A8F"/>
    <w:rsid w:val="00CF109A"/>
    <w:rsid w:val="00CF1D8D"/>
    <w:rsid w:val="00CF38AD"/>
    <w:rsid w:val="00CF3975"/>
    <w:rsid w:val="00CF45D6"/>
    <w:rsid w:val="00CF5122"/>
    <w:rsid w:val="00CF5445"/>
    <w:rsid w:val="00CF590F"/>
    <w:rsid w:val="00CF5F8C"/>
    <w:rsid w:val="00CF635B"/>
    <w:rsid w:val="00CF775E"/>
    <w:rsid w:val="00D0089C"/>
    <w:rsid w:val="00D015AF"/>
    <w:rsid w:val="00D015CF"/>
    <w:rsid w:val="00D01F13"/>
    <w:rsid w:val="00D0261A"/>
    <w:rsid w:val="00D03285"/>
    <w:rsid w:val="00D032E9"/>
    <w:rsid w:val="00D044D2"/>
    <w:rsid w:val="00D049AB"/>
    <w:rsid w:val="00D04C40"/>
    <w:rsid w:val="00D04DDB"/>
    <w:rsid w:val="00D0510B"/>
    <w:rsid w:val="00D0583F"/>
    <w:rsid w:val="00D05CD6"/>
    <w:rsid w:val="00D06813"/>
    <w:rsid w:val="00D06E0E"/>
    <w:rsid w:val="00D07E6F"/>
    <w:rsid w:val="00D10562"/>
    <w:rsid w:val="00D11140"/>
    <w:rsid w:val="00D11886"/>
    <w:rsid w:val="00D12ED7"/>
    <w:rsid w:val="00D1381D"/>
    <w:rsid w:val="00D138DE"/>
    <w:rsid w:val="00D1508D"/>
    <w:rsid w:val="00D1543C"/>
    <w:rsid w:val="00D15458"/>
    <w:rsid w:val="00D16167"/>
    <w:rsid w:val="00D162EA"/>
    <w:rsid w:val="00D16D36"/>
    <w:rsid w:val="00D1741F"/>
    <w:rsid w:val="00D215C4"/>
    <w:rsid w:val="00D2229D"/>
    <w:rsid w:val="00D2260E"/>
    <w:rsid w:val="00D22642"/>
    <w:rsid w:val="00D23F24"/>
    <w:rsid w:val="00D25142"/>
    <w:rsid w:val="00D2526B"/>
    <w:rsid w:val="00D25668"/>
    <w:rsid w:val="00D279A5"/>
    <w:rsid w:val="00D27D1F"/>
    <w:rsid w:val="00D304E7"/>
    <w:rsid w:val="00D309A0"/>
    <w:rsid w:val="00D30C7E"/>
    <w:rsid w:val="00D3114A"/>
    <w:rsid w:val="00D312B3"/>
    <w:rsid w:val="00D31F87"/>
    <w:rsid w:val="00D327A1"/>
    <w:rsid w:val="00D333D8"/>
    <w:rsid w:val="00D348E5"/>
    <w:rsid w:val="00D351E5"/>
    <w:rsid w:val="00D357DE"/>
    <w:rsid w:val="00D35E6C"/>
    <w:rsid w:val="00D35EBF"/>
    <w:rsid w:val="00D362E4"/>
    <w:rsid w:val="00D36F17"/>
    <w:rsid w:val="00D370AD"/>
    <w:rsid w:val="00D372F0"/>
    <w:rsid w:val="00D37A5E"/>
    <w:rsid w:val="00D37ED4"/>
    <w:rsid w:val="00D40802"/>
    <w:rsid w:val="00D40EFA"/>
    <w:rsid w:val="00D410A5"/>
    <w:rsid w:val="00D412A0"/>
    <w:rsid w:val="00D4143C"/>
    <w:rsid w:val="00D4229B"/>
    <w:rsid w:val="00D42BE2"/>
    <w:rsid w:val="00D434F7"/>
    <w:rsid w:val="00D43EAE"/>
    <w:rsid w:val="00D443FF"/>
    <w:rsid w:val="00D44556"/>
    <w:rsid w:val="00D45781"/>
    <w:rsid w:val="00D45E57"/>
    <w:rsid w:val="00D45FCF"/>
    <w:rsid w:val="00D4617C"/>
    <w:rsid w:val="00D46DBD"/>
    <w:rsid w:val="00D47762"/>
    <w:rsid w:val="00D47B0B"/>
    <w:rsid w:val="00D5028F"/>
    <w:rsid w:val="00D50842"/>
    <w:rsid w:val="00D50B02"/>
    <w:rsid w:val="00D50CD8"/>
    <w:rsid w:val="00D5121B"/>
    <w:rsid w:val="00D5309A"/>
    <w:rsid w:val="00D5313E"/>
    <w:rsid w:val="00D54AF2"/>
    <w:rsid w:val="00D5578B"/>
    <w:rsid w:val="00D5588A"/>
    <w:rsid w:val="00D563C3"/>
    <w:rsid w:val="00D566C5"/>
    <w:rsid w:val="00D574D2"/>
    <w:rsid w:val="00D57650"/>
    <w:rsid w:val="00D61189"/>
    <w:rsid w:val="00D632B6"/>
    <w:rsid w:val="00D642BB"/>
    <w:rsid w:val="00D647B2"/>
    <w:rsid w:val="00D649E4"/>
    <w:rsid w:val="00D65375"/>
    <w:rsid w:val="00D656DD"/>
    <w:rsid w:val="00D6592C"/>
    <w:rsid w:val="00D662F8"/>
    <w:rsid w:val="00D66636"/>
    <w:rsid w:val="00D66A8D"/>
    <w:rsid w:val="00D672DD"/>
    <w:rsid w:val="00D6766A"/>
    <w:rsid w:val="00D67878"/>
    <w:rsid w:val="00D70233"/>
    <w:rsid w:val="00D7024C"/>
    <w:rsid w:val="00D70B6F"/>
    <w:rsid w:val="00D70F20"/>
    <w:rsid w:val="00D71262"/>
    <w:rsid w:val="00D714DE"/>
    <w:rsid w:val="00D7175C"/>
    <w:rsid w:val="00D719AC"/>
    <w:rsid w:val="00D723B1"/>
    <w:rsid w:val="00D73271"/>
    <w:rsid w:val="00D7332C"/>
    <w:rsid w:val="00D73542"/>
    <w:rsid w:val="00D737C5"/>
    <w:rsid w:val="00D73856"/>
    <w:rsid w:val="00D73B3A"/>
    <w:rsid w:val="00D7524A"/>
    <w:rsid w:val="00D7648E"/>
    <w:rsid w:val="00D765AE"/>
    <w:rsid w:val="00D767C0"/>
    <w:rsid w:val="00D76ED2"/>
    <w:rsid w:val="00D773A8"/>
    <w:rsid w:val="00D81CE3"/>
    <w:rsid w:val="00D82AE1"/>
    <w:rsid w:val="00D835B2"/>
    <w:rsid w:val="00D83676"/>
    <w:rsid w:val="00D836FA"/>
    <w:rsid w:val="00D848F4"/>
    <w:rsid w:val="00D849AF"/>
    <w:rsid w:val="00D84AF9"/>
    <w:rsid w:val="00D85587"/>
    <w:rsid w:val="00D85C33"/>
    <w:rsid w:val="00D86081"/>
    <w:rsid w:val="00D86F89"/>
    <w:rsid w:val="00D87961"/>
    <w:rsid w:val="00D87B8D"/>
    <w:rsid w:val="00D87CC8"/>
    <w:rsid w:val="00D87D53"/>
    <w:rsid w:val="00D87D5A"/>
    <w:rsid w:val="00D900E9"/>
    <w:rsid w:val="00D90AAD"/>
    <w:rsid w:val="00D923B3"/>
    <w:rsid w:val="00D9243C"/>
    <w:rsid w:val="00D937DB"/>
    <w:rsid w:val="00D93ABD"/>
    <w:rsid w:val="00D93F0B"/>
    <w:rsid w:val="00D94170"/>
    <w:rsid w:val="00D943B9"/>
    <w:rsid w:val="00D9497C"/>
    <w:rsid w:val="00D94CF6"/>
    <w:rsid w:val="00D94DFC"/>
    <w:rsid w:val="00D95462"/>
    <w:rsid w:val="00D95C15"/>
    <w:rsid w:val="00D95E16"/>
    <w:rsid w:val="00D96132"/>
    <w:rsid w:val="00D96AED"/>
    <w:rsid w:val="00D96D9D"/>
    <w:rsid w:val="00D96F67"/>
    <w:rsid w:val="00D97CD4"/>
    <w:rsid w:val="00DA0291"/>
    <w:rsid w:val="00DA0452"/>
    <w:rsid w:val="00DA07FC"/>
    <w:rsid w:val="00DA08D7"/>
    <w:rsid w:val="00DA0911"/>
    <w:rsid w:val="00DA0D8E"/>
    <w:rsid w:val="00DA1209"/>
    <w:rsid w:val="00DA1546"/>
    <w:rsid w:val="00DA15D0"/>
    <w:rsid w:val="00DA1644"/>
    <w:rsid w:val="00DA1BA4"/>
    <w:rsid w:val="00DA29A0"/>
    <w:rsid w:val="00DA4009"/>
    <w:rsid w:val="00DA434C"/>
    <w:rsid w:val="00DA4760"/>
    <w:rsid w:val="00DA47D4"/>
    <w:rsid w:val="00DA5184"/>
    <w:rsid w:val="00DA5A4D"/>
    <w:rsid w:val="00DA6385"/>
    <w:rsid w:val="00DA6785"/>
    <w:rsid w:val="00DA678F"/>
    <w:rsid w:val="00DA7732"/>
    <w:rsid w:val="00DA7CBA"/>
    <w:rsid w:val="00DB02FC"/>
    <w:rsid w:val="00DB14CE"/>
    <w:rsid w:val="00DB165A"/>
    <w:rsid w:val="00DB1783"/>
    <w:rsid w:val="00DB1B66"/>
    <w:rsid w:val="00DB2037"/>
    <w:rsid w:val="00DB25FE"/>
    <w:rsid w:val="00DB2763"/>
    <w:rsid w:val="00DB29A0"/>
    <w:rsid w:val="00DB2A4C"/>
    <w:rsid w:val="00DB457A"/>
    <w:rsid w:val="00DB45A6"/>
    <w:rsid w:val="00DB4768"/>
    <w:rsid w:val="00DB4E18"/>
    <w:rsid w:val="00DB5F1E"/>
    <w:rsid w:val="00DB6A79"/>
    <w:rsid w:val="00DB7807"/>
    <w:rsid w:val="00DB7CC0"/>
    <w:rsid w:val="00DB7D9F"/>
    <w:rsid w:val="00DC0B24"/>
    <w:rsid w:val="00DC0C5F"/>
    <w:rsid w:val="00DC10EB"/>
    <w:rsid w:val="00DC186C"/>
    <w:rsid w:val="00DC1FED"/>
    <w:rsid w:val="00DC246A"/>
    <w:rsid w:val="00DC2F7B"/>
    <w:rsid w:val="00DC3233"/>
    <w:rsid w:val="00DC387C"/>
    <w:rsid w:val="00DC3CBC"/>
    <w:rsid w:val="00DC429F"/>
    <w:rsid w:val="00DC48B2"/>
    <w:rsid w:val="00DC48D5"/>
    <w:rsid w:val="00DC4AB5"/>
    <w:rsid w:val="00DC4B73"/>
    <w:rsid w:val="00DC6215"/>
    <w:rsid w:val="00DC62A3"/>
    <w:rsid w:val="00DC630B"/>
    <w:rsid w:val="00DC773E"/>
    <w:rsid w:val="00DD012F"/>
    <w:rsid w:val="00DD024C"/>
    <w:rsid w:val="00DD11D4"/>
    <w:rsid w:val="00DD11EB"/>
    <w:rsid w:val="00DD1C36"/>
    <w:rsid w:val="00DD1CDC"/>
    <w:rsid w:val="00DD2136"/>
    <w:rsid w:val="00DD32D7"/>
    <w:rsid w:val="00DD35F7"/>
    <w:rsid w:val="00DD399B"/>
    <w:rsid w:val="00DD3B1E"/>
    <w:rsid w:val="00DD4255"/>
    <w:rsid w:val="00DD44DB"/>
    <w:rsid w:val="00DD45DD"/>
    <w:rsid w:val="00DD49C8"/>
    <w:rsid w:val="00DD4DD8"/>
    <w:rsid w:val="00DD4EFC"/>
    <w:rsid w:val="00DD5ED1"/>
    <w:rsid w:val="00DD637D"/>
    <w:rsid w:val="00DD6603"/>
    <w:rsid w:val="00DD6733"/>
    <w:rsid w:val="00DD6FEE"/>
    <w:rsid w:val="00DD7235"/>
    <w:rsid w:val="00DE023C"/>
    <w:rsid w:val="00DE07F0"/>
    <w:rsid w:val="00DE0D82"/>
    <w:rsid w:val="00DE1623"/>
    <w:rsid w:val="00DE23E5"/>
    <w:rsid w:val="00DE25F0"/>
    <w:rsid w:val="00DE2F4D"/>
    <w:rsid w:val="00DE33DB"/>
    <w:rsid w:val="00DE3414"/>
    <w:rsid w:val="00DE37C8"/>
    <w:rsid w:val="00DE3893"/>
    <w:rsid w:val="00DE3F41"/>
    <w:rsid w:val="00DE42DC"/>
    <w:rsid w:val="00DE44DE"/>
    <w:rsid w:val="00DE58E6"/>
    <w:rsid w:val="00DE591D"/>
    <w:rsid w:val="00DE6845"/>
    <w:rsid w:val="00DE6F59"/>
    <w:rsid w:val="00DE701D"/>
    <w:rsid w:val="00DE7E68"/>
    <w:rsid w:val="00DF0361"/>
    <w:rsid w:val="00DF0B6E"/>
    <w:rsid w:val="00DF0C2A"/>
    <w:rsid w:val="00DF11E2"/>
    <w:rsid w:val="00DF122F"/>
    <w:rsid w:val="00DF223D"/>
    <w:rsid w:val="00DF23B5"/>
    <w:rsid w:val="00DF3993"/>
    <w:rsid w:val="00DF42BD"/>
    <w:rsid w:val="00DF53EF"/>
    <w:rsid w:val="00DF56EC"/>
    <w:rsid w:val="00DF57AD"/>
    <w:rsid w:val="00DF5994"/>
    <w:rsid w:val="00DF5A05"/>
    <w:rsid w:val="00DF5B2C"/>
    <w:rsid w:val="00DF5CD6"/>
    <w:rsid w:val="00DF5D9F"/>
    <w:rsid w:val="00DF5FD7"/>
    <w:rsid w:val="00DF67E6"/>
    <w:rsid w:val="00DF68A9"/>
    <w:rsid w:val="00DF6CAA"/>
    <w:rsid w:val="00DF76E2"/>
    <w:rsid w:val="00DF7BAD"/>
    <w:rsid w:val="00E00027"/>
    <w:rsid w:val="00E00633"/>
    <w:rsid w:val="00E00AE2"/>
    <w:rsid w:val="00E01B32"/>
    <w:rsid w:val="00E01ED3"/>
    <w:rsid w:val="00E02CEB"/>
    <w:rsid w:val="00E02CF4"/>
    <w:rsid w:val="00E03331"/>
    <w:rsid w:val="00E03B99"/>
    <w:rsid w:val="00E048CD"/>
    <w:rsid w:val="00E04A67"/>
    <w:rsid w:val="00E04DD2"/>
    <w:rsid w:val="00E05134"/>
    <w:rsid w:val="00E05496"/>
    <w:rsid w:val="00E05EAA"/>
    <w:rsid w:val="00E06134"/>
    <w:rsid w:val="00E0643D"/>
    <w:rsid w:val="00E06475"/>
    <w:rsid w:val="00E06C92"/>
    <w:rsid w:val="00E06CE1"/>
    <w:rsid w:val="00E07825"/>
    <w:rsid w:val="00E113FC"/>
    <w:rsid w:val="00E11C68"/>
    <w:rsid w:val="00E1252C"/>
    <w:rsid w:val="00E148DF"/>
    <w:rsid w:val="00E14A95"/>
    <w:rsid w:val="00E15486"/>
    <w:rsid w:val="00E15D2B"/>
    <w:rsid w:val="00E15D9D"/>
    <w:rsid w:val="00E15F48"/>
    <w:rsid w:val="00E163F0"/>
    <w:rsid w:val="00E164B7"/>
    <w:rsid w:val="00E167AB"/>
    <w:rsid w:val="00E175D4"/>
    <w:rsid w:val="00E23C9C"/>
    <w:rsid w:val="00E23E58"/>
    <w:rsid w:val="00E24B65"/>
    <w:rsid w:val="00E25167"/>
    <w:rsid w:val="00E25242"/>
    <w:rsid w:val="00E25FF0"/>
    <w:rsid w:val="00E2639A"/>
    <w:rsid w:val="00E27C7F"/>
    <w:rsid w:val="00E307B2"/>
    <w:rsid w:val="00E30837"/>
    <w:rsid w:val="00E31616"/>
    <w:rsid w:val="00E32538"/>
    <w:rsid w:val="00E32750"/>
    <w:rsid w:val="00E32EA6"/>
    <w:rsid w:val="00E340CB"/>
    <w:rsid w:val="00E347C0"/>
    <w:rsid w:val="00E357D2"/>
    <w:rsid w:val="00E374BE"/>
    <w:rsid w:val="00E37A0E"/>
    <w:rsid w:val="00E37C43"/>
    <w:rsid w:val="00E40502"/>
    <w:rsid w:val="00E40F2F"/>
    <w:rsid w:val="00E4135D"/>
    <w:rsid w:val="00E4149E"/>
    <w:rsid w:val="00E41B87"/>
    <w:rsid w:val="00E41D86"/>
    <w:rsid w:val="00E42319"/>
    <w:rsid w:val="00E42DAD"/>
    <w:rsid w:val="00E42E9E"/>
    <w:rsid w:val="00E4340B"/>
    <w:rsid w:val="00E43B89"/>
    <w:rsid w:val="00E446F7"/>
    <w:rsid w:val="00E44998"/>
    <w:rsid w:val="00E44BFA"/>
    <w:rsid w:val="00E451DE"/>
    <w:rsid w:val="00E456CF"/>
    <w:rsid w:val="00E45F57"/>
    <w:rsid w:val="00E46E5A"/>
    <w:rsid w:val="00E46EF9"/>
    <w:rsid w:val="00E472E2"/>
    <w:rsid w:val="00E47E93"/>
    <w:rsid w:val="00E47FAA"/>
    <w:rsid w:val="00E50646"/>
    <w:rsid w:val="00E512FD"/>
    <w:rsid w:val="00E51462"/>
    <w:rsid w:val="00E515B8"/>
    <w:rsid w:val="00E522A6"/>
    <w:rsid w:val="00E52A56"/>
    <w:rsid w:val="00E533E3"/>
    <w:rsid w:val="00E534A4"/>
    <w:rsid w:val="00E53756"/>
    <w:rsid w:val="00E53A66"/>
    <w:rsid w:val="00E53BAB"/>
    <w:rsid w:val="00E54B42"/>
    <w:rsid w:val="00E55D2C"/>
    <w:rsid w:val="00E57C14"/>
    <w:rsid w:val="00E60265"/>
    <w:rsid w:val="00E602B4"/>
    <w:rsid w:val="00E6190E"/>
    <w:rsid w:val="00E624B0"/>
    <w:rsid w:val="00E62E0C"/>
    <w:rsid w:val="00E6365F"/>
    <w:rsid w:val="00E63B08"/>
    <w:rsid w:val="00E640AD"/>
    <w:rsid w:val="00E64396"/>
    <w:rsid w:val="00E6463E"/>
    <w:rsid w:val="00E64BD5"/>
    <w:rsid w:val="00E654A5"/>
    <w:rsid w:val="00E67343"/>
    <w:rsid w:val="00E67746"/>
    <w:rsid w:val="00E6786C"/>
    <w:rsid w:val="00E67E1A"/>
    <w:rsid w:val="00E700E5"/>
    <w:rsid w:val="00E701B0"/>
    <w:rsid w:val="00E70601"/>
    <w:rsid w:val="00E71879"/>
    <w:rsid w:val="00E71ACC"/>
    <w:rsid w:val="00E722A2"/>
    <w:rsid w:val="00E72858"/>
    <w:rsid w:val="00E72AB9"/>
    <w:rsid w:val="00E73741"/>
    <w:rsid w:val="00E73AFC"/>
    <w:rsid w:val="00E748D6"/>
    <w:rsid w:val="00E74C3E"/>
    <w:rsid w:val="00E74CAC"/>
    <w:rsid w:val="00E753BC"/>
    <w:rsid w:val="00E75AB2"/>
    <w:rsid w:val="00E75E66"/>
    <w:rsid w:val="00E76291"/>
    <w:rsid w:val="00E77288"/>
    <w:rsid w:val="00E772AD"/>
    <w:rsid w:val="00E77DAB"/>
    <w:rsid w:val="00E809EE"/>
    <w:rsid w:val="00E82133"/>
    <w:rsid w:val="00E82A45"/>
    <w:rsid w:val="00E8365F"/>
    <w:rsid w:val="00E83CD0"/>
    <w:rsid w:val="00E85B6D"/>
    <w:rsid w:val="00E85FDC"/>
    <w:rsid w:val="00E86074"/>
    <w:rsid w:val="00E87996"/>
    <w:rsid w:val="00E87A30"/>
    <w:rsid w:val="00E87A86"/>
    <w:rsid w:val="00E92D8F"/>
    <w:rsid w:val="00E93343"/>
    <w:rsid w:val="00E944C5"/>
    <w:rsid w:val="00E9505C"/>
    <w:rsid w:val="00E95E47"/>
    <w:rsid w:val="00E96A55"/>
    <w:rsid w:val="00E976DE"/>
    <w:rsid w:val="00EA0501"/>
    <w:rsid w:val="00EA0876"/>
    <w:rsid w:val="00EA0DFD"/>
    <w:rsid w:val="00EA1EA6"/>
    <w:rsid w:val="00EA243A"/>
    <w:rsid w:val="00EA3007"/>
    <w:rsid w:val="00EA3065"/>
    <w:rsid w:val="00EA33C3"/>
    <w:rsid w:val="00EA3704"/>
    <w:rsid w:val="00EA42D9"/>
    <w:rsid w:val="00EA5171"/>
    <w:rsid w:val="00EA5595"/>
    <w:rsid w:val="00EA5F25"/>
    <w:rsid w:val="00EA62DC"/>
    <w:rsid w:val="00EA7495"/>
    <w:rsid w:val="00EA7982"/>
    <w:rsid w:val="00EA7A1E"/>
    <w:rsid w:val="00EB00A7"/>
    <w:rsid w:val="00EB034A"/>
    <w:rsid w:val="00EB076D"/>
    <w:rsid w:val="00EB0A97"/>
    <w:rsid w:val="00EB100D"/>
    <w:rsid w:val="00EB25A9"/>
    <w:rsid w:val="00EB2793"/>
    <w:rsid w:val="00EB2998"/>
    <w:rsid w:val="00EB2A00"/>
    <w:rsid w:val="00EB2D51"/>
    <w:rsid w:val="00EB2DB1"/>
    <w:rsid w:val="00EB30E6"/>
    <w:rsid w:val="00EB373A"/>
    <w:rsid w:val="00EB43CA"/>
    <w:rsid w:val="00EB466A"/>
    <w:rsid w:val="00EB4C78"/>
    <w:rsid w:val="00EB517E"/>
    <w:rsid w:val="00EB5581"/>
    <w:rsid w:val="00EB5BE1"/>
    <w:rsid w:val="00EB5E2B"/>
    <w:rsid w:val="00EB6275"/>
    <w:rsid w:val="00EB74F8"/>
    <w:rsid w:val="00EB79AE"/>
    <w:rsid w:val="00EC0568"/>
    <w:rsid w:val="00EC0A44"/>
    <w:rsid w:val="00EC1EFB"/>
    <w:rsid w:val="00EC3C72"/>
    <w:rsid w:val="00EC4131"/>
    <w:rsid w:val="00EC48D4"/>
    <w:rsid w:val="00EC4A65"/>
    <w:rsid w:val="00EC51E7"/>
    <w:rsid w:val="00EC533C"/>
    <w:rsid w:val="00EC5BC5"/>
    <w:rsid w:val="00EC6A3C"/>
    <w:rsid w:val="00EC76D7"/>
    <w:rsid w:val="00EC798B"/>
    <w:rsid w:val="00ED002F"/>
    <w:rsid w:val="00ED0089"/>
    <w:rsid w:val="00ED0A34"/>
    <w:rsid w:val="00ED0E5B"/>
    <w:rsid w:val="00ED17BC"/>
    <w:rsid w:val="00ED18F7"/>
    <w:rsid w:val="00ED1BD4"/>
    <w:rsid w:val="00ED1C38"/>
    <w:rsid w:val="00ED266F"/>
    <w:rsid w:val="00ED2D0E"/>
    <w:rsid w:val="00ED393B"/>
    <w:rsid w:val="00ED39CE"/>
    <w:rsid w:val="00ED4651"/>
    <w:rsid w:val="00ED61A8"/>
    <w:rsid w:val="00ED6677"/>
    <w:rsid w:val="00ED6A04"/>
    <w:rsid w:val="00ED6CBA"/>
    <w:rsid w:val="00ED7875"/>
    <w:rsid w:val="00EE0446"/>
    <w:rsid w:val="00EE1BAA"/>
    <w:rsid w:val="00EE1DF6"/>
    <w:rsid w:val="00EE20C7"/>
    <w:rsid w:val="00EE232C"/>
    <w:rsid w:val="00EE2387"/>
    <w:rsid w:val="00EE2618"/>
    <w:rsid w:val="00EE3330"/>
    <w:rsid w:val="00EE42FE"/>
    <w:rsid w:val="00EE5346"/>
    <w:rsid w:val="00EE573D"/>
    <w:rsid w:val="00EE5E8B"/>
    <w:rsid w:val="00EE613F"/>
    <w:rsid w:val="00EE6B5B"/>
    <w:rsid w:val="00EE7358"/>
    <w:rsid w:val="00EEA4BB"/>
    <w:rsid w:val="00EF08FA"/>
    <w:rsid w:val="00EF170B"/>
    <w:rsid w:val="00EF1F7F"/>
    <w:rsid w:val="00EF2698"/>
    <w:rsid w:val="00EF3F27"/>
    <w:rsid w:val="00EF46C3"/>
    <w:rsid w:val="00EF645F"/>
    <w:rsid w:val="00EF64BF"/>
    <w:rsid w:val="00EF6655"/>
    <w:rsid w:val="00EF78A8"/>
    <w:rsid w:val="00F020C1"/>
    <w:rsid w:val="00F03797"/>
    <w:rsid w:val="00F068E8"/>
    <w:rsid w:val="00F0721B"/>
    <w:rsid w:val="00F1064B"/>
    <w:rsid w:val="00F106A4"/>
    <w:rsid w:val="00F10AFE"/>
    <w:rsid w:val="00F10B53"/>
    <w:rsid w:val="00F10E42"/>
    <w:rsid w:val="00F1134B"/>
    <w:rsid w:val="00F113FC"/>
    <w:rsid w:val="00F1144E"/>
    <w:rsid w:val="00F11B30"/>
    <w:rsid w:val="00F11D99"/>
    <w:rsid w:val="00F11FBA"/>
    <w:rsid w:val="00F1251C"/>
    <w:rsid w:val="00F12DEF"/>
    <w:rsid w:val="00F135DD"/>
    <w:rsid w:val="00F1390F"/>
    <w:rsid w:val="00F14D0A"/>
    <w:rsid w:val="00F14E02"/>
    <w:rsid w:val="00F15F2E"/>
    <w:rsid w:val="00F163B6"/>
    <w:rsid w:val="00F16D6E"/>
    <w:rsid w:val="00F179FB"/>
    <w:rsid w:val="00F17A39"/>
    <w:rsid w:val="00F205AB"/>
    <w:rsid w:val="00F20D06"/>
    <w:rsid w:val="00F21819"/>
    <w:rsid w:val="00F225C0"/>
    <w:rsid w:val="00F22672"/>
    <w:rsid w:val="00F238A7"/>
    <w:rsid w:val="00F2425B"/>
    <w:rsid w:val="00F24306"/>
    <w:rsid w:val="00F25878"/>
    <w:rsid w:val="00F26AC0"/>
    <w:rsid w:val="00F27101"/>
    <w:rsid w:val="00F27592"/>
    <w:rsid w:val="00F30753"/>
    <w:rsid w:val="00F30FB9"/>
    <w:rsid w:val="00F31071"/>
    <w:rsid w:val="00F313B9"/>
    <w:rsid w:val="00F31413"/>
    <w:rsid w:val="00F317C6"/>
    <w:rsid w:val="00F31EAC"/>
    <w:rsid w:val="00F31F68"/>
    <w:rsid w:val="00F327AB"/>
    <w:rsid w:val="00F33055"/>
    <w:rsid w:val="00F33DA6"/>
    <w:rsid w:val="00F3488D"/>
    <w:rsid w:val="00F34B6A"/>
    <w:rsid w:val="00F35368"/>
    <w:rsid w:val="00F3564F"/>
    <w:rsid w:val="00F368F0"/>
    <w:rsid w:val="00F36BE5"/>
    <w:rsid w:val="00F37A06"/>
    <w:rsid w:val="00F37EFB"/>
    <w:rsid w:val="00F40092"/>
    <w:rsid w:val="00F404D4"/>
    <w:rsid w:val="00F4099C"/>
    <w:rsid w:val="00F4107A"/>
    <w:rsid w:val="00F41E07"/>
    <w:rsid w:val="00F422B9"/>
    <w:rsid w:val="00F42F72"/>
    <w:rsid w:val="00F436BE"/>
    <w:rsid w:val="00F44312"/>
    <w:rsid w:val="00F44433"/>
    <w:rsid w:val="00F448CA"/>
    <w:rsid w:val="00F459C2"/>
    <w:rsid w:val="00F45D12"/>
    <w:rsid w:val="00F463EE"/>
    <w:rsid w:val="00F50B8E"/>
    <w:rsid w:val="00F5214F"/>
    <w:rsid w:val="00F52627"/>
    <w:rsid w:val="00F52858"/>
    <w:rsid w:val="00F53974"/>
    <w:rsid w:val="00F55BA8"/>
    <w:rsid w:val="00F55D1F"/>
    <w:rsid w:val="00F56B90"/>
    <w:rsid w:val="00F570F7"/>
    <w:rsid w:val="00F5763C"/>
    <w:rsid w:val="00F5794C"/>
    <w:rsid w:val="00F57A10"/>
    <w:rsid w:val="00F57B44"/>
    <w:rsid w:val="00F60094"/>
    <w:rsid w:val="00F602AE"/>
    <w:rsid w:val="00F6070C"/>
    <w:rsid w:val="00F60E96"/>
    <w:rsid w:val="00F61347"/>
    <w:rsid w:val="00F61AB7"/>
    <w:rsid w:val="00F61EB3"/>
    <w:rsid w:val="00F62AB5"/>
    <w:rsid w:val="00F62ABF"/>
    <w:rsid w:val="00F62AD3"/>
    <w:rsid w:val="00F63468"/>
    <w:rsid w:val="00F6380B"/>
    <w:rsid w:val="00F63ED5"/>
    <w:rsid w:val="00F65DB6"/>
    <w:rsid w:val="00F6624A"/>
    <w:rsid w:val="00F67749"/>
    <w:rsid w:val="00F67C2A"/>
    <w:rsid w:val="00F67F1F"/>
    <w:rsid w:val="00F704EA"/>
    <w:rsid w:val="00F70A42"/>
    <w:rsid w:val="00F70C5F"/>
    <w:rsid w:val="00F7142A"/>
    <w:rsid w:val="00F71650"/>
    <w:rsid w:val="00F71688"/>
    <w:rsid w:val="00F72F18"/>
    <w:rsid w:val="00F73F2D"/>
    <w:rsid w:val="00F7467A"/>
    <w:rsid w:val="00F751E6"/>
    <w:rsid w:val="00F752E0"/>
    <w:rsid w:val="00F75A4A"/>
    <w:rsid w:val="00F76B88"/>
    <w:rsid w:val="00F776C9"/>
    <w:rsid w:val="00F80A36"/>
    <w:rsid w:val="00F81887"/>
    <w:rsid w:val="00F81F8A"/>
    <w:rsid w:val="00F83E71"/>
    <w:rsid w:val="00F844AF"/>
    <w:rsid w:val="00F8512E"/>
    <w:rsid w:val="00F853C5"/>
    <w:rsid w:val="00F86106"/>
    <w:rsid w:val="00F86A7A"/>
    <w:rsid w:val="00F86C7D"/>
    <w:rsid w:val="00F871DD"/>
    <w:rsid w:val="00F90DC4"/>
    <w:rsid w:val="00F91B95"/>
    <w:rsid w:val="00F91C1A"/>
    <w:rsid w:val="00F92AED"/>
    <w:rsid w:val="00F934DA"/>
    <w:rsid w:val="00F93B12"/>
    <w:rsid w:val="00F9404F"/>
    <w:rsid w:val="00F94331"/>
    <w:rsid w:val="00F94B44"/>
    <w:rsid w:val="00F9573A"/>
    <w:rsid w:val="00F95878"/>
    <w:rsid w:val="00F95AAA"/>
    <w:rsid w:val="00F95F88"/>
    <w:rsid w:val="00F97529"/>
    <w:rsid w:val="00F97685"/>
    <w:rsid w:val="00F97D13"/>
    <w:rsid w:val="00FA0DF9"/>
    <w:rsid w:val="00FA0EB2"/>
    <w:rsid w:val="00FA1FF4"/>
    <w:rsid w:val="00FA2280"/>
    <w:rsid w:val="00FA249C"/>
    <w:rsid w:val="00FA2CAA"/>
    <w:rsid w:val="00FA30AF"/>
    <w:rsid w:val="00FA331E"/>
    <w:rsid w:val="00FA3486"/>
    <w:rsid w:val="00FA3E57"/>
    <w:rsid w:val="00FA4B5F"/>
    <w:rsid w:val="00FA504D"/>
    <w:rsid w:val="00FA54D7"/>
    <w:rsid w:val="00FA7542"/>
    <w:rsid w:val="00FA7F8C"/>
    <w:rsid w:val="00FB0850"/>
    <w:rsid w:val="00FB18AE"/>
    <w:rsid w:val="00FB1E74"/>
    <w:rsid w:val="00FB29EE"/>
    <w:rsid w:val="00FB2F0E"/>
    <w:rsid w:val="00FB315F"/>
    <w:rsid w:val="00FB365B"/>
    <w:rsid w:val="00FB4552"/>
    <w:rsid w:val="00FB4874"/>
    <w:rsid w:val="00FB50CF"/>
    <w:rsid w:val="00FB5E96"/>
    <w:rsid w:val="00FB5EBD"/>
    <w:rsid w:val="00FB6AA9"/>
    <w:rsid w:val="00FB775B"/>
    <w:rsid w:val="00FB7B45"/>
    <w:rsid w:val="00FC0339"/>
    <w:rsid w:val="00FC06DE"/>
    <w:rsid w:val="00FC0701"/>
    <w:rsid w:val="00FC124A"/>
    <w:rsid w:val="00FC16CD"/>
    <w:rsid w:val="00FC283D"/>
    <w:rsid w:val="00FC29E0"/>
    <w:rsid w:val="00FC36B6"/>
    <w:rsid w:val="00FC3D04"/>
    <w:rsid w:val="00FC4A98"/>
    <w:rsid w:val="00FC4B5C"/>
    <w:rsid w:val="00FC4C1D"/>
    <w:rsid w:val="00FC4CB2"/>
    <w:rsid w:val="00FC58C9"/>
    <w:rsid w:val="00FC5CF4"/>
    <w:rsid w:val="00FC5CFF"/>
    <w:rsid w:val="00FC5F3F"/>
    <w:rsid w:val="00FC6240"/>
    <w:rsid w:val="00FC7067"/>
    <w:rsid w:val="00FD0502"/>
    <w:rsid w:val="00FD1424"/>
    <w:rsid w:val="00FD1DCF"/>
    <w:rsid w:val="00FD2264"/>
    <w:rsid w:val="00FD26CF"/>
    <w:rsid w:val="00FD2F23"/>
    <w:rsid w:val="00FD2F4C"/>
    <w:rsid w:val="00FD4E2D"/>
    <w:rsid w:val="00FD5A03"/>
    <w:rsid w:val="00FD5B6D"/>
    <w:rsid w:val="00FD6E49"/>
    <w:rsid w:val="00FD745F"/>
    <w:rsid w:val="00FD7682"/>
    <w:rsid w:val="00FE0669"/>
    <w:rsid w:val="00FE1357"/>
    <w:rsid w:val="00FE1BFC"/>
    <w:rsid w:val="00FE2922"/>
    <w:rsid w:val="00FE434F"/>
    <w:rsid w:val="00FE4ABF"/>
    <w:rsid w:val="00FE4E2E"/>
    <w:rsid w:val="00FE4FE3"/>
    <w:rsid w:val="00FE5633"/>
    <w:rsid w:val="00FE5772"/>
    <w:rsid w:val="00FE60B5"/>
    <w:rsid w:val="00FE74D3"/>
    <w:rsid w:val="00FE7501"/>
    <w:rsid w:val="00FF1480"/>
    <w:rsid w:val="00FF1E19"/>
    <w:rsid w:val="00FF217C"/>
    <w:rsid w:val="00FF3024"/>
    <w:rsid w:val="00FF3A42"/>
    <w:rsid w:val="00FF44CC"/>
    <w:rsid w:val="00FF5C3D"/>
    <w:rsid w:val="00FF5DA1"/>
    <w:rsid w:val="00FF7A7D"/>
    <w:rsid w:val="00FF7B70"/>
    <w:rsid w:val="00FF7D18"/>
    <w:rsid w:val="01375CCC"/>
    <w:rsid w:val="013D750F"/>
    <w:rsid w:val="019DCCF0"/>
    <w:rsid w:val="019FCCB1"/>
    <w:rsid w:val="02207D05"/>
    <w:rsid w:val="0267E1F8"/>
    <w:rsid w:val="02CA6DB2"/>
    <w:rsid w:val="030A873B"/>
    <w:rsid w:val="034EAAEC"/>
    <w:rsid w:val="03BE9EA0"/>
    <w:rsid w:val="03E500D5"/>
    <w:rsid w:val="03F38349"/>
    <w:rsid w:val="04047DAB"/>
    <w:rsid w:val="040920B9"/>
    <w:rsid w:val="040A3CCA"/>
    <w:rsid w:val="04292F1F"/>
    <w:rsid w:val="044F3C2A"/>
    <w:rsid w:val="0452AA00"/>
    <w:rsid w:val="04557263"/>
    <w:rsid w:val="0456177B"/>
    <w:rsid w:val="045D01DC"/>
    <w:rsid w:val="047FD7C6"/>
    <w:rsid w:val="048CCF44"/>
    <w:rsid w:val="0490A594"/>
    <w:rsid w:val="04A339E6"/>
    <w:rsid w:val="04A6E492"/>
    <w:rsid w:val="04AA3059"/>
    <w:rsid w:val="04D6572D"/>
    <w:rsid w:val="04F3940D"/>
    <w:rsid w:val="052F78E4"/>
    <w:rsid w:val="0539A86C"/>
    <w:rsid w:val="05524FCD"/>
    <w:rsid w:val="05586A6B"/>
    <w:rsid w:val="05752B7C"/>
    <w:rsid w:val="057AEEFA"/>
    <w:rsid w:val="05860B24"/>
    <w:rsid w:val="0599814B"/>
    <w:rsid w:val="05CC88B9"/>
    <w:rsid w:val="05D8B0B6"/>
    <w:rsid w:val="05DE15E4"/>
    <w:rsid w:val="05EEC432"/>
    <w:rsid w:val="0619DA66"/>
    <w:rsid w:val="063FA6E2"/>
    <w:rsid w:val="06447C7E"/>
    <w:rsid w:val="0648145B"/>
    <w:rsid w:val="06775536"/>
    <w:rsid w:val="0699B945"/>
    <w:rsid w:val="06B3D06E"/>
    <w:rsid w:val="06C1915C"/>
    <w:rsid w:val="06E81CC5"/>
    <w:rsid w:val="071B3ADE"/>
    <w:rsid w:val="073837A0"/>
    <w:rsid w:val="073CAD9A"/>
    <w:rsid w:val="0779A368"/>
    <w:rsid w:val="07A30E28"/>
    <w:rsid w:val="07CB3D65"/>
    <w:rsid w:val="07D20298"/>
    <w:rsid w:val="07F8CB3A"/>
    <w:rsid w:val="081129C2"/>
    <w:rsid w:val="08298CE7"/>
    <w:rsid w:val="0832D51C"/>
    <w:rsid w:val="084EAC7A"/>
    <w:rsid w:val="0856B356"/>
    <w:rsid w:val="085B1170"/>
    <w:rsid w:val="086CE356"/>
    <w:rsid w:val="086EF2E3"/>
    <w:rsid w:val="0874745B"/>
    <w:rsid w:val="08E8F523"/>
    <w:rsid w:val="08FD6349"/>
    <w:rsid w:val="093FDD25"/>
    <w:rsid w:val="0959EB24"/>
    <w:rsid w:val="09E30204"/>
    <w:rsid w:val="09F5AA5C"/>
    <w:rsid w:val="0A03302A"/>
    <w:rsid w:val="0A179136"/>
    <w:rsid w:val="0A266D98"/>
    <w:rsid w:val="0A2FC27A"/>
    <w:rsid w:val="0A4895BA"/>
    <w:rsid w:val="0A49B849"/>
    <w:rsid w:val="0A6A43E1"/>
    <w:rsid w:val="0A884973"/>
    <w:rsid w:val="0A889F05"/>
    <w:rsid w:val="0AACC453"/>
    <w:rsid w:val="0ABCBC76"/>
    <w:rsid w:val="0AF5DB6C"/>
    <w:rsid w:val="0AF643B0"/>
    <w:rsid w:val="0B03E2A8"/>
    <w:rsid w:val="0B1596AB"/>
    <w:rsid w:val="0B473C5F"/>
    <w:rsid w:val="0B4B32F8"/>
    <w:rsid w:val="0B5C812A"/>
    <w:rsid w:val="0B64AE69"/>
    <w:rsid w:val="0B8FCED7"/>
    <w:rsid w:val="0BA7F9EC"/>
    <w:rsid w:val="0BA8AA69"/>
    <w:rsid w:val="0C131AE5"/>
    <w:rsid w:val="0C24B76F"/>
    <w:rsid w:val="0C3D4F78"/>
    <w:rsid w:val="0C81ECAC"/>
    <w:rsid w:val="0CA2ACB4"/>
    <w:rsid w:val="0CA4E565"/>
    <w:rsid w:val="0CA5D9EC"/>
    <w:rsid w:val="0CAA88FD"/>
    <w:rsid w:val="0CCC673E"/>
    <w:rsid w:val="0CE1F55F"/>
    <w:rsid w:val="0D11A38F"/>
    <w:rsid w:val="0D3C1EAD"/>
    <w:rsid w:val="0D443955"/>
    <w:rsid w:val="0D552F1A"/>
    <w:rsid w:val="0D68E1DD"/>
    <w:rsid w:val="0D779B70"/>
    <w:rsid w:val="0D77B518"/>
    <w:rsid w:val="0D81ECAC"/>
    <w:rsid w:val="0D865673"/>
    <w:rsid w:val="0DDAA2C8"/>
    <w:rsid w:val="0E1861C2"/>
    <w:rsid w:val="0E26025A"/>
    <w:rsid w:val="0E2D7C89"/>
    <w:rsid w:val="0E3603C0"/>
    <w:rsid w:val="0E4332B7"/>
    <w:rsid w:val="0E86A365"/>
    <w:rsid w:val="0E8BBD5F"/>
    <w:rsid w:val="0E93BAA2"/>
    <w:rsid w:val="0E9B4476"/>
    <w:rsid w:val="0EB1A6AB"/>
    <w:rsid w:val="0EBD602E"/>
    <w:rsid w:val="0EC56CC9"/>
    <w:rsid w:val="0F1F648D"/>
    <w:rsid w:val="0F2350F6"/>
    <w:rsid w:val="0F2CF2FD"/>
    <w:rsid w:val="0F4D1C54"/>
    <w:rsid w:val="0FA99855"/>
    <w:rsid w:val="0FDA45E9"/>
    <w:rsid w:val="0FE50BE0"/>
    <w:rsid w:val="0FF9DDDC"/>
    <w:rsid w:val="108A8F41"/>
    <w:rsid w:val="10A949BE"/>
    <w:rsid w:val="10EC60F6"/>
    <w:rsid w:val="110421FF"/>
    <w:rsid w:val="110ED8B7"/>
    <w:rsid w:val="11148C58"/>
    <w:rsid w:val="113F3FCA"/>
    <w:rsid w:val="1145A683"/>
    <w:rsid w:val="1157DA8B"/>
    <w:rsid w:val="11C06E3A"/>
    <w:rsid w:val="11C0B9C2"/>
    <w:rsid w:val="11D1CE81"/>
    <w:rsid w:val="11E765F3"/>
    <w:rsid w:val="11F5FD6A"/>
    <w:rsid w:val="1209F108"/>
    <w:rsid w:val="120E080A"/>
    <w:rsid w:val="121C0C53"/>
    <w:rsid w:val="122A504A"/>
    <w:rsid w:val="1263BB0A"/>
    <w:rsid w:val="1271E74A"/>
    <w:rsid w:val="12861D9F"/>
    <w:rsid w:val="128B6C69"/>
    <w:rsid w:val="12A66064"/>
    <w:rsid w:val="12B8FCA8"/>
    <w:rsid w:val="12D214EB"/>
    <w:rsid w:val="13103EDE"/>
    <w:rsid w:val="1310658F"/>
    <w:rsid w:val="131A23D7"/>
    <w:rsid w:val="1345B904"/>
    <w:rsid w:val="134E8927"/>
    <w:rsid w:val="13902B2E"/>
    <w:rsid w:val="13A56CCC"/>
    <w:rsid w:val="13CEA39C"/>
    <w:rsid w:val="140CFAD2"/>
    <w:rsid w:val="142D5825"/>
    <w:rsid w:val="14312D43"/>
    <w:rsid w:val="145993E4"/>
    <w:rsid w:val="146775B7"/>
    <w:rsid w:val="1473E993"/>
    <w:rsid w:val="14741E0F"/>
    <w:rsid w:val="14DFE343"/>
    <w:rsid w:val="14E9430B"/>
    <w:rsid w:val="14EE70D5"/>
    <w:rsid w:val="15061CE0"/>
    <w:rsid w:val="150AD007"/>
    <w:rsid w:val="152E332F"/>
    <w:rsid w:val="152E8380"/>
    <w:rsid w:val="153960AA"/>
    <w:rsid w:val="157D1558"/>
    <w:rsid w:val="158B6239"/>
    <w:rsid w:val="15CC7D0C"/>
    <w:rsid w:val="15D9F882"/>
    <w:rsid w:val="15DF12B8"/>
    <w:rsid w:val="15EA4F0A"/>
    <w:rsid w:val="160C049D"/>
    <w:rsid w:val="164CDE1B"/>
    <w:rsid w:val="166C1FD4"/>
    <w:rsid w:val="166EC129"/>
    <w:rsid w:val="1670C2B9"/>
    <w:rsid w:val="17094ACA"/>
    <w:rsid w:val="173DE65E"/>
    <w:rsid w:val="175254DF"/>
    <w:rsid w:val="175702E3"/>
    <w:rsid w:val="176EF1D3"/>
    <w:rsid w:val="17C10F05"/>
    <w:rsid w:val="17DFB089"/>
    <w:rsid w:val="17E24E54"/>
    <w:rsid w:val="182ECC90"/>
    <w:rsid w:val="1845C19B"/>
    <w:rsid w:val="184B1183"/>
    <w:rsid w:val="1850EF5C"/>
    <w:rsid w:val="1857EEE5"/>
    <w:rsid w:val="18583009"/>
    <w:rsid w:val="18690CEB"/>
    <w:rsid w:val="18D955C2"/>
    <w:rsid w:val="18F692B6"/>
    <w:rsid w:val="190760AD"/>
    <w:rsid w:val="190F7C03"/>
    <w:rsid w:val="1912B41E"/>
    <w:rsid w:val="19532455"/>
    <w:rsid w:val="1956962F"/>
    <w:rsid w:val="1964E9C9"/>
    <w:rsid w:val="198988BF"/>
    <w:rsid w:val="19C42FB2"/>
    <w:rsid w:val="19DF62BC"/>
    <w:rsid w:val="19ECE6A7"/>
    <w:rsid w:val="1A065D3E"/>
    <w:rsid w:val="1A5EAF9F"/>
    <w:rsid w:val="1A6A4C90"/>
    <w:rsid w:val="1A8283EF"/>
    <w:rsid w:val="1A840244"/>
    <w:rsid w:val="1AA4580E"/>
    <w:rsid w:val="1ACC39B7"/>
    <w:rsid w:val="1B1D796D"/>
    <w:rsid w:val="1B6369E7"/>
    <w:rsid w:val="1B765160"/>
    <w:rsid w:val="1BFDCFD0"/>
    <w:rsid w:val="1BFF4F59"/>
    <w:rsid w:val="1C0931BF"/>
    <w:rsid w:val="1C18EF77"/>
    <w:rsid w:val="1C4EA4F9"/>
    <w:rsid w:val="1C597B6E"/>
    <w:rsid w:val="1C6AB542"/>
    <w:rsid w:val="1C958DF6"/>
    <w:rsid w:val="1C9856EA"/>
    <w:rsid w:val="1D191714"/>
    <w:rsid w:val="1D534D59"/>
    <w:rsid w:val="1D8D5666"/>
    <w:rsid w:val="1D8E5025"/>
    <w:rsid w:val="1DCDE851"/>
    <w:rsid w:val="1DE160BB"/>
    <w:rsid w:val="1DF81245"/>
    <w:rsid w:val="1E3662F7"/>
    <w:rsid w:val="1E3E4B19"/>
    <w:rsid w:val="1E776AB1"/>
    <w:rsid w:val="1E78EDC5"/>
    <w:rsid w:val="1E800347"/>
    <w:rsid w:val="1EB92E13"/>
    <w:rsid w:val="1EDC3FD8"/>
    <w:rsid w:val="1EF32559"/>
    <w:rsid w:val="1F006AD0"/>
    <w:rsid w:val="1F36E335"/>
    <w:rsid w:val="1F6AD664"/>
    <w:rsid w:val="1F74D4D4"/>
    <w:rsid w:val="1F904E8C"/>
    <w:rsid w:val="1F963F40"/>
    <w:rsid w:val="1FB7F446"/>
    <w:rsid w:val="1FDA1B7A"/>
    <w:rsid w:val="1FE76D03"/>
    <w:rsid w:val="1FEF3DC8"/>
    <w:rsid w:val="1FFBF94B"/>
    <w:rsid w:val="1FFF4EEE"/>
    <w:rsid w:val="20151517"/>
    <w:rsid w:val="2023F3A5"/>
    <w:rsid w:val="20258D04"/>
    <w:rsid w:val="202B7AEE"/>
    <w:rsid w:val="2035EF9E"/>
    <w:rsid w:val="20447FDD"/>
    <w:rsid w:val="205600E8"/>
    <w:rsid w:val="205B32B9"/>
    <w:rsid w:val="20CB90E7"/>
    <w:rsid w:val="20D0A65C"/>
    <w:rsid w:val="20F47937"/>
    <w:rsid w:val="2106D6C9"/>
    <w:rsid w:val="2145D51F"/>
    <w:rsid w:val="215FFD93"/>
    <w:rsid w:val="2175EBDB"/>
    <w:rsid w:val="2177C1AA"/>
    <w:rsid w:val="217EDDA8"/>
    <w:rsid w:val="219E7E12"/>
    <w:rsid w:val="219FE604"/>
    <w:rsid w:val="21A21C49"/>
    <w:rsid w:val="21B84F18"/>
    <w:rsid w:val="21CE62CD"/>
    <w:rsid w:val="21DB6C2F"/>
    <w:rsid w:val="21EC53C3"/>
    <w:rsid w:val="21F2A071"/>
    <w:rsid w:val="2208FF57"/>
    <w:rsid w:val="220B1AED"/>
    <w:rsid w:val="220B444A"/>
    <w:rsid w:val="221D20C1"/>
    <w:rsid w:val="2239D775"/>
    <w:rsid w:val="22498BF1"/>
    <w:rsid w:val="224A73AA"/>
    <w:rsid w:val="224D6B8B"/>
    <w:rsid w:val="22834424"/>
    <w:rsid w:val="22866C9D"/>
    <w:rsid w:val="22A215E2"/>
    <w:rsid w:val="22A57FE0"/>
    <w:rsid w:val="22EB7BDA"/>
    <w:rsid w:val="22F85A05"/>
    <w:rsid w:val="2307FAB2"/>
    <w:rsid w:val="232B8AD7"/>
    <w:rsid w:val="23953FE7"/>
    <w:rsid w:val="23A52A70"/>
    <w:rsid w:val="23C7A846"/>
    <w:rsid w:val="23F1CBBD"/>
    <w:rsid w:val="23F753B7"/>
    <w:rsid w:val="23F8CD7D"/>
    <w:rsid w:val="24915420"/>
    <w:rsid w:val="24EBC763"/>
    <w:rsid w:val="24EFAADA"/>
    <w:rsid w:val="25034164"/>
    <w:rsid w:val="250640CA"/>
    <w:rsid w:val="2525A039"/>
    <w:rsid w:val="2562AFF4"/>
    <w:rsid w:val="2563505E"/>
    <w:rsid w:val="25869B51"/>
    <w:rsid w:val="259E28BC"/>
    <w:rsid w:val="25BE5833"/>
    <w:rsid w:val="25F7649F"/>
    <w:rsid w:val="260E3D5D"/>
    <w:rsid w:val="262D1172"/>
    <w:rsid w:val="26522E82"/>
    <w:rsid w:val="2656DC47"/>
    <w:rsid w:val="265ACB4E"/>
    <w:rsid w:val="268730B0"/>
    <w:rsid w:val="26D6DD79"/>
    <w:rsid w:val="26E3F388"/>
    <w:rsid w:val="2725B3D3"/>
    <w:rsid w:val="27476BE2"/>
    <w:rsid w:val="274FB148"/>
    <w:rsid w:val="27A303BF"/>
    <w:rsid w:val="27C1C2EA"/>
    <w:rsid w:val="27C7C350"/>
    <w:rsid w:val="2812E17E"/>
    <w:rsid w:val="282B6636"/>
    <w:rsid w:val="284F302D"/>
    <w:rsid w:val="286ADEEF"/>
    <w:rsid w:val="286FB82C"/>
    <w:rsid w:val="2872A451"/>
    <w:rsid w:val="288AA185"/>
    <w:rsid w:val="28F3EABE"/>
    <w:rsid w:val="291B3D42"/>
    <w:rsid w:val="292376FB"/>
    <w:rsid w:val="2932B058"/>
    <w:rsid w:val="29457D80"/>
    <w:rsid w:val="295EA1E0"/>
    <w:rsid w:val="296065E9"/>
    <w:rsid w:val="2964DD16"/>
    <w:rsid w:val="2982669E"/>
    <w:rsid w:val="298B1CB9"/>
    <w:rsid w:val="29A3E518"/>
    <w:rsid w:val="29B3663F"/>
    <w:rsid w:val="29BCB0EA"/>
    <w:rsid w:val="29C4261B"/>
    <w:rsid w:val="29C8EB18"/>
    <w:rsid w:val="29D7CD6E"/>
    <w:rsid w:val="29F4D25C"/>
    <w:rsid w:val="2A2D62FB"/>
    <w:rsid w:val="2A38308B"/>
    <w:rsid w:val="2A7C55DC"/>
    <w:rsid w:val="2A8F5B19"/>
    <w:rsid w:val="2ADB0049"/>
    <w:rsid w:val="2B032D6D"/>
    <w:rsid w:val="2B082A99"/>
    <w:rsid w:val="2B161748"/>
    <w:rsid w:val="2B3F1570"/>
    <w:rsid w:val="2B417976"/>
    <w:rsid w:val="2B433BD5"/>
    <w:rsid w:val="2B476DC3"/>
    <w:rsid w:val="2B63E8A4"/>
    <w:rsid w:val="2B688A1E"/>
    <w:rsid w:val="2B8E1C3A"/>
    <w:rsid w:val="2B99D428"/>
    <w:rsid w:val="2BB23138"/>
    <w:rsid w:val="2BF54D8C"/>
    <w:rsid w:val="2C066836"/>
    <w:rsid w:val="2C6F2D69"/>
    <w:rsid w:val="2C7ADF55"/>
    <w:rsid w:val="2C9F0D1E"/>
    <w:rsid w:val="2CD64994"/>
    <w:rsid w:val="2CDD49D7"/>
    <w:rsid w:val="2CEAFC59"/>
    <w:rsid w:val="2CEBDD99"/>
    <w:rsid w:val="2CECB5D6"/>
    <w:rsid w:val="2CEF7504"/>
    <w:rsid w:val="2CF9B853"/>
    <w:rsid w:val="2D5177D2"/>
    <w:rsid w:val="2D52881C"/>
    <w:rsid w:val="2D571005"/>
    <w:rsid w:val="2D7E8E5F"/>
    <w:rsid w:val="2D8F2134"/>
    <w:rsid w:val="2DB401B4"/>
    <w:rsid w:val="2DC91F44"/>
    <w:rsid w:val="2DDAA9C2"/>
    <w:rsid w:val="2DE529BB"/>
    <w:rsid w:val="2E1D4E49"/>
    <w:rsid w:val="2E38E18C"/>
    <w:rsid w:val="2E4D236D"/>
    <w:rsid w:val="2E6CF1FC"/>
    <w:rsid w:val="2E6ED748"/>
    <w:rsid w:val="2E9B1BA8"/>
    <w:rsid w:val="2EC3992A"/>
    <w:rsid w:val="2EE2EEC8"/>
    <w:rsid w:val="2EEA33C1"/>
    <w:rsid w:val="2F068ED4"/>
    <w:rsid w:val="2F0E7E91"/>
    <w:rsid w:val="2F5169E8"/>
    <w:rsid w:val="2F708D89"/>
    <w:rsid w:val="2F75DB59"/>
    <w:rsid w:val="2F7F7C80"/>
    <w:rsid w:val="2FAB70F2"/>
    <w:rsid w:val="2FBB09FC"/>
    <w:rsid w:val="304468B1"/>
    <w:rsid w:val="304F06AB"/>
    <w:rsid w:val="3088D3D1"/>
    <w:rsid w:val="30957393"/>
    <w:rsid w:val="3099EB3F"/>
    <w:rsid w:val="30B94E90"/>
    <w:rsid w:val="30BBD964"/>
    <w:rsid w:val="30C60FF6"/>
    <w:rsid w:val="30C6BEE3"/>
    <w:rsid w:val="30CBC44D"/>
    <w:rsid w:val="30EC1E7C"/>
    <w:rsid w:val="314FCB73"/>
    <w:rsid w:val="317D4AFB"/>
    <w:rsid w:val="31841218"/>
    <w:rsid w:val="3184A37F"/>
    <w:rsid w:val="318917E9"/>
    <w:rsid w:val="3192F468"/>
    <w:rsid w:val="31A47649"/>
    <w:rsid w:val="31A92E3F"/>
    <w:rsid w:val="31E8C6D3"/>
    <w:rsid w:val="3204D652"/>
    <w:rsid w:val="322983BD"/>
    <w:rsid w:val="3243EC8F"/>
    <w:rsid w:val="32708AE7"/>
    <w:rsid w:val="3282E026"/>
    <w:rsid w:val="3298616E"/>
    <w:rsid w:val="32DD32CF"/>
    <w:rsid w:val="32EE2D51"/>
    <w:rsid w:val="3317F141"/>
    <w:rsid w:val="331A074D"/>
    <w:rsid w:val="33346B2A"/>
    <w:rsid w:val="3343852D"/>
    <w:rsid w:val="33514ACC"/>
    <w:rsid w:val="335DB3E1"/>
    <w:rsid w:val="336DC64C"/>
    <w:rsid w:val="3382C06C"/>
    <w:rsid w:val="33919B66"/>
    <w:rsid w:val="33A8C82D"/>
    <w:rsid w:val="33B375CA"/>
    <w:rsid w:val="33D0FAA6"/>
    <w:rsid w:val="33ED0C0E"/>
    <w:rsid w:val="3417FF46"/>
    <w:rsid w:val="342EEAF3"/>
    <w:rsid w:val="3446ADB5"/>
    <w:rsid w:val="3453E140"/>
    <w:rsid w:val="34626CD7"/>
    <w:rsid w:val="349E1B17"/>
    <w:rsid w:val="34BD5B59"/>
    <w:rsid w:val="34C06C62"/>
    <w:rsid w:val="350BE083"/>
    <w:rsid w:val="351017CE"/>
    <w:rsid w:val="3510FF91"/>
    <w:rsid w:val="352D51E1"/>
    <w:rsid w:val="358ACC79"/>
    <w:rsid w:val="35B01E38"/>
    <w:rsid w:val="35BD01AF"/>
    <w:rsid w:val="360DF3F1"/>
    <w:rsid w:val="36661DDE"/>
    <w:rsid w:val="366B3813"/>
    <w:rsid w:val="3683F3D8"/>
    <w:rsid w:val="369C9715"/>
    <w:rsid w:val="36E85962"/>
    <w:rsid w:val="37164937"/>
    <w:rsid w:val="3717D314"/>
    <w:rsid w:val="376C28AB"/>
    <w:rsid w:val="37737213"/>
    <w:rsid w:val="378993F0"/>
    <w:rsid w:val="37C0FCAC"/>
    <w:rsid w:val="383DE91C"/>
    <w:rsid w:val="38532461"/>
    <w:rsid w:val="3862099F"/>
    <w:rsid w:val="38654468"/>
    <w:rsid w:val="3886F21A"/>
    <w:rsid w:val="38E7B1B6"/>
    <w:rsid w:val="38FF18BC"/>
    <w:rsid w:val="3933986A"/>
    <w:rsid w:val="394B2434"/>
    <w:rsid w:val="3970918A"/>
    <w:rsid w:val="39846D0B"/>
    <w:rsid w:val="39879BDC"/>
    <w:rsid w:val="39947B33"/>
    <w:rsid w:val="399932C1"/>
    <w:rsid w:val="39B2F7A6"/>
    <w:rsid w:val="39C3B34C"/>
    <w:rsid w:val="39C8ED8C"/>
    <w:rsid w:val="39D8C5D4"/>
    <w:rsid w:val="39F522DC"/>
    <w:rsid w:val="3A1BB813"/>
    <w:rsid w:val="3A4097A2"/>
    <w:rsid w:val="3A4BC769"/>
    <w:rsid w:val="3A9C702A"/>
    <w:rsid w:val="3AD19142"/>
    <w:rsid w:val="3AF54D42"/>
    <w:rsid w:val="3B0E3630"/>
    <w:rsid w:val="3B2D41A5"/>
    <w:rsid w:val="3BA7AD9F"/>
    <w:rsid w:val="3BCE08AC"/>
    <w:rsid w:val="3BD6262F"/>
    <w:rsid w:val="3BDD1499"/>
    <w:rsid w:val="3BE4AB59"/>
    <w:rsid w:val="3BFBDA10"/>
    <w:rsid w:val="3C18F18D"/>
    <w:rsid w:val="3C241896"/>
    <w:rsid w:val="3C2436FF"/>
    <w:rsid w:val="3C39DAA4"/>
    <w:rsid w:val="3C5D50D9"/>
    <w:rsid w:val="3CBD8662"/>
    <w:rsid w:val="3CCA9E40"/>
    <w:rsid w:val="3CCF1C90"/>
    <w:rsid w:val="3CD2FEF8"/>
    <w:rsid w:val="3CE6F3A5"/>
    <w:rsid w:val="3D1B5594"/>
    <w:rsid w:val="3D46BDE5"/>
    <w:rsid w:val="3D49722E"/>
    <w:rsid w:val="3D5C2FFF"/>
    <w:rsid w:val="3DB6D3BC"/>
    <w:rsid w:val="3DC74ADB"/>
    <w:rsid w:val="3DCD90C6"/>
    <w:rsid w:val="3DCED8C8"/>
    <w:rsid w:val="3DEB3734"/>
    <w:rsid w:val="3DF41130"/>
    <w:rsid w:val="3DF653A7"/>
    <w:rsid w:val="3E084F38"/>
    <w:rsid w:val="3E14085A"/>
    <w:rsid w:val="3E14A5CB"/>
    <w:rsid w:val="3E199C32"/>
    <w:rsid w:val="3E3666C5"/>
    <w:rsid w:val="3E49EC8A"/>
    <w:rsid w:val="3E75CA3D"/>
    <w:rsid w:val="3ED201D8"/>
    <w:rsid w:val="3EE7DE63"/>
    <w:rsid w:val="3F1A7ADC"/>
    <w:rsid w:val="3F1B2CD1"/>
    <w:rsid w:val="3F249F71"/>
    <w:rsid w:val="3F3EEF57"/>
    <w:rsid w:val="3F44C79A"/>
    <w:rsid w:val="3F6A56FB"/>
    <w:rsid w:val="3F6C766C"/>
    <w:rsid w:val="3F958EA1"/>
    <w:rsid w:val="3F97A29D"/>
    <w:rsid w:val="3FD3857B"/>
    <w:rsid w:val="3FEF7346"/>
    <w:rsid w:val="3FF56494"/>
    <w:rsid w:val="3FF84453"/>
    <w:rsid w:val="4037B89D"/>
    <w:rsid w:val="404990D1"/>
    <w:rsid w:val="40846241"/>
    <w:rsid w:val="40D763E4"/>
    <w:rsid w:val="40D95D4A"/>
    <w:rsid w:val="411985C4"/>
    <w:rsid w:val="4126E852"/>
    <w:rsid w:val="4134BE00"/>
    <w:rsid w:val="414D2833"/>
    <w:rsid w:val="41560A19"/>
    <w:rsid w:val="415E7146"/>
    <w:rsid w:val="41730E09"/>
    <w:rsid w:val="419AC4DF"/>
    <w:rsid w:val="419FA612"/>
    <w:rsid w:val="41A356B1"/>
    <w:rsid w:val="41C2B3E9"/>
    <w:rsid w:val="41D67AD8"/>
    <w:rsid w:val="421E72CF"/>
    <w:rsid w:val="429BAE9E"/>
    <w:rsid w:val="42C09604"/>
    <w:rsid w:val="430D9E8F"/>
    <w:rsid w:val="4320BFEB"/>
    <w:rsid w:val="43279350"/>
    <w:rsid w:val="43331009"/>
    <w:rsid w:val="4352AD8C"/>
    <w:rsid w:val="43970322"/>
    <w:rsid w:val="43A28F2A"/>
    <w:rsid w:val="43ACCE58"/>
    <w:rsid w:val="43B47F9B"/>
    <w:rsid w:val="43BCEDE7"/>
    <w:rsid w:val="44276FF2"/>
    <w:rsid w:val="4429859E"/>
    <w:rsid w:val="442C81DD"/>
    <w:rsid w:val="44500892"/>
    <w:rsid w:val="44676CEB"/>
    <w:rsid w:val="44933BEC"/>
    <w:rsid w:val="44E8CB16"/>
    <w:rsid w:val="44F8EC3F"/>
    <w:rsid w:val="453CBF07"/>
    <w:rsid w:val="458E46B3"/>
    <w:rsid w:val="45922D6E"/>
    <w:rsid w:val="45D1108C"/>
    <w:rsid w:val="46359BA5"/>
    <w:rsid w:val="4648FFC4"/>
    <w:rsid w:val="465ADCDC"/>
    <w:rsid w:val="4668D79B"/>
    <w:rsid w:val="46A81FDA"/>
    <w:rsid w:val="46C33F62"/>
    <w:rsid w:val="46CEF345"/>
    <w:rsid w:val="46D68405"/>
    <w:rsid w:val="4717D92F"/>
    <w:rsid w:val="4752BB11"/>
    <w:rsid w:val="476848DA"/>
    <w:rsid w:val="4779DA93"/>
    <w:rsid w:val="478B4B97"/>
    <w:rsid w:val="478BA117"/>
    <w:rsid w:val="4791C9C5"/>
    <w:rsid w:val="47C4DCE1"/>
    <w:rsid w:val="47DF0D19"/>
    <w:rsid w:val="47F953E8"/>
    <w:rsid w:val="481FFA49"/>
    <w:rsid w:val="482AD9BE"/>
    <w:rsid w:val="48342A16"/>
    <w:rsid w:val="4849CD5A"/>
    <w:rsid w:val="4879D5BD"/>
    <w:rsid w:val="487D860A"/>
    <w:rsid w:val="48EE9377"/>
    <w:rsid w:val="493C14A2"/>
    <w:rsid w:val="4955B34F"/>
    <w:rsid w:val="495D58BB"/>
    <w:rsid w:val="49926AFB"/>
    <w:rsid w:val="49A3EC73"/>
    <w:rsid w:val="49ECF33B"/>
    <w:rsid w:val="4A0B30DD"/>
    <w:rsid w:val="4A0E0488"/>
    <w:rsid w:val="4A5C4DA0"/>
    <w:rsid w:val="4A9FA269"/>
    <w:rsid w:val="4A9FDA57"/>
    <w:rsid w:val="4AADA9B1"/>
    <w:rsid w:val="4AADBD5D"/>
    <w:rsid w:val="4AB27C15"/>
    <w:rsid w:val="4ABE8C5C"/>
    <w:rsid w:val="4ACD9F7A"/>
    <w:rsid w:val="4ACF2E76"/>
    <w:rsid w:val="4ACF5530"/>
    <w:rsid w:val="4AE68ED0"/>
    <w:rsid w:val="4B058A24"/>
    <w:rsid w:val="4B0A885C"/>
    <w:rsid w:val="4B0AF3CC"/>
    <w:rsid w:val="4B2BF8D8"/>
    <w:rsid w:val="4B4C3333"/>
    <w:rsid w:val="4BA0E420"/>
    <w:rsid w:val="4BC09DC7"/>
    <w:rsid w:val="4BC2EF99"/>
    <w:rsid w:val="4BCAACF3"/>
    <w:rsid w:val="4BCB18F8"/>
    <w:rsid w:val="4BDD985A"/>
    <w:rsid w:val="4BE13F10"/>
    <w:rsid w:val="4C485BA0"/>
    <w:rsid w:val="4C4E6352"/>
    <w:rsid w:val="4C575091"/>
    <w:rsid w:val="4C5B0FA1"/>
    <w:rsid w:val="4C695BD9"/>
    <w:rsid w:val="4C86A468"/>
    <w:rsid w:val="4CBF1CDE"/>
    <w:rsid w:val="4CCC5FC9"/>
    <w:rsid w:val="4CED652F"/>
    <w:rsid w:val="4D2906A7"/>
    <w:rsid w:val="4D634B85"/>
    <w:rsid w:val="4DB251A0"/>
    <w:rsid w:val="4DC66E64"/>
    <w:rsid w:val="4DCBB5AF"/>
    <w:rsid w:val="4DCF8CDC"/>
    <w:rsid w:val="4DD822D4"/>
    <w:rsid w:val="4DE75C79"/>
    <w:rsid w:val="4E0F38EB"/>
    <w:rsid w:val="4EDBD12A"/>
    <w:rsid w:val="4EECF604"/>
    <w:rsid w:val="4EEDAAA1"/>
    <w:rsid w:val="4EF23DD3"/>
    <w:rsid w:val="4F1B2787"/>
    <w:rsid w:val="4F1E264B"/>
    <w:rsid w:val="4F3247E9"/>
    <w:rsid w:val="4F41E216"/>
    <w:rsid w:val="4F8529BA"/>
    <w:rsid w:val="4F8D887A"/>
    <w:rsid w:val="4FA9D716"/>
    <w:rsid w:val="4FD05636"/>
    <w:rsid w:val="50154A4B"/>
    <w:rsid w:val="501566EB"/>
    <w:rsid w:val="50228AE2"/>
    <w:rsid w:val="50376115"/>
    <w:rsid w:val="509B309C"/>
    <w:rsid w:val="509B3EDD"/>
    <w:rsid w:val="50A1C1AD"/>
    <w:rsid w:val="5104CA4C"/>
    <w:rsid w:val="5110E8DB"/>
    <w:rsid w:val="511156FD"/>
    <w:rsid w:val="515E6EFA"/>
    <w:rsid w:val="516E8365"/>
    <w:rsid w:val="51843B7F"/>
    <w:rsid w:val="51B5F191"/>
    <w:rsid w:val="51B7BAC7"/>
    <w:rsid w:val="51D8569F"/>
    <w:rsid w:val="51DF7392"/>
    <w:rsid w:val="51F31BD6"/>
    <w:rsid w:val="51F37690"/>
    <w:rsid w:val="5233F20E"/>
    <w:rsid w:val="52A88F6B"/>
    <w:rsid w:val="52A96A92"/>
    <w:rsid w:val="52ACBC3C"/>
    <w:rsid w:val="52AD275E"/>
    <w:rsid w:val="52B81EE5"/>
    <w:rsid w:val="52C2B072"/>
    <w:rsid w:val="53162D2E"/>
    <w:rsid w:val="532556F4"/>
    <w:rsid w:val="533DED51"/>
    <w:rsid w:val="534C0CCB"/>
    <w:rsid w:val="535528D2"/>
    <w:rsid w:val="535C308F"/>
    <w:rsid w:val="5379B495"/>
    <w:rsid w:val="53813EC6"/>
    <w:rsid w:val="5390FD6F"/>
    <w:rsid w:val="53DE3ECF"/>
    <w:rsid w:val="541D8759"/>
    <w:rsid w:val="54322EB7"/>
    <w:rsid w:val="545396EF"/>
    <w:rsid w:val="545CE4F4"/>
    <w:rsid w:val="5471A760"/>
    <w:rsid w:val="5555D90F"/>
    <w:rsid w:val="555B2C17"/>
    <w:rsid w:val="558ED14A"/>
    <w:rsid w:val="5591EED7"/>
    <w:rsid w:val="55A60494"/>
    <w:rsid w:val="55B957BA"/>
    <w:rsid w:val="55DBF273"/>
    <w:rsid w:val="55DCED6E"/>
    <w:rsid w:val="55FA7A4D"/>
    <w:rsid w:val="56083442"/>
    <w:rsid w:val="56155151"/>
    <w:rsid w:val="565B3198"/>
    <w:rsid w:val="567E1964"/>
    <w:rsid w:val="5687C318"/>
    <w:rsid w:val="5694B349"/>
    <w:rsid w:val="56DDB71A"/>
    <w:rsid w:val="56F86E4A"/>
    <w:rsid w:val="56FC4443"/>
    <w:rsid w:val="572D9819"/>
    <w:rsid w:val="5737BE0C"/>
    <w:rsid w:val="575D4E7A"/>
    <w:rsid w:val="57768DDD"/>
    <w:rsid w:val="577D85C8"/>
    <w:rsid w:val="577DB2AF"/>
    <w:rsid w:val="57802D5F"/>
    <w:rsid w:val="57AF4AC9"/>
    <w:rsid w:val="57B841DC"/>
    <w:rsid w:val="57D9F85B"/>
    <w:rsid w:val="582F90F6"/>
    <w:rsid w:val="58326824"/>
    <w:rsid w:val="58396A93"/>
    <w:rsid w:val="586BD9D1"/>
    <w:rsid w:val="5877EA93"/>
    <w:rsid w:val="58A2D36B"/>
    <w:rsid w:val="58BCE1C8"/>
    <w:rsid w:val="5968B2CF"/>
    <w:rsid w:val="598670F8"/>
    <w:rsid w:val="599225C9"/>
    <w:rsid w:val="59AB6C29"/>
    <w:rsid w:val="59CE2A50"/>
    <w:rsid w:val="59EC2F05"/>
    <w:rsid w:val="5A317C0B"/>
    <w:rsid w:val="5A5566FB"/>
    <w:rsid w:val="5A633F13"/>
    <w:rsid w:val="5A7F1C52"/>
    <w:rsid w:val="5AB0BCBB"/>
    <w:rsid w:val="5AC37AFC"/>
    <w:rsid w:val="5B216EC0"/>
    <w:rsid w:val="5B57877F"/>
    <w:rsid w:val="5B76BE5D"/>
    <w:rsid w:val="5B7EBB4C"/>
    <w:rsid w:val="5B8146FC"/>
    <w:rsid w:val="5B8E76CF"/>
    <w:rsid w:val="5BC7F7FF"/>
    <w:rsid w:val="5BF8C546"/>
    <w:rsid w:val="5C22547C"/>
    <w:rsid w:val="5C299F8F"/>
    <w:rsid w:val="5C33B406"/>
    <w:rsid w:val="5C512B75"/>
    <w:rsid w:val="5C555F65"/>
    <w:rsid w:val="5C82861B"/>
    <w:rsid w:val="5C881EA2"/>
    <w:rsid w:val="5C8EA05B"/>
    <w:rsid w:val="5C90C827"/>
    <w:rsid w:val="5CA55543"/>
    <w:rsid w:val="5CB30D59"/>
    <w:rsid w:val="5CE93CA4"/>
    <w:rsid w:val="5D147FBA"/>
    <w:rsid w:val="5D1B6ECD"/>
    <w:rsid w:val="5D58C667"/>
    <w:rsid w:val="5D7F8A53"/>
    <w:rsid w:val="5D854864"/>
    <w:rsid w:val="5DE78E47"/>
    <w:rsid w:val="5DE85221"/>
    <w:rsid w:val="5E02855A"/>
    <w:rsid w:val="5E232A00"/>
    <w:rsid w:val="5E2753B2"/>
    <w:rsid w:val="5E4F4E8C"/>
    <w:rsid w:val="5E64AFB3"/>
    <w:rsid w:val="5E67E981"/>
    <w:rsid w:val="5E91EF88"/>
    <w:rsid w:val="5EC4946D"/>
    <w:rsid w:val="5EFCB0F4"/>
    <w:rsid w:val="5F246019"/>
    <w:rsid w:val="5F31392F"/>
    <w:rsid w:val="5F7216E7"/>
    <w:rsid w:val="5F8697F0"/>
    <w:rsid w:val="5F984E68"/>
    <w:rsid w:val="5FB57D8A"/>
    <w:rsid w:val="5FC24B7E"/>
    <w:rsid w:val="5FC345EA"/>
    <w:rsid w:val="5FD29D9F"/>
    <w:rsid w:val="60318ACC"/>
    <w:rsid w:val="605A04E2"/>
    <w:rsid w:val="605F89A0"/>
    <w:rsid w:val="60747FE4"/>
    <w:rsid w:val="60E8778E"/>
    <w:rsid w:val="610DE748"/>
    <w:rsid w:val="61719CE5"/>
    <w:rsid w:val="61733FBA"/>
    <w:rsid w:val="6188CD00"/>
    <w:rsid w:val="619C3FC8"/>
    <w:rsid w:val="61DEEE78"/>
    <w:rsid w:val="620E6806"/>
    <w:rsid w:val="6297F614"/>
    <w:rsid w:val="62A505B5"/>
    <w:rsid w:val="62ADA6D6"/>
    <w:rsid w:val="62E1F60A"/>
    <w:rsid w:val="6313E68C"/>
    <w:rsid w:val="63197673"/>
    <w:rsid w:val="631D9527"/>
    <w:rsid w:val="6328255D"/>
    <w:rsid w:val="6349DA06"/>
    <w:rsid w:val="634FFC57"/>
    <w:rsid w:val="638F4351"/>
    <w:rsid w:val="63954067"/>
    <w:rsid w:val="63B8E9EF"/>
    <w:rsid w:val="63C9DAAC"/>
    <w:rsid w:val="63DCA010"/>
    <w:rsid w:val="63DD88A5"/>
    <w:rsid w:val="63E9BAD2"/>
    <w:rsid w:val="63F9B4C6"/>
    <w:rsid w:val="641FC23E"/>
    <w:rsid w:val="646208B3"/>
    <w:rsid w:val="647BE278"/>
    <w:rsid w:val="64806266"/>
    <w:rsid w:val="64883687"/>
    <w:rsid w:val="649DF35A"/>
    <w:rsid w:val="6515202F"/>
    <w:rsid w:val="65219684"/>
    <w:rsid w:val="65E88D00"/>
    <w:rsid w:val="663F7ECE"/>
    <w:rsid w:val="667250A4"/>
    <w:rsid w:val="66AF8689"/>
    <w:rsid w:val="66B26C9B"/>
    <w:rsid w:val="66EC05E0"/>
    <w:rsid w:val="66F8354E"/>
    <w:rsid w:val="66F9C794"/>
    <w:rsid w:val="66FDAAF3"/>
    <w:rsid w:val="6705682A"/>
    <w:rsid w:val="67084E60"/>
    <w:rsid w:val="6711226F"/>
    <w:rsid w:val="6734D7CD"/>
    <w:rsid w:val="676496A4"/>
    <w:rsid w:val="678B3CCB"/>
    <w:rsid w:val="67E5E4D0"/>
    <w:rsid w:val="6817A222"/>
    <w:rsid w:val="683D0D2A"/>
    <w:rsid w:val="68712C1E"/>
    <w:rsid w:val="690B31AD"/>
    <w:rsid w:val="69157827"/>
    <w:rsid w:val="69174BB7"/>
    <w:rsid w:val="6924C941"/>
    <w:rsid w:val="6938E6CB"/>
    <w:rsid w:val="6939B893"/>
    <w:rsid w:val="69B47281"/>
    <w:rsid w:val="69C48221"/>
    <w:rsid w:val="69D58BD0"/>
    <w:rsid w:val="69DD752A"/>
    <w:rsid w:val="6A295C1C"/>
    <w:rsid w:val="6A6A1C4D"/>
    <w:rsid w:val="6A6F8D17"/>
    <w:rsid w:val="6A898DFA"/>
    <w:rsid w:val="6AE3FEFF"/>
    <w:rsid w:val="6B0F2DEB"/>
    <w:rsid w:val="6B1621D0"/>
    <w:rsid w:val="6B2C6974"/>
    <w:rsid w:val="6B2D8C8D"/>
    <w:rsid w:val="6B397556"/>
    <w:rsid w:val="6B8D5C36"/>
    <w:rsid w:val="6BC7AD6C"/>
    <w:rsid w:val="6C0FF8C8"/>
    <w:rsid w:val="6C59A3FC"/>
    <w:rsid w:val="6C7A4BE4"/>
    <w:rsid w:val="6C9E01F1"/>
    <w:rsid w:val="6C9FC3F2"/>
    <w:rsid w:val="6CF43FFF"/>
    <w:rsid w:val="6CF6ABC9"/>
    <w:rsid w:val="6CFA47BD"/>
    <w:rsid w:val="6D00085C"/>
    <w:rsid w:val="6D28250C"/>
    <w:rsid w:val="6D5F086E"/>
    <w:rsid w:val="6D6530FB"/>
    <w:rsid w:val="6D738A1B"/>
    <w:rsid w:val="6D78C9D6"/>
    <w:rsid w:val="6D7A5273"/>
    <w:rsid w:val="6D8EA936"/>
    <w:rsid w:val="6D95CCB2"/>
    <w:rsid w:val="6DB88DF0"/>
    <w:rsid w:val="6DE8DB8E"/>
    <w:rsid w:val="6DFEE977"/>
    <w:rsid w:val="6E027199"/>
    <w:rsid w:val="6E39F3C4"/>
    <w:rsid w:val="6E63094B"/>
    <w:rsid w:val="6E6AEC19"/>
    <w:rsid w:val="6E742FE2"/>
    <w:rsid w:val="6E85420A"/>
    <w:rsid w:val="6E9B2D64"/>
    <w:rsid w:val="6EA81F6C"/>
    <w:rsid w:val="6EB6AFDA"/>
    <w:rsid w:val="6ED52AF5"/>
    <w:rsid w:val="6EEED9BF"/>
    <w:rsid w:val="6EFA68FC"/>
    <w:rsid w:val="6F091470"/>
    <w:rsid w:val="6F88BDA7"/>
    <w:rsid w:val="6FEEB5AA"/>
    <w:rsid w:val="700DEF73"/>
    <w:rsid w:val="7029227D"/>
    <w:rsid w:val="703CA5B7"/>
    <w:rsid w:val="703EC5F1"/>
    <w:rsid w:val="70762688"/>
    <w:rsid w:val="71076BE2"/>
    <w:rsid w:val="7146F3F5"/>
    <w:rsid w:val="7179491E"/>
    <w:rsid w:val="71B451FF"/>
    <w:rsid w:val="71C468B2"/>
    <w:rsid w:val="71CB8278"/>
    <w:rsid w:val="7203EF79"/>
    <w:rsid w:val="72130B62"/>
    <w:rsid w:val="721569E0"/>
    <w:rsid w:val="722ADD88"/>
    <w:rsid w:val="723B1B4A"/>
    <w:rsid w:val="727286AD"/>
    <w:rsid w:val="72B9985E"/>
    <w:rsid w:val="72C274F8"/>
    <w:rsid w:val="72E7BA45"/>
    <w:rsid w:val="72E9483A"/>
    <w:rsid w:val="732E2A05"/>
    <w:rsid w:val="73588B50"/>
    <w:rsid w:val="73A7643B"/>
    <w:rsid w:val="73AE023E"/>
    <w:rsid w:val="73BCAA8D"/>
    <w:rsid w:val="73C37A77"/>
    <w:rsid w:val="7414CECD"/>
    <w:rsid w:val="749255F8"/>
    <w:rsid w:val="74A41B69"/>
    <w:rsid w:val="74B54621"/>
    <w:rsid w:val="74C805F4"/>
    <w:rsid w:val="74CFF04F"/>
    <w:rsid w:val="74F19714"/>
    <w:rsid w:val="7545B7B9"/>
    <w:rsid w:val="755BE675"/>
    <w:rsid w:val="7570EAD5"/>
    <w:rsid w:val="75E41C3D"/>
    <w:rsid w:val="7601A2E3"/>
    <w:rsid w:val="76180FC5"/>
    <w:rsid w:val="762472E0"/>
    <w:rsid w:val="762C53C2"/>
    <w:rsid w:val="7634DD74"/>
    <w:rsid w:val="76589AA6"/>
    <w:rsid w:val="7668D25C"/>
    <w:rsid w:val="76BA61D7"/>
    <w:rsid w:val="77052799"/>
    <w:rsid w:val="778157D6"/>
    <w:rsid w:val="77B3FCD7"/>
    <w:rsid w:val="77B6326D"/>
    <w:rsid w:val="7810E7A5"/>
    <w:rsid w:val="782FB534"/>
    <w:rsid w:val="783EA036"/>
    <w:rsid w:val="784F5536"/>
    <w:rsid w:val="785C7973"/>
    <w:rsid w:val="7899E077"/>
    <w:rsid w:val="78AA2FC7"/>
    <w:rsid w:val="78B6F6E4"/>
    <w:rsid w:val="78B8037F"/>
    <w:rsid w:val="78CCDB9F"/>
    <w:rsid w:val="78F8A2AC"/>
    <w:rsid w:val="79163545"/>
    <w:rsid w:val="7925CAFC"/>
    <w:rsid w:val="7932F3D5"/>
    <w:rsid w:val="7955B771"/>
    <w:rsid w:val="795FC6ED"/>
    <w:rsid w:val="7985C067"/>
    <w:rsid w:val="7990BE10"/>
    <w:rsid w:val="79ADC951"/>
    <w:rsid w:val="79AED2A8"/>
    <w:rsid w:val="79C8F518"/>
    <w:rsid w:val="7A0488E6"/>
    <w:rsid w:val="7A0B4016"/>
    <w:rsid w:val="7A248F18"/>
    <w:rsid w:val="7A2BA382"/>
    <w:rsid w:val="7A56F809"/>
    <w:rsid w:val="7A679A98"/>
    <w:rsid w:val="7A8E9556"/>
    <w:rsid w:val="7AA17692"/>
    <w:rsid w:val="7AAA7D3C"/>
    <w:rsid w:val="7AB5BD64"/>
    <w:rsid w:val="7AFED132"/>
    <w:rsid w:val="7B170DFF"/>
    <w:rsid w:val="7B3A18C9"/>
    <w:rsid w:val="7B4E9A74"/>
    <w:rsid w:val="7B5B5759"/>
    <w:rsid w:val="7B69A86D"/>
    <w:rsid w:val="7B7640F8"/>
    <w:rsid w:val="7B94A0F3"/>
    <w:rsid w:val="7BED074E"/>
    <w:rsid w:val="7C10620B"/>
    <w:rsid w:val="7C10A5E2"/>
    <w:rsid w:val="7C4026F2"/>
    <w:rsid w:val="7C45287C"/>
    <w:rsid w:val="7C4A88E9"/>
    <w:rsid w:val="7C5B6351"/>
    <w:rsid w:val="7C9786D7"/>
    <w:rsid w:val="7CAAA300"/>
    <w:rsid w:val="7CB167EA"/>
    <w:rsid w:val="7CD684DC"/>
    <w:rsid w:val="7D203A25"/>
    <w:rsid w:val="7D26BBFA"/>
    <w:rsid w:val="7D3572B0"/>
    <w:rsid w:val="7D6D4F1A"/>
    <w:rsid w:val="7DA92EAB"/>
    <w:rsid w:val="7DF1A935"/>
    <w:rsid w:val="7E19C9E6"/>
    <w:rsid w:val="7E54F271"/>
    <w:rsid w:val="7E61C590"/>
    <w:rsid w:val="7E6ADEF8"/>
    <w:rsid w:val="7E7F396A"/>
    <w:rsid w:val="7EC5E982"/>
    <w:rsid w:val="7EF76AD6"/>
    <w:rsid w:val="7F0DA451"/>
    <w:rsid w:val="7F2A1408"/>
    <w:rsid w:val="7F3751D4"/>
    <w:rsid w:val="7F4C2F4E"/>
    <w:rsid w:val="7F500608"/>
    <w:rsid w:val="7FCA45AF"/>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33BD5"/>
  <w15:chartTrackingRefBased/>
  <w15:docId w15:val="{D56B4BDA-2D31-4939-AE08-9DFF4D5A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3" w:unhideWhenUsed="1" w:qFormat="1"/>
    <w:lsdException w:name="heading 3" w:semiHidden="1" w:uiPriority="4"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D4D71"/>
    <w:pPr>
      <w:spacing w:after="0" w:line="240" w:lineRule="auto"/>
    </w:pPr>
    <w:rPr>
      <w:sz w:val="24"/>
      <w:szCs w:val="24"/>
    </w:rPr>
  </w:style>
  <w:style w:type="paragraph" w:styleId="Heading1">
    <w:name w:val="heading 1"/>
    <w:aliases w:val="Раздел"/>
    <w:basedOn w:val="a3"/>
    <w:next w:val="a3"/>
    <w:qFormat/>
    <w:rsid w:val="00AB06DC"/>
    <w:pPr>
      <w:keepNext/>
      <w:keepLines/>
      <w:pageBreakBefore/>
      <w:numPr>
        <w:numId w:val="9"/>
      </w:numPr>
      <w:spacing w:before="140" w:after="140"/>
      <w:jc w:val="center"/>
      <w:outlineLvl w:val="0"/>
    </w:pPr>
    <w:rPr>
      <w:rFonts w:eastAsiaTheme="majorEastAsia" w:cs="Times New Roman (Заголовки (сло"/>
      <w:b/>
      <w:caps/>
    </w:rPr>
  </w:style>
  <w:style w:type="paragraph" w:styleId="Heading2">
    <w:name w:val="heading 2"/>
    <w:aliases w:val="Подраздел"/>
    <w:basedOn w:val="a3"/>
    <w:next w:val="a3"/>
    <w:link w:val="Heading2Char"/>
    <w:uiPriority w:val="3"/>
    <w:qFormat/>
    <w:rsid w:val="00E06CE1"/>
    <w:pPr>
      <w:keepNext/>
      <w:keepLines/>
      <w:numPr>
        <w:ilvl w:val="1"/>
        <w:numId w:val="13"/>
      </w:numPr>
      <w:spacing w:before="140" w:after="140"/>
      <w:outlineLvl w:val="1"/>
    </w:pPr>
    <w:rPr>
      <w:rFonts w:eastAsiaTheme="minorEastAsia" w:cstheme="majorBidi"/>
      <w:b/>
      <w:bCs/>
      <w:color w:val="000000" w:themeColor="text1"/>
      <w:szCs w:val="26"/>
    </w:rPr>
  </w:style>
  <w:style w:type="paragraph" w:styleId="Heading3">
    <w:name w:val="heading 3"/>
    <w:aliases w:val="Пункт"/>
    <w:basedOn w:val="a3"/>
    <w:next w:val="a3"/>
    <w:link w:val="Heading3Char"/>
    <w:uiPriority w:val="4"/>
    <w:qFormat/>
    <w:rsid w:val="00374FA6"/>
    <w:pPr>
      <w:keepNext/>
      <w:numPr>
        <w:ilvl w:val="2"/>
        <w:numId w:val="13"/>
      </w:numPr>
      <w:spacing w:before="140" w:after="140"/>
      <w:outlineLvl w:val="2"/>
    </w:pPr>
    <w:rPr>
      <w:b/>
      <w:i/>
    </w:rPr>
  </w:style>
  <w:style w:type="paragraph" w:styleId="Heading4">
    <w:name w:val="heading 4"/>
    <w:aliases w:val="Подпункт,Подпункт 1.1.1.1"/>
    <w:basedOn w:val="a3"/>
    <w:next w:val="a3"/>
    <w:link w:val="Heading4Char"/>
    <w:uiPriority w:val="5"/>
    <w:qFormat/>
    <w:rsid w:val="00E06CE1"/>
    <w:pPr>
      <w:keepNext/>
      <w:keepLines/>
      <w:numPr>
        <w:ilvl w:val="3"/>
        <w:numId w:val="13"/>
      </w:numPr>
      <w:outlineLvl w:val="3"/>
    </w:pPr>
    <w:rPr>
      <w:rFonts w:eastAsiaTheme="majorEastAsia" w:cstheme="majorBidi"/>
      <w:iCs/>
    </w:rPr>
  </w:style>
  <w:style w:type="paragraph" w:styleId="Heading5">
    <w:name w:val="heading 5"/>
    <w:basedOn w:val="Normal"/>
    <w:next w:val="Normal"/>
    <w:link w:val="Heading5Char"/>
    <w:uiPriority w:val="9"/>
    <w:semiHidden/>
    <w:rsid w:val="00E06CE1"/>
    <w:pPr>
      <w:keepNext/>
      <w:keepLines/>
      <w:spacing w:before="200" w:line="276" w:lineRule="auto"/>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qFormat/>
    <w:rsid w:val="00E06CE1"/>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6CE1"/>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6CE1"/>
    <w:pPr>
      <w:keepNext/>
      <w:keepLines/>
      <w:spacing w:before="20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6CE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rsid w:val="00E06CE1"/>
    <w:pPr>
      <w:suppressAutoHyphens/>
      <w:spacing w:after="200" w:line="276" w:lineRule="auto"/>
      <w:ind w:left="720"/>
      <w:contextualSpacing/>
    </w:pPr>
    <w:rPr>
      <w:rFonts w:ascii="Calibri" w:eastAsia="Calibri" w:hAnsi="Calibri" w:cs="Calibri"/>
      <w:lang w:eastAsia="ar-SA"/>
    </w:rPr>
  </w:style>
  <w:style w:type="paragraph" w:styleId="Title">
    <w:name w:val="Title"/>
    <w:aliases w:val="не в содержание"/>
    <w:basedOn w:val="Normal"/>
    <w:link w:val="TitleChar"/>
    <w:qFormat/>
    <w:rsid w:val="00996F9F"/>
    <w:pPr>
      <w:autoSpaceDE w:val="0"/>
      <w:autoSpaceDN w:val="0"/>
      <w:contextualSpacing/>
      <w:jc w:val="center"/>
    </w:pPr>
    <w:rPr>
      <w:rFonts w:ascii="Times New Roman" w:eastAsia="Calibri" w:hAnsi="Times New Roman" w:cs="Times New Roman"/>
      <w:b/>
      <w:bCs/>
      <w:caps/>
    </w:rPr>
  </w:style>
  <w:style w:type="character" w:customStyle="1" w:styleId="TitleChar">
    <w:name w:val="Title Char"/>
    <w:aliases w:val="не в содержание Char"/>
    <w:basedOn w:val="DefaultParagraphFont"/>
    <w:link w:val="Title"/>
    <w:rsid w:val="00996F9F"/>
    <w:rPr>
      <w:rFonts w:ascii="Times New Roman" w:eastAsia="Calibri" w:hAnsi="Times New Roman" w:cs="Times New Roman"/>
      <w:b/>
      <w:bCs/>
      <w:caps/>
      <w:sz w:val="24"/>
      <w:szCs w:val="24"/>
    </w:rPr>
  </w:style>
  <w:style w:type="paragraph" w:styleId="Header">
    <w:name w:val="header"/>
    <w:basedOn w:val="Normal"/>
    <w:link w:val="HeaderChar"/>
    <w:uiPriority w:val="99"/>
    <w:unhideWhenUsed/>
    <w:rsid w:val="003E264F"/>
    <w:pPr>
      <w:tabs>
        <w:tab w:val="center" w:pos="4677"/>
        <w:tab w:val="right" w:pos="9355"/>
      </w:tabs>
    </w:pPr>
  </w:style>
  <w:style w:type="paragraph" w:customStyle="1" w:styleId="table1">
    <w:name w:val="table_1"/>
    <w:basedOn w:val="Normal"/>
    <w:semiHidden/>
    <w:rsid w:val="00996F9F"/>
    <w:pPr>
      <w:autoSpaceDE w:val="0"/>
      <w:autoSpaceDN w:val="0"/>
      <w:spacing w:line="360" w:lineRule="auto"/>
      <w:contextualSpacing/>
    </w:pPr>
    <w:rPr>
      <w:rFonts w:ascii="Times New Roman" w:eastAsia="Times New Roman" w:hAnsi="Times New Roman" w:cs="Times New Roman"/>
      <w:lang w:eastAsia="ru-RU"/>
    </w:rPr>
  </w:style>
  <w:style w:type="character" w:customStyle="1" w:styleId="HeaderChar">
    <w:name w:val="Header Char"/>
    <w:basedOn w:val="DefaultParagraphFont"/>
    <w:link w:val="Header"/>
    <w:uiPriority w:val="99"/>
    <w:rsid w:val="003E264F"/>
    <w:rPr>
      <w:sz w:val="24"/>
      <w:szCs w:val="24"/>
    </w:rPr>
  </w:style>
  <w:style w:type="paragraph" w:styleId="Footer">
    <w:name w:val="footer"/>
    <w:basedOn w:val="Normal"/>
    <w:link w:val="FooterChar"/>
    <w:uiPriority w:val="99"/>
    <w:unhideWhenUsed/>
    <w:rsid w:val="003E264F"/>
    <w:pPr>
      <w:tabs>
        <w:tab w:val="center" w:pos="4677"/>
        <w:tab w:val="right" w:pos="9355"/>
      </w:tabs>
    </w:pPr>
  </w:style>
  <w:style w:type="paragraph" w:customStyle="1" w:styleId="textall">
    <w:name w:val="text_all"/>
    <w:basedOn w:val="Normal"/>
    <w:semiHidden/>
    <w:rsid w:val="00996F9F"/>
    <w:pPr>
      <w:spacing w:line="360" w:lineRule="auto"/>
      <w:ind w:firstLine="369"/>
      <w:contextualSpacing/>
      <w:jc w:val="both"/>
    </w:pPr>
    <w:rPr>
      <w:rFonts w:ascii="Times New Roman" w:eastAsia="Times New Roman" w:hAnsi="Times New Roman" w:cs="Times New Roman"/>
    </w:rPr>
  </w:style>
  <w:style w:type="paragraph" w:customStyle="1" w:styleId="Tablepodpisi">
    <w:name w:val="Table_podpisi"/>
    <w:basedOn w:val="Normal"/>
    <w:semiHidden/>
    <w:rsid w:val="00996F9F"/>
    <w:pPr>
      <w:spacing w:line="360" w:lineRule="auto"/>
      <w:contextualSpacing/>
      <w:jc w:val="center"/>
    </w:pPr>
    <w:rPr>
      <w:rFonts w:ascii="Arial" w:eastAsia="Times New Roman" w:hAnsi="Arial" w:cs="Arial"/>
      <w:b/>
      <w:bCs/>
      <w:i/>
      <w:iCs/>
      <w:sz w:val="20"/>
      <w:szCs w:val="20"/>
    </w:rPr>
  </w:style>
  <w:style w:type="character" w:customStyle="1" w:styleId="FooterChar">
    <w:name w:val="Footer Char"/>
    <w:basedOn w:val="DefaultParagraphFont"/>
    <w:link w:val="Footer"/>
    <w:uiPriority w:val="99"/>
    <w:rsid w:val="003E264F"/>
    <w:rPr>
      <w:sz w:val="24"/>
      <w:szCs w:val="24"/>
    </w:rPr>
  </w:style>
  <w:style w:type="character" w:customStyle="1" w:styleId="Heading2Char">
    <w:name w:val="Heading 2 Char"/>
    <w:aliases w:val="Подраздел Char"/>
    <w:basedOn w:val="DefaultParagraphFont"/>
    <w:link w:val="Heading2"/>
    <w:uiPriority w:val="3"/>
    <w:rsid w:val="00E06CE1"/>
    <w:rPr>
      <w:rFonts w:ascii="Times New Roman" w:eastAsiaTheme="minorEastAsia" w:hAnsi="Times New Roman" w:cstheme="majorBidi"/>
      <w:b/>
      <w:bCs/>
      <w:color w:val="000000" w:themeColor="text1"/>
      <w:sz w:val="24"/>
      <w:szCs w:val="26"/>
    </w:rPr>
  </w:style>
  <w:style w:type="character" w:customStyle="1" w:styleId="Heading3Char">
    <w:name w:val="Heading 3 Char"/>
    <w:aliases w:val="Пункт Char"/>
    <w:basedOn w:val="DefaultParagraphFont"/>
    <w:link w:val="Heading3"/>
    <w:uiPriority w:val="4"/>
    <w:rsid w:val="00374FA6"/>
    <w:rPr>
      <w:rFonts w:ascii="Times New Roman" w:hAnsi="Times New Roman" w:cs="Times New Roman"/>
      <w:b/>
      <w:i/>
      <w:sz w:val="24"/>
      <w:szCs w:val="24"/>
    </w:rPr>
  </w:style>
  <w:style w:type="character" w:customStyle="1" w:styleId="Heading4Char">
    <w:name w:val="Heading 4 Char"/>
    <w:aliases w:val="Подпункт Char,Подпункт 1.1.1.1 Char"/>
    <w:basedOn w:val="DefaultParagraphFont"/>
    <w:link w:val="Heading4"/>
    <w:uiPriority w:val="5"/>
    <w:rsid w:val="00E06CE1"/>
    <w:rPr>
      <w:rFonts w:ascii="Times New Roman" w:eastAsiaTheme="majorEastAsia" w:hAnsi="Times New Roman" w:cstheme="majorBidi"/>
      <w:iCs/>
      <w:sz w:val="24"/>
      <w:szCs w:val="24"/>
    </w:rPr>
  </w:style>
  <w:style w:type="paragraph" w:customStyle="1" w:styleId="a4">
    <w:name w:val="Подпись к рисунку"/>
    <w:basedOn w:val="Normal"/>
    <w:link w:val="a5"/>
    <w:qFormat/>
    <w:rsid w:val="005B6078"/>
    <w:pPr>
      <w:spacing w:before="120" w:after="240" w:line="360" w:lineRule="auto"/>
      <w:jc w:val="center"/>
    </w:pPr>
    <w:rPr>
      <w:rFonts w:ascii="Times New Roman" w:eastAsia="Calibri" w:hAnsi="Times New Roman" w:cs="Times New Roman"/>
      <w:noProof/>
      <w:lang w:eastAsia="ru-RU"/>
    </w:rPr>
  </w:style>
  <w:style w:type="character" w:customStyle="1" w:styleId="a5">
    <w:name w:val="Подпись к рисунку Знак"/>
    <w:basedOn w:val="DefaultParagraphFont"/>
    <w:link w:val="a4"/>
    <w:rsid w:val="005B6078"/>
    <w:rPr>
      <w:rFonts w:ascii="Times New Roman" w:eastAsia="Calibri" w:hAnsi="Times New Roman" w:cs="Times New Roman"/>
      <w:noProof/>
      <w:sz w:val="24"/>
      <w:szCs w:val="24"/>
      <w:lang w:eastAsia="ru-RU"/>
    </w:rPr>
  </w:style>
  <w:style w:type="table" w:styleId="TableGrid">
    <w:name w:val="Table Grid"/>
    <w:basedOn w:val="TableNormal"/>
    <w:uiPriority w:val="39"/>
    <w:rsid w:val="00E06CE1"/>
    <w:pPr>
      <w:spacing w:after="0" w:line="240" w:lineRule="auto"/>
      <w:contextualSpacing/>
      <w:jc w:val="center"/>
    </w:pPr>
    <w:rPr>
      <w:rFonts w:ascii="Times New Roman" w:eastAsia="Calibri" w:hAnsi="Times New Roman" w:cs="Times New Roman"/>
      <w:sz w:val="24"/>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cPr>
      <w:vAlign w:val="center"/>
    </w:tcPr>
    <w:tblStylePr w:type="firstCol">
      <w:pPr>
        <w:jc w:val="left"/>
      </w:pPr>
      <w:rPr>
        <w:rFonts w:ascii="Times New Roman" w:hAnsi="Times New Roman"/>
        <w:sz w:val="24"/>
      </w:rPr>
    </w:tblStylePr>
  </w:style>
  <w:style w:type="paragraph" w:styleId="TOC2">
    <w:name w:val="toc 2"/>
    <w:basedOn w:val="TOC1"/>
    <w:next w:val="Normal"/>
    <w:autoRedefine/>
    <w:uiPriority w:val="39"/>
    <w:rsid w:val="00E06CE1"/>
    <w:pPr>
      <w:ind w:left="221"/>
    </w:pPr>
  </w:style>
  <w:style w:type="character" w:styleId="Hyperlink">
    <w:name w:val="Hyperlink"/>
    <w:uiPriority w:val="99"/>
    <w:rsid w:val="00E06CE1"/>
    <w:rPr>
      <w:color w:val="0000FF"/>
      <w:u w:val="single"/>
    </w:rPr>
  </w:style>
  <w:style w:type="paragraph" w:styleId="TOC1">
    <w:name w:val="toc 1"/>
    <w:aliases w:val="Оглавление (текст)"/>
    <w:basedOn w:val="a3"/>
    <w:next w:val="a3"/>
    <w:autoRedefine/>
    <w:uiPriority w:val="39"/>
    <w:qFormat/>
    <w:rsid w:val="000C2FE6"/>
    <w:pPr>
      <w:tabs>
        <w:tab w:val="right" w:leader="dot" w:pos="9628"/>
      </w:tabs>
      <w:ind w:firstLine="0"/>
      <w:jc w:val="left"/>
    </w:pPr>
    <w:rPr>
      <w:bCs/>
      <w:noProof/>
      <w:szCs w:val="20"/>
    </w:rPr>
  </w:style>
  <w:style w:type="paragraph" w:styleId="NoSpacing">
    <w:name w:val="No Spacing"/>
    <w:uiPriority w:val="1"/>
    <w:qFormat/>
    <w:rsid w:val="00C203E5"/>
    <w:pPr>
      <w:spacing w:after="0"/>
    </w:pPr>
  </w:style>
  <w:style w:type="paragraph" w:styleId="Caption">
    <w:name w:val="caption"/>
    <w:aliases w:val="Рисунок НАЗВАНИЕ,название таблицы"/>
    <w:basedOn w:val="a3"/>
    <w:next w:val="a3"/>
    <w:link w:val="CaptionChar"/>
    <w:uiPriority w:val="35"/>
    <w:qFormat/>
    <w:rsid w:val="00E06CE1"/>
    <w:pPr>
      <w:spacing w:before="180" w:after="180" w:line="240" w:lineRule="auto"/>
      <w:ind w:firstLine="0"/>
      <w:jc w:val="center"/>
    </w:pPr>
    <w:rPr>
      <w:bCs/>
      <w:szCs w:val="18"/>
    </w:rPr>
  </w:style>
  <w:style w:type="character" w:styleId="PlaceholderText">
    <w:name w:val="Placeholder Text"/>
    <w:basedOn w:val="DefaultParagraphFont"/>
    <w:uiPriority w:val="99"/>
    <w:semiHidden/>
    <w:rsid w:val="00E06CE1"/>
    <w:rPr>
      <w:color w:val="808080"/>
    </w:rPr>
  </w:style>
  <w:style w:type="paragraph" w:styleId="NormalWeb">
    <w:name w:val="Normal (Web)"/>
    <w:basedOn w:val="Normal"/>
    <w:uiPriority w:val="99"/>
    <w:semiHidden/>
    <w:unhideWhenUsed/>
    <w:rsid w:val="00190EFA"/>
    <w:pPr>
      <w:spacing w:before="100" w:beforeAutospacing="1" w:after="100" w:afterAutospacing="1"/>
    </w:pPr>
    <w:rPr>
      <w:rFonts w:ascii="Times New Roman" w:eastAsia="Times New Roman" w:hAnsi="Times New Roman" w:cs="Times New Roman"/>
      <w:lang w:eastAsia="ru-RU"/>
    </w:rPr>
  </w:style>
  <w:style w:type="paragraph" w:customStyle="1" w:styleId="a6">
    <w:name w:val="Код"/>
    <w:basedOn w:val="Normal"/>
    <w:rsid w:val="00FB6AA9"/>
    <w:pPr>
      <w:pBdr>
        <w:top w:val="single" w:sz="4" w:space="4" w:color="auto"/>
        <w:left w:val="single" w:sz="4" w:space="4" w:color="auto"/>
        <w:bottom w:val="single" w:sz="4" w:space="4" w:color="auto"/>
        <w:right w:val="single" w:sz="4" w:space="4" w:color="auto"/>
      </w:pBdr>
      <w:shd w:val="clear" w:color="auto" w:fill="F2F2F2"/>
      <w:tabs>
        <w:tab w:val="left" w:pos="567"/>
        <w:tab w:val="left" w:pos="1134"/>
        <w:tab w:val="left" w:pos="1701"/>
        <w:tab w:val="left" w:pos="2268"/>
        <w:tab w:val="left" w:pos="2835"/>
        <w:tab w:val="left" w:pos="3402"/>
        <w:tab w:val="left" w:pos="3969"/>
        <w:tab w:val="left" w:pos="4536"/>
        <w:tab w:val="left" w:pos="5103"/>
        <w:tab w:val="left" w:pos="5670"/>
      </w:tabs>
      <w:spacing w:before="240" w:after="120"/>
      <w:contextualSpacing/>
    </w:pPr>
    <w:rPr>
      <w:rFonts w:ascii="Lucida Console" w:eastAsia="Times New Roman" w:hAnsi="Lucida Console" w:cs="Times New Roman"/>
      <w:sz w:val="18"/>
    </w:rPr>
  </w:style>
  <w:style w:type="paragraph" w:styleId="HTMLPreformatted">
    <w:name w:val="HTML Preformatted"/>
    <w:basedOn w:val="Normal"/>
    <w:link w:val="HTMLPreformattedChar"/>
    <w:uiPriority w:val="99"/>
    <w:semiHidden/>
    <w:unhideWhenUsed/>
    <w:rsid w:val="00C33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C33A15"/>
    <w:rPr>
      <w:rFonts w:ascii="Courier New" w:eastAsia="Times New Roman" w:hAnsi="Courier New" w:cs="Courier New"/>
      <w:sz w:val="20"/>
      <w:szCs w:val="20"/>
      <w:lang w:eastAsia="ru-RU"/>
    </w:rPr>
  </w:style>
  <w:style w:type="paragraph" w:styleId="CommentText">
    <w:name w:val="annotation text"/>
    <w:basedOn w:val="Normal"/>
    <w:link w:val="CommentTextChar"/>
    <w:uiPriority w:val="99"/>
    <w:unhideWhenUsed/>
    <w:rsid w:val="00E06CE1"/>
    <w:pPr>
      <w:spacing w:after="200"/>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E06CE1"/>
    <w:rPr>
      <w:rFonts w:ascii="Calibri" w:eastAsia="Calibri" w:hAnsi="Calibri" w:cs="Times New Roman"/>
      <w:sz w:val="20"/>
      <w:szCs w:val="20"/>
    </w:rPr>
  </w:style>
  <w:style w:type="character" w:styleId="CommentReference">
    <w:name w:val="annotation reference"/>
    <w:basedOn w:val="DefaultParagraphFont"/>
    <w:uiPriority w:val="99"/>
    <w:semiHidden/>
    <w:unhideWhenUsed/>
    <w:rsid w:val="00754844"/>
    <w:rPr>
      <w:sz w:val="16"/>
      <w:szCs w:val="16"/>
    </w:rPr>
  </w:style>
  <w:style w:type="paragraph" w:styleId="Revision">
    <w:name w:val="Revision"/>
    <w:hidden/>
    <w:uiPriority w:val="99"/>
    <w:semiHidden/>
    <w:rsid w:val="00A229C3"/>
    <w:pPr>
      <w:spacing w:after="0" w:line="240" w:lineRule="auto"/>
    </w:pPr>
  </w:style>
  <w:style w:type="paragraph" w:styleId="CommentSubject">
    <w:name w:val="annotation subject"/>
    <w:basedOn w:val="CommentText"/>
    <w:next w:val="CommentText"/>
    <w:link w:val="CommentSubjectChar"/>
    <w:uiPriority w:val="99"/>
    <w:semiHidden/>
    <w:unhideWhenUsed/>
    <w:rsid w:val="00E06CE1"/>
    <w:rPr>
      <w:b/>
      <w:bCs/>
    </w:rPr>
  </w:style>
  <w:style w:type="character" w:customStyle="1" w:styleId="CommentSubjectChar">
    <w:name w:val="Comment Subject Char"/>
    <w:basedOn w:val="CommentTextChar"/>
    <w:link w:val="CommentSubject"/>
    <w:uiPriority w:val="99"/>
    <w:semiHidden/>
    <w:rsid w:val="00E06CE1"/>
    <w:rPr>
      <w:rFonts w:ascii="Calibri" w:eastAsia="Calibri" w:hAnsi="Calibri" w:cs="Times New Roman"/>
      <w:b/>
      <w:bCs/>
      <w:sz w:val="20"/>
      <w:szCs w:val="20"/>
    </w:rPr>
  </w:style>
  <w:style w:type="paragraph" w:customStyle="1" w:styleId="a3">
    <w:name w:val="Текст основной"/>
    <w:basedOn w:val="Normal"/>
    <w:link w:val="a7"/>
    <w:uiPriority w:val="6"/>
    <w:qFormat/>
    <w:rsid w:val="00E06CE1"/>
    <w:pPr>
      <w:tabs>
        <w:tab w:val="left" w:pos="425"/>
      </w:tabs>
      <w:spacing w:line="360" w:lineRule="auto"/>
      <w:ind w:firstLine="709"/>
      <w:contextualSpacing/>
      <w:jc w:val="both"/>
    </w:pPr>
    <w:rPr>
      <w:rFonts w:ascii="Times New Roman" w:hAnsi="Times New Roman" w:cs="Times New Roman"/>
    </w:rPr>
  </w:style>
  <w:style w:type="character" w:customStyle="1" w:styleId="a7">
    <w:name w:val="Текст основной Знак"/>
    <w:basedOn w:val="DefaultParagraphFont"/>
    <w:link w:val="a3"/>
    <w:uiPriority w:val="6"/>
    <w:rsid w:val="00E06CE1"/>
    <w:rPr>
      <w:rFonts w:ascii="Times New Roman" w:hAnsi="Times New Roman" w:cs="Times New Roman"/>
      <w:sz w:val="24"/>
      <w:szCs w:val="24"/>
    </w:rPr>
  </w:style>
  <w:style w:type="paragraph" w:customStyle="1" w:styleId="-">
    <w:name w:val="//ГОСТ - Подраздел"/>
    <w:basedOn w:val="Heading2"/>
    <w:link w:val="-0"/>
    <w:semiHidden/>
    <w:rsid w:val="00E06CE1"/>
    <w:pPr>
      <w:jc w:val="left"/>
    </w:pPr>
    <w:rPr>
      <w:b w:val="0"/>
    </w:rPr>
  </w:style>
  <w:style w:type="character" w:customStyle="1" w:styleId="-0">
    <w:name w:val="//ГОСТ - Подраздел Знак"/>
    <w:basedOn w:val="DefaultParagraphFont"/>
    <w:link w:val="-"/>
    <w:semiHidden/>
    <w:rsid w:val="00E06CE1"/>
    <w:rPr>
      <w:rFonts w:ascii="Times New Roman" w:eastAsiaTheme="minorEastAsia" w:hAnsi="Times New Roman" w:cstheme="majorBidi"/>
      <w:bCs/>
      <w:color w:val="000000" w:themeColor="text1"/>
      <w:sz w:val="24"/>
      <w:szCs w:val="26"/>
    </w:rPr>
  </w:style>
  <w:style w:type="paragraph" w:customStyle="1" w:styleId="-1">
    <w:name w:val="ГОСТ - Номер формулы"/>
    <w:basedOn w:val="Normal"/>
    <w:link w:val="-2"/>
    <w:uiPriority w:val="4"/>
    <w:semiHidden/>
    <w:unhideWhenUsed/>
    <w:rsid w:val="00E06CE1"/>
    <w:pPr>
      <w:spacing w:line="360" w:lineRule="auto"/>
      <w:jc w:val="center"/>
    </w:pPr>
    <w:rPr>
      <w:rFonts w:ascii="Times New Roman" w:eastAsia="Calibri" w:hAnsi="Times New Roman" w:cs="Times New Roman"/>
      <w:lang w:val="en-US" w:eastAsia="ru-RU"/>
    </w:rPr>
  </w:style>
  <w:style w:type="character" w:customStyle="1" w:styleId="-2">
    <w:name w:val="ГОСТ - Номер формулы Знак"/>
    <w:basedOn w:val="a7"/>
    <w:link w:val="-1"/>
    <w:uiPriority w:val="4"/>
    <w:semiHidden/>
    <w:rsid w:val="00E06CE1"/>
    <w:rPr>
      <w:rFonts w:ascii="Times New Roman" w:eastAsia="Calibri" w:hAnsi="Times New Roman" w:cs="Times New Roman"/>
      <w:sz w:val="24"/>
      <w:szCs w:val="24"/>
      <w:lang w:val="en-US" w:eastAsia="ru-RU"/>
    </w:rPr>
  </w:style>
  <w:style w:type="paragraph" w:customStyle="1" w:styleId="-3">
    <w:name w:val="ГОСТ - оглавление (заголовок)"/>
    <w:basedOn w:val="Heading1"/>
    <w:next w:val="TOC1"/>
    <w:link w:val="-4"/>
    <w:uiPriority w:val="5"/>
    <w:semiHidden/>
    <w:qFormat/>
    <w:rsid w:val="00E06CE1"/>
    <w:pPr>
      <w:numPr>
        <w:numId w:val="0"/>
      </w:numPr>
      <w:contextualSpacing w:val="0"/>
    </w:pPr>
    <w:rPr>
      <w:color w:val="000000" w:themeColor="text1"/>
    </w:rPr>
  </w:style>
  <w:style w:type="character" w:customStyle="1" w:styleId="-4">
    <w:name w:val="ГОСТ - оглавление (заголовок) Знак"/>
    <w:basedOn w:val="DefaultParagraphFont"/>
    <w:link w:val="-3"/>
    <w:uiPriority w:val="5"/>
    <w:semiHidden/>
    <w:rsid w:val="00E06CE1"/>
    <w:rPr>
      <w:rFonts w:ascii="Times New Roman" w:eastAsiaTheme="majorEastAsia" w:hAnsi="Times New Roman" w:cs="Times New Roman (Заголовки (сло"/>
      <w:b/>
      <w:caps/>
      <w:color w:val="000000" w:themeColor="text1"/>
      <w:sz w:val="28"/>
      <w:szCs w:val="32"/>
    </w:rPr>
  </w:style>
  <w:style w:type="paragraph" w:styleId="FootnoteText">
    <w:name w:val="footnote text"/>
    <w:basedOn w:val="Normal"/>
    <w:link w:val="FootnoteTextChar"/>
    <w:uiPriority w:val="99"/>
    <w:semiHidden/>
    <w:unhideWhenUsed/>
    <w:rsid w:val="00E06CE1"/>
    <w:pPr>
      <w:spacing w:line="360" w:lineRule="auto"/>
    </w:pPr>
    <w:rPr>
      <w:rFonts w:ascii="Times New Roman" w:hAnsi="Times New Roman"/>
      <w:szCs w:val="20"/>
    </w:rPr>
  </w:style>
  <w:style w:type="character" w:customStyle="1" w:styleId="FootnoteTextChar">
    <w:name w:val="Footnote Text Char"/>
    <w:basedOn w:val="DefaultParagraphFont"/>
    <w:link w:val="FootnoteText"/>
    <w:uiPriority w:val="99"/>
    <w:semiHidden/>
    <w:rsid w:val="00E06CE1"/>
    <w:rPr>
      <w:rFonts w:ascii="Times New Roman" w:hAnsi="Times New Roman"/>
      <w:sz w:val="24"/>
      <w:szCs w:val="20"/>
    </w:rPr>
  </w:style>
  <w:style w:type="paragraph" w:customStyle="1" w:styleId="-5">
    <w:name w:val="Сноски - ГОСТ"/>
    <w:basedOn w:val="FootnoteText"/>
    <w:link w:val="-6"/>
    <w:uiPriority w:val="6"/>
    <w:semiHidden/>
    <w:rsid w:val="00E06CE1"/>
    <w:pPr>
      <w:contextualSpacing/>
    </w:pPr>
  </w:style>
  <w:style w:type="character" w:customStyle="1" w:styleId="-6">
    <w:name w:val="Сноски - ГОСТ Знак"/>
    <w:basedOn w:val="FootnoteTextChar"/>
    <w:link w:val="-5"/>
    <w:uiPriority w:val="6"/>
    <w:semiHidden/>
    <w:rsid w:val="00E06CE1"/>
    <w:rPr>
      <w:rFonts w:ascii="Times New Roman" w:hAnsi="Times New Roman"/>
      <w:sz w:val="24"/>
      <w:szCs w:val="20"/>
    </w:rPr>
  </w:style>
  <w:style w:type="paragraph" w:customStyle="1" w:styleId="-7">
    <w:name w:val="ГОСТ - Сноска / номер"/>
    <w:basedOn w:val="-5"/>
    <w:link w:val="-8"/>
    <w:uiPriority w:val="6"/>
    <w:semiHidden/>
    <w:rsid w:val="00E06CE1"/>
    <w:rPr>
      <w:vertAlign w:val="superscript"/>
    </w:rPr>
  </w:style>
  <w:style w:type="character" w:customStyle="1" w:styleId="-8">
    <w:name w:val="ГОСТ - Сноска / номер Знак"/>
    <w:basedOn w:val="-6"/>
    <w:link w:val="-7"/>
    <w:uiPriority w:val="6"/>
    <w:semiHidden/>
    <w:rsid w:val="00E06CE1"/>
    <w:rPr>
      <w:rFonts w:ascii="Times New Roman" w:hAnsi="Times New Roman"/>
      <w:sz w:val="24"/>
      <w:szCs w:val="20"/>
      <w:vertAlign w:val="superscript"/>
    </w:rPr>
  </w:style>
  <w:style w:type="character" w:customStyle="1" w:styleId="CaptionChar">
    <w:name w:val="Caption Char"/>
    <w:aliases w:val="Рисунок НАЗВАНИЕ Char,название таблицы Char"/>
    <w:basedOn w:val="DefaultParagraphFont"/>
    <w:link w:val="Caption"/>
    <w:uiPriority w:val="35"/>
    <w:rsid w:val="00E06CE1"/>
    <w:rPr>
      <w:rFonts w:ascii="Times New Roman" w:hAnsi="Times New Roman" w:cs="Times New Roman"/>
      <w:bCs/>
      <w:sz w:val="24"/>
      <w:szCs w:val="18"/>
    </w:rPr>
  </w:style>
  <w:style w:type="paragraph" w:customStyle="1" w:styleId="-10">
    <w:name w:val="ГОСТ - Таблица 1"/>
    <w:basedOn w:val="Caption"/>
    <w:link w:val="-11"/>
    <w:semiHidden/>
    <w:qFormat/>
    <w:rsid w:val="00E06CE1"/>
    <w:pPr>
      <w:keepNext/>
      <w:jc w:val="left"/>
    </w:pPr>
  </w:style>
  <w:style w:type="character" w:customStyle="1" w:styleId="-11">
    <w:name w:val="ГОСТ - Таблица 1 Знак"/>
    <w:basedOn w:val="DefaultParagraphFont"/>
    <w:link w:val="-10"/>
    <w:semiHidden/>
    <w:rsid w:val="00E06CE1"/>
    <w:rPr>
      <w:rFonts w:ascii="Times New Roman" w:hAnsi="Times New Roman" w:cs="Times New Roman"/>
      <w:bCs/>
      <w:sz w:val="24"/>
      <w:szCs w:val="18"/>
    </w:rPr>
  </w:style>
  <w:style w:type="character" w:customStyle="1" w:styleId="Heading5Char">
    <w:name w:val="Heading 5 Char"/>
    <w:basedOn w:val="DefaultParagraphFont"/>
    <w:link w:val="Heading5"/>
    <w:uiPriority w:val="9"/>
    <w:semiHidden/>
    <w:rsid w:val="00E06CE1"/>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E06CE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E06CE1"/>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E06C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6CE1"/>
    <w:rPr>
      <w:rFonts w:asciiTheme="majorHAnsi" w:eastAsiaTheme="majorEastAsia" w:hAnsiTheme="majorHAnsi" w:cstheme="majorBidi"/>
      <w:i/>
      <w:iCs/>
      <w:color w:val="272727" w:themeColor="text1" w:themeTint="D8"/>
      <w:sz w:val="21"/>
      <w:szCs w:val="21"/>
    </w:rPr>
  </w:style>
  <w:style w:type="paragraph" w:customStyle="1" w:styleId="a8">
    <w:name w:val="Заголовок без номера"/>
    <w:basedOn w:val="Heading1"/>
    <w:next w:val="a3"/>
    <w:link w:val="a9"/>
    <w:uiPriority w:val="1"/>
    <w:qFormat/>
    <w:rsid w:val="00E06CE1"/>
    <w:pPr>
      <w:numPr>
        <w:numId w:val="0"/>
      </w:numPr>
      <w:spacing w:before="0" w:after="0" w:line="480" w:lineRule="auto"/>
      <w:contextualSpacing w:val="0"/>
    </w:pPr>
    <w:rPr>
      <w:caps w:val="0"/>
    </w:rPr>
  </w:style>
  <w:style w:type="character" w:customStyle="1" w:styleId="a9">
    <w:name w:val="Заголовок без номера Знак"/>
    <w:basedOn w:val="DefaultParagraphFont"/>
    <w:link w:val="a8"/>
    <w:uiPriority w:val="1"/>
    <w:rsid w:val="00E06CE1"/>
    <w:rPr>
      <w:rFonts w:ascii="Times New Roman" w:eastAsiaTheme="majorEastAsia" w:hAnsi="Times New Roman" w:cs="Times New Roman (Заголовки (сло"/>
      <w:b/>
      <w:sz w:val="28"/>
      <w:szCs w:val="32"/>
    </w:rPr>
  </w:style>
  <w:style w:type="paragraph" w:styleId="TOAHeading">
    <w:name w:val="toa heading"/>
    <w:basedOn w:val="Normal"/>
    <w:next w:val="Normal"/>
    <w:uiPriority w:val="99"/>
    <w:semiHidden/>
    <w:unhideWhenUsed/>
    <w:rsid w:val="00E06CE1"/>
    <w:pPr>
      <w:spacing w:before="120"/>
    </w:pPr>
    <w:rPr>
      <w:rFonts w:asciiTheme="majorHAnsi" w:eastAsiaTheme="majorEastAsia" w:hAnsiTheme="majorHAnsi" w:cstheme="majorBidi"/>
      <w:b/>
      <w:bCs/>
    </w:rPr>
  </w:style>
  <w:style w:type="character" w:styleId="EndnoteReference">
    <w:name w:val="endnote reference"/>
    <w:basedOn w:val="DefaultParagraphFont"/>
    <w:uiPriority w:val="99"/>
    <w:semiHidden/>
    <w:unhideWhenUsed/>
    <w:rsid w:val="00E06CE1"/>
    <w:rPr>
      <w:vertAlign w:val="superscript"/>
    </w:rPr>
  </w:style>
  <w:style w:type="character" w:styleId="FootnoteReference">
    <w:name w:val="footnote reference"/>
    <w:basedOn w:val="DefaultParagraphFont"/>
    <w:uiPriority w:val="99"/>
    <w:semiHidden/>
    <w:unhideWhenUsed/>
    <w:rsid w:val="00E06CE1"/>
    <w:rPr>
      <w:vertAlign w:val="superscript"/>
    </w:rPr>
  </w:style>
  <w:style w:type="paragraph" w:customStyle="1" w:styleId="aa">
    <w:name w:val="Код абзацем"/>
    <w:basedOn w:val="a3"/>
    <w:next w:val="a3"/>
    <w:uiPriority w:val="15"/>
    <w:qFormat/>
    <w:rsid w:val="00E06CE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after="180" w:line="240" w:lineRule="auto"/>
      <w:ind w:firstLine="0"/>
    </w:pPr>
    <w:rPr>
      <w:rFonts w:ascii="Courier New" w:hAnsi="Courier New" w:cs="Courier New"/>
      <w:lang w:val="en-US"/>
    </w:rPr>
  </w:style>
  <w:style w:type="character" w:customStyle="1" w:styleId="ab">
    <w:name w:val="Код в тексте"/>
    <w:basedOn w:val="DefaultParagraphFont"/>
    <w:uiPriority w:val="16"/>
    <w:qFormat/>
    <w:rsid w:val="00E06CE1"/>
    <w:rPr>
      <w:rFonts w:ascii="Courier New" w:hAnsi="Courier New"/>
      <w:sz w:val="24"/>
      <w:bdr w:val="single" w:sz="4" w:space="0" w:color="BFBFBF" w:themeColor="background1" w:themeShade="BF"/>
    </w:rPr>
  </w:style>
  <w:style w:type="character" w:styleId="BookTitle">
    <w:name w:val="Book Title"/>
    <w:basedOn w:val="DefaultParagraphFont"/>
    <w:uiPriority w:val="33"/>
    <w:rsid w:val="00E06CE1"/>
    <w:rPr>
      <w:iCs/>
      <w:spacing w:val="5"/>
      <w:sz w:val="28"/>
    </w:rPr>
  </w:style>
  <w:style w:type="character" w:styleId="PageNumber">
    <w:name w:val="page number"/>
    <w:basedOn w:val="DefaultParagraphFont"/>
    <w:uiPriority w:val="99"/>
    <w:semiHidden/>
    <w:unhideWhenUsed/>
    <w:rsid w:val="00E06CE1"/>
  </w:style>
  <w:style w:type="paragraph" w:styleId="TOC3">
    <w:name w:val="toc 3"/>
    <w:basedOn w:val="TOC1"/>
    <w:next w:val="Normal"/>
    <w:autoRedefine/>
    <w:uiPriority w:val="39"/>
    <w:rsid w:val="00E06CE1"/>
    <w:pPr>
      <w:ind w:left="442"/>
    </w:pPr>
    <w:rPr>
      <w:iCs/>
    </w:rPr>
  </w:style>
  <w:style w:type="paragraph" w:styleId="TOC4">
    <w:name w:val="toc 4"/>
    <w:basedOn w:val="Normal"/>
    <w:next w:val="Normal"/>
    <w:autoRedefine/>
    <w:uiPriority w:val="39"/>
    <w:semiHidden/>
    <w:rsid w:val="00E06CE1"/>
    <w:pPr>
      <w:ind w:left="660"/>
    </w:pPr>
    <w:rPr>
      <w:sz w:val="18"/>
      <w:szCs w:val="18"/>
    </w:rPr>
  </w:style>
  <w:style w:type="paragraph" w:styleId="TOC5">
    <w:name w:val="toc 5"/>
    <w:basedOn w:val="Normal"/>
    <w:next w:val="Normal"/>
    <w:autoRedefine/>
    <w:uiPriority w:val="39"/>
    <w:semiHidden/>
    <w:rsid w:val="00E06CE1"/>
    <w:pPr>
      <w:ind w:left="880"/>
    </w:pPr>
    <w:rPr>
      <w:sz w:val="18"/>
      <w:szCs w:val="18"/>
    </w:rPr>
  </w:style>
  <w:style w:type="paragraph" w:styleId="TOC6">
    <w:name w:val="toc 6"/>
    <w:basedOn w:val="Normal"/>
    <w:next w:val="Normal"/>
    <w:autoRedefine/>
    <w:uiPriority w:val="39"/>
    <w:semiHidden/>
    <w:rsid w:val="00E06CE1"/>
    <w:pPr>
      <w:ind w:left="1100"/>
    </w:pPr>
    <w:rPr>
      <w:sz w:val="18"/>
      <w:szCs w:val="18"/>
    </w:rPr>
  </w:style>
  <w:style w:type="paragraph" w:styleId="TOC7">
    <w:name w:val="toc 7"/>
    <w:basedOn w:val="Normal"/>
    <w:next w:val="Normal"/>
    <w:autoRedefine/>
    <w:uiPriority w:val="39"/>
    <w:semiHidden/>
    <w:rsid w:val="00E06CE1"/>
    <w:pPr>
      <w:ind w:left="1320"/>
    </w:pPr>
    <w:rPr>
      <w:sz w:val="18"/>
      <w:szCs w:val="18"/>
    </w:rPr>
  </w:style>
  <w:style w:type="paragraph" w:styleId="TOC8">
    <w:name w:val="toc 8"/>
    <w:basedOn w:val="Normal"/>
    <w:next w:val="Normal"/>
    <w:autoRedefine/>
    <w:uiPriority w:val="39"/>
    <w:semiHidden/>
    <w:rsid w:val="00E06CE1"/>
    <w:pPr>
      <w:ind w:left="1540"/>
    </w:pPr>
    <w:rPr>
      <w:sz w:val="18"/>
      <w:szCs w:val="18"/>
    </w:rPr>
  </w:style>
  <w:style w:type="paragraph" w:styleId="TOC9">
    <w:name w:val="toc 9"/>
    <w:basedOn w:val="Normal"/>
    <w:next w:val="Normal"/>
    <w:autoRedefine/>
    <w:uiPriority w:val="39"/>
    <w:semiHidden/>
    <w:rsid w:val="00E06CE1"/>
    <w:pPr>
      <w:ind w:left="1760"/>
    </w:pPr>
    <w:rPr>
      <w:sz w:val="18"/>
      <w:szCs w:val="18"/>
    </w:rPr>
  </w:style>
  <w:style w:type="numbering" w:customStyle="1" w:styleId="a">
    <w:name w:val="Перечисление"/>
    <w:uiPriority w:val="99"/>
    <w:rsid w:val="00E06CE1"/>
    <w:pPr>
      <w:numPr>
        <w:numId w:val="1"/>
      </w:numPr>
    </w:pPr>
  </w:style>
  <w:style w:type="numbering" w:customStyle="1" w:styleId="a0">
    <w:name w:val="Перечисление ненумерованное"/>
    <w:uiPriority w:val="99"/>
    <w:rsid w:val="00E06CE1"/>
    <w:pPr>
      <w:numPr>
        <w:numId w:val="2"/>
      </w:numPr>
    </w:pPr>
  </w:style>
  <w:style w:type="paragraph" w:customStyle="1" w:styleId="111">
    <w:name w:val="Подпункт 1.1.1"/>
    <w:basedOn w:val="Heading4"/>
    <w:uiPriority w:val="2"/>
    <w:semiHidden/>
    <w:qFormat/>
    <w:rsid w:val="00E06CE1"/>
    <w:pPr>
      <w:keepNext w:val="0"/>
      <w:keepLines w:val="0"/>
      <w:numPr>
        <w:ilvl w:val="0"/>
        <w:numId w:val="0"/>
      </w:numPr>
      <w:ind w:firstLine="851"/>
    </w:pPr>
  </w:style>
  <w:style w:type="character" w:styleId="FollowedHyperlink">
    <w:name w:val="FollowedHyperlink"/>
    <w:basedOn w:val="DefaultParagraphFont"/>
    <w:uiPriority w:val="99"/>
    <w:semiHidden/>
    <w:unhideWhenUsed/>
    <w:rsid w:val="00E06CE1"/>
    <w:rPr>
      <w:color w:val="954F72" w:themeColor="followedHyperlink"/>
      <w:u w:val="single"/>
    </w:rPr>
  </w:style>
  <w:style w:type="paragraph" w:customStyle="1" w:styleId="11">
    <w:name w:val="Пункт 1.1"/>
    <w:basedOn w:val="Heading3"/>
    <w:uiPriority w:val="1"/>
    <w:semiHidden/>
    <w:qFormat/>
    <w:rsid w:val="00E06CE1"/>
    <w:pPr>
      <w:keepNext w:val="0"/>
      <w:numPr>
        <w:ilvl w:val="0"/>
        <w:numId w:val="0"/>
      </w:numPr>
      <w:ind w:firstLine="851"/>
    </w:pPr>
    <w:rPr>
      <w:b w:val="0"/>
    </w:rPr>
  </w:style>
  <w:style w:type="paragraph" w:customStyle="1" w:styleId="ac">
    <w:name w:val="Рисунок"/>
    <w:basedOn w:val="a3"/>
    <w:next w:val="Caption"/>
    <w:uiPriority w:val="6"/>
    <w:qFormat/>
    <w:rsid w:val="00E06CE1"/>
    <w:pPr>
      <w:keepNext/>
      <w:spacing w:before="180" w:line="240" w:lineRule="auto"/>
      <w:ind w:firstLine="0"/>
      <w:jc w:val="center"/>
    </w:pPr>
  </w:style>
  <w:style w:type="paragraph" w:customStyle="1" w:styleId="ad">
    <w:name w:val="Рисунок при вставке в таблицу"/>
    <w:basedOn w:val="ac"/>
    <w:next w:val="Caption"/>
    <w:uiPriority w:val="8"/>
    <w:qFormat/>
    <w:rsid w:val="00E06CE1"/>
    <w:pPr>
      <w:spacing w:before="0"/>
    </w:pPr>
    <w:rPr>
      <w:rFonts w:eastAsia="Calibri"/>
      <w:lang w:eastAsia="ru-RU"/>
    </w:rPr>
  </w:style>
  <w:style w:type="paragraph" w:customStyle="1" w:styleId="a2">
    <w:name w:val="Список именнованный"/>
    <w:basedOn w:val="a3"/>
    <w:link w:val="ae"/>
    <w:uiPriority w:val="11"/>
    <w:qFormat/>
    <w:rsid w:val="00E06CE1"/>
    <w:pPr>
      <w:numPr>
        <w:numId w:val="10"/>
      </w:numPr>
    </w:pPr>
    <w:rPr>
      <w:lang w:val="en-US"/>
    </w:rPr>
  </w:style>
  <w:style w:type="character" w:customStyle="1" w:styleId="ae">
    <w:name w:val="Список именнованный Знак"/>
    <w:basedOn w:val="a7"/>
    <w:link w:val="a2"/>
    <w:uiPriority w:val="11"/>
    <w:rsid w:val="00E06CE1"/>
    <w:rPr>
      <w:rFonts w:ascii="Times New Roman" w:hAnsi="Times New Roman" w:cs="Times New Roman"/>
      <w:sz w:val="24"/>
      <w:szCs w:val="24"/>
      <w:lang w:val="en-US"/>
    </w:rPr>
  </w:style>
  <w:style w:type="paragraph" w:styleId="Bibliography">
    <w:name w:val="Bibliography"/>
    <w:basedOn w:val="Normal"/>
    <w:next w:val="Normal"/>
    <w:uiPriority w:val="37"/>
    <w:semiHidden/>
    <w:rsid w:val="00E06CE1"/>
    <w:pPr>
      <w:spacing w:line="360" w:lineRule="auto"/>
      <w:contextualSpacing/>
    </w:pPr>
    <w:rPr>
      <w:rFonts w:ascii="Times New Roman" w:hAnsi="Times New Roman"/>
      <w:sz w:val="28"/>
    </w:rPr>
  </w:style>
  <w:style w:type="paragraph" w:customStyle="1" w:styleId="a1">
    <w:name w:val="Список неименнованный"/>
    <w:basedOn w:val="a3"/>
    <w:link w:val="af"/>
    <w:uiPriority w:val="12"/>
    <w:qFormat/>
    <w:rsid w:val="00E06CE1"/>
    <w:pPr>
      <w:numPr>
        <w:numId w:val="11"/>
      </w:numPr>
    </w:pPr>
  </w:style>
  <w:style w:type="character" w:customStyle="1" w:styleId="af">
    <w:name w:val="Список неименнованный Знак"/>
    <w:basedOn w:val="a7"/>
    <w:link w:val="a1"/>
    <w:uiPriority w:val="12"/>
    <w:rsid w:val="00E06CE1"/>
    <w:rPr>
      <w:rFonts w:ascii="Times New Roman" w:hAnsi="Times New Roman" w:cs="Times New Roman"/>
      <w:sz w:val="24"/>
      <w:szCs w:val="24"/>
    </w:rPr>
  </w:style>
  <w:style w:type="paragraph" w:customStyle="1" w:styleId="af0">
    <w:name w:val="СтильЦентрированный"/>
    <w:basedOn w:val="Normal"/>
    <w:next w:val="Normal"/>
    <w:link w:val="af1"/>
    <w:semiHidden/>
    <w:qFormat/>
    <w:rsid w:val="00B40766"/>
    <w:pPr>
      <w:tabs>
        <w:tab w:val="center" w:pos="4677"/>
        <w:tab w:val="right" w:pos="9355"/>
      </w:tabs>
      <w:spacing w:before="120" w:after="120"/>
      <w:jc w:val="center"/>
    </w:pPr>
    <w:rPr>
      <w:rFonts w:ascii="Times New Roman" w:eastAsia="Calibri" w:hAnsi="Times New Roman" w:cs="Times New Roman"/>
    </w:rPr>
  </w:style>
  <w:style w:type="character" w:customStyle="1" w:styleId="af1">
    <w:name w:val="СтильЦентрированный Знак"/>
    <w:basedOn w:val="DefaultParagraphFont"/>
    <w:link w:val="af0"/>
    <w:semiHidden/>
    <w:rsid w:val="00B40766"/>
    <w:rPr>
      <w:rFonts w:ascii="Times New Roman" w:eastAsia="Calibri" w:hAnsi="Times New Roman" w:cs="Times New Roman"/>
      <w:sz w:val="24"/>
      <w:szCs w:val="24"/>
    </w:rPr>
  </w:style>
  <w:style w:type="character" w:styleId="Strong">
    <w:name w:val="Strong"/>
    <w:basedOn w:val="DefaultParagraphFont"/>
    <w:uiPriority w:val="22"/>
    <w:rsid w:val="00E06CE1"/>
    <w:rPr>
      <w:b/>
      <w:bCs/>
    </w:rPr>
  </w:style>
  <w:style w:type="paragraph" w:styleId="DocumentMap">
    <w:name w:val="Document Map"/>
    <w:basedOn w:val="Normal"/>
    <w:link w:val="DocumentMapChar"/>
    <w:semiHidden/>
    <w:rsid w:val="00E06CE1"/>
    <w:pPr>
      <w:shd w:val="clear" w:color="auto" w:fill="000080"/>
      <w:spacing w:after="200" w:line="276" w:lineRule="auto"/>
    </w:pPr>
    <w:rPr>
      <w:rFonts w:ascii="Tahoma" w:eastAsia="Calibri" w:hAnsi="Tahoma" w:cs="Tahoma"/>
      <w:sz w:val="20"/>
      <w:szCs w:val="20"/>
    </w:rPr>
  </w:style>
  <w:style w:type="character" w:customStyle="1" w:styleId="DocumentMapChar">
    <w:name w:val="Document Map Char"/>
    <w:basedOn w:val="DefaultParagraphFont"/>
    <w:link w:val="DocumentMap"/>
    <w:semiHidden/>
    <w:rsid w:val="00E06CE1"/>
    <w:rPr>
      <w:rFonts w:ascii="Tahoma" w:eastAsia="Calibri" w:hAnsi="Tahoma" w:cs="Tahoma"/>
      <w:sz w:val="20"/>
      <w:szCs w:val="20"/>
      <w:shd w:val="clear" w:color="auto" w:fill="000080"/>
    </w:rPr>
  </w:style>
  <w:style w:type="character" w:customStyle="1" w:styleId="10">
    <w:name w:val="Схема документа Знак1"/>
    <w:basedOn w:val="DefaultParagraphFont"/>
    <w:uiPriority w:val="99"/>
    <w:semiHidden/>
    <w:rsid w:val="00E06CE1"/>
    <w:rPr>
      <w:rFonts w:ascii="Segoe UI" w:hAnsi="Segoe UI" w:cs="Segoe UI"/>
      <w:sz w:val="16"/>
      <w:szCs w:val="16"/>
    </w:rPr>
  </w:style>
  <w:style w:type="paragraph" w:customStyle="1" w:styleId="af2">
    <w:name w:val="Таблица НАЗВАНИЕ"/>
    <w:basedOn w:val="Caption"/>
    <w:link w:val="af3"/>
    <w:uiPriority w:val="9"/>
    <w:qFormat/>
    <w:rsid w:val="00E06CE1"/>
    <w:pPr>
      <w:keepNext/>
      <w:spacing w:before="0"/>
      <w:contextualSpacing w:val="0"/>
      <w:jc w:val="left"/>
    </w:pPr>
  </w:style>
  <w:style w:type="character" w:customStyle="1" w:styleId="af3">
    <w:name w:val="Таблица НАЗВАНИЕ Знак"/>
    <w:basedOn w:val="DefaultParagraphFont"/>
    <w:link w:val="af2"/>
    <w:uiPriority w:val="9"/>
    <w:rsid w:val="00E06CE1"/>
    <w:rPr>
      <w:rFonts w:ascii="Times New Roman" w:hAnsi="Times New Roman" w:cs="Times New Roman"/>
      <w:bCs/>
      <w:sz w:val="24"/>
      <w:szCs w:val="18"/>
    </w:rPr>
  </w:style>
  <w:style w:type="paragraph" w:customStyle="1" w:styleId="af4">
    <w:name w:val="Табличный текст"/>
    <w:basedOn w:val="a3"/>
    <w:link w:val="af5"/>
    <w:uiPriority w:val="8"/>
    <w:qFormat/>
    <w:rsid w:val="00E06CE1"/>
    <w:pPr>
      <w:spacing w:line="240" w:lineRule="auto"/>
      <w:ind w:firstLine="0"/>
      <w:jc w:val="center"/>
    </w:pPr>
    <w:rPr>
      <w:rFonts w:eastAsia="Calibri"/>
      <w:szCs w:val="20"/>
      <w:lang w:eastAsia="ru-RU"/>
    </w:rPr>
  </w:style>
  <w:style w:type="character" w:customStyle="1" w:styleId="af5">
    <w:name w:val="Табличный текст Знак"/>
    <w:basedOn w:val="a7"/>
    <w:link w:val="af4"/>
    <w:uiPriority w:val="8"/>
    <w:rsid w:val="00E06CE1"/>
    <w:rPr>
      <w:rFonts w:ascii="Times New Roman" w:eastAsia="Calibri" w:hAnsi="Times New Roman" w:cs="Times New Roman"/>
      <w:sz w:val="24"/>
      <w:szCs w:val="20"/>
      <w:lang w:eastAsia="ru-RU"/>
    </w:rPr>
  </w:style>
  <w:style w:type="paragraph" w:styleId="BalloonText">
    <w:name w:val="Balloon Text"/>
    <w:basedOn w:val="Normal"/>
    <w:link w:val="BalloonTextChar"/>
    <w:uiPriority w:val="99"/>
    <w:semiHidden/>
    <w:rsid w:val="00E06CE1"/>
    <w:pPr>
      <w:spacing w:after="200" w:line="276"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E06CE1"/>
    <w:rPr>
      <w:rFonts w:ascii="Tahoma" w:eastAsia="Calibri" w:hAnsi="Tahoma" w:cs="Tahoma"/>
      <w:sz w:val="16"/>
      <w:szCs w:val="16"/>
    </w:rPr>
  </w:style>
  <w:style w:type="character" w:customStyle="1" w:styleId="12">
    <w:name w:val="Текст выноски Знак1"/>
    <w:basedOn w:val="DefaultParagraphFont"/>
    <w:uiPriority w:val="99"/>
    <w:semiHidden/>
    <w:rsid w:val="00E06CE1"/>
    <w:rPr>
      <w:rFonts w:ascii="Segoe UI" w:hAnsi="Segoe UI" w:cs="Segoe UI"/>
      <w:sz w:val="18"/>
      <w:szCs w:val="18"/>
    </w:rPr>
  </w:style>
  <w:style w:type="paragraph" w:styleId="EndnoteText">
    <w:name w:val="endnote text"/>
    <w:basedOn w:val="Normal"/>
    <w:link w:val="EndnoteTextChar"/>
    <w:uiPriority w:val="99"/>
    <w:semiHidden/>
    <w:unhideWhenUsed/>
    <w:rsid w:val="00E06CE1"/>
    <w:rPr>
      <w:sz w:val="20"/>
      <w:szCs w:val="20"/>
    </w:rPr>
  </w:style>
  <w:style w:type="character" w:customStyle="1" w:styleId="EndnoteTextChar">
    <w:name w:val="Endnote Text Char"/>
    <w:basedOn w:val="DefaultParagraphFont"/>
    <w:link w:val="EndnoteText"/>
    <w:uiPriority w:val="99"/>
    <w:semiHidden/>
    <w:rsid w:val="00E06CE1"/>
    <w:rPr>
      <w:sz w:val="20"/>
      <w:szCs w:val="20"/>
    </w:rPr>
  </w:style>
  <w:style w:type="character" w:customStyle="1" w:styleId="13">
    <w:name w:val="Текст примечания Знак1"/>
    <w:basedOn w:val="DefaultParagraphFont"/>
    <w:uiPriority w:val="99"/>
    <w:semiHidden/>
    <w:rsid w:val="00E06CE1"/>
    <w:rPr>
      <w:sz w:val="20"/>
      <w:szCs w:val="20"/>
    </w:rPr>
  </w:style>
  <w:style w:type="numbering" w:customStyle="1" w:styleId="1">
    <w:name w:val="Текущий список1"/>
    <w:uiPriority w:val="99"/>
    <w:rsid w:val="00E06CE1"/>
    <w:pPr>
      <w:numPr>
        <w:numId w:val="38"/>
      </w:numPr>
    </w:pPr>
  </w:style>
  <w:style w:type="numbering" w:customStyle="1" w:styleId="2">
    <w:name w:val="Текущий список2"/>
    <w:uiPriority w:val="99"/>
    <w:rsid w:val="00E06CE1"/>
    <w:pPr>
      <w:numPr>
        <w:numId w:val="4"/>
      </w:numPr>
    </w:pPr>
  </w:style>
  <w:style w:type="numbering" w:customStyle="1" w:styleId="3">
    <w:name w:val="Текущий список3"/>
    <w:uiPriority w:val="99"/>
    <w:rsid w:val="00E06CE1"/>
    <w:pPr>
      <w:numPr>
        <w:numId w:val="5"/>
      </w:numPr>
    </w:pPr>
  </w:style>
  <w:style w:type="numbering" w:customStyle="1" w:styleId="4">
    <w:name w:val="Текущий список4"/>
    <w:uiPriority w:val="99"/>
    <w:rsid w:val="00E06CE1"/>
    <w:pPr>
      <w:numPr>
        <w:numId w:val="6"/>
      </w:numPr>
    </w:pPr>
  </w:style>
  <w:style w:type="numbering" w:customStyle="1" w:styleId="5">
    <w:name w:val="Текущий список5"/>
    <w:uiPriority w:val="99"/>
    <w:rsid w:val="00E06CE1"/>
    <w:pPr>
      <w:numPr>
        <w:numId w:val="39"/>
      </w:numPr>
    </w:pPr>
  </w:style>
  <w:style w:type="numbering" w:customStyle="1" w:styleId="6">
    <w:name w:val="Текущий список6"/>
    <w:uiPriority w:val="99"/>
    <w:rsid w:val="00E06CE1"/>
    <w:pPr>
      <w:numPr>
        <w:numId w:val="8"/>
      </w:numPr>
    </w:pPr>
  </w:style>
  <w:style w:type="character" w:customStyle="1" w:styleId="14">
    <w:name w:val="Тема примечания Знак1"/>
    <w:basedOn w:val="13"/>
    <w:uiPriority w:val="99"/>
    <w:semiHidden/>
    <w:rsid w:val="00E06CE1"/>
    <w:rPr>
      <w:b/>
      <w:bCs/>
      <w:sz w:val="20"/>
      <w:szCs w:val="20"/>
    </w:rPr>
  </w:style>
  <w:style w:type="paragraph" w:styleId="MessageHeader">
    <w:name w:val="Message Header"/>
    <w:basedOn w:val="Normal"/>
    <w:link w:val="MessageHeaderChar"/>
    <w:semiHidden/>
    <w:rsid w:val="00E06CE1"/>
    <w:pPr>
      <w:spacing w:before="240" w:line="360" w:lineRule="auto"/>
      <w:ind w:firstLine="709"/>
      <w:contextualSpacing/>
      <w:jc w:val="both"/>
    </w:pPr>
    <w:rPr>
      <w:rFonts w:ascii="Times New Roman" w:hAnsi="Times New Roman" w:cs="Times New Roman"/>
      <w:sz w:val="28"/>
    </w:rPr>
  </w:style>
  <w:style w:type="character" w:customStyle="1" w:styleId="MessageHeaderChar">
    <w:name w:val="Message Header Char"/>
    <w:basedOn w:val="DefaultParagraphFont"/>
    <w:link w:val="MessageHeader"/>
    <w:semiHidden/>
    <w:rsid w:val="00E06CE1"/>
    <w:rPr>
      <w:rFonts w:ascii="Times New Roman" w:hAnsi="Times New Roman" w:cs="Times New Roman"/>
      <w:sz w:val="28"/>
      <w:szCs w:val="24"/>
    </w:rPr>
  </w:style>
  <w:style w:type="paragraph" w:customStyle="1" w:styleId="dontuseit">
    <w:name w:val="don't use it"/>
    <w:basedOn w:val="Heading2"/>
    <w:next w:val="a3"/>
    <w:link w:val="dontuseit0"/>
    <w:uiPriority w:val="99"/>
    <w:semiHidden/>
    <w:rsid w:val="00E06CE1"/>
    <w:pPr>
      <w:jc w:val="left"/>
    </w:pPr>
  </w:style>
  <w:style w:type="character" w:customStyle="1" w:styleId="dontuseit0">
    <w:name w:val="don't use it Знак"/>
    <w:basedOn w:val="Heading2Char"/>
    <w:link w:val="dontuseit"/>
    <w:uiPriority w:val="99"/>
    <w:semiHidden/>
    <w:rsid w:val="00E06CE1"/>
    <w:rPr>
      <w:rFonts w:ascii="Times New Roman" w:eastAsiaTheme="minorEastAsia" w:hAnsi="Times New Roman" w:cstheme="majorBidi"/>
      <w:b/>
      <w:bCs/>
      <w:color w:val="000000" w:themeColor="text1"/>
      <w:sz w:val="24"/>
      <w:szCs w:val="26"/>
    </w:rPr>
  </w:style>
  <w:style w:type="paragraph" w:customStyle="1" w:styleId="nouse">
    <w:name w:val="no use"/>
    <w:basedOn w:val="Heading2"/>
    <w:next w:val="a3"/>
    <w:link w:val="nouse0"/>
    <w:uiPriority w:val="99"/>
    <w:semiHidden/>
    <w:rsid w:val="00E06CE1"/>
    <w:pPr>
      <w:numPr>
        <w:numId w:val="12"/>
      </w:numPr>
      <w:jc w:val="left"/>
    </w:pPr>
  </w:style>
  <w:style w:type="character" w:customStyle="1" w:styleId="nouse0">
    <w:name w:val="no use Знак"/>
    <w:basedOn w:val="DefaultParagraphFont"/>
    <w:link w:val="nouse"/>
    <w:uiPriority w:val="99"/>
    <w:semiHidden/>
    <w:rsid w:val="00E06CE1"/>
    <w:rPr>
      <w:rFonts w:ascii="Times New Roman" w:eastAsiaTheme="minorEastAsia" w:hAnsi="Times New Roman" w:cstheme="majorBidi"/>
      <w:b/>
      <w:bCs/>
      <w:color w:val="000000" w:themeColor="text1"/>
      <w:sz w:val="24"/>
      <w:szCs w:val="26"/>
    </w:rPr>
  </w:style>
  <w:style w:type="paragraph" w:customStyle="1" w:styleId="nouse1">
    <w:name w:val="nouse"/>
    <w:basedOn w:val="Heading1"/>
    <w:next w:val="a3"/>
    <w:uiPriority w:val="99"/>
    <w:semiHidden/>
    <w:rsid w:val="00E06CE1"/>
    <w:pPr>
      <w:contextualSpacing w:val="0"/>
    </w:pPr>
  </w:style>
  <w:style w:type="character" w:customStyle="1" w:styleId="normaltextrun">
    <w:name w:val="normaltextrun"/>
    <w:basedOn w:val="DefaultParagraphFont"/>
    <w:rsid w:val="00DA1BA4"/>
  </w:style>
  <w:style w:type="character" w:customStyle="1" w:styleId="eop">
    <w:name w:val="eop"/>
    <w:basedOn w:val="DefaultParagraphFont"/>
    <w:rsid w:val="00DA1BA4"/>
  </w:style>
  <w:style w:type="character" w:customStyle="1" w:styleId="UnresolvedMention1">
    <w:name w:val="Unresolved Mention1"/>
    <w:basedOn w:val="DefaultParagraphFont"/>
    <w:uiPriority w:val="99"/>
    <w:semiHidden/>
    <w:unhideWhenUsed/>
    <w:rsid w:val="005F075D"/>
    <w:rPr>
      <w:color w:val="605E5C"/>
      <w:shd w:val="clear" w:color="auto" w:fill="E1DFDD"/>
    </w:rPr>
  </w:style>
  <w:style w:type="character" w:customStyle="1" w:styleId="Mention1">
    <w:name w:val="Mention1"/>
    <w:basedOn w:val="DefaultParagraphFont"/>
    <w:uiPriority w:val="99"/>
    <w:unhideWhenUsed/>
    <w:rsid w:val="006658AA"/>
    <w:rPr>
      <w:color w:val="2B579A"/>
      <w:shd w:val="clear" w:color="auto" w:fill="E1DFDD"/>
    </w:rPr>
  </w:style>
  <w:style w:type="character" w:styleId="UnresolvedMention">
    <w:name w:val="Unresolved Mention"/>
    <w:basedOn w:val="DefaultParagraphFont"/>
    <w:uiPriority w:val="99"/>
    <w:semiHidden/>
    <w:unhideWhenUsed/>
    <w:rsid w:val="00AB5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3824">
      <w:bodyDiv w:val="1"/>
      <w:marLeft w:val="0"/>
      <w:marRight w:val="0"/>
      <w:marTop w:val="0"/>
      <w:marBottom w:val="0"/>
      <w:divBdr>
        <w:top w:val="none" w:sz="0" w:space="0" w:color="auto"/>
        <w:left w:val="none" w:sz="0" w:space="0" w:color="auto"/>
        <w:bottom w:val="none" w:sz="0" w:space="0" w:color="auto"/>
        <w:right w:val="none" w:sz="0" w:space="0" w:color="auto"/>
      </w:divBdr>
    </w:div>
    <w:div w:id="34353376">
      <w:bodyDiv w:val="1"/>
      <w:marLeft w:val="0"/>
      <w:marRight w:val="0"/>
      <w:marTop w:val="0"/>
      <w:marBottom w:val="0"/>
      <w:divBdr>
        <w:top w:val="none" w:sz="0" w:space="0" w:color="auto"/>
        <w:left w:val="none" w:sz="0" w:space="0" w:color="auto"/>
        <w:bottom w:val="none" w:sz="0" w:space="0" w:color="auto"/>
        <w:right w:val="none" w:sz="0" w:space="0" w:color="auto"/>
      </w:divBdr>
    </w:div>
    <w:div w:id="35398287">
      <w:bodyDiv w:val="1"/>
      <w:marLeft w:val="0"/>
      <w:marRight w:val="0"/>
      <w:marTop w:val="0"/>
      <w:marBottom w:val="0"/>
      <w:divBdr>
        <w:top w:val="none" w:sz="0" w:space="0" w:color="auto"/>
        <w:left w:val="none" w:sz="0" w:space="0" w:color="auto"/>
        <w:bottom w:val="none" w:sz="0" w:space="0" w:color="auto"/>
        <w:right w:val="none" w:sz="0" w:space="0" w:color="auto"/>
      </w:divBdr>
    </w:div>
    <w:div w:id="42100472">
      <w:bodyDiv w:val="1"/>
      <w:marLeft w:val="0"/>
      <w:marRight w:val="0"/>
      <w:marTop w:val="0"/>
      <w:marBottom w:val="0"/>
      <w:divBdr>
        <w:top w:val="none" w:sz="0" w:space="0" w:color="auto"/>
        <w:left w:val="none" w:sz="0" w:space="0" w:color="auto"/>
        <w:bottom w:val="none" w:sz="0" w:space="0" w:color="auto"/>
        <w:right w:val="none" w:sz="0" w:space="0" w:color="auto"/>
      </w:divBdr>
    </w:div>
    <w:div w:id="62340071">
      <w:bodyDiv w:val="1"/>
      <w:marLeft w:val="0"/>
      <w:marRight w:val="0"/>
      <w:marTop w:val="0"/>
      <w:marBottom w:val="0"/>
      <w:divBdr>
        <w:top w:val="none" w:sz="0" w:space="0" w:color="auto"/>
        <w:left w:val="none" w:sz="0" w:space="0" w:color="auto"/>
        <w:bottom w:val="none" w:sz="0" w:space="0" w:color="auto"/>
        <w:right w:val="none" w:sz="0" w:space="0" w:color="auto"/>
      </w:divBdr>
    </w:div>
    <w:div w:id="96565577">
      <w:bodyDiv w:val="1"/>
      <w:marLeft w:val="0"/>
      <w:marRight w:val="0"/>
      <w:marTop w:val="0"/>
      <w:marBottom w:val="0"/>
      <w:divBdr>
        <w:top w:val="none" w:sz="0" w:space="0" w:color="auto"/>
        <w:left w:val="none" w:sz="0" w:space="0" w:color="auto"/>
        <w:bottom w:val="none" w:sz="0" w:space="0" w:color="auto"/>
        <w:right w:val="none" w:sz="0" w:space="0" w:color="auto"/>
      </w:divBdr>
    </w:div>
    <w:div w:id="109445582">
      <w:bodyDiv w:val="1"/>
      <w:marLeft w:val="0"/>
      <w:marRight w:val="0"/>
      <w:marTop w:val="0"/>
      <w:marBottom w:val="0"/>
      <w:divBdr>
        <w:top w:val="none" w:sz="0" w:space="0" w:color="auto"/>
        <w:left w:val="none" w:sz="0" w:space="0" w:color="auto"/>
        <w:bottom w:val="none" w:sz="0" w:space="0" w:color="auto"/>
        <w:right w:val="none" w:sz="0" w:space="0" w:color="auto"/>
      </w:divBdr>
    </w:div>
    <w:div w:id="170537242">
      <w:bodyDiv w:val="1"/>
      <w:marLeft w:val="0"/>
      <w:marRight w:val="0"/>
      <w:marTop w:val="0"/>
      <w:marBottom w:val="0"/>
      <w:divBdr>
        <w:top w:val="none" w:sz="0" w:space="0" w:color="auto"/>
        <w:left w:val="none" w:sz="0" w:space="0" w:color="auto"/>
        <w:bottom w:val="none" w:sz="0" w:space="0" w:color="auto"/>
        <w:right w:val="none" w:sz="0" w:space="0" w:color="auto"/>
      </w:divBdr>
    </w:div>
    <w:div w:id="178398528">
      <w:bodyDiv w:val="1"/>
      <w:marLeft w:val="0"/>
      <w:marRight w:val="0"/>
      <w:marTop w:val="0"/>
      <w:marBottom w:val="0"/>
      <w:divBdr>
        <w:top w:val="none" w:sz="0" w:space="0" w:color="auto"/>
        <w:left w:val="none" w:sz="0" w:space="0" w:color="auto"/>
        <w:bottom w:val="none" w:sz="0" w:space="0" w:color="auto"/>
        <w:right w:val="none" w:sz="0" w:space="0" w:color="auto"/>
      </w:divBdr>
    </w:div>
    <w:div w:id="182014849">
      <w:bodyDiv w:val="1"/>
      <w:marLeft w:val="0"/>
      <w:marRight w:val="0"/>
      <w:marTop w:val="0"/>
      <w:marBottom w:val="0"/>
      <w:divBdr>
        <w:top w:val="none" w:sz="0" w:space="0" w:color="auto"/>
        <w:left w:val="none" w:sz="0" w:space="0" w:color="auto"/>
        <w:bottom w:val="none" w:sz="0" w:space="0" w:color="auto"/>
        <w:right w:val="none" w:sz="0" w:space="0" w:color="auto"/>
      </w:divBdr>
    </w:div>
    <w:div w:id="220678834">
      <w:bodyDiv w:val="1"/>
      <w:marLeft w:val="0"/>
      <w:marRight w:val="0"/>
      <w:marTop w:val="0"/>
      <w:marBottom w:val="0"/>
      <w:divBdr>
        <w:top w:val="none" w:sz="0" w:space="0" w:color="auto"/>
        <w:left w:val="none" w:sz="0" w:space="0" w:color="auto"/>
        <w:bottom w:val="none" w:sz="0" w:space="0" w:color="auto"/>
        <w:right w:val="none" w:sz="0" w:space="0" w:color="auto"/>
      </w:divBdr>
    </w:div>
    <w:div w:id="272983082">
      <w:bodyDiv w:val="1"/>
      <w:marLeft w:val="0"/>
      <w:marRight w:val="0"/>
      <w:marTop w:val="0"/>
      <w:marBottom w:val="0"/>
      <w:divBdr>
        <w:top w:val="none" w:sz="0" w:space="0" w:color="auto"/>
        <w:left w:val="none" w:sz="0" w:space="0" w:color="auto"/>
        <w:bottom w:val="none" w:sz="0" w:space="0" w:color="auto"/>
        <w:right w:val="none" w:sz="0" w:space="0" w:color="auto"/>
      </w:divBdr>
      <w:divsChild>
        <w:div w:id="1137529722">
          <w:marLeft w:val="0"/>
          <w:marRight w:val="0"/>
          <w:marTop w:val="0"/>
          <w:marBottom w:val="0"/>
          <w:divBdr>
            <w:top w:val="none" w:sz="0" w:space="0" w:color="auto"/>
            <w:left w:val="none" w:sz="0" w:space="0" w:color="auto"/>
            <w:bottom w:val="none" w:sz="0" w:space="0" w:color="auto"/>
            <w:right w:val="none" w:sz="0" w:space="0" w:color="auto"/>
          </w:divBdr>
        </w:div>
      </w:divsChild>
    </w:div>
    <w:div w:id="298385515">
      <w:bodyDiv w:val="1"/>
      <w:marLeft w:val="0"/>
      <w:marRight w:val="0"/>
      <w:marTop w:val="0"/>
      <w:marBottom w:val="0"/>
      <w:divBdr>
        <w:top w:val="none" w:sz="0" w:space="0" w:color="auto"/>
        <w:left w:val="none" w:sz="0" w:space="0" w:color="auto"/>
        <w:bottom w:val="none" w:sz="0" w:space="0" w:color="auto"/>
        <w:right w:val="none" w:sz="0" w:space="0" w:color="auto"/>
      </w:divBdr>
    </w:div>
    <w:div w:id="314919682">
      <w:bodyDiv w:val="1"/>
      <w:marLeft w:val="0"/>
      <w:marRight w:val="0"/>
      <w:marTop w:val="0"/>
      <w:marBottom w:val="0"/>
      <w:divBdr>
        <w:top w:val="none" w:sz="0" w:space="0" w:color="auto"/>
        <w:left w:val="none" w:sz="0" w:space="0" w:color="auto"/>
        <w:bottom w:val="none" w:sz="0" w:space="0" w:color="auto"/>
        <w:right w:val="none" w:sz="0" w:space="0" w:color="auto"/>
      </w:divBdr>
    </w:div>
    <w:div w:id="343748588">
      <w:bodyDiv w:val="1"/>
      <w:marLeft w:val="0"/>
      <w:marRight w:val="0"/>
      <w:marTop w:val="0"/>
      <w:marBottom w:val="0"/>
      <w:divBdr>
        <w:top w:val="none" w:sz="0" w:space="0" w:color="auto"/>
        <w:left w:val="none" w:sz="0" w:space="0" w:color="auto"/>
        <w:bottom w:val="none" w:sz="0" w:space="0" w:color="auto"/>
        <w:right w:val="none" w:sz="0" w:space="0" w:color="auto"/>
      </w:divBdr>
    </w:div>
    <w:div w:id="388965955">
      <w:bodyDiv w:val="1"/>
      <w:marLeft w:val="0"/>
      <w:marRight w:val="0"/>
      <w:marTop w:val="0"/>
      <w:marBottom w:val="0"/>
      <w:divBdr>
        <w:top w:val="none" w:sz="0" w:space="0" w:color="auto"/>
        <w:left w:val="none" w:sz="0" w:space="0" w:color="auto"/>
        <w:bottom w:val="none" w:sz="0" w:space="0" w:color="auto"/>
        <w:right w:val="none" w:sz="0" w:space="0" w:color="auto"/>
      </w:divBdr>
    </w:div>
    <w:div w:id="418066174">
      <w:bodyDiv w:val="1"/>
      <w:marLeft w:val="0"/>
      <w:marRight w:val="0"/>
      <w:marTop w:val="0"/>
      <w:marBottom w:val="0"/>
      <w:divBdr>
        <w:top w:val="none" w:sz="0" w:space="0" w:color="auto"/>
        <w:left w:val="none" w:sz="0" w:space="0" w:color="auto"/>
        <w:bottom w:val="none" w:sz="0" w:space="0" w:color="auto"/>
        <w:right w:val="none" w:sz="0" w:space="0" w:color="auto"/>
      </w:divBdr>
    </w:div>
    <w:div w:id="445201559">
      <w:bodyDiv w:val="1"/>
      <w:marLeft w:val="0"/>
      <w:marRight w:val="0"/>
      <w:marTop w:val="0"/>
      <w:marBottom w:val="0"/>
      <w:divBdr>
        <w:top w:val="none" w:sz="0" w:space="0" w:color="auto"/>
        <w:left w:val="none" w:sz="0" w:space="0" w:color="auto"/>
        <w:bottom w:val="none" w:sz="0" w:space="0" w:color="auto"/>
        <w:right w:val="none" w:sz="0" w:space="0" w:color="auto"/>
      </w:divBdr>
    </w:div>
    <w:div w:id="499581450">
      <w:bodyDiv w:val="1"/>
      <w:marLeft w:val="0"/>
      <w:marRight w:val="0"/>
      <w:marTop w:val="0"/>
      <w:marBottom w:val="0"/>
      <w:divBdr>
        <w:top w:val="none" w:sz="0" w:space="0" w:color="auto"/>
        <w:left w:val="none" w:sz="0" w:space="0" w:color="auto"/>
        <w:bottom w:val="none" w:sz="0" w:space="0" w:color="auto"/>
        <w:right w:val="none" w:sz="0" w:space="0" w:color="auto"/>
      </w:divBdr>
    </w:div>
    <w:div w:id="511069341">
      <w:bodyDiv w:val="1"/>
      <w:marLeft w:val="0"/>
      <w:marRight w:val="0"/>
      <w:marTop w:val="0"/>
      <w:marBottom w:val="0"/>
      <w:divBdr>
        <w:top w:val="none" w:sz="0" w:space="0" w:color="auto"/>
        <w:left w:val="none" w:sz="0" w:space="0" w:color="auto"/>
        <w:bottom w:val="none" w:sz="0" w:space="0" w:color="auto"/>
        <w:right w:val="none" w:sz="0" w:space="0" w:color="auto"/>
      </w:divBdr>
    </w:div>
    <w:div w:id="566964481">
      <w:bodyDiv w:val="1"/>
      <w:marLeft w:val="0"/>
      <w:marRight w:val="0"/>
      <w:marTop w:val="0"/>
      <w:marBottom w:val="0"/>
      <w:divBdr>
        <w:top w:val="none" w:sz="0" w:space="0" w:color="auto"/>
        <w:left w:val="none" w:sz="0" w:space="0" w:color="auto"/>
        <w:bottom w:val="none" w:sz="0" w:space="0" w:color="auto"/>
        <w:right w:val="none" w:sz="0" w:space="0" w:color="auto"/>
      </w:divBdr>
    </w:div>
    <w:div w:id="571743407">
      <w:bodyDiv w:val="1"/>
      <w:marLeft w:val="0"/>
      <w:marRight w:val="0"/>
      <w:marTop w:val="0"/>
      <w:marBottom w:val="0"/>
      <w:divBdr>
        <w:top w:val="none" w:sz="0" w:space="0" w:color="auto"/>
        <w:left w:val="none" w:sz="0" w:space="0" w:color="auto"/>
        <w:bottom w:val="none" w:sz="0" w:space="0" w:color="auto"/>
        <w:right w:val="none" w:sz="0" w:space="0" w:color="auto"/>
      </w:divBdr>
    </w:div>
    <w:div w:id="586312070">
      <w:bodyDiv w:val="1"/>
      <w:marLeft w:val="0"/>
      <w:marRight w:val="0"/>
      <w:marTop w:val="0"/>
      <w:marBottom w:val="0"/>
      <w:divBdr>
        <w:top w:val="none" w:sz="0" w:space="0" w:color="auto"/>
        <w:left w:val="none" w:sz="0" w:space="0" w:color="auto"/>
        <w:bottom w:val="none" w:sz="0" w:space="0" w:color="auto"/>
        <w:right w:val="none" w:sz="0" w:space="0" w:color="auto"/>
      </w:divBdr>
    </w:div>
    <w:div w:id="594434808">
      <w:bodyDiv w:val="1"/>
      <w:marLeft w:val="0"/>
      <w:marRight w:val="0"/>
      <w:marTop w:val="0"/>
      <w:marBottom w:val="0"/>
      <w:divBdr>
        <w:top w:val="none" w:sz="0" w:space="0" w:color="auto"/>
        <w:left w:val="none" w:sz="0" w:space="0" w:color="auto"/>
        <w:bottom w:val="none" w:sz="0" w:space="0" w:color="auto"/>
        <w:right w:val="none" w:sz="0" w:space="0" w:color="auto"/>
      </w:divBdr>
    </w:div>
    <w:div w:id="703285790">
      <w:bodyDiv w:val="1"/>
      <w:marLeft w:val="0"/>
      <w:marRight w:val="0"/>
      <w:marTop w:val="0"/>
      <w:marBottom w:val="0"/>
      <w:divBdr>
        <w:top w:val="none" w:sz="0" w:space="0" w:color="auto"/>
        <w:left w:val="none" w:sz="0" w:space="0" w:color="auto"/>
        <w:bottom w:val="none" w:sz="0" w:space="0" w:color="auto"/>
        <w:right w:val="none" w:sz="0" w:space="0" w:color="auto"/>
      </w:divBdr>
    </w:div>
    <w:div w:id="705449696">
      <w:bodyDiv w:val="1"/>
      <w:marLeft w:val="0"/>
      <w:marRight w:val="0"/>
      <w:marTop w:val="0"/>
      <w:marBottom w:val="0"/>
      <w:divBdr>
        <w:top w:val="none" w:sz="0" w:space="0" w:color="auto"/>
        <w:left w:val="none" w:sz="0" w:space="0" w:color="auto"/>
        <w:bottom w:val="none" w:sz="0" w:space="0" w:color="auto"/>
        <w:right w:val="none" w:sz="0" w:space="0" w:color="auto"/>
      </w:divBdr>
    </w:div>
    <w:div w:id="797339229">
      <w:bodyDiv w:val="1"/>
      <w:marLeft w:val="0"/>
      <w:marRight w:val="0"/>
      <w:marTop w:val="0"/>
      <w:marBottom w:val="0"/>
      <w:divBdr>
        <w:top w:val="none" w:sz="0" w:space="0" w:color="auto"/>
        <w:left w:val="none" w:sz="0" w:space="0" w:color="auto"/>
        <w:bottom w:val="none" w:sz="0" w:space="0" w:color="auto"/>
        <w:right w:val="none" w:sz="0" w:space="0" w:color="auto"/>
      </w:divBdr>
    </w:div>
    <w:div w:id="805046273">
      <w:bodyDiv w:val="1"/>
      <w:marLeft w:val="0"/>
      <w:marRight w:val="0"/>
      <w:marTop w:val="0"/>
      <w:marBottom w:val="0"/>
      <w:divBdr>
        <w:top w:val="none" w:sz="0" w:space="0" w:color="auto"/>
        <w:left w:val="none" w:sz="0" w:space="0" w:color="auto"/>
        <w:bottom w:val="none" w:sz="0" w:space="0" w:color="auto"/>
        <w:right w:val="none" w:sz="0" w:space="0" w:color="auto"/>
      </w:divBdr>
    </w:div>
    <w:div w:id="833230120">
      <w:bodyDiv w:val="1"/>
      <w:marLeft w:val="0"/>
      <w:marRight w:val="0"/>
      <w:marTop w:val="0"/>
      <w:marBottom w:val="0"/>
      <w:divBdr>
        <w:top w:val="none" w:sz="0" w:space="0" w:color="auto"/>
        <w:left w:val="none" w:sz="0" w:space="0" w:color="auto"/>
        <w:bottom w:val="none" w:sz="0" w:space="0" w:color="auto"/>
        <w:right w:val="none" w:sz="0" w:space="0" w:color="auto"/>
      </w:divBdr>
    </w:div>
    <w:div w:id="842083930">
      <w:bodyDiv w:val="1"/>
      <w:marLeft w:val="0"/>
      <w:marRight w:val="0"/>
      <w:marTop w:val="0"/>
      <w:marBottom w:val="0"/>
      <w:divBdr>
        <w:top w:val="none" w:sz="0" w:space="0" w:color="auto"/>
        <w:left w:val="none" w:sz="0" w:space="0" w:color="auto"/>
        <w:bottom w:val="none" w:sz="0" w:space="0" w:color="auto"/>
        <w:right w:val="none" w:sz="0" w:space="0" w:color="auto"/>
      </w:divBdr>
      <w:divsChild>
        <w:div w:id="1144129077">
          <w:marLeft w:val="0"/>
          <w:marRight w:val="0"/>
          <w:marTop w:val="0"/>
          <w:marBottom w:val="0"/>
          <w:divBdr>
            <w:top w:val="none" w:sz="0" w:space="0" w:color="auto"/>
            <w:left w:val="none" w:sz="0" w:space="0" w:color="auto"/>
            <w:bottom w:val="none" w:sz="0" w:space="0" w:color="auto"/>
            <w:right w:val="none" w:sz="0" w:space="0" w:color="auto"/>
          </w:divBdr>
          <w:divsChild>
            <w:div w:id="10956592">
              <w:marLeft w:val="0"/>
              <w:marRight w:val="0"/>
              <w:marTop w:val="0"/>
              <w:marBottom w:val="0"/>
              <w:divBdr>
                <w:top w:val="none" w:sz="0" w:space="0" w:color="auto"/>
                <w:left w:val="none" w:sz="0" w:space="0" w:color="auto"/>
                <w:bottom w:val="none" w:sz="0" w:space="0" w:color="auto"/>
                <w:right w:val="none" w:sz="0" w:space="0" w:color="auto"/>
              </w:divBdr>
            </w:div>
            <w:div w:id="56515512">
              <w:marLeft w:val="0"/>
              <w:marRight w:val="0"/>
              <w:marTop w:val="0"/>
              <w:marBottom w:val="0"/>
              <w:divBdr>
                <w:top w:val="none" w:sz="0" w:space="0" w:color="auto"/>
                <w:left w:val="none" w:sz="0" w:space="0" w:color="auto"/>
                <w:bottom w:val="none" w:sz="0" w:space="0" w:color="auto"/>
                <w:right w:val="none" w:sz="0" w:space="0" w:color="auto"/>
              </w:divBdr>
            </w:div>
            <w:div w:id="150366578">
              <w:marLeft w:val="0"/>
              <w:marRight w:val="0"/>
              <w:marTop w:val="0"/>
              <w:marBottom w:val="0"/>
              <w:divBdr>
                <w:top w:val="none" w:sz="0" w:space="0" w:color="auto"/>
                <w:left w:val="none" w:sz="0" w:space="0" w:color="auto"/>
                <w:bottom w:val="none" w:sz="0" w:space="0" w:color="auto"/>
                <w:right w:val="none" w:sz="0" w:space="0" w:color="auto"/>
              </w:divBdr>
            </w:div>
            <w:div w:id="186718240">
              <w:marLeft w:val="0"/>
              <w:marRight w:val="0"/>
              <w:marTop w:val="0"/>
              <w:marBottom w:val="0"/>
              <w:divBdr>
                <w:top w:val="none" w:sz="0" w:space="0" w:color="auto"/>
                <w:left w:val="none" w:sz="0" w:space="0" w:color="auto"/>
                <w:bottom w:val="none" w:sz="0" w:space="0" w:color="auto"/>
                <w:right w:val="none" w:sz="0" w:space="0" w:color="auto"/>
              </w:divBdr>
            </w:div>
            <w:div w:id="805050823">
              <w:marLeft w:val="0"/>
              <w:marRight w:val="0"/>
              <w:marTop w:val="0"/>
              <w:marBottom w:val="0"/>
              <w:divBdr>
                <w:top w:val="none" w:sz="0" w:space="0" w:color="auto"/>
                <w:left w:val="none" w:sz="0" w:space="0" w:color="auto"/>
                <w:bottom w:val="none" w:sz="0" w:space="0" w:color="auto"/>
                <w:right w:val="none" w:sz="0" w:space="0" w:color="auto"/>
              </w:divBdr>
            </w:div>
            <w:div w:id="824009075">
              <w:marLeft w:val="0"/>
              <w:marRight w:val="0"/>
              <w:marTop w:val="0"/>
              <w:marBottom w:val="0"/>
              <w:divBdr>
                <w:top w:val="none" w:sz="0" w:space="0" w:color="auto"/>
                <w:left w:val="none" w:sz="0" w:space="0" w:color="auto"/>
                <w:bottom w:val="none" w:sz="0" w:space="0" w:color="auto"/>
                <w:right w:val="none" w:sz="0" w:space="0" w:color="auto"/>
              </w:divBdr>
            </w:div>
            <w:div w:id="940258537">
              <w:marLeft w:val="0"/>
              <w:marRight w:val="0"/>
              <w:marTop w:val="0"/>
              <w:marBottom w:val="0"/>
              <w:divBdr>
                <w:top w:val="none" w:sz="0" w:space="0" w:color="auto"/>
                <w:left w:val="none" w:sz="0" w:space="0" w:color="auto"/>
                <w:bottom w:val="none" w:sz="0" w:space="0" w:color="auto"/>
                <w:right w:val="none" w:sz="0" w:space="0" w:color="auto"/>
              </w:divBdr>
            </w:div>
            <w:div w:id="984235344">
              <w:marLeft w:val="0"/>
              <w:marRight w:val="0"/>
              <w:marTop w:val="0"/>
              <w:marBottom w:val="0"/>
              <w:divBdr>
                <w:top w:val="none" w:sz="0" w:space="0" w:color="auto"/>
                <w:left w:val="none" w:sz="0" w:space="0" w:color="auto"/>
                <w:bottom w:val="none" w:sz="0" w:space="0" w:color="auto"/>
                <w:right w:val="none" w:sz="0" w:space="0" w:color="auto"/>
              </w:divBdr>
            </w:div>
            <w:div w:id="1126391377">
              <w:marLeft w:val="0"/>
              <w:marRight w:val="0"/>
              <w:marTop w:val="0"/>
              <w:marBottom w:val="0"/>
              <w:divBdr>
                <w:top w:val="none" w:sz="0" w:space="0" w:color="auto"/>
                <w:left w:val="none" w:sz="0" w:space="0" w:color="auto"/>
                <w:bottom w:val="none" w:sz="0" w:space="0" w:color="auto"/>
                <w:right w:val="none" w:sz="0" w:space="0" w:color="auto"/>
              </w:divBdr>
            </w:div>
            <w:div w:id="1168640995">
              <w:marLeft w:val="0"/>
              <w:marRight w:val="0"/>
              <w:marTop w:val="0"/>
              <w:marBottom w:val="0"/>
              <w:divBdr>
                <w:top w:val="none" w:sz="0" w:space="0" w:color="auto"/>
                <w:left w:val="none" w:sz="0" w:space="0" w:color="auto"/>
                <w:bottom w:val="none" w:sz="0" w:space="0" w:color="auto"/>
                <w:right w:val="none" w:sz="0" w:space="0" w:color="auto"/>
              </w:divBdr>
            </w:div>
            <w:div w:id="1443264095">
              <w:marLeft w:val="0"/>
              <w:marRight w:val="0"/>
              <w:marTop w:val="0"/>
              <w:marBottom w:val="0"/>
              <w:divBdr>
                <w:top w:val="none" w:sz="0" w:space="0" w:color="auto"/>
                <w:left w:val="none" w:sz="0" w:space="0" w:color="auto"/>
                <w:bottom w:val="none" w:sz="0" w:space="0" w:color="auto"/>
                <w:right w:val="none" w:sz="0" w:space="0" w:color="auto"/>
              </w:divBdr>
            </w:div>
            <w:div w:id="1678343124">
              <w:marLeft w:val="0"/>
              <w:marRight w:val="0"/>
              <w:marTop w:val="0"/>
              <w:marBottom w:val="0"/>
              <w:divBdr>
                <w:top w:val="none" w:sz="0" w:space="0" w:color="auto"/>
                <w:left w:val="none" w:sz="0" w:space="0" w:color="auto"/>
                <w:bottom w:val="none" w:sz="0" w:space="0" w:color="auto"/>
                <w:right w:val="none" w:sz="0" w:space="0" w:color="auto"/>
              </w:divBdr>
            </w:div>
            <w:div w:id="1755080948">
              <w:marLeft w:val="0"/>
              <w:marRight w:val="0"/>
              <w:marTop w:val="0"/>
              <w:marBottom w:val="0"/>
              <w:divBdr>
                <w:top w:val="none" w:sz="0" w:space="0" w:color="auto"/>
                <w:left w:val="none" w:sz="0" w:space="0" w:color="auto"/>
                <w:bottom w:val="none" w:sz="0" w:space="0" w:color="auto"/>
                <w:right w:val="none" w:sz="0" w:space="0" w:color="auto"/>
              </w:divBdr>
            </w:div>
            <w:div w:id="183240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689">
      <w:bodyDiv w:val="1"/>
      <w:marLeft w:val="0"/>
      <w:marRight w:val="0"/>
      <w:marTop w:val="0"/>
      <w:marBottom w:val="0"/>
      <w:divBdr>
        <w:top w:val="none" w:sz="0" w:space="0" w:color="auto"/>
        <w:left w:val="none" w:sz="0" w:space="0" w:color="auto"/>
        <w:bottom w:val="none" w:sz="0" w:space="0" w:color="auto"/>
        <w:right w:val="none" w:sz="0" w:space="0" w:color="auto"/>
      </w:divBdr>
    </w:div>
    <w:div w:id="854883220">
      <w:bodyDiv w:val="1"/>
      <w:marLeft w:val="0"/>
      <w:marRight w:val="0"/>
      <w:marTop w:val="0"/>
      <w:marBottom w:val="0"/>
      <w:divBdr>
        <w:top w:val="none" w:sz="0" w:space="0" w:color="auto"/>
        <w:left w:val="none" w:sz="0" w:space="0" w:color="auto"/>
        <w:bottom w:val="none" w:sz="0" w:space="0" w:color="auto"/>
        <w:right w:val="none" w:sz="0" w:space="0" w:color="auto"/>
      </w:divBdr>
    </w:div>
    <w:div w:id="911886202">
      <w:bodyDiv w:val="1"/>
      <w:marLeft w:val="0"/>
      <w:marRight w:val="0"/>
      <w:marTop w:val="0"/>
      <w:marBottom w:val="0"/>
      <w:divBdr>
        <w:top w:val="none" w:sz="0" w:space="0" w:color="auto"/>
        <w:left w:val="none" w:sz="0" w:space="0" w:color="auto"/>
        <w:bottom w:val="none" w:sz="0" w:space="0" w:color="auto"/>
        <w:right w:val="none" w:sz="0" w:space="0" w:color="auto"/>
      </w:divBdr>
    </w:div>
    <w:div w:id="916397935">
      <w:bodyDiv w:val="1"/>
      <w:marLeft w:val="0"/>
      <w:marRight w:val="0"/>
      <w:marTop w:val="0"/>
      <w:marBottom w:val="0"/>
      <w:divBdr>
        <w:top w:val="none" w:sz="0" w:space="0" w:color="auto"/>
        <w:left w:val="none" w:sz="0" w:space="0" w:color="auto"/>
        <w:bottom w:val="none" w:sz="0" w:space="0" w:color="auto"/>
        <w:right w:val="none" w:sz="0" w:space="0" w:color="auto"/>
      </w:divBdr>
    </w:div>
    <w:div w:id="917206808">
      <w:bodyDiv w:val="1"/>
      <w:marLeft w:val="0"/>
      <w:marRight w:val="0"/>
      <w:marTop w:val="0"/>
      <w:marBottom w:val="0"/>
      <w:divBdr>
        <w:top w:val="none" w:sz="0" w:space="0" w:color="auto"/>
        <w:left w:val="none" w:sz="0" w:space="0" w:color="auto"/>
        <w:bottom w:val="none" w:sz="0" w:space="0" w:color="auto"/>
        <w:right w:val="none" w:sz="0" w:space="0" w:color="auto"/>
      </w:divBdr>
    </w:div>
    <w:div w:id="963735874">
      <w:bodyDiv w:val="1"/>
      <w:marLeft w:val="0"/>
      <w:marRight w:val="0"/>
      <w:marTop w:val="0"/>
      <w:marBottom w:val="0"/>
      <w:divBdr>
        <w:top w:val="none" w:sz="0" w:space="0" w:color="auto"/>
        <w:left w:val="none" w:sz="0" w:space="0" w:color="auto"/>
        <w:bottom w:val="none" w:sz="0" w:space="0" w:color="auto"/>
        <w:right w:val="none" w:sz="0" w:space="0" w:color="auto"/>
      </w:divBdr>
    </w:div>
    <w:div w:id="970283675">
      <w:bodyDiv w:val="1"/>
      <w:marLeft w:val="0"/>
      <w:marRight w:val="0"/>
      <w:marTop w:val="0"/>
      <w:marBottom w:val="0"/>
      <w:divBdr>
        <w:top w:val="none" w:sz="0" w:space="0" w:color="auto"/>
        <w:left w:val="none" w:sz="0" w:space="0" w:color="auto"/>
        <w:bottom w:val="none" w:sz="0" w:space="0" w:color="auto"/>
        <w:right w:val="none" w:sz="0" w:space="0" w:color="auto"/>
      </w:divBdr>
    </w:div>
    <w:div w:id="986938657">
      <w:bodyDiv w:val="1"/>
      <w:marLeft w:val="0"/>
      <w:marRight w:val="0"/>
      <w:marTop w:val="0"/>
      <w:marBottom w:val="0"/>
      <w:divBdr>
        <w:top w:val="none" w:sz="0" w:space="0" w:color="auto"/>
        <w:left w:val="none" w:sz="0" w:space="0" w:color="auto"/>
        <w:bottom w:val="none" w:sz="0" w:space="0" w:color="auto"/>
        <w:right w:val="none" w:sz="0" w:space="0" w:color="auto"/>
      </w:divBdr>
    </w:div>
    <w:div w:id="989794565">
      <w:bodyDiv w:val="1"/>
      <w:marLeft w:val="0"/>
      <w:marRight w:val="0"/>
      <w:marTop w:val="0"/>
      <w:marBottom w:val="0"/>
      <w:divBdr>
        <w:top w:val="none" w:sz="0" w:space="0" w:color="auto"/>
        <w:left w:val="none" w:sz="0" w:space="0" w:color="auto"/>
        <w:bottom w:val="none" w:sz="0" w:space="0" w:color="auto"/>
        <w:right w:val="none" w:sz="0" w:space="0" w:color="auto"/>
      </w:divBdr>
    </w:div>
    <w:div w:id="1090085119">
      <w:bodyDiv w:val="1"/>
      <w:marLeft w:val="0"/>
      <w:marRight w:val="0"/>
      <w:marTop w:val="0"/>
      <w:marBottom w:val="0"/>
      <w:divBdr>
        <w:top w:val="none" w:sz="0" w:space="0" w:color="auto"/>
        <w:left w:val="none" w:sz="0" w:space="0" w:color="auto"/>
        <w:bottom w:val="none" w:sz="0" w:space="0" w:color="auto"/>
        <w:right w:val="none" w:sz="0" w:space="0" w:color="auto"/>
      </w:divBdr>
    </w:div>
    <w:div w:id="1112212676">
      <w:bodyDiv w:val="1"/>
      <w:marLeft w:val="0"/>
      <w:marRight w:val="0"/>
      <w:marTop w:val="0"/>
      <w:marBottom w:val="0"/>
      <w:divBdr>
        <w:top w:val="none" w:sz="0" w:space="0" w:color="auto"/>
        <w:left w:val="none" w:sz="0" w:space="0" w:color="auto"/>
        <w:bottom w:val="none" w:sz="0" w:space="0" w:color="auto"/>
        <w:right w:val="none" w:sz="0" w:space="0" w:color="auto"/>
      </w:divBdr>
    </w:div>
    <w:div w:id="1132207778">
      <w:bodyDiv w:val="1"/>
      <w:marLeft w:val="0"/>
      <w:marRight w:val="0"/>
      <w:marTop w:val="0"/>
      <w:marBottom w:val="0"/>
      <w:divBdr>
        <w:top w:val="none" w:sz="0" w:space="0" w:color="auto"/>
        <w:left w:val="none" w:sz="0" w:space="0" w:color="auto"/>
        <w:bottom w:val="none" w:sz="0" w:space="0" w:color="auto"/>
        <w:right w:val="none" w:sz="0" w:space="0" w:color="auto"/>
      </w:divBdr>
    </w:div>
    <w:div w:id="1174029503">
      <w:bodyDiv w:val="1"/>
      <w:marLeft w:val="0"/>
      <w:marRight w:val="0"/>
      <w:marTop w:val="0"/>
      <w:marBottom w:val="0"/>
      <w:divBdr>
        <w:top w:val="none" w:sz="0" w:space="0" w:color="auto"/>
        <w:left w:val="none" w:sz="0" w:space="0" w:color="auto"/>
        <w:bottom w:val="none" w:sz="0" w:space="0" w:color="auto"/>
        <w:right w:val="none" w:sz="0" w:space="0" w:color="auto"/>
      </w:divBdr>
      <w:divsChild>
        <w:div w:id="1872839223">
          <w:marLeft w:val="0"/>
          <w:marRight w:val="0"/>
          <w:marTop w:val="0"/>
          <w:marBottom w:val="0"/>
          <w:divBdr>
            <w:top w:val="none" w:sz="0" w:space="0" w:color="auto"/>
            <w:left w:val="none" w:sz="0" w:space="0" w:color="auto"/>
            <w:bottom w:val="none" w:sz="0" w:space="0" w:color="auto"/>
            <w:right w:val="none" w:sz="0" w:space="0" w:color="auto"/>
          </w:divBdr>
          <w:divsChild>
            <w:div w:id="105657029">
              <w:marLeft w:val="0"/>
              <w:marRight w:val="0"/>
              <w:marTop w:val="0"/>
              <w:marBottom w:val="0"/>
              <w:divBdr>
                <w:top w:val="none" w:sz="0" w:space="0" w:color="auto"/>
                <w:left w:val="none" w:sz="0" w:space="0" w:color="auto"/>
                <w:bottom w:val="none" w:sz="0" w:space="0" w:color="auto"/>
                <w:right w:val="none" w:sz="0" w:space="0" w:color="auto"/>
              </w:divBdr>
            </w:div>
            <w:div w:id="118569063">
              <w:marLeft w:val="0"/>
              <w:marRight w:val="0"/>
              <w:marTop w:val="0"/>
              <w:marBottom w:val="0"/>
              <w:divBdr>
                <w:top w:val="none" w:sz="0" w:space="0" w:color="auto"/>
                <w:left w:val="none" w:sz="0" w:space="0" w:color="auto"/>
                <w:bottom w:val="none" w:sz="0" w:space="0" w:color="auto"/>
                <w:right w:val="none" w:sz="0" w:space="0" w:color="auto"/>
              </w:divBdr>
            </w:div>
            <w:div w:id="147064798">
              <w:marLeft w:val="0"/>
              <w:marRight w:val="0"/>
              <w:marTop w:val="0"/>
              <w:marBottom w:val="0"/>
              <w:divBdr>
                <w:top w:val="none" w:sz="0" w:space="0" w:color="auto"/>
                <w:left w:val="none" w:sz="0" w:space="0" w:color="auto"/>
                <w:bottom w:val="none" w:sz="0" w:space="0" w:color="auto"/>
                <w:right w:val="none" w:sz="0" w:space="0" w:color="auto"/>
              </w:divBdr>
            </w:div>
            <w:div w:id="424303575">
              <w:marLeft w:val="0"/>
              <w:marRight w:val="0"/>
              <w:marTop w:val="0"/>
              <w:marBottom w:val="0"/>
              <w:divBdr>
                <w:top w:val="none" w:sz="0" w:space="0" w:color="auto"/>
                <w:left w:val="none" w:sz="0" w:space="0" w:color="auto"/>
                <w:bottom w:val="none" w:sz="0" w:space="0" w:color="auto"/>
                <w:right w:val="none" w:sz="0" w:space="0" w:color="auto"/>
              </w:divBdr>
            </w:div>
            <w:div w:id="435442186">
              <w:marLeft w:val="0"/>
              <w:marRight w:val="0"/>
              <w:marTop w:val="0"/>
              <w:marBottom w:val="0"/>
              <w:divBdr>
                <w:top w:val="none" w:sz="0" w:space="0" w:color="auto"/>
                <w:left w:val="none" w:sz="0" w:space="0" w:color="auto"/>
                <w:bottom w:val="none" w:sz="0" w:space="0" w:color="auto"/>
                <w:right w:val="none" w:sz="0" w:space="0" w:color="auto"/>
              </w:divBdr>
            </w:div>
            <w:div w:id="585260833">
              <w:marLeft w:val="0"/>
              <w:marRight w:val="0"/>
              <w:marTop w:val="0"/>
              <w:marBottom w:val="0"/>
              <w:divBdr>
                <w:top w:val="none" w:sz="0" w:space="0" w:color="auto"/>
                <w:left w:val="none" w:sz="0" w:space="0" w:color="auto"/>
                <w:bottom w:val="none" w:sz="0" w:space="0" w:color="auto"/>
                <w:right w:val="none" w:sz="0" w:space="0" w:color="auto"/>
              </w:divBdr>
            </w:div>
            <w:div w:id="744380656">
              <w:marLeft w:val="0"/>
              <w:marRight w:val="0"/>
              <w:marTop w:val="0"/>
              <w:marBottom w:val="0"/>
              <w:divBdr>
                <w:top w:val="none" w:sz="0" w:space="0" w:color="auto"/>
                <w:left w:val="none" w:sz="0" w:space="0" w:color="auto"/>
                <w:bottom w:val="none" w:sz="0" w:space="0" w:color="auto"/>
                <w:right w:val="none" w:sz="0" w:space="0" w:color="auto"/>
              </w:divBdr>
            </w:div>
            <w:div w:id="1114984037">
              <w:marLeft w:val="0"/>
              <w:marRight w:val="0"/>
              <w:marTop w:val="0"/>
              <w:marBottom w:val="0"/>
              <w:divBdr>
                <w:top w:val="none" w:sz="0" w:space="0" w:color="auto"/>
                <w:left w:val="none" w:sz="0" w:space="0" w:color="auto"/>
                <w:bottom w:val="none" w:sz="0" w:space="0" w:color="auto"/>
                <w:right w:val="none" w:sz="0" w:space="0" w:color="auto"/>
              </w:divBdr>
            </w:div>
            <w:div w:id="1231577852">
              <w:marLeft w:val="0"/>
              <w:marRight w:val="0"/>
              <w:marTop w:val="0"/>
              <w:marBottom w:val="0"/>
              <w:divBdr>
                <w:top w:val="none" w:sz="0" w:space="0" w:color="auto"/>
                <w:left w:val="none" w:sz="0" w:space="0" w:color="auto"/>
                <w:bottom w:val="none" w:sz="0" w:space="0" w:color="auto"/>
                <w:right w:val="none" w:sz="0" w:space="0" w:color="auto"/>
              </w:divBdr>
            </w:div>
            <w:div w:id="1508909455">
              <w:marLeft w:val="0"/>
              <w:marRight w:val="0"/>
              <w:marTop w:val="0"/>
              <w:marBottom w:val="0"/>
              <w:divBdr>
                <w:top w:val="none" w:sz="0" w:space="0" w:color="auto"/>
                <w:left w:val="none" w:sz="0" w:space="0" w:color="auto"/>
                <w:bottom w:val="none" w:sz="0" w:space="0" w:color="auto"/>
                <w:right w:val="none" w:sz="0" w:space="0" w:color="auto"/>
              </w:divBdr>
            </w:div>
            <w:div w:id="1570312541">
              <w:marLeft w:val="0"/>
              <w:marRight w:val="0"/>
              <w:marTop w:val="0"/>
              <w:marBottom w:val="0"/>
              <w:divBdr>
                <w:top w:val="none" w:sz="0" w:space="0" w:color="auto"/>
                <w:left w:val="none" w:sz="0" w:space="0" w:color="auto"/>
                <w:bottom w:val="none" w:sz="0" w:space="0" w:color="auto"/>
                <w:right w:val="none" w:sz="0" w:space="0" w:color="auto"/>
              </w:divBdr>
            </w:div>
            <w:div w:id="1806777631">
              <w:marLeft w:val="0"/>
              <w:marRight w:val="0"/>
              <w:marTop w:val="0"/>
              <w:marBottom w:val="0"/>
              <w:divBdr>
                <w:top w:val="none" w:sz="0" w:space="0" w:color="auto"/>
                <w:left w:val="none" w:sz="0" w:space="0" w:color="auto"/>
                <w:bottom w:val="none" w:sz="0" w:space="0" w:color="auto"/>
                <w:right w:val="none" w:sz="0" w:space="0" w:color="auto"/>
              </w:divBdr>
            </w:div>
            <w:div w:id="1897933275">
              <w:marLeft w:val="0"/>
              <w:marRight w:val="0"/>
              <w:marTop w:val="0"/>
              <w:marBottom w:val="0"/>
              <w:divBdr>
                <w:top w:val="none" w:sz="0" w:space="0" w:color="auto"/>
                <w:left w:val="none" w:sz="0" w:space="0" w:color="auto"/>
                <w:bottom w:val="none" w:sz="0" w:space="0" w:color="auto"/>
                <w:right w:val="none" w:sz="0" w:space="0" w:color="auto"/>
              </w:divBdr>
            </w:div>
            <w:div w:id="19122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1818">
      <w:bodyDiv w:val="1"/>
      <w:marLeft w:val="0"/>
      <w:marRight w:val="0"/>
      <w:marTop w:val="0"/>
      <w:marBottom w:val="0"/>
      <w:divBdr>
        <w:top w:val="none" w:sz="0" w:space="0" w:color="auto"/>
        <w:left w:val="none" w:sz="0" w:space="0" w:color="auto"/>
        <w:bottom w:val="none" w:sz="0" w:space="0" w:color="auto"/>
        <w:right w:val="none" w:sz="0" w:space="0" w:color="auto"/>
      </w:divBdr>
    </w:div>
    <w:div w:id="1277756632">
      <w:bodyDiv w:val="1"/>
      <w:marLeft w:val="0"/>
      <w:marRight w:val="0"/>
      <w:marTop w:val="0"/>
      <w:marBottom w:val="0"/>
      <w:divBdr>
        <w:top w:val="none" w:sz="0" w:space="0" w:color="auto"/>
        <w:left w:val="none" w:sz="0" w:space="0" w:color="auto"/>
        <w:bottom w:val="none" w:sz="0" w:space="0" w:color="auto"/>
        <w:right w:val="none" w:sz="0" w:space="0" w:color="auto"/>
      </w:divBdr>
    </w:div>
    <w:div w:id="1285112661">
      <w:bodyDiv w:val="1"/>
      <w:marLeft w:val="0"/>
      <w:marRight w:val="0"/>
      <w:marTop w:val="0"/>
      <w:marBottom w:val="0"/>
      <w:divBdr>
        <w:top w:val="none" w:sz="0" w:space="0" w:color="auto"/>
        <w:left w:val="none" w:sz="0" w:space="0" w:color="auto"/>
        <w:bottom w:val="none" w:sz="0" w:space="0" w:color="auto"/>
        <w:right w:val="none" w:sz="0" w:space="0" w:color="auto"/>
      </w:divBdr>
    </w:div>
    <w:div w:id="1298295857">
      <w:bodyDiv w:val="1"/>
      <w:marLeft w:val="0"/>
      <w:marRight w:val="0"/>
      <w:marTop w:val="0"/>
      <w:marBottom w:val="0"/>
      <w:divBdr>
        <w:top w:val="none" w:sz="0" w:space="0" w:color="auto"/>
        <w:left w:val="none" w:sz="0" w:space="0" w:color="auto"/>
        <w:bottom w:val="none" w:sz="0" w:space="0" w:color="auto"/>
        <w:right w:val="none" w:sz="0" w:space="0" w:color="auto"/>
      </w:divBdr>
    </w:div>
    <w:div w:id="1334186951">
      <w:bodyDiv w:val="1"/>
      <w:marLeft w:val="0"/>
      <w:marRight w:val="0"/>
      <w:marTop w:val="0"/>
      <w:marBottom w:val="0"/>
      <w:divBdr>
        <w:top w:val="none" w:sz="0" w:space="0" w:color="auto"/>
        <w:left w:val="none" w:sz="0" w:space="0" w:color="auto"/>
        <w:bottom w:val="none" w:sz="0" w:space="0" w:color="auto"/>
        <w:right w:val="none" w:sz="0" w:space="0" w:color="auto"/>
      </w:divBdr>
    </w:div>
    <w:div w:id="1379277069">
      <w:bodyDiv w:val="1"/>
      <w:marLeft w:val="0"/>
      <w:marRight w:val="0"/>
      <w:marTop w:val="0"/>
      <w:marBottom w:val="0"/>
      <w:divBdr>
        <w:top w:val="none" w:sz="0" w:space="0" w:color="auto"/>
        <w:left w:val="none" w:sz="0" w:space="0" w:color="auto"/>
        <w:bottom w:val="none" w:sz="0" w:space="0" w:color="auto"/>
        <w:right w:val="none" w:sz="0" w:space="0" w:color="auto"/>
      </w:divBdr>
      <w:divsChild>
        <w:div w:id="1465393486">
          <w:marLeft w:val="0"/>
          <w:marRight w:val="0"/>
          <w:marTop w:val="0"/>
          <w:marBottom w:val="0"/>
          <w:divBdr>
            <w:top w:val="none" w:sz="0" w:space="0" w:color="auto"/>
            <w:left w:val="none" w:sz="0" w:space="0" w:color="auto"/>
            <w:bottom w:val="none" w:sz="0" w:space="0" w:color="auto"/>
            <w:right w:val="none" w:sz="0" w:space="0" w:color="auto"/>
          </w:divBdr>
          <w:divsChild>
            <w:div w:id="28578663">
              <w:marLeft w:val="0"/>
              <w:marRight w:val="0"/>
              <w:marTop w:val="0"/>
              <w:marBottom w:val="0"/>
              <w:divBdr>
                <w:top w:val="none" w:sz="0" w:space="0" w:color="auto"/>
                <w:left w:val="none" w:sz="0" w:space="0" w:color="auto"/>
                <w:bottom w:val="none" w:sz="0" w:space="0" w:color="auto"/>
                <w:right w:val="none" w:sz="0" w:space="0" w:color="auto"/>
              </w:divBdr>
            </w:div>
            <w:div w:id="206526225">
              <w:marLeft w:val="0"/>
              <w:marRight w:val="0"/>
              <w:marTop w:val="0"/>
              <w:marBottom w:val="0"/>
              <w:divBdr>
                <w:top w:val="none" w:sz="0" w:space="0" w:color="auto"/>
                <w:left w:val="none" w:sz="0" w:space="0" w:color="auto"/>
                <w:bottom w:val="none" w:sz="0" w:space="0" w:color="auto"/>
                <w:right w:val="none" w:sz="0" w:space="0" w:color="auto"/>
              </w:divBdr>
            </w:div>
            <w:div w:id="217939261">
              <w:marLeft w:val="0"/>
              <w:marRight w:val="0"/>
              <w:marTop w:val="0"/>
              <w:marBottom w:val="0"/>
              <w:divBdr>
                <w:top w:val="none" w:sz="0" w:space="0" w:color="auto"/>
                <w:left w:val="none" w:sz="0" w:space="0" w:color="auto"/>
                <w:bottom w:val="none" w:sz="0" w:space="0" w:color="auto"/>
                <w:right w:val="none" w:sz="0" w:space="0" w:color="auto"/>
              </w:divBdr>
            </w:div>
            <w:div w:id="294145712">
              <w:marLeft w:val="0"/>
              <w:marRight w:val="0"/>
              <w:marTop w:val="0"/>
              <w:marBottom w:val="0"/>
              <w:divBdr>
                <w:top w:val="none" w:sz="0" w:space="0" w:color="auto"/>
                <w:left w:val="none" w:sz="0" w:space="0" w:color="auto"/>
                <w:bottom w:val="none" w:sz="0" w:space="0" w:color="auto"/>
                <w:right w:val="none" w:sz="0" w:space="0" w:color="auto"/>
              </w:divBdr>
            </w:div>
            <w:div w:id="474182243">
              <w:marLeft w:val="0"/>
              <w:marRight w:val="0"/>
              <w:marTop w:val="0"/>
              <w:marBottom w:val="0"/>
              <w:divBdr>
                <w:top w:val="none" w:sz="0" w:space="0" w:color="auto"/>
                <w:left w:val="none" w:sz="0" w:space="0" w:color="auto"/>
                <w:bottom w:val="none" w:sz="0" w:space="0" w:color="auto"/>
                <w:right w:val="none" w:sz="0" w:space="0" w:color="auto"/>
              </w:divBdr>
            </w:div>
            <w:div w:id="603925216">
              <w:marLeft w:val="0"/>
              <w:marRight w:val="0"/>
              <w:marTop w:val="0"/>
              <w:marBottom w:val="0"/>
              <w:divBdr>
                <w:top w:val="none" w:sz="0" w:space="0" w:color="auto"/>
                <w:left w:val="none" w:sz="0" w:space="0" w:color="auto"/>
                <w:bottom w:val="none" w:sz="0" w:space="0" w:color="auto"/>
                <w:right w:val="none" w:sz="0" w:space="0" w:color="auto"/>
              </w:divBdr>
            </w:div>
            <w:div w:id="955408974">
              <w:marLeft w:val="0"/>
              <w:marRight w:val="0"/>
              <w:marTop w:val="0"/>
              <w:marBottom w:val="0"/>
              <w:divBdr>
                <w:top w:val="none" w:sz="0" w:space="0" w:color="auto"/>
                <w:left w:val="none" w:sz="0" w:space="0" w:color="auto"/>
                <w:bottom w:val="none" w:sz="0" w:space="0" w:color="auto"/>
                <w:right w:val="none" w:sz="0" w:space="0" w:color="auto"/>
              </w:divBdr>
            </w:div>
            <w:div w:id="1208224112">
              <w:marLeft w:val="0"/>
              <w:marRight w:val="0"/>
              <w:marTop w:val="0"/>
              <w:marBottom w:val="0"/>
              <w:divBdr>
                <w:top w:val="none" w:sz="0" w:space="0" w:color="auto"/>
                <w:left w:val="none" w:sz="0" w:space="0" w:color="auto"/>
                <w:bottom w:val="none" w:sz="0" w:space="0" w:color="auto"/>
                <w:right w:val="none" w:sz="0" w:space="0" w:color="auto"/>
              </w:divBdr>
            </w:div>
            <w:div w:id="1329361743">
              <w:marLeft w:val="0"/>
              <w:marRight w:val="0"/>
              <w:marTop w:val="0"/>
              <w:marBottom w:val="0"/>
              <w:divBdr>
                <w:top w:val="none" w:sz="0" w:space="0" w:color="auto"/>
                <w:left w:val="none" w:sz="0" w:space="0" w:color="auto"/>
                <w:bottom w:val="none" w:sz="0" w:space="0" w:color="auto"/>
                <w:right w:val="none" w:sz="0" w:space="0" w:color="auto"/>
              </w:divBdr>
            </w:div>
            <w:div w:id="1619874419">
              <w:marLeft w:val="0"/>
              <w:marRight w:val="0"/>
              <w:marTop w:val="0"/>
              <w:marBottom w:val="0"/>
              <w:divBdr>
                <w:top w:val="none" w:sz="0" w:space="0" w:color="auto"/>
                <w:left w:val="none" w:sz="0" w:space="0" w:color="auto"/>
                <w:bottom w:val="none" w:sz="0" w:space="0" w:color="auto"/>
                <w:right w:val="none" w:sz="0" w:space="0" w:color="auto"/>
              </w:divBdr>
            </w:div>
            <w:div w:id="1752576601">
              <w:marLeft w:val="0"/>
              <w:marRight w:val="0"/>
              <w:marTop w:val="0"/>
              <w:marBottom w:val="0"/>
              <w:divBdr>
                <w:top w:val="none" w:sz="0" w:space="0" w:color="auto"/>
                <w:left w:val="none" w:sz="0" w:space="0" w:color="auto"/>
                <w:bottom w:val="none" w:sz="0" w:space="0" w:color="auto"/>
                <w:right w:val="none" w:sz="0" w:space="0" w:color="auto"/>
              </w:divBdr>
            </w:div>
            <w:div w:id="1780642891">
              <w:marLeft w:val="0"/>
              <w:marRight w:val="0"/>
              <w:marTop w:val="0"/>
              <w:marBottom w:val="0"/>
              <w:divBdr>
                <w:top w:val="none" w:sz="0" w:space="0" w:color="auto"/>
                <w:left w:val="none" w:sz="0" w:space="0" w:color="auto"/>
                <w:bottom w:val="none" w:sz="0" w:space="0" w:color="auto"/>
                <w:right w:val="none" w:sz="0" w:space="0" w:color="auto"/>
              </w:divBdr>
            </w:div>
            <w:div w:id="1960409620">
              <w:marLeft w:val="0"/>
              <w:marRight w:val="0"/>
              <w:marTop w:val="0"/>
              <w:marBottom w:val="0"/>
              <w:divBdr>
                <w:top w:val="none" w:sz="0" w:space="0" w:color="auto"/>
                <w:left w:val="none" w:sz="0" w:space="0" w:color="auto"/>
                <w:bottom w:val="none" w:sz="0" w:space="0" w:color="auto"/>
                <w:right w:val="none" w:sz="0" w:space="0" w:color="auto"/>
              </w:divBdr>
            </w:div>
            <w:div w:id="19866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352">
      <w:bodyDiv w:val="1"/>
      <w:marLeft w:val="0"/>
      <w:marRight w:val="0"/>
      <w:marTop w:val="0"/>
      <w:marBottom w:val="0"/>
      <w:divBdr>
        <w:top w:val="none" w:sz="0" w:space="0" w:color="auto"/>
        <w:left w:val="none" w:sz="0" w:space="0" w:color="auto"/>
        <w:bottom w:val="none" w:sz="0" w:space="0" w:color="auto"/>
        <w:right w:val="none" w:sz="0" w:space="0" w:color="auto"/>
      </w:divBdr>
      <w:divsChild>
        <w:div w:id="247814569">
          <w:marLeft w:val="96"/>
          <w:marRight w:val="96"/>
          <w:marTop w:val="96"/>
          <w:marBottom w:val="96"/>
          <w:divBdr>
            <w:top w:val="none" w:sz="0" w:space="0" w:color="auto"/>
            <w:left w:val="none" w:sz="0" w:space="0" w:color="auto"/>
            <w:bottom w:val="none" w:sz="0" w:space="0" w:color="auto"/>
            <w:right w:val="none" w:sz="0" w:space="0" w:color="auto"/>
          </w:divBdr>
        </w:div>
      </w:divsChild>
    </w:div>
    <w:div w:id="1460220998">
      <w:bodyDiv w:val="1"/>
      <w:marLeft w:val="0"/>
      <w:marRight w:val="0"/>
      <w:marTop w:val="0"/>
      <w:marBottom w:val="0"/>
      <w:divBdr>
        <w:top w:val="none" w:sz="0" w:space="0" w:color="auto"/>
        <w:left w:val="none" w:sz="0" w:space="0" w:color="auto"/>
        <w:bottom w:val="none" w:sz="0" w:space="0" w:color="auto"/>
        <w:right w:val="none" w:sz="0" w:space="0" w:color="auto"/>
      </w:divBdr>
    </w:div>
    <w:div w:id="1465347529">
      <w:bodyDiv w:val="1"/>
      <w:marLeft w:val="0"/>
      <w:marRight w:val="0"/>
      <w:marTop w:val="0"/>
      <w:marBottom w:val="0"/>
      <w:divBdr>
        <w:top w:val="none" w:sz="0" w:space="0" w:color="auto"/>
        <w:left w:val="none" w:sz="0" w:space="0" w:color="auto"/>
        <w:bottom w:val="none" w:sz="0" w:space="0" w:color="auto"/>
        <w:right w:val="none" w:sz="0" w:space="0" w:color="auto"/>
      </w:divBdr>
    </w:div>
    <w:div w:id="1488519689">
      <w:bodyDiv w:val="1"/>
      <w:marLeft w:val="0"/>
      <w:marRight w:val="0"/>
      <w:marTop w:val="0"/>
      <w:marBottom w:val="0"/>
      <w:divBdr>
        <w:top w:val="none" w:sz="0" w:space="0" w:color="auto"/>
        <w:left w:val="none" w:sz="0" w:space="0" w:color="auto"/>
        <w:bottom w:val="none" w:sz="0" w:space="0" w:color="auto"/>
        <w:right w:val="none" w:sz="0" w:space="0" w:color="auto"/>
      </w:divBdr>
    </w:div>
    <w:div w:id="1505121599">
      <w:bodyDiv w:val="1"/>
      <w:marLeft w:val="0"/>
      <w:marRight w:val="0"/>
      <w:marTop w:val="0"/>
      <w:marBottom w:val="0"/>
      <w:divBdr>
        <w:top w:val="none" w:sz="0" w:space="0" w:color="auto"/>
        <w:left w:val="none" w:sz="0" w:space="0" w:color="auto"/>
        <w:bottom w:val="none" w:sz="0" w:space="0" w:color="auto"/>
        <w:right w:val="none" w:sz="0" w:space="0" w:color="auto"/>
      </w:divBdr>
    </w:div>
    <w:div w:id="1507088476">
      <w:bodyDiv w:val="1"/>
      <w:marLeft w:val="0"/>
      <w:marRight w:val="0"/>
      <w:marTop w:val="0"/>
      <w:marBottom w:val="0"/>
      <w:divBdr>
        <w:top w:val="none" w:sz="0" w:space="0" w:color="auto"/>
        <w:left w:val="none" w:sz="0" w:space="0" w:color="auto"/>
        <w:bottom w:val="none" w:sz="0" w:space="0" w:color="auto"/>
        <w:right w:val="none" w:sz="0" w:space="0" w:color="auto"/>
      </w:divBdr>
    </w:div>
    <w:div w:id="1510365676">
      <w:bodyDiv w:val="1"/>
      <w:marLeft w:val="0"/>
      <w:marRight w:val="0"/>
      <w:marTop w:val="0"/>
      <w:marBottom w:val="0"/>
      <w:divBdr>
        <w:top w:val="none" w:sz="0" w:space="0" w:color="auto"/>
        <w:left w:val="none" w:sz="0" w:space="0" w:color="auto"/>
        <w:bottom w:val="none" w:sz="0" w:space="0" w:color="auto"/>
        <w:right w:val="none" w:sz="0" w:space="0" w:color="auto"/>
      </w:divBdr>
    </w:div>
    <w:div w:id="1515879727">
      <w:bodyDiv w:val="1"/>
      <w:marLeft w:val="0"/>
      <w:marRight w:val="0"/>
      <w:marTop w:val="0"/>
      <w:marBottom w:val="0"/>
      <w:divBdr>
        <w:top w:val="none" w:sz="0" w:space="0" w:color="auto"/>
        <w:left w:val="none" w:sz="0" w:space="0" w:color="auto"/>
        <w:bottom w:val="none" w:sz="0" w:space="0" w:color="auto"/>
        <w:right w:val="none" w:sz="0" w:space="0" w:color="auto"/>
      </w:divBdr>
    </w:div>
    <w:div w:id="1548031335">
      <w:bodyDiv w:val="1"/>
      <w:marLeft w:val="0"/>
      <w:marRight w:val="0"/>
      <w:marTop w:val="0"/>
      <w:marBottom w:val="0"/>
      <w:divBdr>
        <w:top w:val="none" w:sz="0" w:space="0" w:color="auto"/>
        <w:left w:val="none" w:sz="0" w:space="0" w:color="auto"/>
        <w:bottom w:val="none" w:sz="0" w:space="0" w:color="auto"/>
        <w:right w:val="none" w:sz="0" w:space="0" w:color="auto"/>
      </w:divBdr>
    </w:div>
    <w:div w:id="1586189468">
      <w:bodyDiv w:val="1"/>
      <w:marLeft w:val="0"/>
      <w:marRight w:val="0"/>
      <w:marTop w:val="0"/>
      <w:marBottom w:val="0"/>
      <w:divBdr>
        <w:top w:val="none" w:sz="0" w:space="0" w:color="auto"/>
        <w:left w:val="none" w:sz="0" w:space="0" w:color="auto"/>
        <w:bottom w:val="none" w:sz="0" w:space="0" w:color="auto"/>
        <w:right w:val="none" w:sz="0" w:space="0" w:color="auto"/>
      </w:divBdr>
    </w:div>
    <w:div w:id="1593666973">
      <w:bodyDiv w:val="1"/>
      <w:marLeft w:val="0"/>
      <w:marRight w:val="0"/>
      <w:marTop w:val="0"/>
      <w:marBottom w:val="0"/>
      <w:divBdr>
        <w:top w:val="none" w:sz="0" w:space="0" w:color="auto"/>
        <w:left w:val="none" w:sz="0" w:space="0" w:color="auto"/>
        <w:bottom w:val="none" w:sz="0" w:space="0" w:color="auto"/>
        <w:right w:val="none" w:sz="0" w:space="0" w:color="auto"/>
      </w:divBdr>
    </w:div>
    <w:div w:id="1622493591">
      <w:bodyDiv w:val="1"/>
      <w:marLeft w:val="0"/>
      <w:marRight w:val="0"/>
      <w:marTop w:val="0"/>
      <w:marBottom w:val="0"/>
      <w:divBdr>
        <w:top w:val="none" w:sz="0" w:space="0" w:color="auto"/>
        <w:left w:val="none" w:sz="0" w:space="0" w:color="auto"/>
        <w:bottom w:val="none" w:sz="0" w:space="0" w:color="auto"/>
        <w:right w:val="none" w:sz="0" w:space="0" w:color="auto"/>
      </w:divBdr>
    </w:div>
    <w:div w:id="1674337294">
      <w:bodyDiv w:val="1"/>
      <w:marLeft w:val="0"/>
      <w:marRight w:val="0"/>
      <w:marTop w:val="0"/>
      <w:marBottom w:val="0"/>
      <w:divBdr>
        <w:top w:val="none" w:sz="0" w:space="0" w:color="auto"/>
        <w:left w:val="none" w:sz="0" w:space="0" w:color="auto"/>
        <w:bottom w:val="none" w:sz="0" w:space="0" w:color="auto"/>
        <w:right w:val="none" w:sz="0" w:space="0" w:color="auto"/>
      </w:divBdr>
    </w:div>
    <w:div w:id="1717700856">
      <w:bodyDiv w:val="1"/>
      <w:marLeft w:val="0"/>
      <w:marRight w:val="0"/>
      <w:marTop w:val="0"/>
      <w:marBottom w:val="0"/>
      <w:divBdr>
        <w:top w:val="none" w:sz="0" w:space="0" w:color="auto"/>
        <w:left w:val="none" w:sz="0" w:space="0" w:color="auto"/>
        <w:bottom w:val="none" w:sz="0" w:space="0" w:color="auto"/>
        <w:right w:val="none" w:sz="0" w:space="0" w:color="auto"/>
      </w:divBdr>
    </w:div>
    <w:div w:id="1778403818">
      <w:bodyDiv w:val="1"/>
      <w:marLeft w:val="0"/>
      <w:marRight w:val="0"/>
      <w:marTop w:val="0"/>
      <w:marBottom w:val="0"/>
      <w:divBdr>
        <w:top w:val="none" w:sz="0" w:space="0" w:color="auto"/>
        <w:left w:val="none" w:sz="0" w:space="0" w:color="auto"/>
        <w:bottom w:val="none" w:sz="0" w:space="0" w:color="auto"/>
        <w:right w:val="none" w:sz="0" w:space="0" w:color="auto"/>
      </w:divBdr>
    </w:div>
    <w:div w:id="1789737979">
      <w:bodyDiv w:val="1"/>
      <w:marLeft w:val="0"/>
      <w:marRight w:val="0"/>
      <w:marTop w:val="0"/>
      <w:marBottom w:val="0"/>
      <w:divBdr>
        <w:top w:val="none" w:sz="0" w:space="0" w:color="auto"/>
        <w:left w:val="none" w:sz="0" w:space="0" w:color="auto"/>
        <w:bottom w:val="none" w:sz="0" w:space="0" w:color="auto"/>
        <w:right w:val="none" w:sz="0" w:space="0" w:color="auto"/>
      </w:divBdr>
    </w:div>
    <w:div w:id="1798834659">
      <w:bodyDiv w:val="1"/>
      <w:marLeft w:val="0"/>
      <w:marRight w:val="0"/>
      <w:marTop w:val="0"/>
      <w:marBottom w:val="0"/>
      <w:divBdr>
        <w:top w:val="none" w:sz="0" w:space="0" w:color="auto"/>
        <w:left w:val="none" w:sz="0" w:space="0" w:color="auto"/>
        <w:bottom w:val="none" w:sz="0" w:space="0" w:color="auto"/>
        <w:right w:val="none" w:sz="0" w:space="0" w:color="auto"/>
      </w:divBdr>
    </w:div>
    <w:div w:id="1805393917">
      <w:bodyDiv w:val="1"/>
      <w:marLeft w:val="0"/>
      <w:marRight w:val="0"/>
      <w:marTop w:val="0"/>
      <w:marBottom w:val="0"/>
      <w:divBdr>
        <w:top w:val="none" w:sz="0" w:space="0" w:color="auto"/>
        <w:left w:val="none" w:sz="0" w:space="0" w:color="auto"/>
        <w:bottom w:val="none" w:sz="0" w:space="0" w:color="auto"/>
        <w:right w:val="none" w:sz="0" w:space="0" w:color="auto"/>
      </w:divBdr>
    </w:div>
    <w:div w:id="1824589471">
      <w:bodyDiv w:val="1"/>
      <w:marLeft w:val="0"/>
      <w:marRight w:val="0"/>
      <w:marTop w:val="0"/>
      <w:marBottom w:val="0"/>
      <w:divBdr>
        <w:top w:val="none" w:sz="0" w:space="0" w:color="auto"/>
        <w:left w:val="none" w:sz="0" w:space="0" w:color="auto"/>
        <w:bottom w:val="none" w:sz="0" w:space="0" w:color="auto"/>
        <w:right w:val="none" w:sz="0" w:space="0" w:color="auto"/>
      </w:divBdr>
    </w:div>
    <w:div w:id="1851069044">
      <w:bodyDiv w:val="1"/>
      <w:marLeft w:val="0"/>
      <w:marRight w:val="0"/>
      <w:marTop w:val="0"/>
      <w:marBottom w:val="0"/>
      <w:divBdr>
        <w:top w:val="none" w:sz="0" w:space="0" w:color="auto"/>
        <w:left w:val="none" w:sz="0" w:space="0" w:color="auto"/>
        <w:bottom w:val="none" w:sz="0" w:space="0" w:color="auto"/>
        <w:right w:val="none" w:sz="0" w:space="0" w:color="auto"/>
      </w:divBdr>
    </w:div>
    <w:div w:id="1862089875">
      <w:bodyDiv w:val="1"/>
      <w:marLeft w:val="0"/>
      <w:marRight w:val="0"/>
      <w:marTop w:val="0"/>
      <w:marBottom w:val="0"/>
      <w:divBdr>
        <w:top w:val="none" w:sz="0" w:space="0" w:color="auto"/>
        <w:left w:val="none" w:sz="0" w:space="0" w:color="auto"/>
        <w:bottom w:val="none" w:sz="0" w:space="0" w:color="auto"/>
        <w:right w:val="none" w:sz="0" w:space="0" w:color="auto"/>
      </w:divBdr>
    </w:div>
    <w:div w:id="1894347076">
      <w:bodyDiv w:val="1"/>
      <w:marLeft w:val="0"/>
      <w:marRight w:val="0"/>
      <w:marTop w:val="0"/>
      <w:marBottom w:val="0"/>
      <w:divBdr>
        <w:top w:val="none" w:sz="0" w:space="0" w:color="auto"/>
        <w:left w:val="none" w:sz="0" w:space="0" w:color="auto"/>
        <w:bottom w:val="none" w:sz="0" w:space="0" w:color="auto"/>
        <w:right w:val="none" w:sz="0" w:space="0" w:color="auto"/>
      </w:divBdr>
    </w:div>
    <w:div w:id="1896156358">
      <w:bodyDiv w:val="1"/>
      <w:marLeft w:val="0"/>
      <w:marRight w:val="0"/>
      <w:marTop w:val="0"/>
      <w:marBottom w:val="0"/>
      <w:divBdr>
        <w:top w:val="none" w:sz="0" w:space="0" w:color="auto"/>
        <w:left w:val="none" w:sz="0" w:space="0" w:color="auto"/>
        <w:bottom w:val="none" w:sz="0" w:space="0" w:color="auto"/>
        <w:right w:val="none" w:sz="0" w:space="0" w:color="auto"/>
      </w:divBdr>
    </w:div>
    <w:div w:id="1941984619">
      <w:bodyDiv w:val="1"/>
      <w:marLeft w:val="0"/>
      <w:marRight w:val="0"/>
      <w:marTop w:val="0"/>
      <w:marBottom w:val="0"/>
      <w:divBdr>
        <w:top w:val="none" w:sz="0" w:space="0" w:color="auto"/>
        <w:left w:val="none" w:sz="0" w:space="0" w:color="auto"/>
        <w:bottom w:val="none" w:sz="0" w:space="0" w:color="auto"/>
        <w:right w:val="none" w:sz="0" w:space="0" w:color="auto"/>
      </w:divBdr>
    </w:div>
    <w:div w:id="1962228090">
      <w:bodyDiv w:val="1"/>
      <w:marLeft w:val="0"/>
      <w:marRight w:val="0"/>
      <w:marTop w:val="0"/>
      <w:marBottom w:val="0"/>
      <w:divBdr>
        <w:top w:val="none" w:sz="0" w:space="0" w:color="auto"/>
        <w:left w:val="none" w:sz="0" w:space="0" w:color="auto"/>
        <w:bottom w:val="none" w:sz="0" w:space="0" w:color="auto"/>
        <w:right w:val="none" w:sz="0" w:space="0" w:color="auto"/>
      </w:divBdr>
      <w:divsChild>
        <w:div w:id="647787907">
          <w:marLeft w:val="0"/>
          <w:marRight w:val="0"/>
          <w:marTop w:val="0"/>
          <w:marBottom w:val="0"/>
          <w:divBdr>
            <w:top w:val="none" w:sz="0" w:space="0" w:color="auto"/>
            <w:left w:val="none" w:sz="0" w:space="0" w:color="auto"/>
            <w:bottom w:val="none" w:sz="0" w:space="0" w:color="auto"/>
            <w:right w:val="none" w:sz="0" w:space="0" w:color="auto"/>
          </w:divBdr>
        </w:div>
        <w:div w:id="1303460678">
          <w:marLeft w:val="0"/>
          <w:marRight w:val="0"/>
          <w:marTop w:val="0"/>
          <w:marBottom w:val="0"/>
          <w:divBdr>
            <w:top w:val="none" w:sz="0" w:space="0" w:color="auto"/>
            <w:left w:val="none" w:sz="0" w:space="0" w:color="auto"/>
            <w:bottom w:val="none" w:sz="0" w:space="0" w:color="auto"/>
            <w:right w:val="none" w:sz="0" w:space="0" w:color="auto"/>
          </w:divBdr>
        </w:div>
      </w:divsChild>
    </w:div>
    <w:div w:id="1967811415">
      <w:bodyDiv w:val="1"/>
      <w:marLeft w:val="0"/>
      <w:marRight w:val="0"/>
      <w:marTop w:val="0"/>
      <w:marBottom w:val="0"/>
      <w:divBdr>
        <w:top w:val="none" w:sz="0" w:space="0" w:color="auto"/>
        <w:left w:val="none" w:sz="0" w:space="0" w:color="auto"/>
        <w:bottom w:val="none" w:sz="0" w:space="0" w:color="auto"/>
        <w:right w:val="none" w:sz="0" w:space="0" w:color="auto"/>
      </w:divBdr>
    </w:div>
    <w:div w:id="1986661685">
      <w:bodyDiv w:val="1"/>
      <w:marLeft w:val="0"/>
      <w:marRight w:val="0"/>
      <w:marTop w:val="0"/>
      <w:marBottom w:val="0"/>
      <w:divBdr>
        <w:top w:val="none" w:sz="0" w:space="0" w:color="auto"/>
        <w:left w:val="none" w:sz="0" w:space="0" w:color="auto"/>
        <w:bottom w:val="none" w:sz="0" w:space="0" w:color="auto"/>
        <w:right w:val="none" w:sz="0" w:space="0" w:color="auto"/>
      </w:divBdr>
    </w:div>
    <w:div w:id="2013874484">
      <w:bodyDiv w:val="1"/>
      <w:marLeft w:val="0"/>
      <w:marRight w:val="0"/>
      <w:marTop w:val="0"/>
      <w:marBottom w:val="0"/>
      <w:divBdr>
        <w:top w:val="none" w:sz="0" w:space="0" w:color="auto"/>
        <w:left w:val="none" w:sz="0" w:space="0" w:color="auto"/>
        <w:bottom w:val="none" w:sz="0" w:space="0" w:color="auto"/>
        <w:right w:val="none" w:sz="0" w:space="0" w:color="auto"/>
      </w:divBdr>
    </w:div>
    <w:div w:id="2080396210">
      <w:bodyDiv w:val="1"/>
      <w:marLeft w:val="0"/>
      <w:marRight w:val="0"/>
      <w:marTop w:val="0"/>
      <w:marBottom w:val="0"/>
      <w:divBdr>
        <w:top w:val="none" w:sz="0" w:space="0" w:color="auto"/>
        <w:left w:val="none" w:sz="0" w:space="0" w:color="auto"/>
        <w:bottom w:val="none" w:sz="0" w:space="0" w:color="auto"/>
        <w:right w:val="none" w:sz="0" w:space="0" w:color="auto"/>
      </w:divBdr>
    </w:div>
    <w:div w:id="2105490057">
      <w:bodyDiv w:val="1"/>
      <w:marLeft w:val="0"/>
      <w:marRight w:val="0"/>
      <w:marTop w:val="0"/>
      <w:marBottom w:val="0"/>
      <w:divBdr>
        <w:top w:val="none" w:sz="0" w:space="0" w:color="auto"/>
        <w:left w:val="none" w:sz="0" w:space="0" w:color="auto"/>
        <w:bottom w:val="none" w:sz="0" w:space="0" w:color="auto"/>
        <w:right w:val="none" w:sz="0" w:space="0" w:color="auto"/>
      </w:divBdr>
    </w:div>
    <w:div w:id="2133864399">
      <w:bodyDiv w:val="1"/>
      <w:marLeft w:val="0"/>
      <w:marRight w:val="0"/>
      <w:marTop w:val="0"/>
      <w:marBottom w:val="0"/>
      <w:divBdr>
        <w:top w:val="none" w:sz="0" w:space="0" w:color="auto"/>
        <w:left w:val="none" w:sz="0" w:space="0" w:color="auto"/>
        <w:bottom w:val="none" w:sz="0" w:space="0" w:color="auto"/>
        <w:right w:val="none" w:sz="0" w:space="0" w:color="auto"/>
      </w:divBdr>
    </w:div>
    <w:div w:id="213420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hyperlink" Target="http://localhost:8001/v1"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yperlink" Target="http://localhost:8001/v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github.com/langchain-ai/langch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hyperlink" Target="http://localhost:58891/v1"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yperlink" Target="http://localhost:8001/v1" TargetMode="External"/><Relationship Id="rId30" Type="http://schemas.openxmlformats.org/officeDocument/2006/relationships/footer" Target="footer3.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DC8E2-C789-4BAE-B0C8-809CA1199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Pages>
  <Words>10174</Words>
  <Characters>57998</Characters>
  <Application>Microsoft Office Word</Application>
  <DocSecurity>4</DocSecurity>
  <Lines>483</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68036</CharactersWithSpaces>
  <SharedDoc>false</SharedDoc>
  <HLinks>
    <vt:vector size="294" baseType="variant">
      <vt:variant>
        <vt:i4>5963787</vt:i4>
      </vt:variant>
      <vt:variant>
        <vt:i4>285</vt:i4>
      </vt:variant>
      <vt:variant>
        <vt:i4>0</vt:i4>
      </vt:variant>
      <vt:variant>
        <vt:i4>5</vt:i4>
      </vt:variant>
      <vt:variant>
        <vt:lpwstr>https://github.com/langchain-ai/langchain</vt:lpwstr>
      </vt:variant>
      <vt:variant>
        <vt:lpwstr/>
      </vt:variant>
      <vt:variant>
        <vt:i4>1638408</vt:i4>
      </vt:variant>
      <vt:variant>
        <vt:i4>276</vt:i4>
      </vt:variant>
      <vt:variant>
        <vt:i4>0</vt:i4>
      </vt:variant>
      <vt:variant>
        <vt:i4>5</vt:i4>
      </vt:variant>
      <vt:variant>
        <vt:lpwstr>http://localhost:58891/v1</vt:lpwstr>
      </vt:variant>
      <vt:variant>
        <vt:lpwstr/>
      </vt:variant>
      <vt:variant>
        <vt:i4>4522065</vt:i4>
      </vt:variant>
      <vt:variant>
        <vt:i4>273</vt:i4>
      </vt:variant>
      <vt:variant>
        <vt:i4>0</vt:i4>
      </vt:variant>
      <vt:variant>
        <vt:i4>5</vt:i4>
      </vt:variant>
      <vt:variant>
        <vt:lpwstr>http://localhost:8001/v1</vt:lpwstr>
      </vt:variant>
      <vt:variant>
        <vt:lpwstr/>
      </vt:variant>
      <vt:variant>
        <vt:i4>4522065</vt:i4>
      </vt:variant>
      <vt:variant>
        <vt:i4>270</vt:i4>
      </vt:variant>
      <vt:variant>
        <vt:i4>0</vt:i4>
      </vt:variant>
      <vt:variant>
        <vt:i4>5</vt:i4>
      </vt:variant>
      <vt:variant>
        <vt:lpwstr>http://localhost:8001/v1</vt:lpwstr>
      </vt:variant>
      <vt:variant>
        <vt:lpwstr/>
      </vt:variant>
      <vt:variant>
        <vt:i4>4522065</vt:i4>
      </vt:variant>
      <vt:variant>
        <vt:i4>267</vt:i4>
      </vt:variant>
      <vt:variant>
        <vt:i4>0</vt:i4>
      </vt:variant>
      <vt:variant>
        <vt:i4>5</vt:i4>
      </vt:variant>
      <vt:variant>
        <vt:lpwstr>http://localhost:8001/v1</vt:lpwstr>
      </vt:variant>
      <vt:variant>
        <vt:lpwstr/>
      </vt:variant>
      <vt:variant>
        <vt:i4>1245244</vt:i4>
      </vt:variant>
      <vt:variant>
        <vt:i4>260</vt:i4>
      </vt:variant>
      <vt:variant>
        <vt:i4>0</vt:i4>
      </vt:variant>
      <vt:variant>
        <vt:i4>5</vt:i4>
      </vt:variant>
      <vt:variant>
        <vt:lpwstr/>
      </vt:variant>
      <vt:variant>
        <vt:lpwstr>_Toc185703884</vt:lpwstr>
      </vt:variant>
      <vt:variant>
        <vt:i4>1245244</vt:i4>
      </vt:variant>
      <vt:variant>
        <vt:i4>254</vt:i4>
      </vt:variant>
      <vt:variant>
        <vt:i4>0</vt:i4>
      </vt:variant>
      <vt:variant>
        <vt:i4>5</vt:i4>
      </vt:variant>
      <vt:variant>
        <vt:lpwstr/>
      </vt:variant>
      <vt:variant>
        <vt:lpwstr>_Toc185703883</vt:lpwstr>
      </vt:variant>
      <vt:variant>
        <vt:i4>1245244</vt:i4>
      </vt:variant>
      <vt:variant>
        <vt:i4>248</vt:i4>
      </vt:variant>
      <vt:variant>
        <vt:i4>0</vt:i4>
      </vt:variant>
      <vt:variant>
        <vt:i4>5</vt:i4>
      </vt:variant>
      <vt:variant>
        <vt:lpwstr/>
      </vt:variant>
      <vt:variant>
        <vt:lpwstr>_Toc185703882</vt:lpwstr>
      </vt:variant>
      <vt:variant>
        <vt:i4>1245244</vt:i4>
      </vt:variant>
      <vt:variant>
        <vt:i4>242</vt:i4>
      </vt:variant>
      <vt:variant>
        <vt:i4>0</vt:i4>
      </vt:variant>
      <vt:variant>
        <vt:i4>5</vt:i4>
      </vt:variant>
      <vt:variant>
        <vt:lpwstr/>
      </vt:variant>
      <vt:variant>
        <vt:lpwstr>_Toc185703881</vt:lpwstr>
      </vt:variant>
      <vt:variant>
        <vt:i4>1245244</vt:i4>
      </vt:variant>
      <vt:variant>
        <vt:i4>236</vt:i4>
      </vt:variant>
      <vt:variant>
        <vt:i4>0</vt:i4>
      </vt:variant>
      <vt:variant>
        <vt:i4>5</vt:i4>
      </vt:variant>
      <vt:variant>
        <vt:lpwstr/>
      </vt:variant>
      <vt:variant>
        <vt:lpwstr>_Toc185703880</vt:lpwstr>
      </vt:variant>
      <vt:variant>
        <vt:i4>1835068</vt:i4>
      </vt:variant>
      <vt:variant>
        <vt:i4>230</vt:i4>
      </vt:variant>
      <vt:variant>
        <vt:i4>0</vt:i4>
      </vt:variant>
      <vt:variant>
        <vt:i4>5</vt:i4>
      </vt:variant>
      <vt:variant>
        <vt:lpwstr/>
      </vt:variant>
      <vt:variant>
        <vt:lpwstr>_Toc185703879</vt:lpwstr>
      </vt:variant>
      <vt:variant>
        <vt:i4>1835068</vt:i4>
      </vt:variant>
      <vt:variant>
        <vt:i4>224</vt:i4>
      </vt:variant>
      <vt:variant>
        <vt:i4>0</vt:i4>
      </vt:variant>
      <vt:variant>
        <vt:i4>5</vt:i4>
      </vt:variant>
      <vt:variant>
        <vt:lpwstr/>
      </vt:variant>
      <vt:variant>
        <vt:lpwstr>_Toc185703878</vt:lpwstr>
      </vt:variant>
      <vt:variant>
        <vt:i4>1835068</vt:i4>
      </vt:variant>
      <vt:variant>
        <vt:i4>218</vt:i4>
      </vt:variant>
      <vt:variant>
        <vt:i4>0</vt:i4>
      </vt:variant>
      <vt:variant>
        <vt:i4>5</vt:i4>
      </vt:variant>
      <vt:variant>
        <vt:lpwstr/>
      </vt:variant>
      <vt:variant>
        <vt:lpwstr>_Toc185703877</vt:lpwstr>
      </vt:variant>
      <vt:variant>
        <vt:i4>1835068</vt:i4>
      </vt:variant>
      <vt:variant>
        <vt:i4>212</vt:i4>
      </vt:variant>
      <vt:variant>
        <vt:i4>0</vt:i4>
      </vt:variant>
      <vt:variant>
        <vt:i4>5</vt:i4>
      </vt:variant>
      <vt:variant>
        <vt:lpwstr/>
      </vt:variant>
      <vt:variant>
        <vt:lpwstr>_Toc185703876</vt:lpwstr>
      </vt:variant>
      <vt:variant>
        <vt:i4>1835068</vt:i4>
      </vt:variant>
      <vt:variant>
        <vt:i4>206</vt:i4>
      </vt:variant>
      <vt:variant>
        <vt:i4>0</vt:i4>
      </vt:variant>
      <vt:variant>
        <vt:i4>5</vt:i4>
      </vt:variant>
      <vt:variant>
        <vt:lpwstr/>
      </vt:variant>
      <vt:variant>
        <vt:lpwstr>_Toc185703875</vt:lpwstr>
      </vt:variant>
      <vt:variant>
        <vt:i4>1835068</vt:i4>
      </vt:variant>
      <vt:variant>
        <vt:i4>200</vt:i4>
      </vt:variant>
      <vt:variant>
        <vt:i4>0</vt:i4>
      </vt:variant>
      <vt:variant>
        <vt:i4>5</vt:i4>
      </vt:variant>
      <vt:variant>
        <vt:lpwstr/>
      </vt:variant>
      <vt:variant>
        <vt:lpwstr>_Toc185703874</vt:lpwstr>
      </vt:variant>
      <vt:variant>
        <vt:i4>1835068</vt:i4>
      </vt:variant>
      <vt:variant>
        <vt:i4>194</vt:i4>
      </vt:variant>
      <vt:variant>
        <vt:i4>0</vt:i4>
      </vt:variant>
      <vt:variant>
        <vt:i4>5</vt:i4>
      </vt:variant>
      <vt:variant>
        <vt:lpwstr/>
      </vt:variant>
      <vt:variant>
        <vt:lpwstr>_Toc185703873</vt:lpwstr>
      </vt:variant>
      <vt:variant>
        <vt:i4>1835068</vt:i4>
      </vt:variant>
      <vt:variant>
        <vt:i4>188</vt:i4>
      </vt:variant>
      <vt:variant>
        <vt:i4>0</vt:i4>
      </vt:variant>
      <vt:variant>
        <vt:i4>5</vt:i4>
      </vt:variant>
      <vt:variant>
        <vt:lpwstr/>
      </vt:variant>
      <vt:variant>
        <vt:lpwstr>_Toc185703872</vt:lpwstr>
      </vt:variant>
      <vt:variant>
        <vt:i4>1835068</vt:i4>
      </vt:variant>
      <vt:variant>
        <vt:i4>182</vt:i4>
      </vt:variant>
      <vt:variant>
        <vt:i4>0</vt:i4>
      </vt:variant>
      <vt:variant>
        <vt:i4>5</vt:i4>
      </vt:variant>
      <vt:variant>
        <vt:lpwstr/>
      </vt:variant>
      <vt:variant>
        <vt:lpwstr>_Toc185703871</vt:lpwstr>
      </vt:variant>
      <vt:variant>
        <vt:i4>1835068</vt:i4>
      </vt:variant>
      <vt:variant>
        <vt:i4>176</vt:i4>
      </vt:variant>
      <vt:variant>
        <vt:i4>0</vt:i4>
      </vt:variant>
      <vt:variant>
        <vt:i4>5</vt:i4>
      </vt:variant>
      <vt:variant>
        <vt:lpwstr/>
      </vt:variant>
      <vt:variant>
        <vt:lpwstr>_Toc185703870</vt:lpwstr>
      </vt:variant>
      <vt:variant>
        <vt:i4>1900604</vt:i4>
      </vt:variant>
      <vt:variant>
        <vt:i4>170</vt:i4>
      </vt:variant>
      <vt:variant>
        <vt:i4>0</vt:i4>
      </vt:variant>
      <vt:variant>
        <vt:i4>5</vt:i4>
      </vt:variant>
      <vt:variant>
        <vt:lpwstr/>
      </vt:variant>
      <vt:variant>
        <vt:lpwstr>_Toc185703869</vt:lpwstr>
      </vt:variant>
      <vt:variant>
        <vt:i4>1900604</vt:i4>
      </vt:variant>
      <vt:variant>
        <vt:i4>164</vt:i4>
      </vt:variant>
      <vt:variant>
        <vt:i4>0</vt:i4>
      </vt:variant>
      <vt:variant>
        <vt:i4>5</vt:i4>
      </vt:variant>
      <vt:variant>
        <vt:lpwstr/>
      </vt:variant>
      <vt:variant>
        <vt:lpwstr>_Toc185703868</vt:lpwstr>
      </vt:variant>
      <vt:variant>
        <vt:i4>1900604</vt:i4>
      </vt:variant>
      <vt:variant>
        <vt:i4>158</vt:i4>
      </vt:variant>
      <vt:variant>
        <vt:i4>0</vt:i4>
      </vt:variant>
      <vt:variant>
        <vt:i4>5</vt:i4>
      </vt:variant>
      <vt:variant>
        <vt:lpwstr/>
      </vt:variant>
      <vt:variant>
        <vt:lpwstr>_Toc185703867</vt:lpwstr>
      </vt:variant>
      <vt:variant>
        <vt:i4>1900604</vt:i4>
      </vt:variant>
      <vt:variant>
        <vt:i4>152</vt:i4>
      </vt:variant>
      <vt:variant>
        <vt:i4>0</vt:i4>
      </vt:variant>
      <vt:variant>
        <vt:i4>5</vt:i4>
      </vt:variant>
      <vt:variant>
        <vt:lpwstr/>
      </vt:variant>
      <vt:variant>
        <vt:lpwstr>_Toc185703866</vt:lpwstr>
      </vt:variant>
      <vt:variant>
        <vt:i4>1900604</vt:i4>
      </vt:variant>
      <vt:variant>
        <vt:i4>146</vt:i4>
      </vt:variant>
      <vt:variant>
        <vt:i4>0</vt:i4>
      </vt:variant>
      <vt:variant>
        <vt:i4>5</vt:i4>
      </vt:variant>
      <vt:variant>
        <vt:lpwstr/>
      </vt:variant>
      <vt:variant>
        <vt:lpwstr>_Toc185703865</vt:lpwstr>
      </vt:variant>
      <vt:variant>
        <vt:i4>1900604</vt:i4>
      </vt:variant>
      <vt:variant>
        <vt:i4>140</vt:i4>
      </vt:variant>
      <vt:variant>
        <vt:i4>0</vt:i4>
      </vt:variant>
      <vt:variant>
        <vt:i4>5</vt:i4>
      </vt:variant>
      <vt:variant>
        <vt:lpwstr/>
      </vt:variant>
      <vt:variant>
        <vt:lpwstr>_Toc185703864</vt:lpwstr>
      </vt:variant>
      <vt:variant>
        <vt:i4>1900604</vt:i4>
      </vt:variant>
      <vt:variant>
        <vt:i4>134</vt:i4>
      </vt:variant>
      <vt:variant>
        <vt:i4>0</vt:i4>
      </vt:variant>
      <vt:variant>
        <vt:i4>5</vt:i4>
      </vt:variant>
      <vt:variant>
        <vt:lpwstr/>
      </vt:variant>
      <vt:variant>
        <vt:lpwstr>_Toc185703863</vt:lpwstr>
      </vt:variant>
      <vt:variant>
        <vt:i4>1900604</vt:i4>
      </vt:variant>
      <vt:variant>
        <vt:i4>128</vt:i4>
      </vt:variant>
      <vt:variant>
        <vt:i4>0</vt:i4>
      </vt:variant>
      <vt:variant>
        <vt:i4>5</vt:i4>
      </vt:variant>
      <vt:variant>
        <vt:lpwstr/>
      </vt:variant>
      <vt:variant>
        <vt:lpwstr>_Toc185703862</vt:lpwstr>
      </vt:variant>
      <vt:variant>
        <vt:i4>1900604</vt:i4>
      </vt:variant>
      <vt:variant>
        <vt:i4>122</vt:i4>
      </vt:variant>
      <vt:variant>
        <vt:i4>0</vt:i4>
      </vt:variant>
      <vt:variant>
        <vt:i4>5</vt:i4>
      </vt:variant>
      <vt:variant>
        <vt:lpwstr/>
      </vt:variant>
      <vt:variant>
        <vt:lpwstr>_Toc185703861</vt:lpwstr>
      </vt:variant>
      <vt:variant>
        <vt:i4>1900604</vt:i4>
      </vt:variant>
      <vt:variant>
        <vt:i4>116</vt:i4>
      </vt:variant>
      <vt:variant>
        <vt:i4>0</vt:i4>
      </vt:variant>
      <vt:variant>
        <vt:i4>5</vt:i4>
      </vt:variant>
      <vt:variant>
        <vt:lpwstr/>
      </vt:variant>
      <vt:variant>
        <vt:lpwstr>_Toc185703860</vt:lpwstr>
      </vt:variant>
      <vt:variant>
        <vt:i4>1966140</vt:i4>
      </vt:variant>
      <vt:variant>
        <vt:i4>110</vt:i4>
      </vt:variant>
      <vt:variant>
        <vt:i4>0</vt:i4>
      </vt:variant>
      <vt:variant>
        <vt:i4>5</vt:i4>
      </vt:variant>
      <vt:variant>
        <vt:lpwstr/>
      </vt:variant>
      <vt:variant>
        <vt:lpwstr>_Toc185703859</vt:lpwstr>
      </vt:variant>
      <vt:variant>
        <vt:i4>1966140</vt:i4>
      </vt:variant>
      <vt:variant>
        <vt:i4>104</vt:i4>
      </vt:variant>
      <vt:variant>
        <vt:i4>0</vt:i4>
      </vt:variant>
      <vt:variant>
        <vt:i4>5</vt:i4>
      </vt:variant>
      <vt:variant>
        <vt:lpwstr/>
      </vt:variant>
      <vt:variant>
        <vt:lpwstr>_Toc185703858</vt:lpwstr>
      </vt:variant>
      <vt:variant>
        <vt:i4>1966140</vt:i4>
      </vt:variant>
      <vt:variant>
        <vt:i4>98</vt:i4>
      </vt:variant>
      <vt:variant>
        <vt:i4>0</vt:i4>
      </vt:variant>
      <vt:variant>
        <vt:i4>5</vt:i4>
      </vt:variant>
      <vt:variant>
        <vt:lpwstr/>
      </vt:variant>
      <vt:variant>
        <vt:lpwstr>_Toc185703857</vt:lpwstr>
      </vt:variant>
      <vt:variant>
        <vt:i4>1966140</vt:i4>
      </vt:variant>
      <vt:variant>
        <vt:i4>92</vt:i4>
      </vt:variant>
      <vt:variant>
        <vt:i4>0</vt:i4>
      </vt:variant>
      <vt:variant>
        <vt:i4>5</vt:i4>
      </vt:variant>
      <vt:variant>
        <vt:lpwstr/>
      </vt:variant>
      <vt:variant>
        <vt:lpwstr>_Toc185703856</vt:lpwstr>
      </vt:variant>
      <vt:variant>
        <vt:i4>1966140</vt:i4>
      </vt:variant>
      <vt:variant>
        <vt:i4>86</vt:i4>
      </vt:variant>
      <vt:variant>
        <vt:i4>0</vt:i4>
      </vt:variant>
      <vt:variant>
        <vt:i4>5</vt:i4>
      </vt:variant>
      <vt:variant>
        <vt:lpwstr/>
      </vt:variant>
      <vt:variant>
        <vt:lpwstr>_Toc185703855</vt:lpwstr>
      </vt:variant>
      <vt:variant>
        <vt:i4>1966140</vt:i4>
      </vt:variant>
      <vt:variant>
        <vt:i4>80</vt:i4>
      </vt:variant>
      <vt:variant>
        <vt:i4>0</vt:i4>
      </vt:variant>
      <vt:variant>
        <vt:i4>5</vt:i4>
      </vt:variant>
      <vt:variant>
        <vt:lpwstr/>
      </vt:variant>
      <vt:variant>
        <vt:lpwstr>_Toc185703854</vt:lpwstr>
      </vt:variant>
      <vt:variant>
        <vt:i4>1966140</vt:i4>
      </vt:variant>
      <vt:variant>
        <vt:i4>74</vt:i4>
      </vt:variant>
      <vt:variant>
        <vt:i4>0</vt:i4>
      </vt:variant>
      <vt:variant>
        <vt:i4>5</vt:i4>
      </vt:variant>
      <vt:variant>
        <vt:lpwstr/>
      </vt:variant>
      <vt:variant>
        <vt:lpwstr>_Toc185703853</vt:lpwstr>
      </vt:variant>
      <vt:variant>
        <vt:i4>1966140</vt:i4>
      </vt:variant>
      <vt:variant>
        <vt:i4>68</vt:i4>
      </vt:variant>
      <vt:variant>
        <vt:i4>0</vt:i4>
      </vt:variant>
      <vt:variant>
        <vt:i4>5</vt:i4>
      </vt:variant>
      <vt:variant>
        <vt:lpwstr/>
      </vt:variant>
      <vt:variant>
        <vt:lpwstr>_Toc185703852</vt:lpwstr>
      </vt:variant>
      <vt:variant>
        <vt:i4>1966140</vt:i4>
      </vt:variant>
      <vt:variant>
        <vt:i4>62</vt:i4>
      </vt:variant>
      <vt:variant>
        <vt:i4>0</vt:i4>
      </vt:variant>
      <vt:variant>
        <vt:i4>5</vt:i4>
      </vt:variant>
      <vt:variant>
        <vt:lpwstr/>
      </vt:variant>
      <vt:variant>
        <vt:lpwstr>_Toc185703851</vt:lpwstr>
      </vt:variant>
      <vt:variant>
        <vt:i4>1966140</vt:i4>
      </vt:variant>
      <vt:variant>
        <vt:i4>56</vt:i4>
      </vt:variant>
      <vt:variant>
        <vt:i4>0</vt:i4>
      </vt:variant>
      <vt:variant>
        <vt:i4>5</vt:i4>
      </vt:variant>
      <vt:variant>
        <vt:lpwstr/>
      </vt:variant>
      <vt:variant>
        <vt:lpwstr>_Toc185703850</vt:lpwstr>
      </vt:variant>
      <vt:variant>
        <vt:i4>2031676</vt:i4>
      </vt:variant>
      <vt:variant>
        <vt:i4>50</vt:i4>
      </vt:variant>
      <vt:variant>
        <vt:i4>0</vt:i4>
      </vt:variant>
      <vt:variant>
        <vt:i4>5</vt:i4>
      </vt:variant>
      <vt:variant>
        <vt:lpwstr/>
      </vt:variant>
      <vt:variant>
        <vt:lpwstr>_Toc185703849</vt:lpwstr>
      </vt:variant>
      <vt:variant>
        <vt:i4>2031676</vt:i4>
      </vt:variant>
      <vt:variant>
        <vt:i4>44</vt:i4>
      </vt:variant>
      <vt:variant>
        <vt:i4>0</vt:i4>
      </vt:variant>
      <vt:variant>
        <vt:i4>5</vt:i4>
      </vt:variant>
      <vt:variant>
        <vt:lpwstr/>
      </vt:variant>
      <vt:variant>
        <vt:lpwstr>_Toc185703848</vt:lpwstr>
      </vt:variant>
      <vt:variant>
        <vt:i4>2031676</vt:i4>
      </vt:variant>
      <vt:variant>
        <vt:i4>38</vt:i4>
      </vt:variant>
      <vt:variant>
        <vt:i4>0</vt:i4>
      </vt:variant>
      <vt:variant>
        <vt:i4>5</vt:i4>
      </vt:variant>
      <vt:variant>
        <vt:lpwstr/>
      </vt:variant>
      <vt:variant>
        <vt:lpwstr>_Toc185703847</vt:lpwstr>
      </vt:variant>
      <vt:variant>
        <vt:i4>2031676</vt:i4>
      </vt:variant>
      <vt:variant>
        <vt:i4>32</vt:i4>
      </vt:variant>
      <vt:variant>
        <vt:i4>0</vt:i4>
      </vt:variant>
      <vt:variant>
        <vt:i4>5</vt:i4>
      </vt:variant>
      <vt:variant>
        <vt:lpwstr/>
      </vt:variant>
      <vt:variant>
        <vt:lpwstr>_Toc185703846</vt:lpwstr>
      </vt:variant>
      <vt:variant>
        <vt:i4>2031676</vt:i4>
      </vt:variant>
      <vt:variant>
        <vt:i4>26</vt:i4>
      </vt:variant>
      <vt:variant>
        <vt:i4>0</vt:i4>
      </vt:variant>
      <vt:variant>
        <vt:i4>5</vt:i4>
      </vt:variant>
      <vt:variant>
        <vt:lpwstr/>
      </vt:variant>
      <vt:variant>
        <vt:lpwstr>_Toc185703845</vt:lpwstr>
      </vt:variant>
      <vt:variant>
        <vt:i4>2031676</vt:i4>
      </vt:variant>
      <vt:variant>
        <vt:i4>20</vt:i4>
      </vt:variant>
      <vt:variant>
        <vt:i4>0</vt:i4>
      </vt:variant>
      <vt:variant>
        <vt:i4>5</vt:i4>
      </vt:variant>
      <vt:variant>
        <vt:lpwstr/>
      </vt:variant>
      <vt:variant>
        <vt:lpwstr>_Toc185703844</vt:lpwstr>
      </vt:variant>
      <vt:variant>
        <vt:i4>2031676</vt:i4>
      </vt:variant>
      <vt:variant>
        <vt:i4>14</vt:i4>
      </vt:variant>
      <vt:variant>
        <vt:i4>0</vt:i4>
      </vt:variant>
      <vt:variant>
        <vt:i4>5</vt:i4>
      </vt:variant>
      <vt:variant>
        <vt:lpwstr/>
      </vt:variant>
      <vt:variant>
        <vt:lpwstr>_Toc185703843</vt:lpwstr>
      </vt:variant>
      <vt:variant>
        <vt:i4>2031676</vt:i4>
      </vt:variant>
      <vt:variant>
        <vt:i4>8</vt:i4>
      </vt:variant>
      <vt:variant>
        <vt:i4>0</vt:i4>
      </vt:variant>
      <vt:variant>
        <vt:i4>5</vt:i4>
      </vt:variant>
      <vt:variant>
        <vt:lpwstr/>
      </vt:variant>
      <vt:variant>
        <vt:lpwstr>_Toc185703842</vt:lpwstr>
      </vt:variant>
      <vt:variant>
        <vt:i4>2031676</vt:i4>
      </vt:variant>
      <vt:variant>
        <vt:i4>2</vt:i4>
      </vt:variant>
      <vt:variant>
        <vt:i4>0</vt:i4>
      </vt:variant>
      <vt:variant>
        <vt:i4>5</vt:i4>
      </vt:variant>
      <vt:variant>
        <vt:lpwstr/>
      </vt:variant>
      <vt:variant>
        <vt:lpwstr>_Toc185703841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Калюжная Анна Владимировна</dc:creator>
  <cp:keywords/>
  <dc:description/>
  <cp:lastModifiedBy>Калюжная Анна Владимировна</cp:lastModifiedBy>
  <cp:revision>1246</cp:revision>
  <cp:lastPrinted>2023-01-14T21:13:00Z</cp:lastPrinted>
  <dcterms:created xsi:type="dcterms:W3CDTF">2022-11-16T02:25:00Z</dcterms:created>
  <dcterms:modified xsi:type="dcterms:W3CDTF">2024-12-21T19:07:00Z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http://www.zotero.org/styles/modern-humanities-research-association</vt:lpwstr>
  </property>
  <property fmtid="{D5CDD505-2E9C-101B-9397-08002B2CF9AE}" pid="11" name="Mendeley Recent Style Name 4_1">
    <vt:lpwstr>Modern Humanities Research Association 3rd edition (note with bibliography)</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http://www.zotero.org/styles/gost-r-7-0-5-2008-numeric-alphabetical</vt:lpwstr>
  </property>
  <property fmtid="{D5CDD505-2E9C-101B-9397-08002B2CF9AE}" pid="17" name="Mendeley Recent Style Name 7_1">
    <vt:lpwstr>Russian GOST R 7.0.5-2008 (numeric, sorted alphabetically, Russian)</vt:lpwstr>
  </property>
  <property fmtid="{D5CDD505-2E9C-101B-9397-08002B2CF9AE}" pid="18" name="Mendeley Recent Style Id 8_1">
    <vt:lpwstr>http://csl.mendeley.com/styles/607630271/gost-r-7-0-5-2008-numeric-alphabetical-2212</vt:lpwstr>
  </property>
  <property fmtid="{D5CDD505-2E9C-101B-9397-08002B2CF9AE}" pid="19" name="Mendeley Recent Style Name 8_1">
    <vt:lpwstr>Russian GOST R 7.0.5-2008 Russian First (true-true)</vt:lpwstr>
  </property>
  <property fmtid="{D5CDD505-2E9C-101B-9397-08002B2CF9AE}" pid="20" name="Mendeley Recent Style Id 9_1">
    <vt:lpwstr>http://csl.mendeley.com/styles/607630271/gost-for-dissert-2</vt:lpwstr>
  </property>
  <property fmtid="{D5CDD505-2E9C-101B-9397-08002B2CF9AE}" pid="21" name="Mendeley Recent Style Name 9_1">
    <vt:lpwstr>Russian GOST for dissert not et al - Vadim Potemkin</vt:lpwstr>
  </property>
  <property fmtid="{D5CDD505-2E9C-101B-9397-08002B2CF9AE}" pid="22" name="Mendeley Document_1">
    <vt:lpwstr>True</vt:lpwstr>
  </property>
  <property fmtid="{D5CDD505-2E9C-101B-9397-08002B2CF9AE}" pid="23" name="Mendeley Unique User Id_1">
    <vt:lpwstr>97190d86-1e54-39db-95a6-1f4531cc9bbc</vt:lpwstr>
  </property>
  <property fmtid="{D5CDD505-2E9C-101B-9397-08002B2CF9AE}" pid="24" name="Mendeley Citation Style_1">
    <vt:lpwstr>http://csl.mendeley.com/styles/607630271/gost-for-dissert-2</vt:lpwstr>
  </property>
</Properties>
</file>