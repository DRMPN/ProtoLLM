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A5964" w14:textId="1EDC4946" w:rsidR="0051230F" w:rsidRPr="0051230F" w:rsidRDefault="0051230F" w:rsidP="0051230F">
      <w:pPr>
        <w:tabs>
          <w:tab w:val="left" w:pos="1260"/>
        </w:tabs>
        <w:ind w:right="45"/>
        <w:jc w:val="center"/>
        <w:rPr>
          <w:rFonts w:ascii="Times New Roman" w:hAnsi="Times New Roman" w:cs="Times New Roman"/>
          <w:bCs/>
          <w:caps/>
          <w:color w:val="000000"/>
        </w:rPr>
      </w:pPr>
      <w:r w:rsidRPr="0051230F">
        <w:rPr>
          <w:rFonts w:ascii="Times New Roman" w:hAnsi="Times New Roman" w:cs="Times New Roman"/>
          <w:bCs/>
          <w:caps/>
          <w:color w:val="000000"/>
        </w:rPr>
        <w:t>Министерство науки и высшего образования Российской Федерации</w:t>
      </w:r>
    </w:p>
    <w:p w14:paraId="356439EE" w14:textId="77777777" w:rsidR="0051230F" w:rsidRPr="0051230F" w:rsidRDefault="0051230F" w:rsidP="0051230F">
      <w:pPr>
        <w:pBdr>
          <w:top w:val="single" w:sz="4" w:space="1" w:color="auto"/>
        </w:pBdr>
        <w:jc w:val="center"/>
        <w:rPr>
          <w:rFonts w:ascii="Times New Roman" w:hAnsi="Times New Roman" w:cs="Times New Roman"/>
          <w:b/>
          <w:color w:val="000000"/>
        </w:rPr>
      </w:pPr>
    </w:p>
    <w:tbl>
      <w:tblPr>
        <w:tblW w:w="9498" w:type="dxa"/>
        <w:jc w:val="center"/>
        <w:tblLayout w:type="fixed"/>
        <w:tblCellMar>
          <w:left w:w="115" w:type="dxa"/>
          <w:right w:w="115" w:type="dxa"/>
        </w:tblCellMar>
        <w:tblLook w:val="0000" w:firstRow="0" w:lastRow="0" w:firstColumn="0" w:lastColumn="0" w:noHBand="0" w:noVBand="0"/>
      </w:tblPr>
      <w:tblGrid>
        <w:gridCol w:w="3936"/>
        <w:gridCol w:w="1734"/>
        <w:gridCol w:w="3828"/>
      </w:tblGrid>
      <w:tr w:rsidR="00B83D10" w:rsidRPr="00B83D10" w14:paraId="260B1D9D" w14:textId="77777777">
        <w:trPr>
          <w:jc w:val="center"/>
        </w:trPr>
        <w:tc>
          <w:tcPr>
            <w:tcW w:w="3936" w:type="dxa"/>
            <w:tcBorders>
              <w:top w:val="nil"/>
              <w:left w:val="nil"/>
              <w:bottom w:val="nil"/>
              <w:right w:val="nil"/>
            </w:tcBorders>
          </w:tcPr>
          <w:p w14:paraId="294B7770" w14:textId="77777777" w:rsidR="00B83D10" w:rsidRPr="00B83D10" w:rsidRDefault="00B83D10" w:rsidP="00B83D10">
            <w:pPr>
              <w:ind w:firstLine="15"/>
              <w:jc w:val="both"/>
              <w:rPr>
                <w:rFonts w:ascii="Times New Roman" w:eastAsia="Times New Roman" w:hAnsi="Times New Roman" w:cs="Times New Roman"/>
                <w:highlight w:val="yellow"/>
                <w:lang w:eastAsia="ru-RU"/>
              </w:rPr>
            </w:pPr>
            <w:r w:rsidRPr="00B83D10">
              <w:rPr>
                <w:rFonts w:ascii="Times New Roman" w:eastAsia="Times New Roman" w:hAnsi="Times New Roman" w:cs="Times New Roman"/>
                <w:lang w:eastAsia="ru-RU"/>
              </w:rPr>
              <w:t>УТВЕРЖДАЮ</w:t>
            </w:r>
          </w:p>
        </w:tc>
        <w:tc>
          <w:tcPr>
            <w:tcW w:w="1734" w:type="dxa"/>
            <w:tcBorders>
              <w:top w:val="nil"/>
              <w:left w:val="nil"/>
              <w:bottom w:val="nil"/>
              <w:right w:val="nil"/>
            </w:tcBorders>
          </w:tcPr>
          <w:p w14:paraId="4F31CDF1" w14:textId="77777777" w:rsidR="00B83D10" w:rsidRPr="00B83D10" w:rsidRDefault="00B83D10" w:rsidP="00B83D10">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44B6709D" w14:textId="77777777" w:rsidR="00B83D10" w:rsidRPr="00B83D10" w:rsidRDefault="00B83D10" w:rsidP="00B83D10">
            <w:pPr>
              <w:jc w:val="both"/>
              <w:rPr>
                <w:rFonts w:ascii="Times New Roman" w:eastAsia="Times New Roman" w:hAnsi="Times New Roman" w:cs="Times New Roman"/>
                <w:b/>
                <w:lang w:eastAsia="ru-RU"/>
              </w:rPr>
            </w:pPr>
            <w:r w:rsidRPr="00B83D10">
              <w:rPr>
                <w:rFonts w:ascii="Times New Roman" w:eastAsia="Times New Roman" w:hAnsi="Times New Roman" w:cs="Times New Roman"/>
                <w:lang w:eastAsia="ru-RU"/>
              </w:rPr>
              <w:t>УТВЕРЖДАЮ</w:t>
            </w:r>
          </w:p>
        </w:tc>
      </w:tr>
      <w:tr w:rsidR="00B83D10" w:rsidRPr="00B83D10" w14:paraId="15F63A4E" w14:textId="77777777">
        <w:trPr>
          <w:jc w:val="center"/>
        </w:trPr>
        <w:tc>
          <w:tcPr>
            <w:tcW w:w="3936" w:type="dxa"/>
            <w:tcBorders>
              <w:top w:val="nil"/>
              <w:left w:val="nil"/>
              <w:bottom w:val="nil"/>
              <w:right w:val="nil"/>
            </w:tcBorders>
          </w:tcPr>
          <w:p w14:paraId="137BDD11" w14:textId="77777777" w:rsidR="00B83D10" w:rsidRPr="00B83D10" w:rsidRDefault="00B83D10" w:rsidP="00B83D10">
            <w:pPr>
              <w:jc w:val="both"/>
              <w:rPr>
                <w:rFonts w:ascii="Times New Roman" w:eastAsia="Times New Roman" w:hAnsi="Times New Roman" w:cs="Times New Roman"/>
                <w:highlight w:val="yellow"/>
                <w:lang w:eastAsia="ru-RU"/>
              </w:rPr>
            </w:pPr>
            <w:r w:rsidRPr="00B83D10">
              <w:rPr>
                <w:rFonts w:ascii="Times New Roman" w:eastAsia="Times New Roman" w:hAnsi="Times New Roman" w:cs="Times New Roman"/>
                <w:lang w:eastAsia="ru-RU"/>
              </w:rPr>
              <w:t>Руководитель офиса операционной и проектной деятельности Ассоциации «Цифровые технологии в промышленности»</w:t>
            </w:r>
          </w:p>
        </w:tc>
        <w:tc>
          <w:tcPr>
            <w:tcW w:w="1734" w:type="dxa"/>
            <w:tcBorders>
              <w:top w:val="nil"/>
              <w:left w:val="nil"/>
              <w:bottom w:val="nil"/>
              <w:right w:val="nil"/>
            </w:tcBorders>
          </w:tcPr>
          <w:p w14:paraId="11DC7E2A" w14:textId="77777777" w:rsidR="00B83D10" w:rsidRPr="00B83D10" w:rsidRDefault="00B83D10" w:rsidP="00B83D10">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52E0D272" w14:textId="77777777" w:rsidR="00B83D10" w:rsidRPr="00B83D10" w:rsidRDefault="00B83D10" w:rsidP="00B83D10">
            <w:pPr>
              <w:jc w:val="both"/>
              <w:rPr>
                <w:rFonts w:ascii="Times New Roman" w:eastAsia="Times New Roman" w:hAnsi="Times New Roman" w:cs="Times New Roman"/>
                <w:lang w:eastAsia="ru-RU"/>
              </w:rPr>
            </w:pPr>
            <w:r w:rsidRPr="00B83D10">
              <w:rPr>
                <w:rFonts w:ascii="Times New Roman" w:eastAsia="Times New Roman" w:hAnsi="Times New Roman" w:cs="Times New Roman"/>
                <w:lang w:eastAsia="ru-RU"/>
              </w:rPr>
              <w:t>Научный руководитель ИЦ СИИП Университета ИТМО</w:t>
            </w:r>
          </w:p>
        </w:tc>
      </w:tr>
      <w:tr w:rsidR="00B83D10" w:rsidRPr="00B83D10" w14:paraId="254AF1C2" w14:textId="77777777">
        <w:trPr>
          <w:jc w:val="center"/>
        </w:trPr>
        <w:tc>
          <w:tcPr>
            <w:tcW w:w="3936" w:type="dxa"/>
            <w:tcBorders>
              <w:top w:val="nil"/>
              <w:left w:val="nil"/>
              <w:bottom w:val="nil"/>
              <w:right w:val="nil"/>
            </w:tcBorders>
          </w:tcPr>
          <w:p w14:paraId="2227827A" w14:textId="77777777" w:rsidR="00B83D10" w:rsidRPr="00B83D10" w:rsidRDefault="00B83D10" w:rsidP="00B83D10">
            <w:pPr>
              <w:ind w:firstLine="15"/>
              <w:jc w:val="both"/>
              <w:rPr>
                <w:rFonts w:ascii="Times New Roman" w:eastAsia="Times New Roman" w:hAnsi="Times New Roman" w:cs="Times New Roman"/>
                <w:highlight w:val="yellow"/>
                <w:lang w:eastAsia="ru-RU"/>
              </w:rPr>
            </w:pPr>
          </w:p>
          <w:p w14:paraId="60C54860" w14:textId="77777777" w:rsidR="00B83D10" w:rsidRPr="00B83D10" w:rsidRDefault="00B83D10" w:rsidP="00B83D10">
            <w:pPr>
              <w:ind w:firstLine="15"/>
              <w:jc w:val="both"/>
              <w:rPr>
                <w:rFonts w:ascii="Times New Roman" w:eastAsia="Times New Roman" w:hAnsi="Times New Roman" w:cs="Times New Roman"/>
                <w:highlight w:val="yellow"/>
                <w:lang w:eastAsia="ru-RU"/>
              </w:rPr>
            </w:pPr>
            <w:r w:rsidRPr="00B83D10">
              <w:rPr>
                <w:rFonts w:ascii="Times New Roman" w:eastAsia="Times New Roman" w:hAnsi="Times New Roman" w:cs="Times New Roman"/>
                <w:lang w:eastAsia="ru-RU"/>
              </w:rPr>
              <w:t>______________ А.А. Погосова</w:t>
            </w:r>
          </w:p>
        </w:tc>
        <w:tc>
          <w:tcPr>
            <w:tcW w:w="1734" w:type="dxa"/>
            <w:tcBorders>
              <w:top w:val="nil"/>
              <w:left w:val="nil"/>
              <w:bottom w:val="nil"/>
              <w:right w:val="nil"/>
            </w:tcBorders>
          </w:tcPr>
          <w:p w14:paraId="0B7684B6" w14:textId="77777777" w:rsidR="00B83D10" w:rsidRPr="00B83D10" w:rsidRDefault="00B83D10" w:rsidP="00B83D10">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5CCDFAEE" w14:textId="77777777" w:rsidR="00B83D10" w:rsidRPr="00B83D10" w:rsidRDefault="00B83D10" w:rsidP="00B83D10">
            <w:pPr>
              <w:jc w:val="both"/>
              <w:rPr>
                <w:rFonts w:ascii="Times New Roman" w:eastAsia="Times New Roman" w:hAnsi="Times New Roman" w:cs="Times New Roman"/>
                <w:lang w:eastAsia="ru-RU"/>
              </w:rPr>
            </w:pPr>
          </w:p>
          <w:p w14:paraId="65205ADE" w14:textId="77777777" w:rsidR="00B83D10" w:rsidRPr="00B83D10" w:rsidRDefault="00B83D10" w:rsidP="00B83D10">
            <w:pPr>
              <w:jc w:val="both"/>
              <w:rPr>
                <w:rFonts w:ascii="Times New Roman" w:eastAsia="Times New Roman" w:hAnsi="Times New Roman" w:cs="Times New Roman"/>
                <w:lang w:eastAsia="ru-RU"/>
              </w:rPr>
            </w:pPr>
            <w:r w:rsidRPr="00B83D10">
              <w:rPr>
                <w:rFonts w:ascii="Times New Roman" w:eastAsia="Times New Roman" w:hAnsi="Times New Roman" w:cs="Times New Roman"/>
                <w:lang w:eastAsia="ru-RU"/>
              </w:rPr>
              <w:t xml:space="preserve">_____________ А.В. Бухановский </w:t>
            </w:r>
          </w:p>
        </w:tc>
      </w:tr>
      <w:tr w:rsidR="00B83D10" w:rsidRPr="00B83D10" w14:paraId="31605795" w14:textId="77777777">
        <w:trPr>
          <w:trHeight w:val="316"/>
          <w:jc w:val="center"/>
        </w:trPr>
        <w:tc>
          <w:tcPr>
            <w:tcW w:w="3936" w:type="dxa"/>
            <w:tcBorders>
              <w:top w:val="nil"/>
              <w:left w:val="nil"/>
              <w:bottom w:val="nil"/>
              <w:right w:val="nil"/>
            </w:tcBorders>
          </w:tcPr>
          <w:p w14:paraId="472963A9" w14:textId="77777777" w:rsidR="00B83D10" w:rsidRPr="00B83D10" w:rsidRDefault="00B83D10" w:rsidP="00B83D10">
            <w:pPr>
              <w:ind w:firstLine="15"/>
              <w:jc w:val="both"/>
              <w:rPr>
                <w:rFonts w:ascii="Times New Roman" w:eastAsia="Times New Roman" w:hAnsi="Times New Roman" w:cs="Times New Roman"/>
                <w:highlight w:val="yellow"/>
                <w:lang w:eastAsia="ru-RU"/>
              </w:rPr>
            </w:pPr>
            <w:r w:rsidRPr="00B83D10">
              <w:rPr>
                <w:rFonts w:ascii="Times New Roman" w:eastAsia="Times New Roman" w:hAnsi="Times New Roman" w:cs="Times New Roman"/>
                <w:lang w:eastAsia="ru-RU"/>
              </w:rPr>
              <w:t>___ ________ 2024 г.</w:t>
            </w:r>
          </w:p>
        </w:tc>
        <w:tc>
          <w:tcPr>
            <w:tcW w:w="1734" w:type="dxa"/>
            <w:tcBorders>
              <w:top w:val="nil"/>
              <w:left w:val="nil"/>
              <w:bottom w:val="nil"/>
              <w:right w:val="nil"/>
            </w:tcBorders>
          </w:tcPr>
          <w:p w14:paraId="19E12F7A" w14:textId="77777777" w:rsidR="00B83D10" w:rsidRPr="00B83D10" w:rsidRDefault="00B83D10" w:rsidP="00B83D10">
            <w:pPr>
              <w:ind w:firstLine="709"/>
              <w:jc w:val="both"/>
              <w:rPr>
                <w:rFonts w:ascii="Times New Roman" w:eastAsia="Times New Roman" w:hAnsi="Times New Roman" w:cs="Times New Roman"/>
                <w:lang w:eastAsia="ru-RU"/>
              </w:rPr>
            </w:pPr>
          </w:p>
        </w:tc>
        <w:tc>
          <w:tcPr>
            <w:tcW w:w="3828" w:type="dxa"/>
            <w:tcBorders>
              <w:top w:val="nil"/>
              <w:left w:val="nil"/>
              <w:bottom w:val="nil"/>
              <w:right w:val="nil"/>
            </w:tcBorders>
          </w:tcPr>
          <w:p w14:paraId="6EE71011" w14:textId="77777777" w:rsidR="00B83D10" w:rsidRPr="00B83D10" w:rsidRDefault="00B83D10" w:rsidP="00B83D10">
            <w:pPr>
              <w:jc w:val="both"/>
              <w:rPr>
                <w:rFonts w:ascii="Times New Roman" w:eastAsia="Times New Roman" w:hAnsi="Times New Roman" w:cs="Times New Roman"/>
                <w:lang w:eastAsia="ru-RU"/>
              </w:rPr>
            </w:pPr>
            <w:r w:rsidRPr="00B83D10">
              <w:rPr>
                <w:rFonts w:ascii="Times New Roman" w:eastAsia="Times New Roman" w:hAnsi="Times New Roman" w:cs="Times New Roman"/>
                <w:lang w:eastAsia="ru-RU"/>
              </w:rPr>
              <w:t>___ ___________ 2024 г.</w:t>
            </w:r>
          </w:p>
        </w:tc>
      </w:tr>
    </w:tbl>
    <w:p w14:paraId="7A841AF0" w14:textId="77777777" w:rsidR="0051230F" w:rsidRPr="0051230F" w:rsidRDefault="0051230F" w:rsidP="0051230F">
      <w:pPr>
        <w:rPr>
          <w:rFonts w:ascii="Times New Roman" w:hAnsi="Times New Roman" w:cs="Times New Roman"/>
        </w:rPr>
      </w:pPr>
    </w:p>
    <w:p w14:paraId="5C7A7587" w14:textId="77777777" w:rsidR="0051230F" w:rsidRPr="0051230F" w:rsidRDefault="0051230F" w:rsidP="0051230F">
      <w:pPr>
        <w:rPr>
          <w:rFonts w:ascii="Times New Roman" w:hAnsi="Times New Roman" w:cs="Times New Roman"/>
        </w:rPr>
      </w:pPr>
    </w:p>
    <w:p w14:paraId="60FBAF95" w14:textId="77777777" w:rsidR="0051230F" w:rsidRPr="0051230F" w:rsidRDefault="0051230F" w:rsidP="0051230F">
      <w:pPr>
        <w:rPr>
          <w:rFonts w:ascii="Times New Roman" w:hAnsi="Times New Roman" w:cs="Times New Roman"/>
        </w:rPr>
      </w:pPr>
    </w:p>
    <w:p w14:paraId="3EED2AF4" w14:textId="083C8CB1" w:rsidR="00C6216F" w:rsidRPr="004B5B32" w:rsidRDefault="00B83D10" w:rsidP="00C6216F">
      <w:pPr>
        <w:tabs>
          <w:tab w:val="left" w:pos="1260"/>
        </w:tabs>
        <w:ind w:right="46"/>
        <w:jc w:val="center"/>
        <w:rPr>
          <w:rFonts w:ascii="Times New Roman" w:hAnsi="Times New Roman" w:cs="Times New Roman"/>
          <w:b/>
        </w:rPr>
      </w:pPr>
      <w:r w:rsidRPr="00B83D10">
        <w:rPr>
          <w:rFonts w:ascii="Times New Roman" w:hAnsi="Times New Roman" w:cs="Times New Roman"/>
          <w:b/>
        </w:rPr>
        <w:t>ФРЕЙМВОРК БЫСТРОГО ПРОТОТИПИРОВАНИЯ ПРИЛОЖЕНИЙ НА ОСНОВЕ БОЛЬШИХ ЯЗЫКОВЫХ МОДЕЛЕЙ (БЯМ)</w:t>
      </w:r>
    </w:p>
    <w:p w14:paraId="328BC46A" w14:textId="0A100D6E" w:rsidR="0051230F" w:rsidRPr="0051230F" w:rsidRDefault="0051230F" w:rsidP="0051230F">
      <w:pPr>
        <w:tabs>
          <w:tab w:val="left" w:pos="1260"/>
        </w:tabs>
        <w:ind w:right="46"/>
        <w:jc w:val="center"/>
        <w:rPr>
          <w:rFonts w:ascii="Times New Roman" w:hAnsi="Times New Roman" w:cs="Times New Roman"/>
          <w:b/>
        </w:rPr>
      </w:pPr>
    </w:p>
    <w:p w14:paraId="36FAF5D1" w14:textId="77777777" w:rsidR="0051230F" w:rsidRPr="0051230F" w:rsidRDefault="0051230F" w:rsidP="0051230F">
      <w:pPr>
        <w:tabs>
          <w:tab w:val="left" w:pos="1260"/>
        </w:tabs>
        <w:ind w:right="46"/>
        <w:jc w:val="center"/>
        <w:rPr>
          <w:rFonts w:ascii="Times New Roman" w:hAnsi="Times New Roman" w:cs="Times New Roman"/>
          <w:b/>
        </w:rPr>
      </w:pPr>
    </w:p>
    <w:p w14:paraId="26214F6D" w14:textId="012FE2CA" w:rsidR="1354308F" w:rsidRDefault="1354308F" w:rsidP="5F486B84">
      <w:pPr>
        <w:tabs>
          <w:tab w:val="left" w:pos="1260"/>
        </w:tabs>
        <w:jc w:val="center"/>
      </w:pPr>
      <w:r w:rsidRPr="5F486B84">
        <w:rPr>
          <w:rFonts w:ascii="Times New Roman" w:eastAsia="Times New Roman" w:hAnsi="Times New Roman" w:cs="Times New Roman"/>
        </w:rPr>
        <w:t>РУКОВОДСТВО ПРОГРАММИСТА</w:t>
      </w:r>
    </w:p>
    <w:p w14:paraId="45C829C5" w14:textId="77777777" w:rsidR="0051230F" w:rsidRPr="0051230F" w:rsidRDefault="0051230F" w:rsidP="0051230F">
      <w:pPr>
        <w:autoSpaceDE w:val="0"/>
        <w:autoSpaceDN w:val="0"/>
        <w:jc w:val="center"/>
        <w:rPr>
          <w:rFonts w:ascii="Times New Roman" w:hAnsi="Times New Roman" w:cs="Times New Roman"/>
          <w:bCs/>
          <w:caps/>
          <w:lang w:eastAsia="ru-RU"/>
        </w:rPr>
      </w:pPr>
    </w:p>
    <w:p w14:paraId="6D63C04B" w14:textId="77777777" w:rsidR="0051230F" w:rsidRPr="0051230F" w:rsidRDefault="0051230F" w:rsidP="0051230F">
      <w:pPr>
        <w:autoSpaceDE w:val="0"/>
        <w:autoSpaceDN w:val="0"/>
        <w:jc w:val="center"/>
        <w:rPr>
          <w:rFonts w:ascii="Times New Roman" w:hAnsi="Times New Roman" w:cs="Times New Roman"/>
          <w:bCs/>
          <w:caps/>
          <w:lang w:eastAsia="ru-RU"/>
        </w:rPr>
      </w:pPr>
    </w:p>
    <w:p w14:paraId="26D4E792" w14:textId="77777777" w:rsidR="0051230F" w:rsidRPr="0051230F" w:rsidRDefault="0051230F" w:rsidP="0051230F">
      <w:pPr>
        <w:autoSpaceDE w:val="0"/>
        <w:autoSpaceDN w:val="0"/>
        <w:jc w:val="center"/>
        <w:rPr>
          <w:rFonts w:ascii="Times New Roman" w:hAnsi="Times New Roman" w:cs="Times New Roman"/>
          <w:bCs/>
          <w:caps/>
          <w:lang w:eastAsia="ru-RU"/>
        </w:rPr>
      </w:pPr>
      <w:r w:rsidRPr="0051230F">
        <w:rPr>
          <w:rFonts w:ascii="Times New Roman" w:hAnsi="Times New Roman" w:cs="Times New Roman"/>
          <w:bCs/>
          <w:caps/>
          <w:noProof/>
          <w:lang w:eastAsia="ru-RU"/>
        </w:rPr>
        <mc:AlternateContent>
          <mc:Choice Requires="wpg">
            <w:drawing>
              <wp:anchor distT="0" distB="0" distL="114300" distR="114300" simplePos="0" relativeHeight="251658240" behindDoc="1" locked="0" layoutInCell="1" allowOverlap="1" wp14:anchorId="29CAA61A" wp14:editId="5E52EEDD">
                <wp:simplePos x="0" y="0"/>
                <wp:positionH relativeFrom="column">
                  <wp:posOffset>-795020</wp:posOffset>
                </wp:positionH>
                <wp:positionV relativeFrom="paragraph">
                  <wp:posOffset>163195</wp:posOffset>
                </wp:positionV>
                <wp:extent cx="433705" cy="5231130"/>
                <wp:effectExtent l="8890" t="9525" r="5080" b="762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705" cy="5231130"/>
                          <a:chOff x="957" y="7674"/>
                          <a:chExt cx="683" cy="8238"/>
                        </a:xfrm>
                      </wpg:grpSpPr>
                      <wps:wsp>
                        <wps:cNvPr id="38" name="Rectangle 36"/>
                        <wps:cNvSpPr>
                          <a:spLocks noChangeArrowheads="1"/>
                        </wps:cNvSpPr>
                        <wps:spPr bwMode="auto">
                          <a:xfrm>
                            <a:off x="1243" y="14496"/>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37"/>
                        <wps:cNvSpPr>
                          <a:spLocks noChangeArrowheads="1"/>
                        </wps:cNvSpPr>
                        <wps:spPr bwMode="auto">
                          <a:xfrm>
                            <a:off x="958" y="14493"/>
                            <a:ext cx="283" cy="1416"/>
                          </a:xfrm>
                          <a:prstGeom prst="rect">
                            <a:avLst/>
                          </a:prstGeom>
                          <a:solidFill>
                            <a:srgbClr val="FFFFFF"/>
                          </a:solidFill>
                          <a:ln w="9525">
                            <a:solidFill>
                              <a:srgbClr val="000000"/>
                            </a:solidFill>
                            <a:miter lim="800000"/>
                            <a:headEnd/>
                            <a:tailEnd/>
                          </a:ln>
                        </wps:spPr>
                        <wps:txbx>
                          <w:txbxContent>
                            <w:p w14:paraId="2E86B468" w14:textId="77777777" w:rsidR="000A41F5" w:rsidRPr="00881719" w:rsidRDefault="000A41F5" w:rsidP="0051230F">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wps:txbx>
                        <wps:bodyPr rot="0" vert="vert270" wrap="square" lIns="0" tIns="0" rIns="0" bIns="0" anchor="t" anchorCtr="0" upright="1">
                          <a:noAutofit/>
                        </wps:bodyPr>
                      </wps:wsp>
                      <wps:wsp>
                        <wps:cNvPr id="40" name="Rectangle 38"/>
                        <wps:cNvSpPr>
                          <a:spLocks noChangeArrowheads="1"/>
                        </wps:cNvSpPr>
                        <wps:spPr bwMode="auto">
                          <a:xfrm>
                            <a:off x="1243" y="12508"/>
                            <a:ext cx="397" cy="1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39"/>
                        <wps:cNvSpPr>
                          <a:spLocks noChangeArrowheads="1"/>
                        </wps:cNvSpPr>
                        <wps:spPr bwMode="auto">
                          <a:xfrm>
                            <a:off x="958" y="12508"/>
                            <a:ext cx="283" cy="1984"/>
                          </a:xfrm>
                          <a:prstGeom prst="rect">
                            <a:avLst/>
                          </a:prstGeom>
                          <a:solidFill>
                            <a:srgbClr val="FFFFFF"/>
                          </a:solidFill>
                          <a:ln w="9525">
                            <a:solidFill>
                              <a:srgbClr val="000000"/>
                            </a:solidFill>
                            <a:miter lim="800000"/>
                            <a:headEnd/>
                            <a:tailEnd/>
                          </a:ln>
                        </wps:spPr>
                        <wps:txbx>
                          <w:txbxContent>
                            <w:p w14:paraId="71ABE2AD"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42" name="Rectangle 40"/>
                        <wps:cNvSpPr>
                          <a:spLocks noChangeArrowheads="1"/>
                        </wps:cNvSpPr>
                        <wps:spPr bwMode="auto">
                          <a:xfrm>
                            <a:off x="1243" y="9667"/>
                            <a:ext cx="397" cy="14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Rectangle 41"/>
                        <wps:cNvSpPr>
                          <a:spLocks noChangeArrowheads="1"/>
                        </wps:cNvSpPr>
                        <wps:spPr bwMode="auto">
                          <a:xfrm>
                            <a:off x="958" y="9667"/>
                            <a:ext cx="283" cy="1417"/>
                          </a:xfrm>
                          <a:prstGeom prst="rect">
                            <a:avLst/>
                          </a:prstGeom>
                          <a:solidFill>
                            <a:srgbClr val="FFFFFF"/>
                          </a:solidFill>
                          <a:ln w="9525">
                            <a:solidFill>
                              <a:srgbClr val="000000"/>
                            </a:solidFill>
                            <a:miter lim="800000"/>
                            <a:headEnd/>
                            <a:tailEnd/>
                          </a:ln>
                        </wps:spPr>
                        <wps:txbx>
                          <w:txbxContent>
                            <w:p w14:paraId="001BBE73"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 xml:space="preserve">Инв.№ </w:t>
                              </w:r>
                              <w:proofErr w:type="spellStart"/>
                              <w:r w:rsidRPr="00881719">
                                <w:rPr>
                                  <w:rFonts w:ascii="Arial" w:hAnsi="Arial" w:cs="Arial"/>
                                  <w:bCs/>
                                  <w:i/>
                                  <w:sz w:val="20"/>
                                  <w:szCs w:val="20"/>
                                </w:rPr>
                                <w:t>дубл</w:t>
                              </w:r>
                              <w:proofErr w:type="spellEnd"/>
                              <w:r w:rsidRPr="00881719">
                                <w:rPr>
                                  <w:rFonts w:ascii="Arial" w:hAnsi="Arial" w:cs="Arial"/>
                                  <w:bCs/>
                                  <w:i/>
                                  <w:sz w:val="20"/>
                                  <w:szCs w:val="20"/>
                                </w:rPr>
                                <w:t>.</w:t>
                              </w:r>
                            </w:p>
                          </w:txbxContent>
                        </wps:txbx>
                        <wps:bodyPr rot="0" vert="vert270" wrap="square" lIns="0" tIns="0" rIns="0" bIns="0" anchor="t" anchorCtr="0" upright="1">
                          <a:noAutofit/>
                        </wps:bodyPr>
                      </wps:wsp>
                      <wps:wsp>
                        <wps:cNvPr id="45" name="Rectangle 42"/>
                        <wps:cNvSpPr>
                          <a:spLocks noChangeArrowheads="1"/>
                        </wps:cNvSpPr>
                        <wps:spPr bwMode="auto">
                          <a:xfrm>
                            <a:off x="1243" y="7677"/>
                            <a:ext cx="397" cy="19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Rectangle 43"/>
                        <wps:cNvSpPr>
                          <a:spLocks noChangeArrowheads="1"/>
                        </wps:cNvSpPr>
                        <wps:spPr bwMode="auto">
                          <a:xfrm>
                            <a:off x="958" y="7674"/>
                            <a:ext cx="283" cy="1983"/>
                          </a:xfrm>
                          <a:prstGeom prst="rect">
                            <a:avLst/>
                          </a:prstGeom>
                          <a:solidFill>
                            <a:srgbClr val="FFFFFF"/>
                          </a:solidFill>
                          <a:ln w="9525">
                            <a:solidFill>
                              <a:srgbClr val="000000"/>
                            </a:solidFill>
                            <a:miter lim="800000"/>
                            <a:headEnd/>
                            <a:tailEnd/>
                          </a:ln>
                        </wps:spPr>
                        <wps:txbx>
                          <w:txbxContent>
                            <w:p w14:paraId="370ECC5A"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47" name="Rectangle 44"/>
                        <wps:cNvSpPr>
                          <a:spLocks noChangeArrowheads="1"/>
                        </wps:cNvSpPr>
                        <wps:spPr bwMode="auto">
                          <a:xfrm>
                            <a:off x="1242" y="11094"/>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Rectangle 45"/>
                        <wps:cNvSpPr>
                          <a:spLocks noChangeArrowheads="1"/>
                        </wps:cNvSpPr>
                        <wps:spPr bwMode="auto">
                          <a:xfrm>
                            <a:off x="957" y="11094"/>
                            <a:ext cx="283" cy="1416"/>
                          </a:xfrm>
                          <a:prstGeom prst="rect">
                            <a:avLst/>
                          </a:prstGeom>
                          <a:solidFill>
                            <a:srgbClr val="FFFFFF"/>
                          </a:solidFill>
                          <a:ln w="9525">
                            <a:solidFill>
                              <a:srgbClr val="000000"/>
                            </a:solidFill>
                            <a:miter lim="800000"/>
                            <a:headEnd/>
                            <a:tailEnd/>
                          </a:ln>
                        </wps:spPr>
                        <wps:txbx>
                          <w:txbxContent>
                            <w:p w14:paraId="35D0B90A"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Взам.инв.№</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0695CD4">
              <v:group id="Group 37" style="position:absolute;left:0;text-align:left;margin-left:-62.6pt;margin-top:12.85pt;width:34.15pt;height:411.9pt;z-index:-251658240" coordsize="683,8238" coordorigin="957,7674" o:spid="_x0000_s1026" w14:anchorId="29CAA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">
                <v:rect id="Rectangle 36" style="position:absolute;left:1243;top:14496;width:397;height:1416;visibility:visible;mso-wrap-style:square;v-text-anchor:top"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rect id="Rectangle 37" style="position:absolute;left:958;top:14493;width:283;height:1416;visibility:visible;mso-wrap-style:square;v-text-anchor:top"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">
                  <v:textbox style="layout-flow:vertical;mso-layout-flow-alt:bottom-to-top" inset="0,0,0,0">
                    <w:txbxContent>
                      <w:p w:rsidRPr="00881719" w:rsidR="000A41F5" w:rsidP="0051230F" w:rsidRDefault="000A41F5" w14:paraId="5C5A7337" w14:textId="77777777">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v:textbox>
                </v:rect>
                <v:rect id="Rectangle 38" style="position:absolute;left:1243;top:12508;width:397;height:1984;visibility:visible;mso-wrap-style:square;v-text-anchor:top"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rect id="Rectangle 39" style="position:absolute;left:958;top:12508;width:283;height:1984;visibility:visible;mso-wrap-style:square;v-text-anchor:top"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">
                  <v:textbox style="layout-flow:vertical;mso-layout-flow-alt:bottom-to-top" inset="0,0,0,0">
                    <w:txbxContent>
                      <w:p w:rsidRPr="00881719" w:rsidR="000A41F5" w:rsidP="0051230F" w:rsidRDefault="000A41F5" w14:paraId="5FB0B76F" w14:textId="77777777">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40" style="position:absolute;left:1243;top:9667;width:397;height:1417;visibility:visible;mso-wrap-style:square;v-text-anchor:top"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rect id="Rectangle 41" style="position:absolute;left:958;top:9667;width:283;height:1417;visibility:visible;mso-wrap-style:square;v-text-anchor:top"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">
                  <v:textbox style="layout-flow:vertical;mso-layout-flow-alt:bottom-to-top" inset="0,0,0,0">
                    <w:txbxContent>
                      <w:p w:rsidRPr="00881719" w:rsidR="000A41F5" w:rsidP="0051230F" w:rsidRDefault="000A41F5" w14:paraId="25F5A2BC" w14:textId="77777777">
                        <w:pPr>
                          <w:jc w:val="center"/>
                          <w:rPr>
                            <w:rFonts w:ascii="Arial" w:hAnsi="Arial" w:cs="Arial"/>
                            <w:bCs/>
                            <w:i/>
                            <w:sz w:val="20"/>
                            <w:szCs w:val="20"/>
                          </w:rPr>
                        </w:pPr>
                        <w:r w:rsidRPr="00881719">
                          <w:rPr>
                            <w:rFonts w:ascii="Arial" w:hAnsi="Arial" w:cs="Arial"/>
                            <w:bCs/>
                            <w:i/>
                            <w:sz w:val="20"/>
                            <w:szCs w:val="20"/>
                          </w:rPr>
                          <w:t xml:space="preserve">Инв.№ </w:t>
                        </w:r>
                        <w:proofErr w:type="spellStart"/>
                        <w:r w:rsidRPr="00881719">
                          <w:rPr>
                            <w:rFonts w:ascii="Arial" w:hAnsi="Arial" w:cs="Arial"/>
                            <w:bCs/>
                            <w:i/>
                            <w:sz w:val="20"/>
                            <w:szCs w:val="20"/>
                          </w:rPr>
                          <w:t>дубл</w:t>
                        </w:r>
                        <w:proofErr w:type="spellEnd"/>
                        <w:r w:rsidRPr="00881719">
                          <w:rPr>
                            <w:rFonts w:ascii="Arial" w:hAnsi="Arial" w:cs="Arial"/>
                            <w:bCs/>
                            <w:i/>
                            <w:sz w:val="20"/>
                            <w:szCs w:val="20"/>
                          </w:rPr>
                          <w:t>.</w:t>
                        </w:r>
                      </w:p>
                    </w:txbxContent>
                  </v:textbox>
                </v:rect>
                <v:rect id="Rectangle 42" style="position:absolute;left:1243;top:7677;width:397;height:1983;visibility:visible;mso-wrap-style:square;v-text-anchor:top"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rect id="Rectangle 43" style="position:absolute;left:958;top:7674;width:283;height:1983;visibility:visible;mso-wrap-style:square;v-text-anchor:top"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">
                  <v:textbox style="layout-flow:vertical;mso-layout-flow-alt:bottom-to-top" inset="0,0,0,0">
                    <w:txbxContent>
                      <w:p w:rsidRPr="00881719" w:rsidR="000A41F5" w:rsidP="0051230F" w:rsidRDefault="000A41F5" w14:paraId="18E19574" w14:textId="77777777">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44" style="position:absolute;left:1242;top:11094;width:397;height:1416;visibility:visible;mso-wrap-style:square;v-text-anchor:top"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45" style="position:absolute;left:957;top:11094;width:283;height:1416;visibility:visible;mso-wrap-style:square;v-text-anchor:top"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">
                  <v:textbox style="layout-flow:vertical;mso-layout-flow-alt:bottom-to-top" inset="0,0,0,0">
                    <w:txbxContent>
                      <w:p w:rsidRPr="00881719" w:rsidR="000A41F5" w:rsidP="0051230F" w:rsidRDefault="000A41F5" w14:paraId="30E35661" w14:textId="77777777">
                        <w:pPr>
                          <w:jc w:val="center"/>
                          <w:rPr>
                            <w:rFonts w:ascii="Arial" w:hAnsi="Arial" w:cs="Arial"/>
                            <w:bCs/>
                            <w:i/>
                            <w:sz w:val="20"/>
                            <w:szCs w:val="20"/>
                          </w:rPr>
                        </w:pPr>
                        <w:r w:rsidRPr="00881719">
                          <w:rPr>
                            <w:rFonts w:ascii="Arial" w:hAnsi="Arial" w:cs="Arial"/>
                            <w:bCs/>
                            <w:i/>
                            <w:sz w:val="20"/>
                            <w:szCs w:val="20"/>
                          </w:rPr>
                          <w:t>Взам.инв.№</w:t>
                        </w:r>
                      </w:p>
                    </w:txbxContent>
                  </v:textbox>
                </v:rect>
              </v:group>
            </w:pict>
          </mc:Fallback>
        </mc:AlternateContent>
      </w:r>
      <w:r w:rsidRPr="0051230F">
        <w:rPr>
          <w:rFonts w:ascii="Times New Roman" w:hAnsi="Times New Roman" w:cs="Times New Roman"/>
          <w:bCs/>
          <w:caps/>
          <w:lang w:eastAsia="ru-RU"/>
        </w:rPr>
        <w:t>ЛИСТ УТВЕРЖДЕНИЯ</w:t>
      </w:r>
    </w:p>
    <w:p w14:paraId="50C49C49" w14:textId="77777777" w:rsidR="0051230F" w:rsidRPr="0051230F" w:rsidRDefault="0051230F" w:rsidP="0051230F">
      <w:pPr>
        <w:autoSpaceDE w:val="0"/>
        <w:autoSpaceDN w:val="0"/>
        <w:jc w:val="center"/>
        <w:rPr>
          <w:rFonts w:ascii="Times New Roman" w:hAnsi="Times New Roman" w:cs="Times New Roman"/>
          <w:bCs/>
          <w:caps/>
          <w:lang w:eastAsia="ru-RU"/>
        </w:rPr>
      </w:pPr>
    </w:p>
    <w:p w14:paraId="21AC8AF7" w14:textId="7D087826" w:rsidR="0051230F" w:rsidRPr="00577869" w:rsidRDefault="00B83D10" w:rsidP="0051230F">
      <w:pPr>
        <w:autoSpaceDE w:val="0"/>
        <w:autoSpaceDN w:val="0"/>
        <w:jc w:val="center"/>
        <w:rPr>
          <w:rFonts w:ascii="Times New Roman" w:hAnsi="Times New Roman" w:cs="Times New Roman"/>
          <w:bCs/>
          <w:caps/>
          <w:lang w:eastAsia="ru-RU"/>
        </w:rPr>
      </w:pPr>
      <w:r>
        <w:rPr>
          <w:rFonts w:ascii="Times New Roman" w:hAnsi="Times New Roman" w:cs="Times New Roman"/>
          <w:bCs/>
        </w:rPr>
        <w:t>RU.СНАБ.00855-01</w:t>
      </w:r>
      <w:r w:rsidR="00197CA8" w:rsidRPr="00197CA8">
        <w:rPr>
          <w:rFonts w:ascii="Times New Roman" w:hAnsi="Times New Roman" w:cs="Times New Roman"/>
          <w:bCs/>
        </w:rPr>
        <w:t xml:space="preserve"> 33 01</w:t>
      </w:r>
      <w:r w:rsidR="0051230F" w:rsidRPr="00577869">
        <w:rPr>
          <w:rFonts w:ascii="Times New Roman" w:hAnsi="Times New Roman" w:cs="Times New Roman"/>
          <w:bCs/>
          <w:caps/>
          <w:lang w:eastAsia="ru-RU"/>
        </w:rPr>
        <w:t>-ЛУ</w:t>
      </w:r>
    </w:p>
    <w:p w14:paraId="735BF587" w14:textId="77777777" w:rsidR="0051230F" w:rsidRPr="0051230F" w:rsidRDefault="0051230F" w:rsidP="0051230F">
      <w:pPr>
        <w:jc w:val="center"/>
        <w:rPr>
          <w:rFonts w:ascii="Times New Roman" w:hAnsi="Times New Roman" w:cs="Times New Roman"/>
          <w:b/>
          <w:highlight w:val="yellow"/>
        </w:rPr>
      </w:pPr>
    </w:p>
    <w:p w14:paraId="29E7270B" w14:textId="77777777" w:rsidR="0051230F" w:rsidRPr="0051230F" w:rsidRDefault="0051230F" w:rsidP="0051230F">
      <w:pPr>
        <w:jc w:val="center"/>
        <w:rPr>
          <w:rFonts w:ascii="Times New Roman" w:hAnsi="Times New Roman" w:cs="Times New Roman"/>
          <w:b/>
          <w:highlight w:val="yellow"/>
        </w:rPr>
      </w:pPr>
    </w:p>
    <w:p w14:paraId="23D19329" w14:textId="77777777" w:rsidR="0051230F" w:rsidRPr="0051230F" w:rsidRDefault="0051230F" w:rsidP="0051230F">
      <w:pPr>
        <w:jc w:val="center"/>
        <w:rPr>
          <w:rFonts w:ascii="Times New Roman" w:hAnsi="Times New Roman" w:cs="Times New Roman"/>
          <w:b/>
          <w:highlight w:val="yellow"/>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2"/>
      </w:tblGrid>
      <w:tr w:rsidR="0051230F" w:rsidRPr="0051230F" w14:paraId="1AEBC1B5" w14:textId="77777777" w:rsidTr="007C4170">
        <w:trPr>
          <w:trHeight w:val="819"/>
          <w:jc w:val="right"/>
        </w:trPr>
        <w:tc>
          <w:tcPr>
            <w:tcW w:w="3592" w:type="dxa"/>
            <w:tcBorders>
              <w:top w:val="nil"/>
              <w:left w:val="nil"/>
              <w:bottom w:val="nil"/>
              <w:right w:val="nil"/>
            </w:tcBorders>
          </w:tcPr>
          <w:p w14:paraId="3A074E48" w14:textId="77777777" w:rsidR="0051230F" w:rsidRPr="0051230F" w:rsidRDefault="0051230F" w:rsidP="007C4170">
            <w:pPr>
              <w:rPr>
                <w:rFonts w:ascii="Times New Roman" w:hAnsi="Times New Roman" w:cs="Times New Roman"/>
              </w:rPr>
            </w:pPr>
            <w:bookmarkStart w:id="0" w:name="_Toc279494846"/>
            <w:bookmarkStart w:id="1" w:name="_Toc279494912"/>
            <w:bookmarkStart w:id="2" w:name="_Toc279516404"/>
            <w:bookmarkStart w:id="3" w:name="_Toc290375324"/>
            <w:bookmarkStart w:id="4" w:name="_Toc290408241"/>
            <w:r w:rsidRPr="0051230F">
              <w:rPr>
                <w:rFonts w:ascii="Times New Roman" w:hAnsi="Times New Roman" w:cs="Times New Roman"/>
              </w:rPr>
              <w:t>Представители</w:t>
            </w:r>
            <w:bookmarkEnd w:id="0"/>
            <w:bookmarkEnd w:id="1"/>
            <w:bookmarkEnd w:id="2"/>
            <w:bookmarkEnd w:id="3"/>
            <w:bookmarkEnd w:id="4"/>
          </w:p>
          <w:p w14:paraId="4552F773" w14:textId="77777777" w:rsidR="0051230F" w:rsidRPr="0051230F" w:rsidRDefault="0051230F" w:rsidP="007C4170">
            <w:pPr>
              <w:rPr>
                <w:rFonts w:ascii="Times New Roman" w:hAnsi="Times New Roman" w:cs="Times New Roman"/>
                <w:highlight w:val="yellow"/>
              </w:rPr>
            </w:pPr>
            <w:bookmarkStart w:id="5" w:name="_Toc279494847"/>
            <w:bookmarkStart w:id="6" w:name="_Toc279494913"/>
            <w:bookmarkStart w:id="7" w:name="_Toc279516405"/>
            <w:bookmarkStart w:id="8" w:name="_Toc290375325"/>
            <w:bookmarkStart w:id="9" w:name="_Toc290408242"/>
            <w:r w:rsidRPr="0051230F">
              <w:rPr>
                <w:rFonts w:ascii="Times New Roman" w:hAnsi="Times New Roman" w:cs="Times New Roman"/>
              </w:rPr>
              <w:t>Организации-разработчика</w:t>
            </w:r>
            <w:bookmarkEnd w:id="5"/>
            <w:bookmarkEnd w:id="6"/>
            <w:bookmarkEnd w:id="7"/>
            <w:bookmarkEnd w:id="8"/>
            <w:bookmarkEnd w:id="9"/>
          </w:p>
        </w:tc>
      </w:tr>
      <w:tr w:rsidR="0051230F" w:rsidRPr="0051230F" w14:paraId="1525AEB1" w14:textId="77777777" w:rsidTr="007C4170">
        <w:trPr>
          <w:trHeight w:val="665"/>
          <w:jc w:val="right"/>
        </w:trPr>
        <w:tc>
          <w:tcPr>
            <w:tcW w:w="3592" w:type="dxa"/>
            <w:tcBorders>
              <w:top w:val="nil"/>
              <w:left w:val="nil"/>
              <w:bottom w:val="nil"/>
              <w:right w:val="nil"/>
            </w:tcBorders>
          </w:tcPr>
          <w:p w14:paraId="617308CE" w14:textId="77777777" w:rsidR="0051230F" w:rsidRPr="0051230F" w:rsidRDefault="0051230F" w:rsidP="007C4170">
            <w:pPr>
              <w:rPr>
                <w:rFonts w:ascii="Times New Roman" w:eastAsia="Times New Roman" w:hAnsi="Times New Roman" w:cs="Times New Roman"/>
                <w:highlight w:val="yellow"/>
                <w:lang w:eastAsia="ru-RU"/>
              </w:rPr>
            </w:pPr>
            <w:r w:rsidRPr="0051230F">
              <w:rPr>
                <w:rFonts w:ascii="Times New Roman" w:eastAsia="Times New Roman" w:hAnsi="Times New Roman" w:cs="Times New Roman"/>
                <w:lang w:eastAsia="ru-RU"/>
              </w:rPr>
              <w:t>Руководитель разработки</w:t>
            </w:r>
          </w:p>
        </w:tc>
      </w:tr>
      <w:tr w:rsidR="0051230F" w:rsidRPr="0051230F" w14:paraId="18C61CE6" w14:textId="77777777" w:rsidTr="007C4170">
        <w:trPr>
          <w:jc w:val="right"/>
        </w:trPr>
        <w:tc>
          <w:tcPr>
            <w:tcW w:w="3592" w:type="dxa"/>
            <w:tcBorders>
              <w:top w:val="nil"/>
              <w:left w:val="nil"/>
              <w:bottom w:val="nil"/>
              <w:right w:val="nil"/>
            </w:tcBorders>
          </w:tcPr>
          <w:p w14:paraId="61AB6655" w14:textId="77777777" w:rsidR="0051230F" w:rsidRPr="0051230F" w:rsidRDefault="0051230F" w:rsidP="007C4170">
            <w:pPr>
              <w:rPr>
                <w:rFonts w:ascii="Times New Roman" w:eastAsia="Times New Roman" w:hAnsi="Times New Roman" w:cs="Times New Roman"/>
                <w:lang w:eastAsia="ru-RU"/>
              </w:rPr>
            </w:pPr>
          </w:p>
          <w:p w14:paraId="0781C743" w14:textId="55B91954" w:rsidR="0051230F" w:rsidRPr="0051230F" w:rsidRDefault="0051230F" w:rsidP="007C4170">
            <w:pPr>
              <w:rPr>
                <w:rFonts w:ascii="Times New Roman" w:eastAsia="Times New Roman" w:hAnsi="Times New Roman" w:cs="Times New Roman"/>
                <w:lang w:eastAsia="ru-RU"/>
              </w:rPr>
            </w:pPr>
            <w:r w:rsidRPr="0051230F">
              <w:rPr>
                <w:rFonts w:ascii="Times New Roman" w:eastAsia="Times New Roman" w:hAnsi="Times New Roman" w:cs="Times New Roman"/>
                <w:lang w:eastAsia="ru-RU"/>
              </w:rPr>
              <w:t xml:space="preserve">___________ </w:t>
            </w:r>
            <w:r w:rsidR="00716D28" w:rsidRPr="00716D28">
              <w:rPr>
                <w:rFonts w:ascii="Times New Roman" w:eastAsia="Times New Roman" w:hAnsi="Times New Roman" w:cs="Times New Roman"/>
                <w:lang w:eastAsia="ru-RU"/>
              </w:rPr>
              <w:t>А. В. Калюжная</w:t>
            </w:r>
          </w:p>
        </w:tc>
      </w:tr>
      <w:tr w:rsidR="0051230F" w:rsidRPr="0051230F" w14:paraId="0D15A608" w14:textId="77777777" w:rsidTr="007C4170">
        <w:trPr>
          <w:jc w:val="right"/>
        </w:trPr>
        <w:tc>
          <w:tcPr>
            <w:tcW w:w="3592" w:type="dxa"/>
            <w:tcBorders>
              <w:top w:val="nil"/>
              <w:left w:val="nil"/>
              <w:bottom w:val="nil"/>
              <w:right w:val="nil"/>
            </w:tcBorders>
          </w:tcPr>
          <w:p w14:paraId="034F68F1" w14:textId="6B05A656" w:rsidR="0051230F" w:rsidRPr="0051230F" w:rsidRDefault="0051230F" w:rsidP="007C4170">
            <w:pPr>
              <w:rPr>
                <w:rFonts w:ascii="Times New Roman" w:eastAsia="Times New Roman" w:hAnsi="Times New Roman" w:cs="Times New Roman"/>
                <w:lang w:eastAsia="ru-RU"/>
              </w:rPr>
            </w:pPr>
            <w:r w:rsidRPr="0051230F">
              <w:rPr>
                <w:rFonts w:ascii="Times New Roman" w:eastAsia="Times New Roman" w:hAnsi="Times New Roman" w:cs="Times New Roman"/>
                <w:lang w:eastAsia="ru-RU"/>
              </w:rPr>
              <w:t xml:space="preserve">____ ____________ </w:t>
            </w:r>
            <w:r w:rsidR="00B83D10">
              <w:rPr>
                <w:rFonts w:ascii="Times New Roman" w:eastAsia="Times New Roman" w:hAnsi="Times New Roman" w:cs="Times New Roman"/>
                <w:lang w:eastAsia="ru-RU"/>
              </w:rPr>
              <w:t>2024</w:t>
            </w:r>
            <w:r w:rsidRPr="0051230F">
              <w:rPr>
                <w:rFonts w:ascii="Times New Roman" w:eastAsia="Times New Roman" w:hAnsi="Times New Roman" w:cs="Times New Roman"/>
                <w:lang w:eastAsia="ru-RU"/>
              </w:rPr>
              <w:t xml:space="preserve"> г.</w:t>
            </w:r>
          </w:p>
          <w:p w14:paraId="1879A0AC" w14:textId="77777777" w:rsidR="0051230F" w:rsidRPr="0051230F" w:rsidRDefault="0051230F" w:rsidP="007C4170">
            <w:pPr>
              <w:rPr>
                <w:rFonts w:ascii="Times New Roman" w:eastAsia="Times New Roman" w:hAnsi="Times New Roman" w:cs="Times New Roman"/>
                <w:lang w:eastAsia="ru-RU"/>
              </w:rPr>
            </w:pPr>
          </w:p>
        </w:tc>
      </w:tr>
      <w:tr w:rsidR="0051230F" w:rsidRPr="0051230F" w14:paraId="18BA1DB8" w14:textId="77777777" w:rsidTr="007C4170">
        <w:trPr>
          <w:jc w:val="right"/>
        </w:trPr>
        <w:tc>
          <w:tcPr>
            <w:tcW w:w="3592" w:type="dxa"/>
            <w:tcBorders>
              <w:top w:val="nil"/>
              <w:left w:val="nil"/>
              <w:bottom w:val="nil"/>
              <w:right w:val="nil"/>
            </w:tcBorders>
          </w:tcPr>
          <w:p w14:paraId="128F2639" w14:textId="77777777" w:rsidR="0051230F" w:rsidRPr="0051230F" w:rsidRDefault="0051230F" w:rsidP="007C4170">
            <w:pPr>
              <w:rPr>
                <w:rFonts w:ascii="Times New Roman" w:eastAsia="Times New Roman" w:hAnsi="Times New Roman" w:cs="Times New Roman"/>
                <w:lang w:eastAsia="ru-RU"/>
              </w:rPr>
            </w:pPr>
            <w:proofErr w:type="spellStart"/>
            <w:r w:rsidRPr="0051230F">
              <w:rPr>
                <w:rFonts w:ascii="Times New Roman" w:eastAsia="Times New Roman" w:hAnsi="Times New Roman" w:cs="Times New Roman"/>
                <w:lang w:eastAsia="ru-RU"/>
              </w:rPr>
              <w:t>Нормоконтролер</w:t>
            </w:r>
            <w:proofErr w:type="spellEnd"/>
          </w:p>
        </w:tc>
      </w:tr>
      <w:tr w:rsidR="0051230F" w:rsidRPr="0051230F" w14:paraId="6DD27FF7" w14:textId="77777777" w:rsidTr="007C4170">
        <w:trPr>
          <w:jc w:val="right"/>
        </w:trPr>
        <w:tc>
          <w:tcPr>
            <w:tcW w:w="3592" w:type="dxa"/>
            <w:tcBorders>
              <w:top w:val="nil"/>
              <w:left w:val="nil"/>
              <w:bottom w:val="nil"/>
              <w:right w:val="nil"/>
            </w:tcBorders>
          </w:tcPr>
          <w:p w14:paraId="3712DA7C" w14:textId="77777777" w:rsidR="0051230F" w:rsidRPr="0051230F" w:rsidRDefault="0051230F" w:rsidP="007C4170">
            <w:pPr>
              <w:rPr>
                <w:rFonts w:ascii="Times New Roman" w:eastAsia="Times New Roman" w:hAnsi="Times New Roman" w:cs="Times New Roman"/>
                <w:lang w:eastAsia="ru-RU"/>
              </w:rPr>
            </w:pPr>
          </w:p>
          <w:p w14:paraId="69549B30" w14:textId="77777777" w:rsidR="0051230F" w:rsidRPr="0051230F" w:rsidRDefault="0051230F" w:rsidP="007C4170">
            <w:pPr>
              <w:rPr>
                <w:rFonts w:ascii="Times New Roman" w:eastAsia="Times New Roman" w:hAnsi="Times New Roman" w:cs="Times New Roman"/>
                <w:lang w:eastAsia="ru-RU"/>
              </w:rPr>
            </w:pPr>
            <w:r w:rsidRPr="0051230F">
              <w:rPr>
                <w:rFonts w:ascii="Times New Roman" w:eastAsia="Times New Roman" w:hAnsi="Times New Roman" w:cs="Times New Roman"/>
                <w:lang w:eastAsia="ru-RU"/>
              </w:rPr>
              <w:t>___________ А. В. Киреева</w:t>
            </w:r>
          </w:p>
        </w:tc>
      </w:tr>
      <w:tr w:rsidR="0051230F" w:rsidRPr="0051230F" w14:paraId="0949ECDA" w14:textId="77777777" w:rsidTr="007C4170">
        <w:trPr>
          <w:jc w:val="right"/>
        </w:trPr>
        <w:tc>
          <w:tcPr>
            <w:tcW w:w="3592" w:type="dxa"/>
            <w:tcBorders>
              <w:top w:val="nil"/>
              <w:left w:val="nil"/>
              <w:bottom w:val="nil"/>
              <w:right w:val="nil"/>
            </w:tcBorders>
          </w:tcPr>
          <w:p w14:paraId="3F84066A" w14:textId="557473EB" w:rsidR="0051230F" w:rsidRPr="0051230F" w:rsidRDefault="0051230F" w:rsidP="007C4170">
            <w:pPr>
              <w:rPr>
                <w:rFonts w:ascii="Times New Roman" w:eastAsia="Times New Roman" w:hAnsi="Times New Roman" w:cs="Times New Roman"/>
                <w:lang w:eastAsia="ru-RU"/>
              </w:rPr>
            </w:pPr>
            <w:r w:rsidRPr="0051230F">
              <w:rPr>
                <w:rFonts w:ascii="Times New Roman" w:eastAsia="Times New Roman" w:hAnsi="Times New Roman" w:cs="Times New Roman"/>
                <w:lang w:eastAsia="ru-RU"/>
              </w:rPr>
              <w:t xml:space="preserve">____ ____________ </w:t>
            </w:r>
            <w:r w:rsidR="00B83D10">
              <w:rPr>
                <w:rFonts w:ascii="Times New Roman" w:eastAsia="Times New Roman" w:hAnsi="Times New Roman" w:cs="Times New Roman"/>
                <w:lang w:eastAsia="ru-RU"/>
              </w:rPr>
              <w:t>2024</w:t>
            </w:r>
            <w:r w:rsidRPr="0051230F">
              <w:rPr>
                <w:rFonts w:ascii="Times New Roman" w:eastAsia="Times New Roman" w:hAnsi="Times New Roman" w:cs="Times New Roman"/>
                <w:lang w:eastAsia="ru-RU"/>
              </w:rPr>
              <w:t xml:space="preserve"> г.</w:t>
            </w:r>
          </w:p>
          <w:p w14:paraId="46F6E8B3" w14:textId="77777777" w:rsidR="0051230F" w:rsidRPr="0051230F" w:rsidRDefault="0051230F" w:rsidP="007C4170">
            <w:pPr>
              <w:rPr>
                <w:rFonts w:ascii="Times New Roman" w:eastAsia="Times New Roman" w:hAnsi="Times New Roman" w:cs="Times New Roman"/>
                <w:lang w:eastAsia="ru-RU"/>
              </w:rPr>
            </w:pPr>
          </w:p>
        </w:tc>
      </w:tr>
    </w:tbl>
    <w:p w14:paraId="74102828" w14:textId="77777777" w:rsidR="0051230F" w:rsidRDefault="0051230F" w:rsidP="0051230F">
      <w:pPr>
        <w:jc w:val="center"/>
        <w:rPr>
          <w:rFonts w:ascii="Times New Roman" w:hAnsi="Times New Roman" w:cs="Times New Roman"/>
        </w:rPr>
      </w:pPr>
    </w:p>
    <w:p w14:paraId="4A4681D6" w14:textId="77777777" w:rsidR="004D227F" w:rsidRDefault="004D227F" w:rsidP="0051230F">
      <w:pPr>
        <w:jc w:val="center"/>
        <w:rPr>
          <w:rFonts w:ascii="Times New Roman" w:hAnsi="Times New Roman" w:cs="Times New Roman"/>
        </w:rPr>
      </w:pPr>
    </w:p>
    <w:p w14:paraId="4430BF51" w14:textId="77777777" w:rsidR="004D227F" w:rsidRDefault="004D227F" w:rsidP="0051230F">
      <w:pPr>
        <w:jc w:val="center"/>
        <w:rPr>
          <w:rFonts w:ascii="Times New Roman" w:hAnsi="Times New Roman" w:cs="Times New Roman"/>
        </w:rPr>
      </w:pPr>
    </w:p>
    <w:p w14:paraId="30C2A539" w14:textId="77777777" w:rsidR="004D227F" w:rsidRDefault="004D227F" w:rsidP="0051230F">
      <w:pPr>
        <w:jc w:val="center"/>
        <w:rPr>
          <w:rFonts w:ascii="Times New Roman" w:hAnsi="Times New Roman" w:cs="Times New Roman"/>
        </w:rPr>
      </w:pPr>
    </w:p>
    <w:p w14:paraId="32A95878" w14:textId="77777777" w:rsidR="004D227F" w:rsidRDefault="004D227F" w:rsidP="0051230F">
      <w:pPr>
        <w:jc w:val="center"/>
        <w:rPr>
          <w:rFonts w:ascii="Times New Roman" w:hAnsi="Times New Roman" w:cs="Times New Roman"/>
        </w:rPr>
      </w:pPr>
    </w:p>
    <w:p w14:paraId="7BDD4403" w14:textId="77777777" w:rsidR="004D227F" w:rsidRDefault="004D227F" w:rsidP="0051230F">
      <w:pPr>
        <w:jc w:val="center"/>
        <w:rPr>
          <w:rFonts w:ascii="Times New Roman" w:hAnsi="Times New Roman" w:cs="Times New Roman"/>
        </w:rPr>
      </w:pPr>
    </w:p>
    <w:p w14:paraId="374F6D2F" w14:textId="77777777" w:rsidR="004D227F" w:rsidRPr="0051230F" w:rsidRDefault="004D227F" w:rsidP="0051230F">
      <w:pPr>
        <w:jc w:val="center"/>
        <w:rPr>
          <w:rFonts w:ascii="Times New Roman" w:hAnsi="Times New Roman" w:cs="Times New Roman"/>
        </w:rPr>
      </w:pPr>
    </w:p>
    <w:p w14:paraId="2AE172E1" w14:textId="77777777" w:rsidR="0051230F" w:rsidRPr="0051230F" w:rsidRDefault="0051230F" w:rsidP="0051230F">
      <w:pPr>
        <w:jc w:val="center"/>
        <w:rPr>
          <w:rFonts w:ascii="Times New Roman" w:hAnsi="Times New Roman" w:cs="Times New Roman"/>
        </w:rPr>
      </w:pPr>
    </w:p>
    <w:p w14:paraId="1A462D96" w14:textId="2A1087A7" w:rsidR="0051230F" w:rsidRPr="0051230F" w:rsidRDefault="00B83D10" w:rsidP="584EDCE5">
      <w:pPr>
        <w:jc w:val="center"/>
        <w:rPr>
          <w:rFonts w:ascii="Times New Roman" w:hAnsi="Times New Roman" w:cs="Times New Roman"/>
        </w:rPr>
        <w:sectPr w:rsidR="0051230F" w:rsidRPr="0051230F" w:rsidSect="00BC4CCB">
          <w:headerReference w:type="default" r:id="rId8"/>
          <w:footerReference w:type="default" r:id="rId9"/>
          <w:pgSz w:w="11906" w:h="16838"/>
          <w:pgMar w:top="1134" w:right="851" w:bottom="1134" w:left="1701" w:header="720" w:footer="720" w:gutter="0"/>
          <w:cols w:space="720"/>
          <w:titlePg/>
          <w:docGrid w:linePitch="360"/>
        </w:sectPr>
      </w:pPr>
      <w:r w:rsidRPr="584EDCE5">
        <w:rPr>
          <w:rFonts w:ascii="Times New Roman" w:hAnsi="Times New Roman" w:cs="Times New Roman"/>
        </w:rPr>
        <w:t>2024</w:t>
      </w:r>
    </w:p>
    <w:p w14:paraId="114F8D7D" w14:textId="77777777" w:rsidR="0051230F" w:rsidRPr="003031A4" w:rsidRDefault="0051230F" w:rsidP="0051230F">
      <w:pPr>
        <w:tabs>
          <w:tab w:val="left" w:pos="1260"/>
        </w:tabs>
        <w:ind w:right="45"/>
        <w:jc w:val="center"/>
        <w:rPr>
          <w:rFonts w:ascii="Times New Roman" w:hAnsi="Times New Roman" w:cs="Times New Roman"/>
          <w:bCs/>
          <w:caps/>
          <w:color w:val="000000"/>
        </w:rPr>
      </w:pPr>
      <w:r w:rsidRPr="003031A4">
        <w:rPr>
          <w:rFonts w:ascii="Times New Roman" w:hAnsi="Times New Roman" w:cs="Times New Roman"/>
          <w:bCs/>
          <w:caps/>
          <w:color w:val="000000"/>
        </w:rPr>
        <w:t>МИНИСТЕРСТВО НАУКИ И ВЫСШЕГО ОБРАЗОВАНИЯ РОССИЙСКОЙ ФЕДЕРАЦИИ</w:t>
      </w:r>
    </w:p>
    <w:p w14:paraId="33F3BE84" w14:textId="77777777" w:rsidR="0051230F" w:rsidRPr="003031A4" w:rsidRDefault="0051230F" w:rsidP="0051230F">
      <w:pPr>
        <w:pBdr>
          <w:top w:val="single" w:sz="4" w:space="1" w:color="auto"/>
        </w:pBdr>
        <w:jc w:val="center"/>
        <w:rPr>
          <w:rFonts w:ascii="Times New Roman" w:hAnsi="Times New Roman" w:cs="Times New Roman"/>
          <w:bCs/>
          <w:color w:val="000000"/>
        </w:rPr>
      </w:pPr>
    </w:p>
    <w:p w14:paraId="28E09A15" w14:textId="77777777" w:rsidR="0051230F" w:rsidRPr="003031A4" w:rsidRDefault="0051230F" w:rsidP="0051230F">
      <w:pPr>
        <w:rPr>
          <w:rFonts w:ascii="Times New Roman" w:hAnsi="Times New Roman" w:cs="Times New Roman"/>
          <w:bCs/>
        </w:rPr>
      </w:pPr>
      <w:r w:rsidRPr="003031A4">
        <w:rPr>
          <w:rFonts w:ascii="Times New Roman" w:hAnsi="Times New Roman" w:cs="Times New Roman"/>
          <w:bCs/>
        </w:rPr>
        <w:t>УТВЕРЖДЕН</w:t>
      </w:r>
    </w:p>
    <w:p w14:paraId="4B83E016" w14:textId="3B688597" w:rsidR="0051230F" w:rsidRPr="003031A4" w:rsidRDefault="00B83D10" w:rsidP="0051230F">
      <w:pPr>
        <w:rPr>
          <w:rFonts w:ascii="Times New Roman" w:hAnsi="Times New Roman" w:cs="Times New Roman"/>
          <w:bCs/>
        </w:rPr>
      </w:pPr>
      <w:r>
        <w:rPr>
          <w:rFonts w:ascii="Times New Roman" w:hAnsi="Times New Roman" w:cs="Times New Roman"/>
          <w:bCs/>
        </w:rPr>
        <w:t>RU.СНАБ.00855-01</w:t>
      </w:r>
      <w:r w:rsidR="00DC5B37">
        <w:rPr>
          <w:rFonts w:ascii="Times New Roman" w:hAnsi="Times New Roman" w:cs="Times New Roman"/>
          <w:bCs/>
        </w:rPr>
        <w:t xml:space="preserve"> 33 01</w:t>
      </w:r>
      <w:r w:rsidR="00DF326E" w:rsidRPr="00DF326E">
        <w:rPr>
          <w:rFonts w:ascii="Times New Roman" w:hAnsi="Times New Roman" w:cs="Times New Roman"/>
          <w:bCs/>
        </w:rPr>
        <w:t>-ЛУ</w:t>
      </w:r>
    </w:p>
    <w:p w14:paraId="1D387846" w14:textId="77777777" w:rsidR="0051230F" w:rsidRPr="003031A4" w:rsidRDefault="0051230F" w:rsidP="0051230F">
      <w:pPr>
        <w:rPr>
          <w:rFonts w:ascii="Times New Roman" w:hAnsi="Times New Roman" w:cs="Times New Roman"/>
          <w:bCs/>
        </w:rPr>
      </w:pPr>
    </w:p>
    <w:p w14:paraId="1A6AC576" w14:textId="77777777" w:rsidR="0051230F" w:rsidRPr="003031A4" w:rsidRDefault="0051230F" w:rsidP="0051230F">
      <w:pPr>
        <w:rPr>
          <w:rFonts w:ascii="Times New Roman" w:hAnsi="Times New Roman" w:cs="Times New Roman"/>
          <w:bCs/>
        </w:rPr>
      </w:pPr>
    </w:p>
    <w:p w14:paraId="0D2603E8" w14:textId="77777777" w:rsidR="0051230F" w:rsidRPr="003031A4" w:rsidRDefault="0051230F" w:rsidP="0051230F">
      <w:pPr>
        <w:rPr>
          <w:rFonts w:ascii="Times New Roman" w:hAnsi="Times New Roman" w:cs="Times New Roman"/>
          <w:bCs/>
        </w:rPr>
      </w:pPr>
    </w:p>
    <w:p w14:paraId="06708C10" w14:textId="77777777" w:rsidR="0051230F" w:rsidRPr="003031A4" w:rsidRDefault="0051230F" w:rsidP="0051230F">
      <w:pPr>
        <w:rPr>
          <w:rFonts w:ascii="Times New Roman" w:hAnsi="Times New Roman" w:cs="Times New Roman"/>
          <w:bCs/>
        </w:rPr>
      </w:pPr>
    </w:p>
    <w:p w14:paraId="26B9FECE" w14:textId="77777777" w:rsidR="0051230F" w:rsidRPr="003031A4" w:rsidRDefault="0051230F" w:rsidP="0051230F">
      <w:pPr>
        <w:rPr>
          <w:rFonts w:ascii="Times New Roman" w:hAnsi="Times New Roman" w:cs="Times New Roman"/>
          <w:bCs/>
        </w:rPr>
      </w:pPr>
    </w:p>
    <w:p w14:paraId="4870F921" w14:textId="77777777" w:rsidR="0051230F" w:rsidRPr="003031A4" w:rsidRDefault="0051230F" w:rsidP="0051230F">
      <w:pPr>
        <w:rPr>
          <w:rFonts w:ascii="Times New Roman" w:hAnsi="Times New Roman" w:cs="Times New Roman"/>
          <w:bCs/>
        </w:rPr>
      </w:pPr>
    </w:p>
    <w:p w14:paraId="31124E17" w14:textId="77777777" w:rsidR="0051230F" w:rsidRPr="003031A4" w:rsidRDefault="0051230F" w:rsidP="0051230F">
      <w:pPr>
        <w:rPr>
          <w:rFonts w:ascii="Times New Roman" w:hAnsi="Times New Roman" w:cs="Times New Roman"/>
          <w:bCs/>
        </w:rPr>
      </w:pPr>
    </w:p>
    <w:p w14:paraId="264A9FCC" w14:textId="77777777" w:rsidR="0051230F" w:rsidRPr="003031A4" w:rsidRDefault="0051230F" w:rsidP="0051230F">
      <w:pPr>
        <w:rPr>
          <w:rFonts w:ascii="Times New Roman" w:hAnsi="Times New Roman" w:cs="Times New Roman"/>
          <w:bCs/>
        </w:rPr>
      </w:pPr>
    </w:p>
    <w:p w14:paraId="72B724CF" w14:textId="4BC501AD" w:rsidR="00C6216F" w:rsidRPr="00DF326E" w:rsidRDefault="00B83D10" w:rsidP="0051230F">
      <w:pPr>
        <w:tabs>
          <w:tab w:val="left" w:pos="1260"/>
        </w:tabs>
        <w:ind w:right="46"/>
        <w:jc w:val="center"/>
        <w:rPr>
          <w:rFonts w:ascii="Times New Roman" w:hAnsi="Times New Roman" w:cs="Times New Roman"/>
          <w:b/>
        </w:rPr>
      </w:pPr>
      <w:r w:rsidRPr="00B83D10">
        <w:rPr>
          <w:rFonts w:ascii="Times New Roman" w:hAnsi="Times New Roman" w:cs="Times New Roman"/>
          <w:b/>
        </w:rPr>
        <w:t>ФРЕЙМВОРК БЫСТРОГО ПРОТОТИПИРОВАНИЯ ПРИЛОЖЕНИЙ НА ОСНОВЕ БОЛЬШИХ ЯЗЫКОВЫХ МОДЕЛЕЙ (БЯМ)</w:t>
      </w:r>
    </w:p>
    <w:p w14:paraId="02057018" w14:textId="77777777" w:rsidR="0051230F" w:rsidRPr="00DF326E" w:rsidRDefault="0051230F" w:rsidP="0051230F">
      <w:pPr>
        <w:tabs>
          <w:tab w:val="left" w:pos="1260"/>
        </w:tabs>
        <w:ind w:right="46"/>
        <w:jc w:val="center"/>
        <w:rPr>
          <w:rFonts w:ascii="Times New Roman" w:hAnsi="Times New Roman" w:cs="Times New Roman"/>
          <w:b/>
        </w:rPr>
      </w:pPr>
    </w:p>
    <w:p w14:paraId="27F9CA2A" w14:textId="00B99734" w:rsidR="56E480CF" w:rsidRDefault="56E480CF" w:rsidP="5F486B84">
      <w:pPr>
        <w:tabs>
          <w:tab w:val="left" w:pos="1260"/>
        </w:tabs>
        <w:jc w:val="center"/>
      </w:pPr>
      <w:r w:rsidRPr="5F486B84">
        <w:rPr>
          <w:rFonts w:ascii="Times New Roman" w:eastAsia="Times New Roman" w:hAnsi="Times New Roman" w:cs="Times New Roman"/>
        </w:rPr>
        <w:t>РУКОВОДСТВО ПРОГРАММИСТА</w:t>
      </w:r>
    </w:p>
    <w:p w14:paraId="3F15C801" w14:textId="418CE511" w:rsidR="5F486B84" w:rsidRDefault="5F486B84" w:rsidP="5F486B84">
      <w:pPr>
        <w:tabs>
          <w:tab w:val="left" w:pos="1260"/>
        </w:tabs>
        <w:ind w:right="45"/>
        <w:jc w:val="center"/>
        <w:rPr>
          <w:rFonts w:ascii="Times New Roman" w:hAnsi="Times New Roman" w:cs="Times New Roman"/>
        </w:rPr>
      </w:pPr>
    </w:p>
    <w:p w14:paraId="02C4784B" w14:textId="77777777" w:rsidR="0051230F" w:rsidRPr="003031A4" w:rsidRDefault="0051230F" w:rsidP="0051230F">
      <w:pPr>
        <w:jc w:val="center"/>
        <w:rPr>
          <w:rFonts w:ascii="Times New Roman" w:hAnsi="Times New Roman" w:cs="Times New Roman"/>
          <w:caps/>
          <w:lang w:eastAsia="ru-RU"/>
        </w:rPr>
      </w:pPr>
    </w:p>
    <w:p w14:paraId="46479130" w14:textId="4293DDED" w:rsidR="0051230F" w:rsidRPr="003031A4" w:rsidRDefault="0051230F" w:rsidP="0051230F">
      <w:pPr>
        <w:autoSpaceDE w:val="0"/>
        <w:autoSpaceDN w:val="0"/>
        <w:jc w:val="center"/>
        <w:rPr>
          <w:rFonts w:ascii="Times New Roman" w:hAnsi="Times New Roman" w:cs="Times New Roman"/>
          <w:caps/>
          <w:lang w:eastAsia="ru-RU"/>
        </w:rPr>
      </w:pPr>
      <w:r w:rsidRPr="003031A4">
        <w:rPr>
          <w:rFonts w:ascii="Times New Roman" w:hAnsi="Times New Roman" w:cs="Times New Roman"/>
          <w:bCs/>
          <w:caps/>
          <w:noProof/>
          <w:color w:val="FF0000"/>
          <w:lang w:eastAsia="ru-RU"/>
        </w:rPr>
        <mc:AlternateContent>
          <mc:Choice Requires="wpg">
            <w:drawing>
              <wp:anchor distT="0" distB="0" distL="114300" distR="114300" simplePos="0" relativeHeight="251658241" behindDoc="1" locked="0" layoutInCell="1" allowOverlap="1" wp14:anchorId="2EA26FB3" wp14:editId="28A3F095">
                <wp:simplePos x="0" y="0"/>
                <wp:positionH relativeFrom="column">
                  <wp:posOffset>-472440</wp:posOffset>
                </wp:positionH>
                <wp:positionV relativeFrom="paragraph">
                  <wp:posOffset>229870</wp:posOffset>
                </wp:positionV>
                <wp:extent cx="433705" cy="5231130"/>
                <wp:effectExtent l="0" t="0" r="23495" b="2667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705" cy="5231130"/>
                          <a:chOff x="957" y="7674"/>
                          <a:chExt cx="683" cy="8238"/>
                        </a:xfrm>
                      </wpg:grpSpPr>
                      <wps:wsp>
                        <wps:cNvPr id="50" name="Rectangle 25"/>
                        <wps:cNvSpPr>
                          <a:spLocks noChangeArrowheads="1"/>
                        </wps:cNvSpPr>
                        <wps:spPr bwMode="auto">
                          <a:xfrm>
                            <a:off x="1243" y="14496"/>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26"/>
                        <wps:cNvSpPr>
                          <a:spLocks noChangeArrowheads="1"/>
                        </wps:cNvSpPr>
                        <wps:spPr bwMode="auto">
                          <a:xfrm>
                            <a:off x="958" y="14493"/>
                            <a:ext cx="283" cy="1416"/>
                          </a:xfrm>
                          <a:prstGeom prst="rect">
                            <a:avLst/>
                          </a:prstGeom>
                          <a:solidFill>
                            <a:srgbClr val="FFFFFF"/>
                          </a:solidFill>
                          <a:ln w="9525">
                            <a:solidFill>
                              <a:srgbClr val="000000"/>
                            </a:solidFill>
                            <a:miter lim="800000"/>
                            <a:headEnd/>
                            <a:tailEnd/>
                          </a:ln>
                        </wps:spPr>
                        <wps:txbx>
                          <w:txbxContent>
                            <w:p w14:paraId="70972E69" w14:textId="77777777" w:rsidR="000A41F5" w:rsidRPr="00881719" w:rsidRDefault="000A41F5" w:rsidP="0051230F">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wps:txbx>
                        <wps:bodyPr rot="0" vert="vert270" wrap="square" lIns="0" tIns="0" rIns="0" bIns="0" anchor="t" anchorCtr="0" upright="1">
                          <a:noAutofit/>
                        </wps:bodyPr>
                      </wps:wsp>
                      <wps:wsp>
                        <wps:cNvPr id="52" name="Rectangle 27"/>
                        <wps:cNvSpPr>
                          <a:spLocks noChangeArrowheads="1"/>
                        </wps:cNvSpPr>
                        <wps:spPr bwMode="auto">
                          <a:xfrm>
                            <a:off x="1243" y="12508"/>
                            <a:ext cx="397" cy="1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Rectangle 28"/>
                        <wps:cNvSpPr>
                          <a:spLocks noChangeArrowheads="1"/>
                        </wps:cNvSpPr>
                        <wps:spPr bwMode="auto">
                          <a:xfrm>
                            <a:off x="958" y="12508"/>
                            <a:ext cx="283" cy="1984"/>
                          </a:xfrm>
                          <a:prstGeom prst="rect">
                            <a:avLst/>
                          </a:prstGeom>
                          <a:solidFill>
                            <a:srgbClr val="FFFFFF"/>
                          </a:solidFill>
                          <a:ln w="9525">
                            <a:solidFill>
                              <a:srgbClr val="000000"/>
                            </a:solidFill>
                            <a:miter lim="800000"/>
                            <a:headEnd/>
                            <a:tailEnd/>
                          </a:ln>
                        </wps:spPr>
                        <wps:txbx>
                          <w:txbxContent>
                            <w:p w14:paraId="0DE4F477"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54" name="Rectangle 29"/>
                        <wps:cNvSpPr>
                          <a:spLocks noChangeArrowheads="1"/>
                        </wps:cNvSpPr>
                        <wps:spPr bwMode="auto">
                          <a:xfrm>
                            <a:off x="1243" y="9667"/>
                            <a:ext cx="397" cy="14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Rectangle 30"/>
                        <wps:cNvSpPr>
                          <a:spLocks noChangeArrowheads="1"/>
                        </wps:cNvSpPr>
                        <wps:spPr bwMode="auto">
                          <a:xfrm>
                            <a:off x="958" y="9667"/>
                            <a:ext cx="283" cy="1417"/>
                          </a:xfrm>
                          <a:prstGeom prst="rect">
                            <a:avLst/>
                          </a:prstGeom>
                          <a:solidFill>
                            <a:srgbClr val="FFFFFF"/>
                          </a:solidFill>
                          <a:ln w="9525">
                            <a:solidFill>
                              <a:srgbClr val="000000"/>
                            </a:solidFill>
                            <a:miter lim="800000"/>
                            <a:headEnd/>
                            <a:tailEnd/>
                          </a:ln>
                        </wps:spPr>
                        <wps:txbx>
                          <w:txbxContent>
                            <w:p w14:paraId="7A84EB5A"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Инв.№ дубл.</w:t>
                              </w:r>
                            </w:p>
                          </w:txbxContent>
                        </wps:txbx>
                        <wps:bodyPr rot="0" vert="vert270" wrap="square" lIns="0" tIns="0" rIns="0" bIns="0" anchor="t" anchorCtr="0" upright="1">
                          <a:noAutofit/>
                        </wps:bodyPr>
                      </wps:wsp>
                      <wps:wsp>
                        <wps:cNvPr id="56" name="Rectangle 31"/>
                        <wps:cNvSpPr>
                          <a:spLocks noChangeArrowheads="1"/>
                        </wps:cNvSpPr>
                        <wps:spPr bwMode="auto">
                          <a:xfrm>
                            <a:off x="1243" y="7677"/>
                            <a:ext cx="397" cy="19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32"/>
                        <wps:cNvSpPr>
                          <a:spLocks noChangeArrowheads="1"/>
                        </wps:cNvSpPr>
                        <wps:spPr bwMode="auto">
                          <a:xfrm>
                            <a:off x="957" y="7674"/>
                            <a:ext cx="283" cy="1983"/>
                          </a:xfrm>
                          <a:prstGeom prst="rect">
                            <a:avLst/>
                          </a:prstGeom>
                          <a:solidFill>
                            <a:srgbClr val="FFFFFF"/>
                          </a:solidFill>
                          <a:ln w="9525">
                            <a:solidFill>
                              <a:srgbClr val="000000"/>
                            </a:solidFill>
                            <a:miter lim="800000"/>
                            <a:headEnd/>
                            <a:tailEnd/>
                          </a:ln>
                        </wps:spPr>
                        <wps:txbx>
                          <w:txbxContent>
                            <w:p w14:paraId="0C9E8675"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Подп. и дата</w:t>
                              </w:r>
                            </w:p>
                          </w:txbxContent>
                        </wps:txbx>
                        <wps:bodyPr rot="0" vert="vert270" wrap="square" lIns="0" tIns="0" rIns="0" bIns="0" anchor="t" anchorCtr="0" upright="1">
                          <a:noAutofit/>
                        </wps:bodyPr>
                      </wps:wsp>
                      <wps:wsp>
                        <wps:cNvPr id="58" name="Rectangle 33"/>
                        <wps:cNvSpPr>
                          <a:spLocks noChangeArrowheads="1"/>
                        </wps:cNvSpPr>
                        <wps:spPr bwMode="auto">
                          <a:xfrm>
                            <a:off x="1242" y="11094"/>
                            <a:ext cx="397" cy="1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Rectangle 34"/>
                        <wps:cNvSpPr>
                          <a:spLocks noChangeArrowheads="1"/>
                        </wps:cNvSpPr>
                        <wps:spPr bwMode="auto">
                          <a:xfrm>
                            <a:off x="957" y="11094"/>
                            <a:ext cx="283" cy="1416"/>
                          </a:xfrm>
                          <a:prstGeom prst="rect">
                            <a:avLst/>
                          </a:prstGeom>
                          <a:solidFill>
                            <a:srgbClr val="FFFFFF"/>
                          </a:solidFill>
                          <a:ln w="9525">
                            <a:solidFill>
                              <a:srgbClr val="000000"/>
                            </a:solidFill>
                            <a:miter lim="800000"/>
                            <a:headEnd/>
                            <a:tailEnd/>
                          </a:ln>
                        </wps:spPr>
                        <wps:txbx>
                          <w:txbxContent>
                            <w:p w14:paraId="5F51DCF7" w14:textId="77777777" w:rsidR="000A41F5" w:rsidRPr="00881719" w:rsidRDefault="000A41F5" w:rsidP="0051230F">
                              <w:pPr>
                                <w:jc w:val="center"/>
                                <w:rPr>
                                  <w:rFonts w:ascii="Arial" w:hAnsi="Arial" w:cs="Arial"/>
                                  <w:bCs/>
                                  <w:i/>
                                  <w:sz w:val="20"/>
                                  <w:szCs w:val="20"/>
                                </w:rPr>
                              </w:pPr>
                              <w:r w:rsidRPr="00881719">
                                <w:rPr>
                                  <w:rFonts w:ascii="Arial" w:hAnsi="Arial" w:cs="Arial"/>
                                  <w:bCs/>
                                  <w:i/>
                                  <w:sz w:val="20"/>
                                  <w:szCs w:val="20"/>
                                </w:rPr>
                                <w:t>Взам.инв.№</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C4DFBD">
              <v:group id="Group 49" style="position:absolute;left:0;text-align:left;margin-left:-37.2pt;margin-top:18.1pt;width:34.15pt;height:411.9pt;z-index:-251658239" coordsize="683,8238" coordorigin="957,7674" o:spid="_x0000_s1037" w14:anchorId="2EA26F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">
                <v:rect id="Rectangle 25" style="position:absolute;left:1243;top:14496;width:397;height:1416;visibility:visible;mso-wrap-style:square;v-text-anchor:top"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rect id="Rectangle 26" style="position:absolute;left:958;top:14493;width:283;height:1416;visibility:visible;mso-wrap-style:square;v-text-anchor:top"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">
                  <v:textbox style="layout-flow:vertical;mso-layout-flow-alt:bottom-to-top" inset="0,0,0,0">
                    <w:txbxContent>
                      <w:p w:rsidRPr="00881719" w:rsidR="000A41F5" w:rsidP="0051230F" w:rsidRDefault="000A41F5" w14:paraId="2B54D8E3" w14:textId="77777777">
                        <w:pPr>
                          <w:jc w:val="center"/>
                          <w:rPr>
                            <w:rFonts w:ascii="Arial" w:hAnsi="Arial" w:cs="Arial"/>
                            <w:bCs/>
                            <w:sz w:val="20"/>
                            <w:szCs w:val="20"/>
                          </w:rPr>
                        </w:pPr>
                        <w:r w:rsidRPr="00881719">
                          <w:rPr>
                            <w:rFonts w:ascii="Arial" w:hAnsi="Arial" w:cs="Arial"/>
                            <w:bCs/>
                            <w:i/>
                            <w:sz w:val="20"/>
                            <w:szCs w:val="20"/>
                          </w:rPr>
                          <w:t>Инв.№</w:t>
                        </w:r>
                        <w:r w:rsidRPr="00881719">
                          <w:rPr>
                            <w:rFonts w:ascii="Arial" w:hAnsi="Arial" w:cs="Arial"/>
                            <w:bCs/>
                            <w:i/>
                            <w:sz w:val="20"/>
                            <w:szCs w:val="20"/>
                            <w:lang w:val="en-US"/>
                          </w:rPr>
                          <w:t xml:space="preserve"> </w:t>
                        </w:r>
                        <w:r w:rsidRPr="00881719">
                          <w:rPr>
                            <w:rFonts w:ascii="Arial" w:hAnsi="Arial" w:cs="Arial"/>
                            <w:bCs/>
                            <w:i/>
                            <w:sz w:val="20"/>
                            <w:szCs w:val="20"/>
                          </w:rPr>
                          <w:t xml:space="preserve">подл. </w:t>
                        </w:r>
                        <w:r w:rsidRPr="00881719">
                          <w:rPr>
                            <w:rFonts w:ascii="Arial" w:hAnsi="Arial" w:cs="Arial"/>
                            <w:bCs/>
                            <w:sz w:val="20"/>
                            <w:szCs w:val="20"/>
                            <w:lang w:val="en-US"/>
                          </w:rPr>
                          <w:t>GGJLK</w:t>
                        </w:r>
                        <w:r w:rsidRPr="00881719">
                          <w:rPr>
                            <w:rFonts w:ascii="Arial" w:hAnsi="Arial" w:cs="Arial"/>
                            <w:bCs/>
                            <w:sz w:val="20"/>
                            <w:szCs w:val="20"/>
                          </w:rPr>
                          <w:t>подп.</w:t>
                        </w:r>
                      </w:p>
                    </w:txbxContent>
                  </v:textbox>
                </v:rect>
                <v:rect id="Rectangle 27" style="position:absolute;left:1243;top:12508;width:397;height:1984;visibility:visible;mso-wrap-style:square;v-text-anchor:top"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rect id="Rectangle 28" style="position:absolute;left:958;top:12508;width:283;height:1984;visibility:visible;mso-wrap-style:square;v-text-anchor:top"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">
                  <v:textbox style="layout-flow:vertical;mso-layout-flow-alt:bottom-to-top" inset="0,0,0,0">
                    <w:txbxContent>
                      <w:p w:rsidRPr="00881719" w:rsidR="000A41F5" w:rsidP="0051230F" w:rsidRDefault="000A41F5" w14:paraId="05D510EC" w14:textId="77777777">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29" style="position:absolute;left:1243;top:9667;width:397;height:1417;visibility:visible;mso-wrap-style:square;v-text-anchor:top"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rect id="Rectangle 30" style="position:absolute;left:958;top:9667;width:283;height:1417;visibility:visible;mso-wrap-style:square;v-text-anchor:top"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">
                  <v:textbox style="layout-flow:vertical;mso-layout-flow-alt:bottom-to-top" inset="0,0,0,0">
                    <w:txbxContent>
                      <w:p w:rsidRPr="00881719" w:rsidR="000A41F5" w:rsidP="0051230F" w:rsidRDefault="000A41F5" w14:paraId="6CFDDDB3" w14:textId="77777777">
                        <w:pPr>
                          <w:jc w:val="center"/>
                          <w:rPr>
                            <w:rFonts w:ascii="Arial" w:hAnsi="Arial" w:cs="Arial"/>
                            <w:bCs/>
                            <w:i/>
                            <w:sz w:val="20"/>
                            <w:szCs w:val="20"/>
                          </w:rPr>
                        </w:pPr>
                        <w:r w:rsidRPr="00881719">
                          <w:rPr>
                            <w:rFonts w:ascii="Arial" w:hAnsi="Arial" w:cs="Arial"/>
                            <w:bCs/>
                            <w:i/>
                            <w:sz w:val="20"/>
                            <w:szCs w:val="20"/>
                          </w:rPr>
                          <w:t>Инв.№ дубл.</w:t>
                        </w:r>
                      </w:p>
                    </w:txbxContent>
                  </v:textbox>
                </v:rect>
                <v:rect id="Rectangle 31" style="position:absolute;left:1243;top:7677;width:397;height:1983;visibility:visible;mso-wrap-style:square;v-text-anchor:top" o:spid="_x0000_s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rect id="Rectangle 32" style="position:absolute;left:957;top:7674;width:283;height:1983;visibility:visible;mso-wrap-style:square;v-text-anchor:top"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">
                  <v:textbox style="layout-flow:vertical;mso-layout-flow-alt:bottom-to-top" inset="0,0,0,0">
                    <w:txbxContent>
                      <w:p w:rsidRPr="00881719" w:rsidR="000A41F5" w:rsidP="0051230F" w:rsidRDefault="000A41F5" w14:paraId="7FAD953C" w14:textId="77777777">
                        <w:pPr>
                          <w:jc w:val="center"/>
                          <w:rPr>
                            <w:rFonts w:ascii="Arial" w:hAnsi="Arial" w:cs="Arial"/>
                            <w:bCs/>
                            <w:i/>
                            <w:sz w:val="20"/>
                            <w:szCs w:val="20"/>
                          </w:rPr>
                        </w:pPr>
                        <w:r w:rsidRPr="00881719">
                          <w:rPr>
                            <w:rFonts w:ascii="Arial" w:hAnsi="Arial" w:cs="Arial"/>
                            <w:bCs/>
                            <w:i/>
                            <w:sz w:val="20"/>
                            <w:szCs w:val="20"/>
                          </w:rPr>
                          <w:t>Подп. и дата</w:t>
                        </w:r>
                      </w:p>
                    </w:txbxContent>
                  </v:textbox>
                </v:rect>
                <v:rect id="Rectangle 33" style="position:absolute;left:1242;top:11094;width:397;height:1416;visibility:visible;mso-wrap-style:square;v-text-anchor:top"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rect id="Rectangle 34" style="position:absolute;left:957;top:11094;width:283;height:1416;visibility:visible;mso-wrap-style:square;v-text-anchor:top"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">
                  <v:textbox style="layout-flow:vertical;mso-layout-flow-alt:bottom-to-top" inset="0,0,0,0">
                    <w:txbxContent>
                      <w:p w:rsidRPr="00881719" w:rsidR="000A41F5" w:rsidP="0051230F" w:rsidRDefault="000A41F5" w14:paraId="680AE993" w14:textId="77777777">
                        <w:pPr>
                          <w:jc w:val="center"/>
                          <w:rPr>
                            <w:rFonts w:ascii="Arial" w:hAnsi="Arial" w:cs="Arial"/>
                            <w:bCs/>
                            <w:i/>
                            <w:sz w:val="20"/>
                            <w:szCs w:val="20"/>
                          </w:rPr>
                        </w:pPr>
                        <w:r w:rsidRPr="00881719">
                          <w:rPr>
                            <w:rFonts w:ascii="Arial" w:hAnsi="Arial" w:cs="Arial"/>
                            <w:bCs/>
                            <w:i/>
                            <w:sz w:val="20"/>
                            <w:szCs w:val="20"/>
                          </w:rPr>
                          <w:t>Взам.инв.№</w:t>
                        </w:r>
                      </w:p>
                    </w:txbxContent>
                  </v:textbox>
                </v:rect>
              </v:group>
            </w:pict>
          </mc:Fallback>
        </mc:AlternateContent>
      </w:r>
      <w:r w:rsidR="00DF326E" w:rsidRPr="00DF326E">
        <w:rPr>
          <w:rFonts w:ascii="Times New Roman" w:hAnsi="Times New Roman" w:cs="Times New Roman"/>
          <w:bCs/>
        </w:rPr>
        <w:t xml:space="preserve"> </w:t>
      </w:r>
      <w:r w:rsidR="00B83D10">
        <w:rPr>
          <w:rFonts w:ascii="Times New Roman" w:hAnsi="Times New Roman" w:cs="Times New Roman"/>
          <w:bCs/>
        </w:rPr>
        <w:t>RU.СНАБ.00855-01</w:t>
      </w:r>
      <w:r w:rsidR="00DC5B37">
        <w:rPr>
          <w:rFonts w:ascii="Times New Roman" w:hAnsi="Times New Roman" w:cs="Times New Roman"/>
          <w:bCs/>
        </w:rPr>
        <w:t xml:space="preserve"> 33 01</w:t>
      </w:r>
    </w:p>
    <w:p w14:paraId="4299C444" w14:textId="77777777" w:rsidR="0051230F" w:rsidRPr="003031A4" w:rsidRDefault="0051230F" w:rsidP="0051230F">
      <w:pPr>
        <w:autoSpaceDE w:val="0"/>
        <w:autoSpaceDN w:val="0"/>
        <w:jc w:val="center"/>
        <w:rPr>
          <w:rFonts w:ascii="Times New Roman" w:hAnsi="Times New Roman" w:cs="Times New Roman"/>
          <w:caps/>
          <w:lang w:eastAsia="ru-RU"/>
        </w:rPr>
      </w:pPr>
    </w:p>
    <w:p w14:paraId="200B4FC7" w14:textId="0009C2E8" w:rsidR="0051230F" w:rsidRPr="008A6D6F" w:rsidRDefault="0051230F" w:rsidP="0051230F">
      <w:pPr>
        <w:autoSpaceDE w:val="0"/>
        <w:autoSpaceDN w:val="0"/>
        <w:jc w:val="center"/>
        <w:rPr>
          <w:rFonts w:ascii="Times New Roman" w:hAnsi="Times New Roman" w:cs="Times New Roman"/>
          <w:caps/>
          <w:lang w:eastAsia="ru-RU"/>
        </w:rPr>
      </w:pPr>
      <w:r w:rsidRPr="003031A4">
        <w:rPr>
          <w:rFonts w:ascii="Times New Roman" w:hAnsi="Times New Roman" w:cs="Times New Roman"/>
          <w:caps/>
          <w:lang w:eastAsia="ru-RU"/>
        </w:rPr>
        <w:t xml:space="preserve">Листов </w:t>
      </w:r>
      <w:r w:rsidR="43772674" w:rsidRPr="01782D26">
        <w:rPr>
          <w:rFonts w:ascii="Times New Roman" w:hAnsi="Times New Roman" w:cs="Times New Roman"/>
          <w:caps/>
          <w:lang w:eastAsia="ru-RU"/>
        </w:rPr>
        <w:t>95</w:t>
      </w:r>
    </w:p>
    <w:p w14:paraId="6D004E6C" w14:textId="77777777" w:rsidR="0051230F" w:rsidRPr="003031A4" w:rsidRDefault="0051230F" w:rsidP="0051230F">
      <w:pPr>
        <w:jc w:val="center"/>
        <w:rPr>
          <w:rFonts w:ascii="Times New Roman" w:hAnsi="Times New Roman" w:cs="Times New Roman"/>
          <w:bCs/>
        </w:rPr>
      </w:pPr>
    </w:p>
    <w:p w14:paraId="3FCD69DD" w14:textId="77777777" w:rsidR="0051230F" w:rsidRPr="003031A4" w:rsidRDefault="0051230F" w:rsidP="0051230F">
      <w:pPr>
        <w:jc w:val="center"/>
        <w:rPr>
          <w:rFonts w:ascii="Times New Roman" w:hAnsi="Times New Roman" w:cs="Times New Roman"/>
          <w:bCs/>
        </w:rPr>
      </w:pPr>
    </w:p>
    <w:p w14:paraId="46631B07" w14:textId="77777777" w:rsidR="0051230F" w:rsidRPr="003031A4" w:rsidRDefault="0051230F" w:rsidP="0051230F">
      <w:pPr>
        <w:jc w:val="center"/>
        <w:rPr>
          <w:rFonts w:ascii="Times New Roman" w:hAnsi="Times New Roman" w:cs="Times New Roman"/>
          <w:bCs/>
        </w:rPr>
      </w:pPr>
    </w:p>
    <w:p w14:paraId="6310A9EB" w14:textId="77777777" w:rsidR="0051230F" w:rsidRPr="003031A4" w:rsidRDefault="0051230F" w:rsidP="0051230F">
      <w:pPr>
        <w:jc w:val="center"/>
        <w:rPr>
          <w:rFonts w:ascii="Times New Roman" w:hAnsi="Times New Roman" w:cs="Times New Roman"/>
          <w:bCs/>
        </w:rPr>
      </w:pPr>
    </w:p>
    <w:p w14:paraId="11537610" w14:textId="77777777" w:rsidR="0051230F" w:rsidRPr="003031A4" w:rsidRDefault="0051230F" w:rsidP="0051230F">
      <w:pPr>
        <w:jc w:val="center"/>
        <w:rPr>
          <w:rFonts w:ascii="Times New Roman" w:hAnsi="Times New Roman" w:cs="Times New Roman"/>
          <w:bCs/>
        </w:rPr>
      </w:pPr>
    </w:p>
    <w:p w14:paraId="49E5078C" w14:textId="77777777" w:rsidR="0051230F" w:rsidRPr="003031A4" w:rsidRDefault="0051230F" w:rsidP="0051230F">
      <w:pPr>
        <w:jc w:val="center"/>
        <w:rPr>
          <w:rFonts w:ascii="Times New Roman" w:hAnsi="Times New Roman" w:cs="Times New Roman"/>
          <w:bCs/>
        </w:rPr>
      </w:pPr>
    </w:p>
    <w:p w14:paraId="725F677D" w14:textId="77777777" w:rsidR="0051230F" w:rsidRPr="003031A4" w:rsidRDefault="0051230F" w:rsidP="0051230F">
      <w:pPr>
        <w:jc w:val="center"/>
        <w:rPr>
          <w:rFonts w:ascii="Times New Roman" w:hAnsi="Times New Roman" w:cs="Times New Roman"/>
          <w:bCs/>
        </w:rPr>
      </w:pPr>
    </w:p>
    <w:p w14:paraId="51121A40" w14:textId="77777777" w:rsidR="0051230F" w:rsidRPr="003031A4" w:rsidRDefault="0051230F" w:rsidP="0051230F">
      <w:pPr>
        <w:jc w:val="center"/>
        <w:rPr>
          <w:rFonts w:ascii="Times New Roman" w:hAnsi="Times New Roman" w:cs="Times New Roman"/>
          <w:bCs/>
        </w:rPr>
      </w:pPr>
    </w:p>
    <w:p w14:paraId="3E85DC32" w14:textId="77777777" w:rsidR="0051230F" w:rsidRPr="003031A4" w:rsidRDefault="0051230F" w:rsidP="0051230F">
      <w:pPr>
        <w:jc w:val="center"/>
        <w:rPr>
          <w:rFonts w:ascii="Times New Roman" w:hAnsi="Times New Roman" w:cs="Times New Roman"/>
          <w:bCs/>
        </w:rPr>
      </w:pPr>
    </w:p>
    <w:p w14:paraId="305D46ED" w14:textId="77777777" w:rsidR="0051230F" w:rsidRPr="003031A4" w:rsidRDefault="0051230F" w:rsidP="0051230F">
      <w:pPr>
        <w:jc w:val="center"/>
        <w:rPr>
          <w:rFonts w:ascii="Times New Roman" w:hAnsi="Times New Roman" w:cs="Times New Roman"/>
          <w:bCs/>
        </w:rPr>
      </w:pPr>
    </w:p>
    <w:p w14:paraId="0576C6FF" w14:textId="77777777" w:rsidR="0051230F" w:rsidRPr="003031A4" w:rsidRDefault="0051230F" w:rsidP="0051230F">
      <w:pPr>
        <w:jc w:val="center"/>
        <w:rPr>
          <w:rFonts w:ascii="Times New Roman" w:hAnsi="Times New Roman" w:cs="Times New Roman"/>
          <w:bCs/>
        </w:rPr>
      </w:pPr>
    </w:p>
    <w:p w14:paraId="38BCD065" w14:textId="77777777" w:rsidR="0051230F" w:rsidRPr="003031A4" w:rsidRDefault="0051230F" w:rsidP="0051230F">
      <w:pPr>
        <w:jc w:val="center"/>
        <w:rPr>
          <w:rFonts w:ascii="Times New Roman" w:hAnsi="Times New Roman" w:cs="Times New Roman"/>
          <w:bCs/>
        </w:rPr>
      </w:pPr>
    </w:p>
    <w:p w14:paraId="3E938F87" w14:textId="77777777" w:rsidR="0051230F" w:rsidRPr="003031A4" w:rsidRDefault="0051230F" w:rsidP="0051230F">
      <w:pPr>
        <w:jc w:val="center"/>
        <w:rPr>
          <w:rFonts w:ascii="Times New Roman" w:hAnsi="Times New Roman" w:cs="Times New Roman"/>
          <w:bCs/>
        </w:rPr>
      </w:pPr>
    </w:p>
    <w:p w14:paraId="3DF609E8" w14:textId="77777777" w:rsidR="0051230F" w:rsidRPr="003031A4" w:rsidRDefault="0051230F" w:rsidP="0051230F">
      <w:pPr>
        <w:jc w:val="center"/>
        <w:rPr>
          <w:rFonts w:ascii="Times New Roman" w:hAnsi="Times New Roman" w:cs="Times New Roman"/>
          <w:bCs/>
        </w:rPr>
      </w:pPr>
    </w:p>
    <w:p w14:paraId="22E6D749" w14:textId="77777777" w:rsidR="0051230F" w:rsidRPr="003031A4" w:rsidRDefault="0051230F" w:rsidP="0051230F">
      <w:pPr>
        <w:jc w:val="center"/>
        <w:rPr>
          <w:rFonts w:ascii="Times New Roman" w:hAnsi="Times New Roman" w:cs="Times New Roman"/>
          <w:bCs/>
        </w:rPr>
      </w:pPr>
    </w:p>
    <w:p w14:paraId="0CDDC25F" w14:textId="77777777" w:rsidR="0051230F" w:rsidRPr="003031A4" w:rsidRDefault="0051230F" w:rsidP="0051230F">
      <w:pPr>
        <w:jc w:val="center"/>
        <w:rPr>
          <w:rFonts w:ascii="Times New Roman" w:eastAsia="Times New Roman" w:hAnsi="Times New Roman" w:cs="Times New Roman"/>
          <w:bCs/>
          <w:color w:val="000000"/>
          <w:lang w:eastAsia="ru-RU"/>
        </w:rPr>
      </w:pPr>
    </w:p>
    <w:p w14:paraId="3276687D" w14:textId="77777777" w:rsidR="0051230F" w:rsidRPr="003031A4" w:rsidRDefault="0051230F" w:rsidP="0051230F">
      <w:pPr>
        <w:jc w:val="center"/>
        <w:rPr>
          <w:rFonts w:ascii="Times New Roman" w:eastAsia="Times New Roman" w:hAnsi="Times New Roman" w:cs="Times New Roman"/>
          <w:bCs/>
          <w:color w:val="000000"/>
          <w:lang w:eastAsia="ru-RU"/>
        </w:rPr>
      </w:pPr>
    </w:p>
    <w:p w14:paraId="0393632C" w14:textId="77777777" w:rsidR="0051230F" w:rsidRDefault="0051230F" w:rsidP="0051230F">
      <w:pPr>
        <w:jc w:val="center"/>
        <w:rPr>
          <w:rFonts w:ascii="Times New Roman" w:eastAsia="Times New Roman" w:hAnsi="Times New Roman" w:cs="Times New Roman"/>
          <w:bCs/>
          <w:color w:val="000000"/>
          <w:lang w:eastAsia="ru-RU"/>
        </w:rPr>
      </w:pPr>
    </w:p>
    <w:p w14:paraId="3A171583" w14:textId="77777777" w:rsidR="00AC250F" w:rsidRDefault="00AC250F" w:rsidP="0051230F">
      <w:pPr>
        <w:jc w:val="center"/>
        <w:rPr>
          <w:rFonts w:ascii="Times New Roman" w:eastAsia="Times New Roman" w:hAnsi="Times New Roman" w:cs="Times New Roman"/>
          <w:bCs/>
          <w:color w:val="000000"/>
          <w:lang w:eastAsia="ru-RU"/>
        </w:rPr>
      </w:pPr>
    </w:p>
    <w:p w14:paraId="1811CD8D" w14:textId="77777777" w:rsidR="00AC250F" w:rsidRDefault="00AC250F" w:rsidP="0051230F">
      <w:pPr>
        <w:jc w:val="center"/>
        <w:rPr>
          <w:rFonts w:ascii="Times New Roman" w:eastAsia="Times New Roman" w:hAnsi="Times New Roman" w:cs="Times New Roman"/>
          <w:bCs/>
          <w:color w:val="000000"/>
          <w:lang w:eastAsia="ru-RU"/>
        </w:rPr>
      </w:pPr>
    </w:p>
    <w:p w14:paraId="7C4A7A85" w14:textId="77777777" w:rsidR="00AC250F" w:rsidRDefault="00AC250F" w:rsidP="0051230F">
      <w:pPr>
        <w:jc w:val="center"/>
        <w:rPr>
          <w:rFonts w:ascii="Times New Roman" w:eastAsia="Times New Roman" w:hAnsi="Times New Roman" w:cs="Times New Roman"/>
          <w:bCs/>
          <w:color w:val="000000"/>
          <w:lang w:eastAsia="ru-RU"/>
        </w:rPr>
      </w:pPr>
    </w:p>
    <w:p w14:paraId="1EA8A1FC" w14:textId="77777777" w:rsidR="00DF326E" w:rsidRDefault="00DF326E" w:rsidP="0051230F">
      <w:pPr>
        <w:jc w:val="center"/>
        <w:rPr>
          <w:rFonts w:ascii="Times New Roman" w:eastAsia="Times New Roman" w:hAnsi="Times New Roman" w:cs="Times New Roman"/>
          <w:bCs/>
          <w:color w:val="000000"/>
          <w:lang w:eastAsia="ru-RU"/>
        </w:rPr>
      </w:pPr>
    </w:p>
    <w:p w14:paraId="775A03FE" w14:textId="77777777" w:rsidR="00DF326E" w:rsidRDefault="00DF326E" w:rsidP="0051230F">
      <w:pPr>
        <w:jc w:val="center"/>
        <w:rPr>
          <w:rFonts w:ascii="Times New Roman" w:eastAsia="Times New Roman" w:hAnsi="Times New Roman" w:cs="Times New Roman"/>
          <w:bCs/>
          <w:color w:val="000000"/>
          <w:lang w:eastAsia="ru-RU"/>
        </w:rPr>
      </w:pPr>
    </w:p>
    <w:p w14:paraId="70A98F10" w14:textId="77777777" w:rsidR="00AC250F" w:rsidRDefault="00AC250F" w:rsidP="0051230F">
      <w:pPr>
        <w:jc w:val="center"/>
        <w:rPr>
          <w:rFonts w:ascii="Times New Roman" w:eastAsia="Times New Roman" w:hAnsi="Times New Roman" w:cs="Times New Roman"/>
          <w:bCs/>
          <w:color w:val="000000"/>
          <w:lang w:eastAsia="ru-RU"/>
        </w:rPr>
      </w:pPr>
    </w:p>
    <w:p w14:paraId="0B5E78B9" w14:textId="77777777" w:rsidR="00AC250F" w:rsidRDefault="00AC250F" w:rsidP="0051230F">
      <w:pPr>
        <w:jc w:val="center"/>
        <w:rPr>
          <w:rFonts w:ascii="Times New Roman" w:eastAsia="Times New Roman" w:hAnsi="Times New Roman" w:cs="Times New Roman"/>
          <w:bCs/>
          <w:color w:val="000000"/>
          <w:lang w:eastAsia="ru-RU"/>
        </w:rPr>
      </w:pPr>
    </w:p>
    <w:p w14:paraId="2AA5B623" w14:textId="77777777" w:rsidR="00AC250F" w:rsidRPr="003031A4" w:rsidRDefault="00AC250F" w:rsidP="0051230F">
      <w:pPr>
        <w:jc w:val="center"/>
        <w:rPr>
          <w:rFonts w:ascii="Times New Roman" w:eastAsia="Times New Roman" w:hAnsi="Times New Roman" w:cs="Times New Roman"/>
          <w:bCs/>
          <w:color w:val="000000"/>
          <w:lang w:eastAsia="ru-RU"/>
        </w:rPr>
      </w:pPr>
    </w:p>
    <w:p w14:paraId="485047B4" w14:textId="797AA346" w:rsidR="0051230F" w:rsidRPr="003031A4" w:rsidRDefault="00B83D10" w:rsidP="0051230F">
      <w:pPr>
        <w:jc w:val="center"/>
        <w:rPr>
          <w:rFonts w:ascii="Times New Roman" w:eastAsia="Times New Roman" w:hAnsi="Times New Roman" w:cs="Times New Roman"/>
          <w:bCs/>
          <w:color w:val="000000"/>
          <w:lang w:eastAsia="ru-RU"/>
        </w:rPr>
      </w:pPr>
      <w:r>
        <w:rPr>
          <w:rFonts w:ascii="Times New Roman" w:hAnsi="Times New Roman" w:cs="Times New Roman"/>
        </w:rPr>
        <w:t>2024</w:t>
      </w:r>
    </w:p>
    <w:p w14:paraId="4ADBB17C" w14:textId="77777777" w:rsidR="0051230F" w:rsidRPr="003031A4" w:rsidRDefault="0051230F" w:rsidP="0051230F">
      <w:pPr>
        <w:jc w:val="center"/>
        <w:rPr>
          <w:rFonts w:ascii="Times New Roman" w:eastAsia="Times New Roman" w:hAnsi="Times New Roman" w:cs="Times New Roman"/>
          <w:bCs/>
          <w:color w:val="000000"/>
          <w:lang w:eastAsia="ru-RU"/>
        </w:rPr>
      </w:pPr>
    </w:p>
    <w:p w14:paraId="5353831C" w14:textId="6934CDDE" w:rsidR="0051230F" w:rsidRPr="003031A4" w:rsidRDefault="0051230F">
      <w:pPr>
        <w:rPr>
          <w:rFonts w:ascii="Times New Roman" w:hAnsi="Times New Roman" w:cs="Times New Roman"/>
          <w:b/>
          <w:sz w:val="28"/>
        </w:rPr>
      </w:pPr>
    </w:p>
    <w:p w14:paraId="3ACE7C91" w14:textId="2D0B2814" w:rsidR="008D2FE6" w:rsidRDefault="008D2FE6">
      <w:pPr>
        <w:rPr>
          <w:rFonts w:ascii="Times New Roman" w:hAnsi="Times New Roman" w:cs="Times New Roman"/>
          <w:b/>
          <w:sz w:val="28"/>
        </w:rPr>
        <w:sectPr w:rsidR="008D2FE6" w:rsidSect="00BC4CCB">
          <w:pgSz w:w="11900" w:h="16840"/>
          <w:pgMar w:top="1134" w:right="850" w:bottom="1134" w:left="1701" w:header="708" w:footer="708" w:gutter="0"/>
          <w:cols w:space="708"/>
          <w:titlePg/>
          <w:docGrid w:linePitch="360"/>
        </w:sectPr>
      </w:pPr>
    </w:p>
    <w:p w14:paraId="32E372BF" w14:textId="77777777" w:rsidR="003F4DD3" w:rsidRPr="00406191" w:rsidRDefault="003F4DD3" w:rsidP="003F4DD3">
      <w:pPr>
        <w:spacing w:line="360" w:lineRule="auto"/>
        <w:jc w:val="center"/>
        <w:rPr>
          <w:rFonts w:ascii="Times New Roman" w:hAnsi="Times New Roman" w:cs="Times New Roman"/>
          <w:b/>
        </w:rPr>
      </w:pPr>
      <w:r w:rsidRPr="00406191">
        <w:rPr>
          <w:rFonts w:ascii="Times New Roman" w:hAnsi="Times New Roman" w:cs="Times New Roman"/>
          <w:b/>
        </w:rPr>
        <w:t>АННОТАЦИЯ</w:t>
      </w:r>
    </w:p>
    <w:p w14:paraId="5AB5E71F" w14:textId="72DCBC89" w:rsidR="003F4DD3" w:rsidRPr="00406191" w:rsidRDefault="50C3876E" w:rsidP="54255647">
      <w:pPr>
        <w:spacing w:line="360" w:lineRule="auto"/>
        <w:ind w:firstLine="709"/>
        <w:jc w:val="both"/>
        <w:rPr>
          <w:rFonts w:ascii="Times New Roman" w:eastAsia="Times New Roman" w:hAnsi="Times New Roman" w:cs="Times New Roman"/>
          <w:color w:val="000000" w:themeColor="text1"/>
        </w:rPr>
      </w:pPr>
      <w:r w:rsidRPr="54255647">
        <w:rPr>
          <w:rFonts w:ascii="Times New Roman" w:hAnsi="Times New Roman" w:cs="Times New Roman"/>
        </w:rPr>
        <w:t xml:space="preserve">Документ содержит руководство программиста </w:t>
      </w:r>
      <w:r w:rsidR="6F81D76F" w:rsidRPr="54255647">
        <w:rPr>
          <w:rFonts w:ascii="Times New Roman" w:hAnsi="Times New Roman" w:cs="Times New Roman"/>
        </w:rPr>
        <w:t xml:space="preserve">для использования </w:t>
      </w:r>
      <w:r w:rsidR="00791EEA" w:rsidRPr="54255647">
        <w:rPr>
          <w:rFonts w:ascii="Times New Roman" w:eastAsia="Times New Roman" w:hAnsi="Times New Roman" w:cs="Times New Roman"/>
          <w:color w:val="000000" w:themeColor="text1"/>
        </w:rPr>
        <w:t>фреймворка быстрого прототипирования прило</w:t>
      </w:r>
      <w:r w:rsidR="00791EEA" w:rsidRPr="54255647">
        <w:rPr>
          <w:rFonts w:eastAsiaTheme="minorEastAsia"/>
          <w:color w:val="000000" w:themeColor="text1"/>
        </w:rPr>
        <w:t>жений на основе больших языковых моделей (БЯМ)</w:t>
      </w:r>
      <w:r w:rsidRPr="54255647">
        <w:rPr>
          <w:rFonts w:eastAsiaTheme="minorEastAsia"/>
          <w:color w:val="000000" w:themeColor="text1"/>
        </w:rPr>
        <w:t xml:space="preserve">. </w:t>
      </w:r>
    </w:p>
    <w:p w14:paraId="0F707305" w14:textId="348B8EC5" w:rsidR="003F4DD3" w:rsidRPr="00406191" w:rsidRDefault="7D079CE3" w:rsidP="54255647">
      <w:pPr>
        <w:spacing w:line="360" w:lineRule="auto"/>
        <w:ind w:firstLine="709"/>
        <w:jc w:val="both"/>
        <w:rPr>
          <w:rFonts w:ascii="Times New Roman" w:eastAsia="Times New Roman" w:hAnsi="Times New Roman" w:cs="Times New Roman"/>
          <w:color w:val="000000" w:themeColor="text1"/>
        </w:rPr>
      </w:pPr>
      <w:r w:rsidRPr="54255647">
        <w:rPr>
          <w:rFonts w:ascii="Times New Roman" w:eastAsia="Times New Roman" w:hAnsi="Times New Roman" w:cs="Times New Roman"/>
          <w:color w:val="000000" w:themeColor="text1"/>
        </w:rPr>
        <w:t>В число задач</w:t>
      </w:r>
      <w:r w:rsidR="7A06F526" w:rsidRPr="54255647">
        <w:rPr>
          <w:rFonts w:ascii="Times New Roman" w:eastAsia="Times New Roman" w:hAnsi="Times New Roman" w:cs="Times New Roman"/>
          <w:color w:val="000000" w:themeColor="text1"/>
        </w:rPr>
        <w:t>, решаемых фреймворко</w:t>
      </w:r>
      <w:r w:rsidR="3C7A09A0" w:rsidRPr="54255647">
        <w:rPr>
          <w:rFonts w:ascii="Times New Roman" w:eastAsia="Times New Roman" w:hAnsi="Times New Roman" w:cs="Times New Roman"/>
          <w:color w:val="000000" w:themeColor="text1"/>
        </w:rPr>
        <w:t>м</w:t>
      </w:r>
      <w:r w:rsidR="7A06F526" w:rsidRPr="54255647">
        <w:rPr>
          <w:rFonts w:ascii="Times New Roman" w:eastAsia="Times New Roman" w:hAnsi="Times New Roman" w:cs="Times New Roman"/>
          <w:color w:val="000000" w:themeColor="text1"/>
        </w:rPr>
        <w:t>,</w:t>
      </w:r>
      <w:r w:rsidRPr="54255647">
        <w:rPr>
          <w:rFonts w:ascii="Times New Roman" w:eastAsia="Times New Roman" w:hAnsi="Times New Roman" w:cs="Times New Roman"/>
          <w:color w:val="000000" w:themeColor="text1"/>
        </w:rPr>
        <w:t xml:space="preserve"> входят </w:t>
      </w:r>
      <w:r w:rsidR="1583DC8D" w:rsidRPr="54255647">
        <w:rPr>
          <w:rFonts w:ascii="Times New Roman" w:eastAsia="Times New Roman" w:hAnsi="Times New Roman" w:cs="Times New Roman"/>
          <w:color w:val="000000" w:themeColor="text1"/>
        </w:rPr>
        <w:t xml:space="preserve">упрощение и ускорение прототипирования систем с БЯМ на основе RAG, упрощение и ускорение прототипирования систем с БЯМ с возможностью автоматизированного подключения внешних сервисов, приложений, моделей в виде плагинов, повышение эффективности БЯМ за счет использования ансамблей моделей и </w:t>
      </w:r>
      <w:proofErr w:type="spellStart"/>
      <w:r w:rsidR="1583DC8D" w:rsidRPr="54255647">
        <w:rPr>
          <w:rFonts w:ascii="Times New Roman" w:eastAsia="Times New Roman" w:hAnsi="Times New Roman" w:cs="Times New Roman"/>
          <w:color w:val="000000" w:themeColor="text1"/>
        </w:rPr>
        <w:t>мультиагентных</w:t>
      </w:r>
      <w:proofErr w:type="spellEnd"/>
      <w:r w:rsidR="1583DC8D" w:rsidRPr="54255647">
        <w:rPr>
          <w:rFonts w:ascii="Times New Roman" w:eastAsia="Times New Roman" w:hAnsi="Times New Roman" w:cs="Times New Roman"/>
          <w:color w:val="000000" w:themeColor="text1"/>
        </w:rPr>
        <w:t xml:space="preserve"> технологий создания сложных синтетических примеров для дообучения БЯМ</w:t>
      </w:r>
      <w:r w:rsidRPr="54255647">
        <w:rPr>
          <w:rFonts w:ascii="Times New Roman" w:eastAsia="Times New Roman" w:hAnsi="Times New Roman" w:cs="Times New Roman"/>
          <w:color w:val="000000" w:themeColor="text1"/>
        </w:rPr>
        <w:t xml:space="preserve">. </w:t>
      </w:r>
      <w:proofErr w:type="spellStart"/>
      <w:r w:rsidR="72107E29" w:rsidRPr="54255647">
        <w:rPr>
          <w:rFonts w:ascii="Times New Roman" w:eastAsia="Times New Roman" w:hAnsi="Times New Roman" w:cs="Times New Roman"/>
          <w:color w:val="000000" w:themeColor="text1"/>
        </w:rPr>
        <w:t>ProtoLLM</w:t>
      </w:r>
      <w:proofErr w:type="spellEnd"/>
      <w:r w:rsidRPr="54255647">
        <w:rPr>
          <w:rFonts w:ascii="Times New Roman" w:eastAsia="Times New Roman" w:hAnsi="Times New Roman" w:cs="Times New Roman"/>
          <w:color w:val="000000" w:themeColor="text1"/>
        </w:rPr>
        <w:t xml:space="preserve"> разработан в</w:t>
      </w:r>
      <w:r w:rsidR="6AD5B36C" w:rsidRPr="54255647">
        <w:rPr>
          <w:rFonts w:ascii="Times New Roman" w:eastAsia="Times New Roman" w:hAnsi="Times New Roman" w:cs="Times New Roman"/>
          <w:color w:val="000000" w:themeColor="text1"/>
        </w:rPr>
        <w:t xml:space="preserve"> рамках выполнения пункта </w:t>
      </w:r>
      <w:r w:rsidR="4B9A3F99" w:rsidRPr="54255647">
        <w:rPr>
          <w:rFonts w:ascii="Times New Roman" w:eastAsia="Times New Roman" w:hAnsi="Times New Roman" w:cs="Times New Roman"/>
          <w:color w:val="000000" w:themeColor="text1"/>
        </w:rPr>
        <w:t>1.1.2</w:t>
      </w:r>
      <w:r w:rsidR="6AD5B36C" w:rsidRPr="54255647">
        <w:rPr>
          <w:rFonts w:ascii="Times New Roman" w:eastAsia="Times New Roman" w:hAnsi="Times New Roman" w:cs="Times New Roman"/>
          <w:color w:val="000000" w:themeColor="text1"/>
        </w:rPr>
        <w:t xml:space="preserve"> </w:t>
      </w:r>
      <w:r w:rsidR="0EDF64BB" w:rsidRPr="54255647">
        <w:rPr>
          <w:rFonts w:ascii="Times New Roman" w:eastAsia="Times New Roman" w:hAnsi="Times New Roman" w:cs="Times New Roman"/>
          <w:color w:val="000000" w:themeColor="text1"/>
        </w:rPr>
        <w:t>плана деятельности ИЦ СИИП по Соглашению</w:t>
      </w:r>
      <w:r w:rsidR="78AA3E6C" w:rsidRPr="54255647">
        <w:rPr>
          <w:rFonts w:ascii="Times New Roman" w:eastAsia="Times New Roman" w:hAnsi="Times New Roman" w:cs="Times New Roman"/>
          <w:color w:val="000000" w:themeColor="text1"/>
        </w:rPr>
        <w:t xml:space="preserve"> с АНО «Аналитический центр при Правительстве Российской Федерации»</w:t>
      </w:r>
      <w:r w:rsidR="0EDF64BB" w:rsidRPr="54255647">
        <w:rPr>
          <w:rFonts w:ascii="Times New Roman" w:eastAsia="Times New Roman" w:hAnsi="Times New Roman" w:cs="Times New Roman"/>
          <w:color w:val="000000" w:themeColor="text1"/>
        </w:rPr>
        <w:t xml:space="preserve"> № 70–2021–00141 (ИГК </w:t>
      </w:r>
      <w:r w:rsidR="4B9A3F99" w:rsidRPr="54255647">
        <w:rPr>
          <w:rFonts w:ascii="Times New Roman" w:eastAsia="Times New Roman" w:hAnsi="Times New Roman" w:cs="Times New Roman"/>
          <w:color w:val="000000" w:themeColor="text1"/>
        </w:rPr>
        <w:t>000000D730324P540002</w:t>
      </w:r>
      <w:r w:rsidR="0EDF64BB" w:rsidRPr="54255647">
        <w:rPr>
          <w:rFonts w:ascii="Times New Roman" w:eastAsia="Times New Roman" w:hAnsi="Times New Roman" w:cs="Times New Roman"/>
          <w:color w:val="000000" w:themeColor="text1"/>
        </w:rPr>
        <w:t>).</w:t>
      </w:r>
    </w:p>
    <w:p w14:paraId="67F949BA" w14:textId="77777777" w:rsidR="003F4DD3" w:rsidRDefault="003F4DD3">
      <w:pPr>
        <w:rPr>
          <w:rFonts w:ascii="Times New Roman" w:hAnsi="Times New Roman" w:cs="Times New Roman"/>
        </w:rPr>
      </w:pPr>
      <w:r>
        <w:rPr>
          <w:rFonts w:ascii="Times New Roman" w:hAnsi="Times New Roman" w:cs="Times New Roman"/>
        </w:rPr>
        <w:br w:type="page"/>
      </w:r>
    </w:p>
    <w:sdt>
      <w:sdtPr>
        <w:rPr>
          <w:b/>
          <w:bCs/>
          <w:i/>
          <w:iCs/>
        </w:rPr>
        <w:id w:val="530681795"/>
        <w:docPartObj>
          <w:docPartGallery w:val="Table of Contents"/>
          <w:docPartUnique/>
        </w:docPartObj>
      </w:sdtPr>
      <w:sdtContent>
        <w:p w14:paraId="618E4646" w14:textId="77777777" w:rsidR="003F4DD3" w:rsidRPr="00AF1E6C" w:rsidRDefault="003F4DD3" w:rsidP="00AF1E6C">
          <w:pPr>
            <w:tabs>
              <w:tab w:val="left" w:pos="426"/>
            </w:tabs>
            <w:spacing w:line="360" w:lineRule="auto"/>
            <w:jc w:val="center"/>
            <w:rPr>
              <w:rFonts w:ascii="Times New Roman" w:hAnsi="Times New Roman" w:cs="Times New Roman"/>
            </w:rPr>
          </w:pPr>
          <w:r w:rsidRPr="00AF1E6C">
            <w:rPr>
              <w:rFonts w:ascii="Times New Roman" w:hAnsi="Times New Roman" w:cs="Times New Roman"/>
            </w:rPr>
            <w:t>СОДЕРЖАНИЕ</w:t>
          </w:r>
        </w:p>
        <w:p w14:paraId="695477C9" w14:textId="5BCCFE5C" w:rsidR="00D01B6F" w:rsidRDefault="00E679CF">
          <w:pPr>
            <w:pStyle w:val="TOC1"/>
            <w:rPr>
              <w:rFonts w:eastAsiaTheme="minorEastAsia" w:cstheme="minorBidi"/>
              <w:b w:val="0"/>
              <w:bCs w:val="0"/>
              <w:i w:val="0"/>
              <w:iCs w:val="0"/>
              <w:noProof/>
              <w:kern w:val="2"/>
              <w:lang w:eastAsia="ru-RU"/>
              <w14:ligatures w14:val="standardContextual"/>
            </w:rPr>
          </w:pPr>
          <w:r>
            <w:fldChar w:fldCharType="begin"/>
          </w:r>
          <w:r w:rsidR="003F4DD3">
            <w:instrText>TOC \o "1-3" \z \u \h</w:instrText>
          </w:r>
          <w:r>
            <w:fldChar w:fldCharType="separate"/>
          </w:r>
          <w:hyperlink w:anchor="_Toc185708516" w:history="1">
            <w:r w:rsidR="00D01B6F" w:rsidRPr="001D46EC">
              <w:rPr>
                <w:rStyle w:val="Hyperlink"/>
                <w:rFonts w:ascii="Times New Roman" w:hAnsi="Times New Roman" w:cs="Times New Roman"/>
                <w:noProof/>
              </w:rPr>
              <w:t>1.</w:t>
            </w:r>
            <w:r w:rsidR="00D01B6F">
              <w:rPr>
                <w:rFonts w:eastAsiaTheme="minorEastAsia" w:cstheme="minorBidi"/>
                <w:b w:val="0"/>
                <w:bCs w:val="0"/>
                <w:i w:val="0"/>
                <w:iCs w:val="0"/>
                <w:noProof/>
                <w:kern w:val="2"/>
                <w:lang w:eastAsia="ru-RU"/>
                <w14:ligatures w14:val="standardContextual"/>
              </w:rPr>
              <w:tab/>
            </w:r>
            <w:r w:rsidR="00D01B6F" w:rsidRPr="001D46EC">
              <w:rPr>
                <w:rStyle w:val="Hyperlink"/>
                <w:rFonts w:ascii="Times New Roman" w:hAnsi="Times New Roman" w:cs="Times New Roman"/>
                <w:noProof/>
              </w:rPr>
              <w:t>ОБЩИЕ СВЕДЕНИЯ</w:t>
            </w:r>
            <w:r w:rsidR="00D01B6F">
              <w:rPr>
                <w:noProof/>
                <w:webHidden/>
              </w:rPr>
              <w:tab/>
            </w:r>
            <w:r w:rsidR="00D01B6F">
              <w:rPr>
                <w:noProof/>
                <w:webHidden/>
              </w:rPr>
              <w:fldChar w:fldCharType="begin"/>
            </w:r>
            <w:r w:rsidR="00D01B6F">
              <w:rPr>
                <w:noProof/>
                <w:webHidden/>
              </w:rPr>
              <w:instrText xml:space="preserve"> PAGEREF _Toc185708516 \h </w:instrText>
            </w:r>
            <w:r w:rsidR="00D01B6F">
              <w:rPr>
                <w:noProof/>
                <w:webHidden/>
              </w:rPr>
            </w:r>
            <w:r w:rsidR="00D01B6F">
              <w:rPr>
                <w:noProof/>
                <w:webHidden/>
              </w:rPr>
              <w:fldChar w:fldCharType="separate"/>
            </w:r>
            <w:r w:rsidR="00D01B6F">
              <w:rPr>
                <w:noProof/>
                <w:webHidden/>
              </w:rPr>
              <w:t>6</w:t>
            </w:r>
            <w:r w:rsidR="00D01B6F">
              <w:rPr>
                <w:noProof/>
                <w:webHidden/>
              </w:rPr>
              <w:fldChar w:fldCharType="end"/>
            </w:r>
          </w:hyperlink>
        </w:p>
        <w:p w14:paraId="688437FA" w14:textId="4149A150" w:rsidR="00D01B6F" w:rsidRDefault="00D01B6F">
          <w:pPr>
            <w:pStyle w:val="TOC1"/>
            <w:rPr>
              <w:rFonts w:eastAsiaTheme="minorEastAsia" w:cstheme="minorBidi"/>
              <w:b w:val="0"/>
              <w:bCs w:val="0"/>
              <w:i w:val="0"/>
              <w:iCs w:val="0"/>
              <w:noProof/>
              <w:kern w:val="2"/>
              <w:lang w:eastAsia="ru-RU"/>
              <w14:ligatures w14:val="standardContextual"/>
            </w:rPr>
          </w:pPr>
          <w:hyperlink w:anchor="_Toc185708517" w:history="1">
            <w:r w:rsidRPr="001D46EC">
              <w:rPr>
                <w:rStyle w:val="Hyperlink"/>
                <w:rFonts w:ascii="Times New Roman" w:hAnsi="Times New Roman" w:cs="Times New Roman"/>
                <w:noProof/>
              </w:rPr>
              <w:t>2.</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НАЗНАЧЕНИЕ И УСЛОВИЯ ПРИМЕНЕНИЯ</w:t>
            </w:r>
            <w:r>
              <w:rPr>
                <w:noProof/>
                <w:webHidden/>
              </w:rPr>
              <w:tab/>
            </w:r>
            <w:r>
              <w:rPr>
                <w:noProof/>
                <w:webHidden/>
              </w:rPr>
              <w:fldChar w:fldCharType="begin"/>
            </w:r>
            <w:r>
              <w:rPr>
                <w:noProof/>
                <w:webHidden/>
              </w:rPr>
              <w:instrText xml:space="preserve"> PAGEREF _Toc185708517 \h </w:instrText>
            </w:r>
            <w:r>
              <w:rPr>
                <w:noProof/>
                <w:webHidden/>
              </w:rPr>
            </w:r>
            <w:r>
              <w:rPr>
                <w:noProof/>
                <w:webHidden/>
              </w:rPr>
              <w:fldChar w:fldCharType="separate"/>
            </w:r>
            <w:r>
              <w:rPr>
                <w:noProof/>
                <w:webHidden/>
              </w:rPr>
              <w:t>7</w:t>
            </w:r>
            <w:r>
              <w:rPr>
                <w:noProof/>
                <w:webHidden/>
              </w:rPr>
              <w:fldChar w:fldCharType="end"/>
            </w:r>
          </w:hyperlink>
        </w:p>
        <w:p w14:paraId="3364697B" w14:textId="47FF6A55"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18" w:history="1">
            <w:r w:rsidRPr="001D46EC">
              <w:rPr>
                <w:rStyle w:val="Hyperlink"/>
                <w:rFonts w:ascii="Times New Roman" w:hAnsi="Times New Roman" w:cs="Times New Roman"/>
                <w:noProof/>
              </w:rPr>
              <w:t>2.1.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Назначение программы</w:t>
            </w:r>
            <w:r>
              <w:rPr>
                <w:noProof/>
                <w:webHidden/>
              </w:rPr>
              <w:tab/>
            </w:r>
            <w:r>
              <w:rPr>
                <w:noProof/>
                <w:webHidden/>
              </w:rPr>
              <w:fldChar w:fldCharType="begin"/>
            </w:r>
            <w:r>
              <w:rPr>
                <w:noProof/>
                <w:webHidden/>
              </w:rPr>
              <w:instrText xml:space="preserve"> PAGEREF _Toc185708518 \h </w:instrText>
            </w:r>
            <w:r>
              <w:rPr>
                <w:noProof/>
                <w:webHidden/>
              </w:rPr>
            </w:r>
            <w:r>
              <w:rPr>
                <w:noProof/>
                <w:webHidden/>
              </w:rPr>
              <w:fldChar w:fldCharType="separate"/>
            </w:r>
            <w:r>
              <w:rPr>
                <w:noProof/>
                <w:webHidden/>
              </w:rPr>
              <w:t>7</w:t>
            </w:r>
            <w:r>
              <w:rPr>
                <w:noProof/>
                <w:webHidden/>
              </w:rPr>
              <w:fldChar w:fldCharType="end"/>
            </w:r>
          </w:hyperlink>
        </w:p>
        <w:p w14:paraId="2E2F7099" w14:textId="207E7AC3"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19" w:history="1">
            <w:r w:rsidRPr="001D46EC">
              <w:rPr>
                <w:rStyle w:val="Hyperlink"/>
                <w:rFonts w:ascii="Times New Roman" w:hAnsi="Times New Roman" w:cs="Times New Roman"/>
                <w:noProof/>
              </w:rPr>
              <w:t>2.2.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Область применения</w:t>
            </w:r>
            <w:r>
              <w:rPr>
                <w:noProof/>
                <w:webHidden/>
              </w:rPr>
              <w:tab/>
            </w:r>
            <w:r>
              <w:rPr>
                <w:noProof/>
                <w:webHidden/>
              </w:rPr>
              <w:fldChar w:fldCharType="begin"/>
            </w:r>
            <w:r>
              <w:rPr>
                <w:noProof/>
                <w:webHidden/>
              </w:rPr>
              <w:instrText xml:space="preserve"> PAGEREF _Toc185708519 \h </w:instrText>
            </w:r>
            <w:r>
              <w:rPr>
                <w:noProof/>
                <w:webHidden/>
              </w:rPr>
            </w:r>
            <w:r>
              <w:rPr>
                <w:noProof/>
                <w:webHidden/>
              </w:rPr>
              <w:fldChar w:fldCharType="separate"/>
            </w:r>
            <w:r>
              <w:rPr>
                <w:noProof/>
                <w:webHidden/>
              </w:rPr>
              <w:t>7</w:t>
            </w:r>
            <w:r>
              <w:rPr>
                <w:noProof/>
                <w:webHidden/>
              </w:rPr>
              <w:fldChar w:fldCharType="end"/>
            </w:r>
          </w:hyperlink>
        </w:p>
        <w:p w14:paraId="6CFF5A0C" w14:textId="278A1D8B"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20" w:history="1">
            <w:r w:rsidRPr="001D46EC">
              <w:rPr>
                <w:rStyle w:val="Hyperlink"/>
                <w:rFonts w:ascii="Times New Roman" w:hAnsi="Times New Roman" w:cs="Times New Roman"/>
                <w:noProof/>
              </w:rPr>
              <w:t>2.3.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Функциональные условия применения</w:t>
            </w:r>
            <w:r>
              <w:rPr>
                <w:noProof/>
                <w:webHidden/>
              </w:rPr>
              <w:tab/>
            </w:r>
            <w:r>
              <w:rPr>
                <w:noProof/>
                <w:webHidden/>
              </w:rPr>
              <w:fldChar w:fldCharType="begin"/>
            </w:r>
            <w:r>
              <w:rPr>
                <w:noProof/>
                <w:webHidden/>
              </w:rPr>
              <w:instrText xml:space="preserve"> PAGEREF _Toc185708520 \h </w:instrText>
            </w:r>
            <w:r>
              <w:rPr>
                <w:noProof/>
                <w:webHidden/>
              </w:rPr>
            </w:r>
            <w:r>
              <w:rPr>
                <w:noProof/>
                <w:webHidden/>
              </w:rPr>
              <w:fldChar w:fldCharType="separate"/>
            </w:r>
            <w:r>
              <w:rPr>
                <w:noProof/>
                <w:webHidden/>
              </w:rPr>
              <w:t>8</w:t>
            </w:r>
            <w:r>
              <w:rPr>
                <w:noProof/>
                <w:webHidden/>
              </w:rPr>
              <w:fldChar w:fldCharType="end"/>
            </w:r>
          </w:hyperlink>
        </w:p>
        <w:p w14:paraId="1B2E6E9B" w14:textId="2FC1FEBA"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21" w:history="1">
            <w:r w:rsidRPr="001D46EC">
              <w:rPr>
                <w:rStyle w:val="Hyperlink"/>
                <w:rFonts w:ascii="Times New Roman" w:hAnsi="Times New Roman" w:cs="Times New Roman"/>
                <w:noProof/>
              </w:rPr>
              <w:t>2.4.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Технические условия применения</w:t>
            </w:r>
            <w:r>
              <w:rPr>
                <w:noProof/>
                <w:webHidden/>
              </w:rPr>
              <w:tab/>
            </w:r>
            <w:r>
              <w:rPr>
                <w:noProof/>
                <w:webHidden/>
              </w:rPr>
              <w:fldChar w:fldCharType="begin"/>
            </w:r>
            <w:r>
              <w:rPr>
                <w:noProof/>
                <w:webHidden/>
              </w:rPr>
              <w:instrText xml:space="preserve"> PAGEREF _Toc185708521 \h </w:instrText>
            </w:r>
            <w:r>
              <w:rPr>
                <w:noProof/>
                <w:webHidden/>
              </w:rPr>
            </w:r>
            <w:r>
              <w:rPr>
                <w:noProof/>
                <w:webHidden/>
              </w:rPr>
              <w:fldChar w:fldCharType="separate"/>
            </w:r>
            <w:r>
              <w:rPr>
                <w:noProof/>
                <w:webHidden/>
              </w:rPr>
              <w:t>9</w:t>
            </w:r>
            <w:r>
              <w:rPr>
                <w:noProof/>
                <w:webHidden/>
              </w:rPr>
              <w:fldChar w:fldCharType="end"/>
            </w:r>
          </w:hyperlink>
        </w:p>
        <w:p w14:paraId="5F55E7AE" w14:textId="2CF6D46A" w:rsidR="00D01B6F" w:rsidRDefault="00D01B6F">
          <w:pPr>
            <w:pStyle w:val="TOC1"/>
            <w:rPr>
              <w:rFonts w:eastAsiaTheme="minorEastAsia" w:cstheme="minorBidi"/>
              <w:b w:val="0"/>
              <w:bCs w:val="0"/>
              <w:i w:val="0"/>
              <w:iCs w:val="0"/>
              <w:noProof/>
              <w:kern w:val="2"/>
              <w:lang w:eastAsia="ru-RU"/>
              <w14:ligatures w14:val="standardContextual"/>
            </w:rPr>
          </w:pPr>
          <w:hyperlink w:anchor="_Toc185708522" w:history="1">
            <w:r w:rsidRPr="001D46EC">
              <w:rPr>
                <w:rStyle w:val="Hyperlink"/>
                <w:rFonts w:ascii="Times New Roman" w:hAnsi="Times New Roman" w:cs="Times New Roman"/>
                <w:noProof/>
              </w:rPr>
              <w:t>3.</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ОПИСАНИЕ ПРИКЛАДНЫХ ЗАДАЧ</w:t>
            </w:r>
            <w:r>
              <w:rPr>
                <w:noProof/>
                <w:webHidden/>
              </w:rPr>
              <w:tab/>
            </w:r>
            <w:r>
              <w:rPr>
                <w:noProof/>
                <w:webHidden/>
              </w:rPr>
              <w:fldChar w:fldCharType="begin"/>
            </w:r>
            <w:r>
              <w:rPr>
                <w:noProof/>
                <w:webHidden/>
              </w:rPr>
              <w:instrText xml:space="preserve"> PAGEREF _Toc185708522 \h </w:instrText>
            </w:r>
            <w:r>
              <w:rPr>
                <w:noProof/>
                <w:webHidden/>
              </w:rPr>
            </w:r>
            <w:r>
              <w:rPr>
                <w:noProof/>
                <w:webHidden/>
              </w:rPr>
              <w:fldChar w:fldCharType="separate"/>
            </w:r>
            <w:r>
              <w:rPr>
                <w:noProof/>
                <w:webHidden/>
              </w:rPr>
              <w:t>10</w:t>
            </w:r>
            <w:r>
              <w:rPr>
                <w:noProof/>
                <w:webHidden/>
              </w:rPr>
              <w:fldChar w:fldCharType="end"/>
            </w:r>
          </w:hyperlink>
        </w:p>
        <w:p w14:paraId="7DA5E0F7" w14:textId="0EAEA03F"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23" w:history="1">
            <w:r w:rsidRPr="001D46EC">
              <w:rPr>
                <w:rStyle w:val="Hyperlink"/>
                <w:rFonts w:ascii="Times New Roman" w:hAnsi="Times New Roman" w:cs="Times New Roman"/>
                <w:noProof/>
              </w:rPr>
              <w:t>3.1.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Классы решаемых задач</w:t>
            </w:r>
            <w:r>
              <w:rPr>
                <w:noProof/>
                <w:webHidden/>
              </w:rPr>
              <w:tab/>
            </w:r>
            <w:r>
              <w:rPr>
                <w:noProof/>
                <w:webHidden/>
              </w:rPr>
              <w:fldChar w:fldCharType="begin"/>
            </w:r>
            <w:r>
              <w:rPr>
                <w:noProof/>
                <w:webHidden/>
              </w:rPr>
              <w:instrText xml:space="preserve"> PAGEREF _Toc185708523 \h </w:instrText>
            </w:r>
            <w:r>
              <w:rPr>
                <w:noProof/>
                <w:webHidden/>
              </w:rPr>
            </w:r>
            <w:r>
              <w:rPr>
                <w:noProof/>
                <w:webHidden/>
              </w:rPr>
              <w:fldChar w:fldCharType="separate"/>
            </w:r>
            <w:r>
              <w:rPr>
                <w:noProof/>
                <w:webHidden/>
              </w:rPr>
              <w:t>10</w:t>
            </w:r>
            <w:r>
              <w:rPr>
                <w:noProof/>
                <w:webHidden/>
              </w:rPr>
              <w:fldChar w:fldCharType="end"/>
            </w:r>
          </w:hyperlink>
        </w:p>
        <w:p w14:paraId="5FB44D01" w14:textId="69A5D85B"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24" w:history="1">
            <w:r w:rsidRPr="001D46EC">
              <w:rPr>
                <w:rStyle w:val="Hyperlink"/>
                <w:rFonts w:ascii="Times New Roman" w:hAnsi="Times New Roman" w:cs="Times New Roman"/>
                <w:noProof/>
              </w:rPr>
              <w:t>3.2.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Примеры решения задач</w:t>
            </w:r>
            <w:r>
              <w:rPr>
                <w:noProof/>
                <w:webHidden/>
              </w:rPr>
              <w:tab/>
            </w:r>
            <w:r>
              <w:rPr>
                <w:noProof/>
                <w:webHidden/>
              </w:rPr>
              <w:fldChar w:fldCharType="begin"/>
            </w:r>
            <w:r>
              <w:rPr>
                <w:noProof/>
                <w:webHidden/>
              </w:rPr>
              <w:instrText xml:space="preserve"> PAGEREF _Toc185708524 \h </w:instrText>
            </w:r>
            <w:r>
              <w:rPr>
                <w:noProof/>
                <w:webHidden/>
              </w:rPr>
            </w:r>
            <w:r>
              <w:rPr>
                <w:noProof/>
                <w:webHidden/>
              </w:rPr>
              <w:fldChar w:fldCharType="separate"/>
            </w:r>
            <w:r>
              <w:rPr>
                <w:noProof/>
                <w:webHidden/>
              </w:rPr>
              <w:t>10</w:t>
            </w:r>
            <w:r>
              <w:rPr>
                <w:noProof/>
                <w:webHidden/>
              </w:rPr>
              <w:fldChar w:fldCharType="end"/>
            </w:r>
          </w:hyperlink>
        </w:p>
        <w:p w14:paraId="22FB0126" w14:textId="4915C1AF"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25" w:history="1">
            <w:r w:rsidRPr="001D46EC">
              <w:rPr>
                <w:rStyle w:val="Hyperlink"/>
                <w:rFonts w:ascii="Times New Roman" w:hAnsi="Times New Roman" w:cs="Times New Roman"/>
                <w:b/>
                <w:bCs/>
                <w:noProof/>
                <w:highlight w:val="yellow"/>
              </w:rPr>
              <w:t>Классификация данных энергопотребления</w:t>
            </w:r>
            <w:r>
              <w:rPr>
                <w:noProof/>
                <w:webHidden/>
              </w:rPr>
              <w:tab/>
            </w:r>
            <w:r>
              <w:rPr>
                <w:noProof/>
                <w:webHidden/>
              </w:rPr>
              <w:fldChar w:fldCharType="begin"/>
            </w:r>
            <w:r>
              <w:rPr>
                <w:noProof/>
                <w:webHidden/>
              </w:rPr>
              <w:instrText xml:space="preserve"> PAGEREF _Toc185708525 \h </w:instrText>
            </w:r>
            <w:r>
              <w:rPr>
                <w:noProof/>
                <w:webHidden/>
              </w:rPr>
            </w:r>
            <w:r>
              <w:rPr>
                <w:noProof/>
                <w:webHidden/>
              </w:rPr>
              <w:fldChar w:fldCharType="separate"/>
            </w:r>
            <w:r>
              <w:rPr>
                <w:noProof/>
                <w:webHidden/>
              </w:rPr>
              <w:t>10</w:t>
            </w:r>
            <w:r>
              <w:rPr>
                <w:noProof/>
                <w:webHidden/>
              </w:rPr>
              <w:fldChar w:fldCharType="end"/>
            </w:r>
          </w:hyperlink>
        </w:p>
        <w:p w14:paraId="1267C3DB" w14:textId="0C3BEE0A"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26" w:history="1">
            <w:r w:rsidRPr="001D46EC">
              <w:rPr>
                <w:rStyle w:val="Hyperlink"/>
                <w:rFonts w:ascii="Times New Roman" w:hAnsi="Times New Roman" w:cs="Times New Roman"/>
                <w:noProof/>
                <w:highlight w:val="yellow"/>
              </w:rPr>
              <w:t>В данном примере будет рассмотрен набор данных ItalyPowerDemand [</w:t>
            </w:r>
            <w:r w:rsidRPr="001D46EC">
              <w:rPr>
                <w:rStyle w:val="Hyperlink"/>
                <w:rFonts w:ascii="Times New Roman" w:hAnsi="Times New Roman" w:cs="Times New Roman"/>
                <w:noProof/>
                <w:highlight w:val="yellow"/>
                <w:lang w:val="en-GB"/>
              </w:rPr>
              <w:t>https</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www</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timeseriesclassification</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com</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description</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php</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Dataset</w:t>
            </w:r>
            <w:r w:rsidRPr="001D46EC">
              <w:rPr>
                <w:rStyle w:val="Hyperlink"/>
                <w:rFonts w:ascii="Times New Roman" w:hAnsi="Times New Roman" w:cs="Times New Roman"/>
                <w:noProof/>
                <w:highlight w:val="yellow"/>
              </w:rPr>
              <w:t>=</w:t>
            </w:r>
            <w:r w:rsidRPr="001D46EC">
              <w:rPr>
                <w:rStyle w:val="Hyperlink"/>
                <w:rFonts w:ascii="Times New Roman" w:hAnsi="Times New Roman" w:cs="Times New Roman"/>
                <w:noProof/>
                <w:highlight w:val="yellow"/>
                <w:lang w:val="en-GB"/>
              </w:rPr>
              <w:t>ItalyPowerDemand</w:t>
            </w:r>
            <w:r w:rsidRPr="001D46EC">
              <w:rPr>
                <w:rStyle w:val="Hyperlink"/>
                <w:rFonts w:ascii="Times New Roman" w:hAnsi="Times New Roman" w:cs="Times New Roman"/>
                <w:noProof/>
                <w:highlight w:val="yellow"/>
              </w:rPr>
              <w:t>], взятый, аналогично предыдущему, из архива UCR/UEA. Датасет представляет собой данные о спросе на электроэнергию в Италии, где задача классификации заключается в отличии дней с октября по март и с апреля по сентябрь включительно. Объем обучающей и тестовой выборок составляют 60 и 61 образец соответственно, длина временного ряда равна 637 измерениям, количество классов – 2. На рисунке 3 приведены примеры классов, присутствующих в наборе данных.</w:t>
            </w:r>
            <w:r>
              <w:rPr>
                <w:noProof/>
                <w:webHidden/>
              </w:rPr>
              <w:tab/>
            </w:r>
            <w:r>
              <w:rPr>
                <w:noProof/>
                <w:webHidden/>
              </w:rPr>
              <w:fldChar w:fldCharType="begin"/>
            </w:r>
            <w:r>
              <w:rPr>
                <w:noProof/>
                <w:webHidden/>
              </w:rPr>
              <w:instrText xml:space="preserve"> PAGEREF _Toc185708526 \h </w:instrText>
            </w:r>
            <w:r>
              <w:rPr>
                <w:noProof/>
                <w:webHidden/>
              </w:rPr>
            </w:r>
            <w:r>
              <w:rPr>
                <w:noProof/>
                <w:webHidden/>
              </w:rPr>
              <w:fldChar w:fldCharType="separate"/>
            </w:r>
            <w:r>
              <w:rPr>
                <w:noProof/>
                <w:webHidden/>
              </w:rPr>
              <w:t>10</w:t>
            </w:r>
            <w:r>
              <w:rPr>
                <w:noProof/>
                <w:webHidden/>
              </w:rPr>
              <w:fldChar w:fldCharType="end"/>
            </w:r>
          </w:hyperlink>
        </w:p>
        <w:p w14:paraId="31D1731D" w14:textId="35653695" w:rsidR="00D01B6F" w:rsidRDefault="00D01B6F">
          <w:pPr>
            <w:pStyle w:val="TOC3"/>
            <w:tabs>
              <w:tab w:val="left" w:pos="1200"/>
              <w:tab w:val="right" w:leader="dot" w:pos="9339"/>
            </w:tabs>
            <w:rPr>
              <w:rFonts w:eastAsiaTheme="minorEastAsia" w:cstheme="minorBidi"/>
              <w:noProof/>
              <w:kern w:val="2"/>
              <w:sz w:val="24"/>
              <w:szCs w:val="24"/>
              <w:lang w:eastAsia="ru-RU"/>
              <w14:ligatures w14:val="standardContextual"/>
            </w:rPr>
          </w:pPr>
          <w:hyperlink w:anchor="_Toc185708527" w:history="1">
            <w:r w:rsidRPr="001D46EC">
              <w:rPr>
                <w:rStyle w:val="Hyperlink"/>
                <w:rFonts w:ascii="Times New Roman" w:hAnsi="Times New Roman" w:cs="Times New Roman"/>
                <w:b/>
                <w:bCs/>
                <w:noProof/>
              </w:rPr>
              <w:t>3.2.1.</w:t>
            </w:r>
            <w:r>
              <w:rPr>
                <w:rFonts w:eastAsiaTheme="minorEastAsia" w:cstheme="minorBidi"/>
                <w:noProof/>
                <w:kern w:val="2"/>
                <w:sz w:val="24"/>
                <w:szCs w:val="24"/>
                <w:lang w:eastAsia="ru-RU"/>
                <w14:ligatures w14:val="standardContextual"/>
              </w:rPr>
              <w:tab/>
            </w:r>
            <w:r w:rsidRPr="001D46EC">
              <w:rPr>
                <w:rStyle w:val="Hyperlink"/>
                <w:rFonts w:ascii="Times New Roman" w:eastAsia="Times New Roman" w:hAnsi="Times New Roman" w:cs="Times New Roman"/>
                <w:noProof/>
                <w:lang w:eastAsia="ru-RU"/>
              </w:rPr>
              <w:t xml:space="preserve">Создание новых лекарственных молекул для химической отрасли на одноагентной реализации </w:t>
            </w:r>
            <w:r w:rsidRPr="001D46EC">
              <w:rPr>
                <w:rStyle w:val="Hyperlink"/>
                <w:rFonts w:ascii="Times New Roman" w:eastAsia="Times New Roman" w:hAnsi="Times New Roman" w:cs="Times New Roman"/>
                <w:noProof/>
                <w:highlight w:val="yellow"/>
                <w:lang w:eastAsia="ru-RU"/>
              </w:rPr>
              <w:t>(Жидковская)</w:t>
            </w:r>
            <w:r>
              <w:rPr>
                <w:noProof/>
                <w:webHidden/>
              </w:rPr>
              <w:tab/>
            </w:r>
            <w:r>
              <w:rPr>
                <w:noProof/>
                <w:webHidden/>
              </w:rPr>
              <w:fldChar w:fldCharType="begin"/>
            </w:r>
            <w:r>
              <w:rPr>
                <w:noProof/>
                <w:webHidden/>
              </w:rPr>
              <w:instrText xml:space="preserve"> PAGEREF _Toc185708527 \h </w:instrText>
            </w:r>
            <w:r>
              <w:rPr>
                <w:noProof/>
                <w:webHidden/>
              </w:rPr>
            </w:r>
            <w:r>
              <w:rPr>
                <w:noProof/>
                <w:webHidden/>
              </w:rPr>
              <w:fldChar w:fldCharType="separate"/>
            </w:r>
            <w:r>
              <w:rPr>
                <w:noProof/>
                <w:webHidden/>
              </w:rPr>
              <w:t>13</w:t>
            </w:r>
            <w:r>
              <w:rPr>
                <w:noProof/>
                <w:webHidden/>
              </w:rPr>
              <w:fldChar w:fldCharType="end"/>
            </w:r>
          </w:hyperlink>
        </w:p>
        <w:p w14:paraId="4B39EF1C" w14:textId="39931076"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28" w:history="1">
            <w:r w:rsidRPr="001D46EC">
              <w:rPr>
                <w:rStyle w:val="Hyperlink"/>
                <w:rFonts w:ascii="Times New Roman" w:hAnsi="Times New Roman" w:cs="Times New Roman"/>
                <w:noProof/>
              </w:rPr>
              <w:t>Химическая агентная LLM система является AI-помощником для специалистов в области химии по генерации новых лекарственных молекул исходя из содержания запроса пользователя.</w:t>
            </w:r>
            <w:r>
              <w:rPr>
                <w:noProof/>
                <w:webHidden/>
              </w:rPr>
              <w:tab/>
            </w:r>
            <w:r>
              <w:rPr>
                <w:noProof/>
                <w:webHidden/>
              </w:rPr>
              <w:fldChar w:fldCharType="begin"/>
            </w:r>
            <w:r>
              <w:rPr>
                <w:noProof/>
                <w:webHidden/>
              </w:rPr>
              <w:instrText xml:space="preserve"> PAGEREF _Toc185708528 \h </w:instrText>
            </w:r>
            <w:r>
              <w:rPr>
                <w:noProof/>
                <w:webHidden/>
              </w:rPr>
            </w:r>
            <w:r>
              <w:rPr>
                <w:noProof/>
                <w:webHidden/>
              </w:rPr>
              <w:fldChar w:fldCharType="separate"/>
            </w:r>
            <w:r>
              <w:rPr>
                <w:noProof/>
                <w:webHidden/>
              </w:rPr>
              <w:t>13</w:t>
            </w:r>
            <w:r>
              <w:rPr>
                <w:noProof/>
                <w:webHidden/>
              </w:rPr>
              <w:fldChar w:fldCharType="end"/>
            </w:r>
          </w:hyperlink>
        </w:p>
        <w:p w14:paraId="0896DB45" w14:textId="7A1DA44F" w:rsidR="00D01B6F" w:rsidRDefault="00D01B6F">
          <w:pPr>
            <w:pStyle w:val="TOC3"/>
            <w:tabs>
              <w:tab w:val="left" w:pos="1200"/>
              <w:tab w:val="right" w:leader="dot" w:pos="9339"/>
            </w:tabs>
            <w:rPr>
              <w:rFonts w:eastAsiaTheme="minorEastAsia" w:cstheme="minorBidi"/>
              <w:noProof/>
              <w:kern w:val="2"/>
              <w:sz w:val="24"/>
              <w:szCs w:val="24"/>
              <w:lang w:eastAsia="ru-RU"/>
              <w14:ligatures w14:val="standardContextual"/>
            </w:rPr>
          </w:pPr>
          <w:hyperlink w:anchor="_Toc185708529" w:history="1">
            <w:r w:rsidRPr="001D46EC">
              <w:rPr>
                <w:rStyle w:val="Hyperlink"/>
                <w:rFonts w:ascii="Times New Roman" w:hAnsi="Times New Roman" w:cs="Times New Roman"/>
                <w:b/>
                <w:bCs/>
                <w:noProof/>
              </w:rPr>
              <w:t>3.2.2.</w:t>
            </w:r>
            <w:r>
              <w:rPr>
                <w:rFonts w:eastAsiaTheme="minorEastAsia" w:cstheme="minorBidi"/>
                <w:noProof/>
                <w:kern w:val="2"/>
                <w:sz w:val="24"/>
                <w:szCs w:val="24"/>
                <w:lang w:eastAsia="ru-RU"/>
                <w14:ligatures w14:val="standardContextual"/>
              </w:rPr>
              <w:tab/>
            </w:r>
            <w:r w:rsidRPr="001D46EC">
              <w:rPr>
                <w:rStyle w:val="Hyperlink"/>
                <w:rFonts w:ascii="Times New Roman" w:eastAsia="Times New Roman" w:hAnsi="Times New Roman" w:cs="Times New Roman"/>
                <w:noProof/>
                <w:lang w:eastAsia="ru-RU"/>
              </w:rPr>
              <w:t xml:space="preserve">Ассистент для ответов на вопросы о городской застройке Санкт-Петербурга </w:t>
            </w:r>
            <w:r w:rsidRPr="001D46EC">
              <w:rPr>
                <w:rStyle w:val="Hyperlink"/>
                <w:rFonts w:ascii="Times New Roman" w:eastAsia="Times New Roman" w:hAnsi="Times New Roman" w:cs="Times New Roman"/>
                <w:noProof/>
                <w:highlight w:val="yellow"/>
                <w:lang w:eastAsia="ru-RU"/>
              </w:rPr>
              <w:t>(Луценко)</w:t>
            </w:r>
            <w:r>
              <w:rPr>
                <w:noProof/>
                <w:webHidden/>
              </w:rPr>
              <w:tab/>
            </w:r>
            <w:r>
              <w:rPr>
                <w:noProof/>
                <w:webHidden/>
              </w:rPr>
              <w:fldChar w:fldCharType="begin"/>
            </w:r>
            <w:r>
              <w:rPr>
                <w:noProof/>
                <w:webHidden/>
              </w:rPr>
              <w:instrText xml:space="preserve"> PAGEREF _Toc185708529 \h </w:instrText>
            </w:r>
            <w:r>
              <w:rPr>
                <w:noProof/>
                <w:webHidden/>
              </w:rPr>
            </w:r>
            <w:r>
              <w:rPr>
                <w:noProof/>
                <w:webHidden/>
              </w:rPr>
              <w:fldChar w:fldCharType="separate"/>
            </w:r>
            <w:r>
              <w:rPr>
                <w:noProof/>
                <w:webHidden/>
              </w:rPr>
              <w:t>14</w:t>
            </w:r>
            <w:r>
              <w:rPr>
                <w:noProof/>
                <w:webHidden/>
              </w:rPr>
              <w:fldChar w:fldCharType="end"/>
            </w:r>
          </w:hyperlink>
        </w:p>
        <w:p w14:paraId="1E668E3B" w14:textId="2516A3B3"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30" w:history="1">
            <w:r w:rsidRPr="001D46EC">
              <w:rPr>
                <w:rStyle w:val="Hyperlink"/>
                <w:rFonts w:ascii="Times New Roman" w:hAnsi="Times New Roman" w:cs="Times New Roman"/>
                <w:noProof/>
              </w:rPr>
              <w:t>Урбанистическая агентная БЯМ система является умным ассистентом, который помогает управлять крупными урбанизированными территориями. Система дает комплексную информацию о городе, его состоянии, проблемах и планах развития на основе различных источников данных.</w:t>
            </w:r>
            <w:r>
              <w:rPr>
                <w:noProof/>
                <w:webHidden/>
              </w:rPr>
              <w:tab/>
            </w:r>
            <w:r>
              <w:rPr>
                <w:noProof/>
                <w:webHidden/>
              </w:rPr>
              <w:fldChar w:fldCharType="begin"/>
            </w:r>
            <w:r>
              <w:rPr>
                <w:noProof/>
                <w:webHidden/>
              </w:rPr>
              <w:instrText xml:space="preserve"> PAGEREF _Toc185708530 \h </w:instrText>
            </w:r>
            <w:r>
              <w:rPr>
                <w:noProof/>
                <w:webHidden/>
              </w:rPr>
            </w:r>
            <w:r>
              <w:rPr>
                <w:noProof/>
                <w:webHidden/>
              </w:rPr>
              <w:fldChar w:fldCharType="separate"/>
            </w:r>
            <w:r>
              <w:rPr>
                <w:noProof/>
                <w:webHidden/>
              </w:rPr>
              <w:t>15</w:t>
            </w:r>
            <w:r>
              <w:rPr>
                <w:noProof/>
                <w:webHidden/>
              </w:rPr>
              <w:fldChar w:fldCharType="end"/>
            </w:r>
          </w:hyperlink>
        </w:p>
        <w:p w14:paraId="5F6B2EB2" w14:textId="5EEA8642"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31" w:history="1">
            <w:r w:rsidRPr="001D46EC">
              <w:rPr>
                <w:rStyle w:val="Hyperlink"/>
                <w:rFonts w:ascii="Times New Roman" w:hAnsi="Times New Roman" w:cs="Times New Roman"/>
                <w:noProof/>
              </w:rPr>
              <w:t>Есть два основных источника данных: векторная база данных и сервисы урбанистической платформы, которые доступны через REST API. В векторной БД доступны документы о стратегическом развитии города. Через API платформы можно получить данные об обеспеченности сервисами и транспортом, планировании постройки новых домов, сервисов и данные о благоустройстве города.</w:t>
            </w:r>
            <w:r>
              <w:rPr>
                <w:noProof/>
                <w:webHidden/>
              </w:rPr>
              <w:tab/>
            </w:r>
            <w:r>
              <w:rPr>
                <w:noProof/>
                <w:webHidden/>
              </w:rPr>
              <w:fldChar w:fldCharType="begin"/>
            </w:r>
            <w:r>
              <w:rPr>
                <w:noProof/>
                <w:webHidden/>
              </w:rPr>
              <w:instrText xml:space="preserve"> PAGEREF _Toc185708531 \h </w:instrText>
            </w:r>
            <w:r>
              <w:rPr>
                <w:noProof/>
                <w:webHidden/>
              </w:rPr>
            </w:r>
            <w:r>
              <w:rPr>
                <w:noProof/>
                <w:webHidden/>
              </w:rPr>
              <w:fldChar w:fldCharType="separate"/>
            </w:r>
            <w:r>
              <w:rPr>
                <w:noProof/>
                <w:webHidden/>
              </w:rPr>
              <w:t>15</w:t>
            </w:r>
            <w:r>
              <w:rPr>
                <w:noProof/>
                <w:webHidden/>
              </w:rPr>
              <w:fldChar w:fldCharType="end"/>
            </w:r>
          </w:hyperlink>
        </w:p>
        <w:p w14:paraId="2DEB4486" w14:textId="58A9B547"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32" w:history="1">
            <w:r w:rsidRPr="001D46EC">
              <w:rPr>
                <w:rStyle w:val="Hyperlink"/>
                <w:rFonts w:ascii="Times New Roman" w:hAnsi="Times New Roman" w:cs="Times New Roman"/>
                <w:noProof/>
              </w:rPr>
              <w:t>Предлагаемая система является мульти-агентной, её с</w:t>
            </w:r>
            <w:r w:rsidRPr="001D46EC">
              <w:rPr>
                <w:rStyle w:val="Hyperlink"/>
                <w:rFonts w:ascii="Times New Roman" w:eastAsia="Times New Roman" w:hAnsi="Times New Roman" w:cs="Times New Roman"/>
                <w:noProof/>
              </w:rPr>
              <w:t>хема представлена на рисунке 3.2.2.1. Для генерации ответов на запросы пользователя система использует несколько агентов: для маршрутизации вопросов, валидации маршрутизации, подбора оптимальной функции API, извлечения контекста и суммаризации окончательных ответов.</w:t>
            </w:r>
            <w:r>
              <w:rPr>
                <w:noProof/>
                <w:webHidden/>
              </w:rPr>
              <w:tab/>
            </w:r>
            <w:r>
              <w:rPr>
                <w:noProof/>
                <w:webHidden/>
              </w:rPr>
              <w:fldChar w:fldCharType="begin"/>
            </w:r>
            <w:r>
              <w:rPr>
                <w:noProof/>
                <w:webHidden/>
              </w:rPr>
              <w:instrText xml:space="preserve"> PAGEREF _Toc185708532 \h </w:instrText>
            </w:r>
            <w:r>
              <w:rPr>
                <w:noProof/>
                <w:webHidden/>
              </w:rPr>
            </w:r>
            <w:r>
              <w:rPr>
                <w:noProof/>
                <w:webHidden/>
              </w:rPr>
              <w:fldChar w:fldCharType="separate"/>
            </w:r>
            <w:r>
              <w:rPr>
                <w:noProof/>
                <w:webHidden/>
              </w:rPr>
              <w:t>15</w:t>
            </w:r>
            <w:r>
              <w:rPr>
                <w:noProof/>
                <w:webHidden/>
              </w:rPr>
              <w:fldChar w:fldCharType="end"/>
            </w:r>
          </w:hyperlink>
        </w:p>
        <w:p w14:paraId="35B084B3" w14:textId="1F83AC83" w:rsidR="00D01B6F" w:rsidRDefault="00D01B6F">
          <w:pPr>
            <w:pStyle w:val="TOC3"/>
            <w:tabs>
              <w:tab w:val="left" w:pos="1200"/>
              <w:tab w:val="right" w:leader="dot" w:pos="9339"/>
            </w:tabs>
            <w:rPr>
              <w:rFonts w:eastAsiaTheme="minorEastAsia" w:cstheme="minorBidi"/>
              <w:noProof/>
              <w:kern w:val="2"/>
              <w:sz w:val="24"/>
              <w:szCs w:val="24"/>
              <w:lang w:eastAsia="ru-RU"/>
              <w14:ligatures w14:val="standardContextual"/>
            </w:rPr>
          </w:pPr>
          <w:hyperlink w:anchor="_Toc185708533" w:history="1">
            <w:r w:rsidRPr="001D46EC">
              <w:rPr>
                <w:rStyle w:val="Hyperlink"/>
                <w:rFonts w:ascii="Times New Roman" w:hAnsi="Times New Roman" w:cs="Times New Roman"/>
                <w:b/>
                <w:bCs/>
                <w:noProof/>
              </w:rPr>
              <w:t>3.2.3.</w:t>
            </w:r>
            <w:r>
              <w:rPr>
                <w:rFonts w:eastAsiaTheme="minorEastAsia" w:cstheme="minorBidi"/>
                <w:noProof/>
                <w:kern w:val="2"/>
                <w:sz w:val="24"/>
                <w:szCs w:val="24"/>
                <w:lang w:eastAsia="ru-RU"/>
                <w14:ligatures w14:val="standardContextual"/>
              </w:rPr>
              <w:tab/>
            </w:r>
            <w:r w:rsidRPr="001D46EC">
              <w:rPr>
                <w:rStyle w:val="Hyperlink"/>
                <w:rFonts w:ascii="Times New Roman" w:eastAsia="Times New Roman" w:hAnsi="Times New Roman" w:cs="Times New Roman"/>
                <w:noProof/>
                <w:lang w:eastAsia="ru-RU"/>
              </w:rPr>
              <w:t xml:space="preserve">Создание новых лекарственных молекул для химической отрасли на мультиагентной реализации </w:t>
            </w:r>
            <w:r w:rsidRPr="001D46EC">
              <w:rPr>
                <w:rStyle w:val="Hyperlink"/>
                <w:rFonts w:ascii="Times New Roman" w:eastAsia="Times New Roman" w:hAnsi="Times New Roman" w:cs="Times New Roman"/>
                <w:noProof/>
                <w:highlight w:val="yellow"/>
                <w:lang w:eastAsia="ru-RU"/>
              </w:rPr>
              <w:t>(Жидковская)</w:t>
            </w:r>
            <w:r>
              <w:rPr>
                <w:noProof/>
                <w:webHidden/>
              </w:rPr>
              <w:tab/>
            </w:r>
            <w:r>
              <w:rPr>
                <w:noProof/>
                <w:webHidden/>
              </w:rPr>
              <w:fldChar w:fldCharType="begin"/>
            </w:r>
            <w:r>
              <w:rPr>
                <w:noProof/>
                <w:webHidden/>
              </w:rPr>
              <w:instrText xml:space="preserve"> PAGEREF _Toc185708533 \h </w:instrText>
            </w:r>
            <w:r>
              <w:rPr>
                <w:noProof/>
                <w:webHidden/>
              </w:rPr>
            </w:r>
            <w:r>
              <w:rPr>
                <w:noProof/>
                <w:webHidden/>
              </w:rPr>
              <w:fldChar w:fldCharType="separate"/>
            </w:r>
            <w:r>
              <w:rPr>
                <w:noProof/>
                <w:webHidden/>
              </w:rPr>
              <w:t>18</w:t>
            </w:r>
            <w:r>
              <w:rPr>
                <w:noProof/>
                <w:webHidden/>
              </w:rPr>
              <w:fldChar w:fldCharType="end"/>
            </w:r>
          </w:hyperlink>
        </w:p>
        <w:p w14:paraId="4FDF8D76" w14:textId="139926A1" w:rsidR="00D01B6F" w:rsidRDefault="00D01B6F">
          <w:pPr>
            <w:pStyle w:val="TOC3"/>
            <w:tabs>
              <w:tab w:val="right" w:leader="dot" w:pos="9339"/>
            </w:tabs>
            <w:rPr>
              <w:rFonts w:eastAsiaTheme="minorEastAsia" w:cstheme="minorBidi"/>
              <w:noProof/>
              <w:kern w:val="2"/>
              <w:sz w:val="24"/>
              <w:szCs w:val="24"/>
              <w:lang w:eastAsia="ru-RU"/>
              <w14:ligatures w14:val="standardContextual"/>
            </w:rPr>
          </w:pPr>
          <w:hyperlink w:anchor="_Toc185708534" w:history="1">
            <w:r w:rsidRPr="001D46EC">
              <w:rPr>
                <w:rStyle w:val="Hyperlink"/>
                <w:rFonts w:ascii="Times New Roman" w:hAnsi="Times New Roman" w:cs="Times New Roman"/>
                <w:noProof/>
              </w:rPr>
              <w:t>Химическая мульти-агентная LLM система является AI-помощником для специалистов в области химии по генерации новых лекарственных молекул исходя из содержания запроса пользователя.</w:t>
            </w:r>
            <w:r>
              <w:rPr>
                <w:noProof/>
                <w:webHidden/>
              </w:rPr>
              <w:tab/>
            </w:r>
            <w:r>
              <w:rPr>
                <w:noProof/>
                <w:webHidden/>
              </w:rPr>
              <w:fldChar w:fldCharType="begin"/>
            </w:r>
            <w:r>
              <w:rPr>
                <w:noProof/>
                <w:webHidden/>
              </w:rPr>
              <w:instrText xml:space="preserve"> PAGEREF _Toc185708534 \h </w:instrText>
            </w:r>
            <w:r>
              <w:rPr>
                <w:noProof/>
                <w:webHidden/>
              </w:rPr>
            </w:r>
            <w:r>
              <w:rPr>
                <w:noProof/>
                <w:webHidden/>
              </w:rPr>
              <w:fldChar w:fldCharType="separate"/>
            </w:r>
            <w:r>
              <w:rPr>
                <w:noProof/>
                <w:webHidden/>
              </w:rPr>
              <w:t>18</w:t>
            </w:r>
            <w:r>
              <w:rPr>
                <w:noProof/>
                <w:webHidden/>
              </w:rPr>
              <w:fldChar w:fldCharType="end"/>
            </w:r>
          </w:hyperlink>
        </w:p>
        <w:p w14:paraId="4E42B7D1" w14:textId="0E233DE1" w:rsidR="00D01B6F" w:rsidRDefault="00D01B6F">
          <w:pPr>
            <w:pStyle w:val="TOC3"/>
            <w:tabs>
              <w:tab w:val="left" w:pos="1200"/>
              <w:tab w:val="right" w:leader="dot" w:pos="9339"/>
            </w:tabs>
            <w:rPr>
              <w:rFonts w:eastAsiaTheme="minorEastAsia" w:cstheme="minorBidi"/>
              <w:noProof/>
              <w:kern w:val="2"/>
              <w:sz w:val="24"/>
              <w:szCs w:val="24"/>
              <w:lang w:eastAsia="ru-RU"/>
              <w14:ligatures w14:val="standardContextual"/>
            </w:rPr>
          </w:pPr>
          <w:hyperlink w:anchor="_Toc185708535" w:history="1">
            <w:r w:rsidRPr="001D46EC">
              <w:rPr>
                <w:rStyle w:val="Hyperlink"/>
                <w:rFonts w:ascii="Times New Roman" w:hAnsi="Times New Roman" w:cs="Times New Roman"/>
                <w:b/>
                <w:bCs/>
                <w:noProof/>
              </w:rPr>
              <w:t>3.2.4.</w:t>
            </w:r>
            <w:r>
              <w:rPr>
                <w:rFonts w:eastAsiaTheme="minorEastAsia" w:cstheme="minorBidi"/>
                <w:noProof/>
                <w:kern w:val="2"/>
                <w:sz w:val="24"/>
                <w:szCs w:val="24"/>
                <w:lang w:eastAsia="ru-RU"/>
                <w14:ligatures w14:val="standardContextual"/>
              </w:rPr>
              <w:tab/>
            </w:r>
            <w:r w:rsidRPr="001D46EC">
              <w:rPr>
                <w:rStyle w:val="Hyperlink"/>
                <w:rFonts w:ascii="Times New Roman" w:eastAsia="Times New Roman" w:hAnsi="Times New Roman" w:cs="Times New Roman"/>
                <w:noProof/>
                <w:lang w:eastAsia="ru-RU"/>
              </w:rPr>
              <w:t xml:space="preserve">Генерация синтетических валидационных данных для градостроительной отрасли </w:t>
            </w:r>
            <w:r w:rsidRPr="001D46EC">
              <w:rPr>
                <w:rStyle w:val="Hyperlink"/>
                <w:rFonts w:ascii="Times New Roman" w:eastAsia="Times New Roman" w:hAnsi="Times New Roman" w:cs="Times New Roman"/>
                <w:noProof/>
                <w:highlight w:val="yellow"/>
                <w:lang w:eastAsia="ru-RU"/>
              </w:rPr>
              <w:t>(Ходорченко)</w:t>
            </w:r>
            <w:r>
              <w:rPr>
                <w:noProof/>
                <w:webHidden/>
              </w:rPr>
              <w:tab/>
            </w:r>
            <w:r>
              <w:rPr>
                <w:noProof/>
                <w:webHidden/>
              </w:rPr>
              <w:fldChar w:fldCharType="begin"/>
            </w:r>
            <w:r>
              <w:rPr>
                <w:noProof/>
                <w:webHidden/>
              </w:rPr>
              <w:instrText xml:space="preserve"> PAGEREF _Toc185708535 \h </w:instrText>
            </w:r>
            <w:r>
              <w:rPr>
                <w:noProof/>
                <w:webHidden/>
              </w:rPr>
            </w:r>
            <w:r>
              <w:rPr>
                <w:noProof/>
                <w:webHidden/>
              </w:rPr>
              <w:fldChar w:fldCharType="separate"/>
            </w:r>
            <w:r>
              <w:rPr>
                <w:noProof/>
                <w:webHidden/>
              </w:rPr>
              <w:t>19</w:t>
            </w:r>
            <w:r>
              <w:rPr>
                <w:noProof/>
                <w:webHidden/>
              </w:rPr>
              <w:fldChar w:fldCharType="end"/>
            </w:r>
          </w:hyperlink>
        </w:p>
        <w:p w14:paraId="70929F7E" w14:textId="47CB28D7" w:rsidR="00D01B6F" w:rsidRDefault="00D01B6F">
          <w:pPr>
            <w:pStyle w:val="TOC1"/>
            <w:rPr>
              <w:rFonts w:eastAsiaTheme="minorEastAsia" w:cstheme="minorBidi"/>
              <w:b w:val="0"/>
              <w:bCs w:val="0"/>
              <w:i w:val="0"/>
              <w:iCs w:val="0"/>
              <w:noProof/>
              <w:kern w:val="2"/>
              <w:lang w:eastAsia="ru-RU"/>
              <w14:ligatures w14:val="standardContextual"/>
            </w:rPr>
          </w:pPr>
          <w:hyperlink w:anchor="_Toc185708536" w:history="1">
            <w:r w:rsidRPr="001D46EC">
              <w:rPr>
                <w:rStyle w:val="Hyperlink"/>
                <w:rFonts w:ascii="Times New Roman" w:hAnsi="Times New Roman" w:cs="Times New Roman"/>
                <w:noProof/>
              </w:rPr>
              <w:t>4.</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ХАРАКТЕРИСТИКИ ПРОГРАММЫ</w:t>
            </w:r>
            <w:r>
              <w:rPr>
                <w:noProof/>
                <w:webHidden/>
              </w:rPr>
              <w:tab/>
            </w:r>
            <w:r>
              <w:rPr>
                <w:noProof/>
                <w:webHidden/>
              </w:rPr>
              <w:fldChar w:fldCharType="begin"/>
            </w:r>
            <w:r>
              <w:rPr>
                <w:noProof/>
                <w:webHidden/>
              </w:rPr>
              <w:instrText xml:space="preserve"> PAGEREF _Toc185708536 \h </w:instrText>
            </w:r>
            <w:r>
              <w:rPr>
                <w:noProof/>
                <w:webHidden/>
              </w:rPr>
            </w:r>
            <w:r>
              <w:rPr>
                <w:noProof/>
                <w:webHidden/>
              </w:rPr>
              <w:fldChar w:fldCharType="separate"/>
            </w:r>
            <w:r>
              <w:rPr>
                <w:noProof/>
                <w:webHidden/>
              </w:rPr>
              <w:t>20</w:t>
            </w:r>
            <w:r>
              <w:rPr>
                <w:noProof/>
                <w:webHidden/>
              </w:rPr>
              <w:fldChar w:fldCharType="end"/>
            </w:r>
          </w:hyperlink>
        </w:p>
        <w:p w14:paraId="43FDAB6B" w14:textId="50FD9D66"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37" w:history="1">
            <w:r w:rsidRPr="001D46EC">
              <w:rPr>
                <w:rStyle w:val="Hyperlink"/>
                <w:rFonts w:ascii="Times New Roman" w:hAnsi="Times New Roman" w:cs="Times New Roman"/>
                <w:noProof/>
              </w:rPr>
              <w:t>4.1.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 xml:space="preserve">Режимы работы программы </w:t>
            </w:r>
            <w:r w:rsidRPr="001D46EC">
              <w:rPr>
                <w:rStyle w:val="Hyperlink"/>
                <w:rFonts w:ascii="Times New Roman" w:hAnsi="Times New Roman" w:cs="Times New Roman"/>
                <w:noProof/>
                <w:highlight w:val="yellow"/>
              </w:rPr>
              <w:t>(Луценко)</w:t>
            </w:r>
            <w:r>
              <w:rPr>
                <w:noProof/>
                <w:webHidden/>
              </w:rPr>
              <w:tab/>
            </w:r>
            <w:r>
              <w:rPr>
                <w:noProof/>
                <w:webHidden/>
              </w:rPr>
              <w:fldChar w:fldCharType="begin"/>
            </w:r>
            <w:r>
              <w:rPr>
                <w:noProof/>
                <w:webHidden/>
              </w:rPr>
              <w:instrText xml:space="preserve"> PAGEREF _Toc185708537 \h </w:instrText>
            </w:r>
            <w:r>
              <w:rPr>
                <w:noProof/>
                <w:webHidden/>
              </w:rPr>
            </w:r>
            <w:r>
              <w:rPr>
                <w:noProof/>
                <w:webHidden/>
              </w:rPr>
              <w:fldChar w:fldCharType="separate"/>
            </w:r>
            <w:r>
              <w:rPr>
                <w:noProof/>
                <w:webHidden/>
              </w:rPr>
              <w:t>20</w:t>
            </w:r>
            <w:r>
              <w:rPr>
                <w:noProof/>
                <w:webHidden/>
              </w:rPr>
              <w:fldChar w:fldCharType="end"/>
            </w:r>
          </w:hyperlink>
        </w:p>
        <w:p w14:paraId="75A61171" w14:textId="71859A80"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38" w:history="1">
            <w:r w:rsidRPr="001D46EC">
              <w:rPr>
                <w:rStyle w:val="Hyperlink"/>
                <w:rFonts w:ascii="Times New Roman" w:hAnsi="Times New Roman" w:cs="Times New Roman"/>
                <w:noProof/>
              </w:rPr>
              <w:t>4.2.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 xml:space="preserve">Порядок оценки качества результатов программы </w:t>
            </w:r>
            <w:r w:rsidRPr="001D46EC">
              <w:rPr>
                <w:rStyle w:val="Hyperlink"/>
                <w:rFonts w:ascii="Times New Roman" w:hAnsi="Times New Roman" w:cs="Times New Roman"/>
                <w:noProof/>
                <w:highlight w:val="yellow"/>
              </w:rPr>
              <w:t>(Луценко)</w:t>
            </w:r>
            <w:r>
              <w:rPr>
                <w:noProof/>
                <w:webHidden/>
              </w:rPr>
              <w:tab/>
            </w:r>
            <w:r>
              <w:rPr>
                <w:noProof/>
                <w:webHidden/>
              </w:rPr>
              <w:fldChar w:fldCharType="begin"/>
            </w:r>
            <w:r>
              <w:rPr>
                <w:noProof/>
                <w:webHidden/>
              </w:rPr>
              <w:instrText xml:space="preserve"> PAGEREF _Toc185708538 \h </w:instrText>
            </w:r>
            <w:r>
              <w:rPr>
                <w:noProof/>
                <w:webHidden/>
              </w:rPr>
            </w:r>
            <w:r>
              <w:rPr>
                <w:noProof/>
                <w:webHidden/>
              </w:rPr>
              <w:fldChar w:fldCharType="separate"/>
            </w:r>
            <w:r>
              <w:rPr>
                <w:noProof/>
                <w:webHidden/>
              </w:rPr>
              <w:t>20</w:t>
            </w:r>
            <w:r>
              <w:rPr>
                <w:noProof/>
                <w:webHidden/>
              </w:rPr>
              <w:fldChar w:fldCharType="end"/>
            </w:r>
          </w:hyperlink>
        </w:p>
        <w:p w14:paraId="7EF819A1" w14:textId="200A7E28"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39" w:history="1">
            <w:r w:rsidRPr="001D46EC">
              <w:rPr>
                <w:rStyle w:val="Hyperlink"/>
                <w:rFonts w:ascii="Times New Roman" w:hAnsi="Times New Roman" w:cs="Times New Roman"/>
                <w:noProof/>
              </w:rPr>
              <w:t>4.2.1.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Оценка точности маршрутизации запроса системой на основе БЯМ к подключенному плагину или сервису</w:t>
            </w:r>
            <w:r>
              <w:rPr>
                <w:noProof/>
                <w:webHidden/>
              </w:rPr>
              <w:tab/>
            </w:r>
            <w:r>
              <w:rPr>
                <w:noProof/>
                <w:webHidden/>
              </w:rPr>
              <w:fldChar w:fldCharType="begin"/>
            </w:r>
            <w:r>
              <w:rPr>
                <w:noProof/>
                <w:webHidden/>
              </w:rPr>
              <w:instrText xml:space="preserve"> PAGEREF _Toc185708539 \h </w:instrText>
            </w:r>
            <w:r>
              <w:rPr>
                <w:noProof/>
                <w:webHidden/>
              </w:rPr>
            </w:r>
            <w:r>
              <w:rPr>
                <w:noProof/>
                <w:webHidden/>
              </w:rPr>
              <w:fldChar w:fldCharType="separate"/>
            </w:r>
            <w:r>
              <w:rPr>
                <w:noProof/>
                <w:webHidden/>
              </w:rPr>
              <w:t>20</w:t>
            </w:r>
            <w:r>
              <w:rPr>
                <w:noProof/>
                <w:webHidden/>
              </w:rPr>
              <w:fldChar w:fldCharType="end"/>
            </w:r>
          </w:hyperlink>
        </w:p>
        <w:p w14:paraId="0EFC1FD1" w14:textId="66C603E3"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40" w:history="1">
            <w:r w:rsidRPr="001D46EC">
              <w:rPr>
                <w:rStyle w:val="Hyperlink"/>
                <w:rFonts w:ascii="Times New Roman" w:hAnsi="Times New Roman" w:cs="Times New Roman"/>
                <w:noProof/>
              </w:rPr>
              <w:t>4.2.2.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Оценка корректности ответа системы на основе БЯМ</w:t>
            </w:r>
            <w:r>
              <w:rPr>
                <w:noProof/>
                <w:webHidden/>
              </w:rPr>
              <w:tab/>
            </w:r>
            <w:r>
              <w:rPr>
                <w:noProof/>
                <w:webHidden/>
              </w:rPr>
              <w:fldChar w:fldCharType="begin"/>
            </w:r>
            <w:r>
              <w:rPr>
                <w:noProof/>
                <w:webHidden/>
              </w:rPr>
              <w:instrText xml:space="preserve"> PAGEREF _Toc185708540 \h </w:instrText>
            </w:r>
            <w:r>
              <w:rPr>
                <w:noProof/>
                <w:webHidden/>
              </w:rPr>
            </w:r>
            <w:r>
              <w:rPr>
                <w:noProof/>
                <w:webHidden/>
              </w:rPr>
              <w:fldChar w:fldCharType="separate"/>
            </w:r>
            <w:r>
              <w:rPr>
                <w:noProof/>
                <w:webHidden/>
              </w:rPr>
              <w:t>21</w:t>
            </w:r>
            <w:r>
              <w:rPr>
                <w:noProof/>
                <w:webHidden/>
              </w:rPr>
              <w:fldChar w:fldCharType="end"/>
            </w:r>
          </w:hyperlink>
        </w:p>
        <w:p w14:paraId="795D3ECF" w14:textId="703FA944" w:rsidR="00D01B6F" w:rsidRDefault="00D01B6F">
          <w:pPr>
            <w:pStyle w:val="TOC2"/>
            <w:tabs>
              <w:tab w:val="right" w:leader="dot" w:pos="9339"/>
            </w:tabs>
            <w:rPr>
              <w:rFonts w:eastAsiaTheme="minorEastAsia" w:cstheme="minorBidi"/>
              <w:b w:val="0"/>
              <w:bCs w:val="0"/>
              <w:noProof/>
              <w:kern w:val="2"/>
              <w:sz w:val="24"/>
              <w:szCs w:val="24"/>
              <w:lang w:eastAsia="ru-RU"/>
              <w14:ligatures w14:val="standardContextual"/>
            </w:rPr>
          </w:pPr>
          <w:hyperlink w:anchor="_Toc185708541" w:history="1">
            <w:r w:rsidRPr="001D46EC">
              <w:rPr>
                <w:rStyle w:val="Hyperlink"/>
                <w:rFonts w:ascii="Times New Roman" w:hAnsi="Times New Roman" w:cs="Times New Roman"/>
                <w:noProof/>
              </w:rPr>
              <w:t>Для оценки корректности ответов на вопросы были использованы метрики G-Eval и Answer Relevancy (AR) из фреймворка DeepEval.</w:t>
            </w:r>
            <w:r>
              <w:rPr>
                <w:noProof/>
                <w:webHidden/>
              </w:rPr>
              <w:tab/>
            </w:r>
            <w:r>
              <w:rPr>
                <w:noProof/>
                <w:webHidden/>
              </w:rPr>
              <w:fldChar w:fldCharType="begin"/>
            </w:r>
            <w:r>
              <w:rPr>
                <w:noProof/>
                <w:webHidden/>
              </w:rPr>
              <w:instrText xml:space="preserve"> PAGEREF _Toc185708541 \h </w:instrText>
            </w:r>
            <w:r>
              <w:rPr>
                <w:noProof/>
                <w:webHidden/>
              </w:rPr>
            </w:r>
            <w:r>
              <w:rPr>
                <w:noProof/>
                <w:webHidden/>
              </w:rPr>
              <w:fldChar w:fldCharType="separate"/>
            </w:r>
            <w:r>
              <w:rPr>
                <w:noProof/>
                <w:webHidden/>
              </w:rPr>
              <w:t>21</w:t>
            </w:r>
            <w:r>
              <w:rPr>
                <w:noProof/>
                <w:webHidden/>
              </w:rPr>
              <w:fldChar w:fldCharType="end"/>
            </w:r>
          </w:hyperlink>
        </w:p>
        <w:p w14:paraId="093F79A6" w14:textId="09DB8F8C" w:rsidR="00D01B6F" w:rsidRDefault="00D01B6F">
          <w:pPr>
            <w:pStyle w:val="TOC2"/>
            <w:tabs>
              <w:tab w:val="right" w:leader="dot" w:pos="9339"/>
            </w:tabs>
            <w:rPr>
              <w:rFonts w:eastAsiaTheme="minorEastAsia" w:cstheme="minorBidi"/>
              <w:b w:val="0"/>
              <w:bCs w:val="0"/>
              <w:noProof/>
              <w:kern w:val="2"/>
              <w:sz w:val="24"/>
              <w:szCs w:val="24"/>
              <w:lang w:eastAsia="ru-RU"/>
              <w14:ligatures w14:val="standardContextual"/>
            </w:rPr>
          </w:pPr>
          <w:hyperlink w:anchor="_Toc185708542" w:history="1">
            <w:r w:rsidRPr="001D46EC">
              <w:rPr>
                <w:rStyle w:val="Hyperlink"/>
                <w:rFonts w:ascii="Times New Roman" w:hAnsi="Times New Roman" w:cs="Times New Roman"/>
                <w:noProof/>
              </w:rPr>
              <w:t>Метрика G-Eval превосходит другие современные метрики и даёт оценку максимально приближённую к человеческой. Она использует БЯМ с техникой chain-of-thoughts (CoT) [1], чтобы оценивать ответы от приложений с БЯМ на основе заданных критериев. Для оценки результатов работы системы, были разработаны критерии, которые строго проверяют фактическую точность ответов.</w:t>
            </w:r>
            <w:r>
              <w:rPr>
                <w:noProof/>
                <w:webHidden/>
              </w:rPr>
              <w:tab/>
            </w:r>
            <w:r>
              <w:rPr>
                <w:noProof/>
                <w:webHidden/>
              </w:rPr>
              <w:fldChar w:fldCharType="begin"/>
            </w:r>
            <w:r>
              <w:rPr>
                <w:noProof/>
                <w:webHidden/>
              </w:rPr>
              <w:instrText xml:space="preserve"> PAGEREF _Toc185708542 \h </w:instrText>
            </w:r>
            <w:r>
              <w:rPr>
                <w:noProof/>
                <w:webHidden/>
              </w:rPr>
            </w:r>
            <w:r>
              <w:rPr>
                <w:noProof/>
                <w:webHidden/>
              </w:rPr>
              <w:fldChar w:fldCharType="separate"/>
            </w:r>
            <w:r>
              <w:rPr>
                <w:noProof/>
                <w:webHidden/>
              </w:rPr>
              <w:t>21</w:t>
            </w:r>
            <w:r>
              <w:rPr>
                <w:noProof/>
                <w:webHidden/>
              </w:rPr>
              <w:fldChar w:fldCharType="end"/>
            </w:r>
          </w:hyperlink>
        </w:p>
        <w:p w14:paraId="632A7EE3" w14:textId="705DC0A7" w:rsidR="00D01B6F" w:rsidRDefault="00D01B6F">
          <w:pPr>
            <w:pStyle w:val="TOC1"/>
            <w:rPr>
              <w:rFonts w:eastAsiaTheme="minorEastAsia" w:cstheme="minorBidi"/>
              <w:b w:val="0"/>
              <w:bCs w:val="0"/>
              <w:i w:val="0"/>
              <w:iCs w:val="0"/>
              <w:noProof/>
              <w:kern w:val="2"/>
              <w:lang w:eastAsia="ru-RU"/>
              <w14:ligatures w14:val="standardContextual"/>
            </w:rPr>
          </w:pPr>
          <w:hyperlink w:anchor="_Toc185708543" w:history="1">
            <w:r w:rsidRPr="001D46EC">
              <w:rPr>
                <w:rStyle w:val="Hyperlink"/>
                <w:rFonts w:ascii="Times New Roman" w:hAnsi="Times New Roman" w:cs="Times New Roman"/>
                <w:noProof/>
              </w:rPr>
              <w:t>5.</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ОБРАЩЕНИЕ К ПРОГРАММЕ</w:t>
            </w:r>
            <w:r>
              <w:rPr>
                <w:noProof/>
                <w:webHidden/>
              </w:rPr>
              <w:tab/>
            </w:r>
            <w:r>
              <w:rPr>
                <w:noProof/>
                <w:webHidden/>
              </w:rPr>
              <w:fldChar w:fldCharType="begin"/>
            </w:r>
            <w:r>
              <w:rPr>
                <w:noProof/>
                <w:webHidden/>
              </w:rPr>
              <w:instrText xml:space="preserve"> PAGEREF _Toc185708543 \h </w:instrText>
            </w:r>
            <w:r>
              <w:rPr>
                <w:noProof/>
                <w:webHidden/>
              </w:rPr>
            </w:r>
            <w:r>
              <w:rPr>
                <w:noProof/>
                <w:webHidden/>
              </w:rPr>
              <w:fldChar w:fldCharType="separate"/>
            </w:r>
            <w:r>
              <w:rPr>
                <w:noProof/>
                <w:webHidden/>
              </w:rPr>
              <w:t>25</w:t>
            </w:r>
            <w:r>
              <w:rPr>
                <w:noProof/>
                <w:webHidden/>
              </w:rPr>
              <w:fldChar w:fldCharType="end"/>
            </w:r>
          </w:hyperlink>
        </w:p>
        <w:p w14:paraId="7052C365" w14:textId="73061FEC"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44" w:history="1">
            <w:r w:rsidRPr="001D46EC">
              <w:rPr>
                <w:rStyle w:val="Hyperlink"/>
                <w:rFonts w:ascii="Times New Roman" w:hAnsi="Times New Roman" w:cs="Times New Roman"/>
                <w:noProof/>
              </w:rPr>
              <w:t>5.1.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Вызов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noProof/>
                <w:webHidden/>
              </w:rPr>
              <w:tab/>
            </w:r>
            <w:r>
              <w:rPr>
                <w:noProof/>
                <w:webHidden/>
              </w:rPr>
              <w:fldChar w:fldCharType="begin"/>
            </w:r>
            <w:r>
              <w:rPr>
                <w:noProof/>
                <w:webHidden/>
              </w:rPr>
              <w:instrText xml:space="preserve"> PAGEREF _Toc185708544 \h </w:instrText>
            </w:r>
            <w:r>
              <w:rPr>
                <w:noProof/>
                <w:webHidden/>
              </w:rPr>
            </w:r>
            <w:r>
              <w:rPr>
                <w:noProof/>
                <w:webHidden/>
              </w:rPr>
              <w:fldChar w:fldCharType="separate"/>
            </w:r>
            <w:r>
              <w:rPr>
                <w:noProof/>
                <w:webHidden/>
              </w:rPr>
              <w:t>25</w:t>
            </w:r>
            <w:r>
              <w:rPr>
                <w:noProof/>
                <w:webHidden/>
              </w:rPr>
              <w:fldChar w:fldCharType="end"/>
            </w:r>
          </w:hyperlink>
        </w:p>
        <w:p w14:paraId="321F0057" w14:textId="1BD97B9B"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45" w:history="1">
            <w:r w:rsidRPr="001D46EC">
              <w:rPr>
                <w:rStyle w:val="Hyperlink"/>
                <w:rFonts w:ascii="Times New Roman" w:hAnsi="Times New Roman" w:cs="Times New Roman"/>
                <w:noProof/>
              </w:rPr>
              <w:t>5.2.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Вызов модуля на основе алгоритма упрощения и ускорения прототипирования систем с БЯМ на основе RAG</w:t>
            </w:r>
            <w:r>
              <w:rPr>
                <w:noProof/>
                <w:webHidden/>
              </w:rPr>
              <w:tab/>
            </w:r>
            <w:r>
              <w:rPr>
                <w:noProof/>
                <w:webHidden/>
              </w:rPr>
              <w:fldChar w:fldCharType="begin"/>
            </w:r>
            <w:r>
              <w:rPr>
                <w:noProof/>
                <w:webHidden/>
              </w:rPr>
              <w:instrText xml:space="preserve"> PAGEREF _Toc185708545 \h </w:instrText>
            </w:r>
            <w:r>
              <w:rPr>
                <w:noProof/>
                <w:webHidden/>
              </w:rPr>
            </w:r>
            <w:r>
              <w:rPr>
                <w:noProof/>
                <w:webHidden/>
              </w:rPr>
              <w:fldChar w:fldCharType="separate"/>
            </w:r>
            <w:r>
              <w:rPr>
                <w:noProof/>
                <w:webHidden/>
              </w:rPr>
              <w:t>26</w:t>
            </w:r>
            <w:r>
              <w:rPr>
                <w:noProof/>
                <w:webHidden/>
              </w:rPr>
              <w:fldChar w:fldCharType="end"/>
            </w:r>
          </w:hyperlink>
        </w:p>
        <w:p w14:paraId="6A5CCCD0" w14:textId="72ABA2DC"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46" w:history="1">
            <w:r w:rsidRPr="001D46EC">
              <w:rPr>
                <w:rStyle w:val="Hyperlink"/>
                <w:rFonts w:ascii="Times New Roman" w:hAnsi="Times New Roman" w:cs="Times New Roman"/>
                <w:noProof/>
              </w:rPr>
              <w:t>5.3.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Вызов модуля на основе алгоритма повышения эффективности БЯМ за счет использования ансамблей моделей и мультиагентных технологий</w:t>
            </w:r>
            <w:r>
              <w:rPr>
                <w:noProof/>
                <w:webHidden/>
              </w:rPr>
              <w:tab/>
            </w:r>
            <w:r>
              <w:rPr>
                <w:noProof/>
                <w:webHidden/>
              </w:rPr>
              <w:fldChar w:fldCharType="begin"/>
            </w:r>
            <w:r>
              <w:rPr>
                <w:noProof/>
                <w:webHidden/>
              </w:rPr>
              <w:instrText xml:space="preserve"> PAGEREF _Toc185708546 \h </w:instrText>
            </w:r>
            <w:r>
              <w:rPr>
                <w:noProof/>
                <w:webHidden/>
              </w:rPr>
            </w:r>
            <w:r>
              <w:rPr>
                <w:noProof/>
                <w:webHidden/>
              </w:rPr>
              <w:fldChar w:fldCharType="separate"/>
            </w:r>
            <w:r>
              <w:rPr>
                <w:noProof/>
                <w:webHidden/>
              </w:rPr>
              <w:t>27</w:t>
            </w:r>
            <w:r>
              <w:rPr>
                <w:noProof/>
                <w:webHidden/>
              </w:rPr>
              <w:fldChar w:fldCharType="end"/>
            </w:r>
          </w:hyperlink>
        </w:p>
        <w:p w14:paraId="052A4525" w14:textId="6725DC49"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47" w:history="1">
            <w:r w:rsidRPr="001D46EC">
              <w:rPr>
                <w:rStyle w:val="Hyperlink"/>
                <w:rFonts w:ascii="Times New Roman" w:hAnsi="Times New Roman" w:cs="Times New Roman"/>
                <w:noProof/>
              </w:rPr>
              <w:t>5.4.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Вызов модуля на основе алгоритма создания сложных синтетических примеров для дообучения БЯМ</w:t>
            </w:r>
            <w:r>
              <w:rPr>
                <w:noProof/>
                <w:webHidden/>
              </w:rPr>
              <w:tab/>
            </w:r>
            <w:r>
              <w:rPr>
                <w:noProof/>
                <w:webHidden/>
              </w:rPr>
              <w:fldChar w:fldCharType="begin"/>
            </w:r>
            <w:r>
              <w:rPr>
                <w:noProof/>
                <w:webHidden/>
              </w:rPr>
              <w:instrText xml:space="preserve"> PAGEREF _Toc185708547 \h </w:instrText>
            </w:r>
            <w:r>
              <w:rPr>
                <w:noProof/>
                <w:webHidden/>
              </w:rPr>
            </w:r>
            <w:r>
              <w:rPr>
                <w:noProof/>
                <w:webHidden/>
              </w:rPr>
              <w:fldChar w:fldCharType="separate"/>
            </w:r>
            <w:r>
              <w:rPr>
                <w:noProof/>
                <w:webHidden/>
              </w:rPr>
              <w:t>34</w:t>
            </w:r>
            <w:r>
              <w:rPr>
                <w:noProof/>
                <w:webHidden/>
              </w:rPr>
              <w:fldChar w:fldCharType="end"/>
            </w:r>
          </w:hyperlink>
        </w:p>
        <w:p w14:paraId="41AB6067" w14:textId="7D90D0FB" w:rsidR="00D01B6F" w:rsidRDefault="00D01B6F">
          <w:pPr>
            <w:pStyle w:val="TOC1"/>
            <w:rPr>
              <w:rFonts w:eastAsiaTheme="minorEastAsia" w:cstheme="minorBidi"/>
              <w:b w:val="0"/>
              <w:bCs w:val="0"/>
              <w:i w:val="0"/>
              <w:iCs w:val="0"/>
              <w:noProof/>
              <w:kern w:val="2"/>
              <w:lang w:eastAsia="ru-RU"/>
              <w14:ligatures w14:val="standardContextual"/>
            </w:rPr>
          </w:pPr>
          <w:hyperlink w:anchor="_Toc185708548" w:history="1">
            <w:r w:rsidRPr="001D46EC">
              <w:rPr>
                <w:rStyle w:val="Hyperlink"/>
                <w:rFonts w:ascii="Times New Roman" w:hAnsi="Times New Roman" w:cs="Times New Roman"/>
                <w:noProof/>
              </w:rPr>
              <w:t>6.</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ПРОВЕРКА ПРОГРАММЫ</w:t>
            </w:r>
            <w:r>
              <w:rPr>
                <w:noProof/>
                <w:webHidden/>
              </w:rPr>
              <w:tab/>
            </w:r>
            <w:r>
              <w:rPr>
                <w:noProof/>
                <w:webHidden/>
              </w:rPr>
              <w:fldChar w:fldCharType="begin"/>
            </w:r>
            <w:r>
              <w:rPr>
                <w:noProof/>
                <w:webHidden/>
              </w:rPr>
              <w:instrText xml:space="preserve"> PAGEREF _Toc185708548 \h </w:instrText>
            </w:r>
            <w:r>
              <w:rPr>
                <w:noProof/>
                <w:webHidden/>
              </w:rPr>
            </w:r>
            <w:r>
              <w:rPr>
                <w:noProof/>
                <w:webHidden/>
              </w:rPr>
              <w:fldChar w:fldCharType="separate"/>
            </w:r>
            <w:r>
              <w:rPr>
                <w:noProof/>
                <w:webHidden/>
              </w:rPr>
              <w:t>36</w:t>
            </w:r>
            <w:r>
              <w:rPr>
                <w:noProof/>
                <w:webHidden/>
              </w:rPr>
              <w:fldChar w:fldCharType="end"/>
            </w:r>
          </w:hyperlink>
        </w:p>
        <w:p w14:paraId="669E1F97" w14:textId="4956FAF0" w:rsidR="00D01B6F" w:rsidRDefault="00D01B6F">
          <w:pPr>
            <w:pStyle w:val="TOC1"/>
            <w:rPr>
              <w:rFonts w:eastAsiaTheme="minorEastAsia" w:cstheme="minorBidi"/>
              <w:b w:val="0"/>
              <w:bCs w:val="0"/>
              <w:i w:val="0"/>
              <w:iCs w:val="0"/>
              <w:noProof/>
              <w:kern w:val="2"/>
              <w:lang w:eastAsia="ru-RU"/>
              <w14:ligatures w14:val="standardContextual"/>
            </w:rPr>
          </w:pPr>
          <w:hyperlink w:anchor="_Toc185708549" w:history="1">
            <w:r w:rsidRPr="001D46EC">
              <w:rPr>
                <w:rStyle w:val="Hyperlink"/>
                <w:rFonts w:ascii="Times New Roman" w:hAnsi="Times New Roman" w:cs="Times New Roman"/>
                <w:noProof/>
              </w:rPr>
              <w:t>7.</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ВХОДНЫЕ И ВЫХОДНЫЕ ДАННЫЕ</w:t>
            </w:r>
            <w:r>
              <w:rPr>
                <w:noProof/>
                <w:webHidden/>
              </w:rPr>
              <w:tab/>
            </w:r>
            <w:r>
              <w:rPr>
                <w:noProof/>
                <w:webHidden/>
              </w:rPr>
              <w:fldChar w:fldCharType="begin"/>
            </w:r>
            <w:r>
              <w:rPr>
                <w:noProof/>
                <w:webHidden/>
              </w:rPr>
              <w:instrText xml:space="preserve"> PAGEREF _Toc185708549 \h </w:instrText>
            </w:r>
            <w:r>
              <w:rPr>
                <w:noProof/>
                <w:webHidden/>
              </w:rPr>
            </w:r>
            <w:r>
              <w:rPr>
                <w:noProof/>
                <w:webHidden/>
              </w:rPr>
              <w:fldChar w:fldCharType="separate"/>
            </w:r>
            <w:r>
              <w:rPr>
                <w:noProof/>
                <w:webHidden/>
              </w:rPr>
              <w:t>41</w:t>
            </w:r>
            <w:r>
              <w:rPr>
                <w:noProof/>
                <w:webHidden/>
              </w:rPr>
              <w:fldChar w:fldCharType="end"/>
            </w:r>
          </w:hyperlink>
        </w:p>
        <w:p w14:paraId="5B2ECB55" w14:textId="292958F7"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50" w:history="1">
            <w:r w:rsidRPr="001D46EC">
              <w:rPr>
                <w:rStyle w:val="Hyperlink"/>
                <w:rFonts w:ascii="Times New Roman" w:hAnsi="Times New Roman" w:cs="Times New Roman"/>
                <w:noProof/>
              </w:rPr>
              <w:t>7.1.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Состав и структура входных данных</w:t>
            </w:r>
            <w:r>
              <w:rPr>
                <w:noProof/>
                <w:webHidden/>
              </w:rPr>
              <w:tab/>
            </w:r>
            <w:r>
              <w:rPr>
                <w:noProof/>
                <w:webHidden/>
              </w:rPr>
              <w:fldChar w:fldCharType="begin"/>
            </w:r>
            <w:r>
              <w:rPr>
                <w:noProof/>
                <w:webHidden/>
              </w:rPr>
              <w:instrText xml:space="preserve"> PAGEREF _Toc185708550 \h </w:instrText>
            </w:r>
            <w:r>
              <w:rPr>
                <w:noProof/>
                <w:webHidden/>
              </w:rPr>
            </w:r>
            <w:r>
              <w:rPr>
                <w:noProof/>
                <w:webHidden/>
              </w:rPr>
              <w:fldChar w:fldCharType="separate"/>
            </w:r>
            <w:r>
              <w:rPr>
                <w:noProof/>
                <w:webHidden/>
              </w:rPr>
              <w:t>41</w:t>
            </w:r>
            <w:r>
              <w:rPr>
                <w:noProof/>
                <w:webHidden/>
              </w:rPr>
              <w:fldChar w:fldCharType="end"/>
            </w:r>
          </w:hyperlink>
        </w:p>
        <w:p w14:paraId="2D3B4FCD" w14:textId="12A80C6B"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1" w:history="1">
            <w:r w:rsidRPr="001D46EC">
              <w:rPr>
                <w:rStyle w:val="Hyperlink"/>
                <w:rFonts w:ascii="Times New Roman" w:hAnsi="Times New Roman" w:cs="Times New Roman"/>
                <w:i/>
                <w:iCs/>
                <w:noProof/>
              </w:rPr>
              <w:t>7.1.1.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noProof/>
                <w:webHidden/>
              </w:rPr>
              <w:tab/>
            </w:r>
            <w:r>
              <w:rPr>
                <w:noProof/>
                <w:webHidden/>
              </w:rPr>
              <w:fldChar w:fldCharType="begin"/>
            </w:r>
            <w:r>
              <w:rPr>
                <w:noProof/>
                <w:webHidden/>
              </w:rPr>
              <w:instrText xml:space="preserve"> PAGEREF _Toc185708551 \h </w:instrText>
            </w:r>
            <w:r>
              <w:rPr>
                <w:noProof/>
                <w:webHidden/>
              </w:rPr>
            </w:r>
            <w:r>
              <w:rPr>
                <w:noProof/>
                <w:webHidden/>
              </w:rPr>
              <w:fldChar w:fldCharType="separate"/>
            </w:r>
            <w:r>
              <w:rPr>
                <w:noProof/>
                <w:webHidden/>
              </w:rPr>
              <w:t>41</w:t>
            </w:r>
            <w:r>
              <w:rPr>
                <w:noProof/>
                <w:webHidden/>
              </w:rPr>
              <w:fldChar w:fldCharType="end"/>
            </w:r>
          </w:hyperlink>
        </w:p>
        <w:p w14:paraId="57712FBB" w14:textId="6F358051"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2" w:history="1">
            <w:r w:rsidRPr="001D46EC">
              <w:rPr>
                <w:rStyle w:val="Hyperlink"/>
                <w:rFonts w:ascii="Times New Roman" w:hAnsi="Times New Roman" w:cs="Times New Roman"/>
                <w:noProof/>
              </w:rPr>
              <w:t>7.1.2.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входных данных для модуля на основе алгоритма упрощения и ускорения прототипирования систем с БЯМ на основе RAG</w:t>
            </w:r>
            <w:r>
              <w:rPr>
                <w:noProof/>
                <w:webHidden/>
              </w:rPr>
              <w:tab/>
            </w:r>
            <w:r>
              <w:rPr>
                <w:noProof/>
                <w:webHidden/>
              </w:rPr>
              <w:fldChar w:fldCharType="begin"/>
            </w:r>
            <w:r>
              <w:rPr>
                <w:noProof/>
                <w:webHidden/>
              </w:rPr>
              <w:instrText xml:space="preserve"> PAGEREF _Toc185708552 \h </w:instrText>
            </w:r>
            <w:r>
              <w:rPr>
                <w:noProof/>
                <w:webHidden/>
              </w:rPr>
            </w:r>
            <w:r>
              <w:rPr>
                <w:noProof/>
                <w:webHidden/>
              </w:rPr>
              <w:fldChar w:fldCharType="separate"/>
            </w:r>
            <w:r>
              <w:rPr>
                <w:noProof/>
                <w:webHidden/>
              </w:rPr>
              <w:t>41</w:t>
            </w:r>
            <w:r>
              <w:rPr>
                <w:noProof/>
                <w:webHidden/>
              </w:rPr>
              <w:fldChar w:fldCharType="end"/>
            </w:r>
          </w:hyperlink>
        </w:p>
        <w:p w14:paraId="2C4104FB" w14:textId="0218A11E"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3" w:history="1">
            <w:r w:rsidRPr="001D46EC">
              <w:rPr>
                <w:rStyle w:val="Hyperlink"/>
                <w:rFonts w:ascii="Times New Roman" w:hAnsi="Times New Roman" w:cs="Times New Roman"/>
                <w:i/>
                <w:iCs/>
                <w:noProof/>
              </w:rPr>
              <w:t>7.1.3.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входных данных для модуля на основе алгоритма повышения эффективности БЯМ за счет использования ансамблей моделей и мультиагентных технологий</w:t>
            </w:r>
            <w:r>
              <w:rPr>
                <w:noProof/>
                <w:webHidden/>
              </w:rPr>
              <w:tab/>
            </w:r>
            <w:r>
              <w:rPr>
                <w:noProof/>
                <w:webHidden/>
              </w:rPr>
              <w:fldChar w:fldCharType="begin"/>
            </w:r>
            <w:r>
              <w:rPr>
                <w:noProof/>
                <w:webHidden/>
              </w:rPr>
              <w:instrText xml:space="preserve"> PAGEREF _Toc185708553 \h </w:instrText>
            </w:r>
            <w:r>
              <w:rPr>
                <w:noProof/>
                <w:webHidden/>
              </w:rPr>
            </w:r>
            <w:r>
              <w:rPr>
                <w:noProof/>
                <w:webHidden/>
              </w:rPr>
              <w:fldChar w:fldCharType="separate"/>
            </w:r>
            <w:r>
              <w:rPr>
                <w:noProof/>
                <w:webHidden/>
              </w:rPr>
              <w:t>42</w:t>
            </w:r>
            <w:r>
              <w:rPr>
                <w:noProof/>
                <w:webHidden/>
              </w:rPr>
              <w:fldChar w:fldCharType="end"/>
            </w:r>
          </w:hyperlink>
        </w:p>
        <w:p w14:paraId="5568E82D" w14:textId="4D6707BC"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4" w:history="1">
            <w:r w:rsidRPr="001D46EC">
              <w:rPr>
                <w:rStyle w:val="Hyperlink"/>
                <w:rFonts w:ascii="Times New Roman" w:hAnsi="Times New Roman" w:cs="Times New Roman"/>
                <w:i/>
                <w:iCs/>
                <w:noProof/>
              </w:rPr>
              <w:t>7.1.4.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входных данных</w:t>
            </w:r>
            <w:r w:rsidRPr="001D46EC">
              <w:rPr>
                <w:rStyle w:val="Hyperlink"/>
                <w:rFonts w:cs="Times New Roman"/>
                <w:i/>
                <w:noProof/>
              </w:rPr>
              <w:t xml:space="preserve"> для </w:t>
            </w:r>
            <w:r w:rsidRPr="001D46EC">
              <w:rPr>
                <w:rStyle w:val="Hyperlink"/>
                <w:rFonts w:ascii="Times New Roman" w:hAnsi="Times New Roman" w:cs="Times New Roman"/>
                <w:i/>
                <w:iCs/>
                <w:noProof/>
              </w:rPr>
              <w:t>модуля</w:t>
            </w:r>
            <w:r w:rsidRPr="001D46EC">
              <w:rPr>
                <w:rStyle w:val="Hyperlink"/>
                <w:rFonts w:cs="Times New Roman"/>
                <w:i/>
                <w:noProof/>
              </w:rPr>
              <w:t xml:space="preserve"> на основе алгоритма создания сложных синтетических примеров для дообучения БЯМ</w:t>
            </w:r>
            <w:r>
              <w:rPr>
                <w:noProof/>
                <w:webHidden/>
              </w:rPr>
              <w:tab/>
            </w:r>
            <w:r>
              <w:rPr>
                <w:noProof/>
                <w:webHidden/>
              </w:rPr>
              <w:fldChar w:fldCharType="begin"/>
            </w:r>
            <w:r>
              <w:rPr>
                <w:noProof/>
                <w:webHidden/>
              </w:rPr>
              <w:instrText xml:space="preserve"> PAGEREF _Toc185708554 \h </w:instrText>
            </w:r>
            <w:r>
              <w:rPr>
                <w:noProof/>
                <w:webHidden/>
              </w:rPr>
            </w:r>
            <w:r>
              <w:rPr>
                <w:noProof/>
                <w:webHidden/>
              </w:rPr>
              <w:fldChar w:fldCharType="separate"/>
            </w:r>
            <w:r>
              <w:rPr>
                <w:noProof/>
                <w:webHidden/>
              </w:rPr>
              <w:t>43</w:t>
            </w:r>
            <w:r>
              <w:rPr>
                <w:noProof/>
                <w:webHidden/>
              </w:rPr>
              <w:fldChar w:fldCharType="end"/>
            </w:r>
          </w:hyperlink>
        </w:p>
        <w:p w14:paraId="349FDBC4" w14:textId="1E211026"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55" w:history="1">
            <w:r w:rsidRPr="001D46EC">
              <w:rPr>
                <w:rStyle w:val="Hyperlink"/>
                <w:rFonts w:ascii="Times New Roman" w:hAnsi="Times New Roman" w:cs="Times New Roman"/>
                <w:noProof/>
              </w:rPr>
              <w:t>7.2.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Подготовка входных данных</w:t>
            </w:r>
            <w:r>
              <w:rPr>
                <w:noProof/>
                <w:webHidden/>
              </w:rPr>
              <w:tab/>
            </w:r>
            <w:r>
              <w:rPr>
                <w:noProof/>
                <w:webHidden/>
              </w:rPr>
              <w:fldChar w:fldCharType="begin"/>
            </w:r>
            <w:r>
              <w:rPr>
                <w:noProof/>
                <w:webHidden/>
              </w:rPr>
              <w:instrText xml:space="preserve"> PAGEREF _Toc185708555 \h </w:instrText>
            </w:r>
            <w:r>
              <w:rPr>
                <w:noProof/>
                <w:webHidden/>
              </w:rPr>
            </w:r>
            <w:r>
              <w:rPr>
                <w:noProof/>
                <w:webHidden/>
              </w:rPr>
              <w:fldChar w:fldCharType="separate"/>
            </w:r>
            <w:r>
              <w:rPr>
                <w:noProof/>
                <w:webHidden/>
              </w:rPr>
              <w:t>44</w:t>
            </w:r>
            <w:r>
              <w:rPr>
                <w:noProof/>
                <w:webHidden/>
              </w:rPr>
              <w:fldChar w:fldCharType="end"/>
            </w:r>
          </w:hyperlink>
        </w:p>
        <w:p w14:paraId="73BECABD" w14:textId="10717459"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6" w:history="1">
            <w:r w:rsidRPr="001D46EC">
              <w:rPr>
                <w:rStyle w:val="Hyperlink"/>
                <w:rFonts w:ascii="Times New Roman" w:hAnsi="Times New Roman" w:cs="Times New Roman"/>
                <w:i/>
                <w:iCs/>
                <w:noProof/>
              </w:rPr>
              <w:t>7.2.1.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Подготовка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noProof/>
                <w:webHidden/>
              </w:rPr>
              <w:tab/>
            </w:r>
            <w:r>
              <w:rPr>
                <w:noProof/>
                <w:webHidden/>
              </w:rPr>
              <w:fldChar w:fldCharType="begin"/>
            </w:r>
            <w:r>
              <w:rPr>
                <w:noProof/>
                <w:webHidden/>
              </w:rPr>
              <w:instrText xml:space="preserve"> PAGEREF _Toc185708556 \h </w:instrText>
            </w:r>
            <w:r>
              <w:rPr>
                <w:noProof/>
                <w:webHidden/>
              </w:rPr>
            </w:r>
            <w:r>
              <w:rPr>
                <w:noProof/>
                <w:webHidden/>
              </w:rPr>
              <w:fldChar w:fldCharType="separate"/>
            </w:r>
            <w:r>
              <w:rPr>
                <w:noProof/>
                <w:webHidden/>
              </w:rPr>
              <w:t>44</w:t>
            </w:r>
            <w:r>
              <w:rPr>
                <w:noProof/>
                <w:webHidden/>
              </w:rPr>
              <w:fldChar w:fldCharType="end"/>
            </w:r>
          </w:hyperlink>
        </w:p>
        <w:p w14:paraId="79749B02" w14:textId="14927B8E"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7" w:history="1">
            <w:r w:rsidRPr="001D46EC">
              <w:rPr>
                <w:rStyle w:val="Hyperlink"/>
                <w:rFonts w:ascii="Times New Roman" w:hAnsi="Times New Roman" w:cs="Times New Roman"/>
                <w:i/>
                <w:iCs/>
                <w:noProof/>
              </w:rPr>
              <w:t>7.2.2.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Подготовка входных данных для модуля на основе алгоритма упрощения и ускорения прототипирования систем с БЯМ на основе RAG</w:t>
            </w:r>
            <w:r>
              <w:rPr>
                <w:noProof/>
                <w:webHidden/>
              </w:rPr>
              <w:tab/>
            </w:r>
            <w:r>
              <w:rPr>
                <w:noProof/>
                <w:webHidden/>
              </w:rPr>
              <w:fldChar w:fldCharType="begin"/>
            </w:r>
            <w:r>
              <w:rPr>
                <w:noProof/>
                <w:webHidden/>
              </w:rPr>
              <w:instrText xml:space="preserve"> PAGEREF _Toc185708557 \h </w:instrText>
            </w:r>
            <w:r>
              <w:rPr>
                <w:noProof/>
                <w:webHidden/>
              </w:rPr>
            </w:r>
            <w:r>
              <w:rPr>
                <w:noProof/>
                <w:webHidden/>
              </w:rPr>
              <w:fldChar w:fldCharType="separate"/>
            </w:r>
            <w:r>
              <w:rPr>
                <w:noProof/>
                <w:webHidden/>
              </w:rPr>
              <w:t>45</w:t>
            </w:r>
            <w:r>
              <w:rPr>
                <w:noProof/>
                <w:webHidden/>
              </w:rPr>
              <w:fldChar w:fldCharType="end"/>
            </w:r>
          </w:hyperlink>
        </w:p>
        <w:p w14:paraId="096BA0BA" w14:textId="7E66BA9E"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8" w:history="1">
            <w:r w:rsidRPr="001D46EC">
              <w:rPr>
                <w:rStyle w:val="Hyperlink"/>
                <w:rFonts w:ascii="Times New Roman" w:hAnsi="Times New Roman" w:cs="Times New Roman"/>
                <w:noProof/>
              </w:rPr>
              <w:t>7.2.3.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Подготовка входных данных для модуля на основе алгоритма повышения эффективности БЯМ за счет использования ансамблей моделей и мультиагентных технологий</w:t>
            </w:r>
            <w:r>
              <w:rPr>
                <w:noProof/>
                <w:webHidden/>
              </w:rPr>
              <w:tab/>
            </w:r>
            <w:r>
              <w:rPr>
                <w:noProof/>
                <w:webHidden/>
              </w:rPr>
              <w:fldChar w:fldCharType="begin"/>
            </w:r>
            <w:r>
              <w:rPr>
                <w:noProof/>
                <w:webHidden/>
              </w:rPr>
              <w:instrText xml:space="preserve"> PAGEREF _Toc185708558 \h </w:instrText>
            </w:r>
            <w:r>
              <w:rPr>
                <w:noProof/>
                <w:webHidden/>
              </w:rPr>
            </w:r>
            <w:r>
              <w:rPr>
                <w:noProof/>
                <w:webHidden/>
              </w:rPr>
              <w:fldChar w:fldCharType="separate"/>
            </w:r>
            <w:r>
              <w:rPr>
                <w:noProof/>
                <w:webHidden/>
              </w:rPr>
              <w:t>47</w:t>
            </w:r>
            <w:r>
              <w:rPr>
                <w:noProof/>
                <w:webHidden/>
              </w:rPr>
              <w:fldChar w:fldCharType="end"/>
            </w:r>
          </w:hyperlink>
        </w:p>
        <w:p w14:paraId="0101C2EF" w14:textId="7820CD79"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59" w:history="1">
            <w:r w:rsidRPr="001D46EC">
              <w:rPr>
                <w:rStyle w:val="Hyperlink"/>
                <w:rFonts w:ascii="Times New Roman" w:hAnsi="Times New Roman" w:cs="Times New Roman"/>
                <w:i/>
                <w:iCs/>
                <w:noProof/>
              </w:rPr>
              <w:t>7.2.4.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Подготовка входных данных для модуля на основе алгоритма создания сложных синтетических примеров для дообучения БЯМ</w:t>
            </w:r>
            <w:r>
              <w:rPr>
                <w:noProof/>
                <w:webHidden/>
              </w:rPr>
              <w:tab/>
            </w:r>
            <w:r>
              <w:rPr>
                <w:noProof/>
                <w:webHidden/>
              </w:rPr>
              <w:fldChar w:fldCharType="begin"/>
            </w:r>
            <w:r>
              <w:rPr>
                <w:noProof/>
                <w:webHidden/>
              </w:rPr>
              <w:instrText xml:space="preserve"> PAGEREF _Toc185708559 \h </w:instrText>
            </w:r>
            <w:r>
              <w:rPr>
                <w:noProof/>
                <w:webHidden/>
              </w:rPr>
            </w:r>
            <w:r>
              <w:rPr>
                <w:noProof/>
                <w:webHidden/>
              </w:rPr>
              <w:fldChar w:fldCharType="separate"/>
            </w:r>
            <w:r>
              <w:rPr>
                <w:noProof/>
                <w:webHidden/>
              </w:rPr>
              <w:t>47</w:t>
            </w:r>
            <w:r>
              <w:rPr>
                <w:noProof/>
                <w:webHidden/>
              </w:rPr>
              <w:fldChar w:fldCharType="end"/>
            </w:r>
          </w:hyperlink>
        </w:p>
        <w:p w14:paraId="3BA0099D" w14:textId="3FD399F5"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60" w:history="1">
            <w:r w:rsidRPr="001D46EC">
              <w:rPr>
                <w:rStyle w:val="Hyperlink"/>
                <w:rFonts w:ascii="Times New Roman" w:hAnsi="Times New Roman" w:cs="Times New Roman"/>
                <w:noProof/>
              </w:rPr>
              <w:t>7.3.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Состав и структура выходных данных</w:t>
            </w:r>
            <w:r>
              <w:rPr>
                <w:noProof/>
                <w:webHidden/>
              </w:rPr>
              <w:tab/>
            </w:r>
            <w:r>
              <w:rPr>
                <w:noProof/>
                <w:webHidden/>
              </w:rPr>
              <w:fldChar w:fldCharType="begin"/>
            </w:r>
            <w:r>
              <w:rPr>
                <w:noProof/>
                <w:webHidden/>
              </w:rPr>
              <w:instrText xml:space="preserve"> PAGEREF _Toc185708560 \h </w:instrText>
            </w:r>
            <w:r>
              <w:rPr>
                <w:noProof/>
                <w:webHidden/>
              </w:rPr>
            </w:r>
            <w:r>
              <w:rPr>
                <w:noProof/>
                <w:webHidden/>
              </w:rPr>
              <w:fldChar w:fldCharType="separate"/>
            </w:r>
            <w:r>
              <w:rPr>
                <w:noProof/>
                <w:webHidden/>
              </w:rPr>
              <w:t>48</w:t>
            </w:r>
            <w:r>
              <w:rPr>
                <w:noProof/>
                <w:webHidden/>
              </w:rPr>
              <w:fldChar w:fldCharType="end"/>
            </w:r>
          </w:hyperlink>
        </w:p>
        <w:p w14:paraId="059DAE1F" w14:textId="77E49F95"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1" w:history="1">
            <w:r w:rsidRPr="001D46EC">
              <w:rPr>
                <w:rStyle w:val="Hyperlink"/>
                <w:rFonts w:ascii="Times New Roman" w:hAnsi="Times New Roman" w:cs="Times New Roman"/>
                <w:i/>
                <w:iCs/>
                <w:noProof/>
              </w:rPr>
              <w:t>7.3.1.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noProof/>
                <w:webHidden/>
              </w:rPr>
              <w:tab/>
            </w:r>
            <w:r>
              <w:rPr>
                <w:noProof/>
                <w:webHidden/>
              </w:rPr>
              <w:fldChar w:fldCharType="begin"/>
            </w:r>
            <w:r>
              <w:rPr>
                <w:noProof/>
                <w:webHidden/>
              </w:rPr>
              <w:instrText xml:space="preserve"> PAGEREF _Toc185708561 \h </w:instrText>
            </w:r>
            <w:r>
              <w:rPr>
                <w:noProof/>
                <w:webHidden/>
              </w:rPr>
            </w:r>
            <w:r>
              <w:rPr>
                <w:noProof/>
                <w:webHidden/>
              </w:rPr>
              <w:fldChar w:fldCharType="separate"/>
            </w:r>
            <w:r>
              <w:rPr>
                <w:noProof/>
                <w:webHidden/>
              </w:rPr>
              <w:t>48</w:t>
            </w:r>
            <w:r>
              <w:rPr>
                <w:noProof/>
                <w:webHidden/>
              </w:rPr>
              <w:fldChar w:fldCharType="end"/>
            </w:r>
          </w:hyperlink>
        </w:p>
        <w:p w14:paraId="0D2D914A" w14:textId="56E78730"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2" w:history="1">
            <w:r w:rsidRPr="001D46EC">
              <w:rPr>
                <w:rStyle w:val="Hyperlink"/>
                <w:rFonts w:ascii="Times New Roman" w:hAnsi="Times New Roman" w:cs="Times New Roman"/>
                <w:i/>
                <w:iCs/>
                <w:noProof/>
              </w:rPr>
              <w:t>7.3.2.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выходных данных модуля на основе алгоритма упрощения и ускорения прототипирования систем с БЯМ на основе RAG</w:t>
            </w:r>
            <w:r>
              <w:rPr>
                <w:noProof/>
                <w:webHidden/>
              </w:rPr>
              <w:tab/>
            </w:r>
            <w:r>
              <w:rPr>
                <w:noProof/>
                <w:webHidden/>
              </w:rPr>
              <w:fldChar w:fldCharType="begin"/>
            </w:r>
            <w:r>
              <w:rPr>
                <w:noProof/>
                <w:webHidden/>
              </w:rPr>
              <w:instrText xml:space="preserve"> PAGEREF _Toc185708562 \h </w:instrText>
            </w:r>
            <w:r>
              <w:rPr>
                <w:noProof/>
                <w:webHidden/>
              </w:rPr>
            </w:r>
            <w:r>
              <w:rPr>
                <w:noProof/>
                <w:webHidden/>
              </w:rPr>
              <w:fldChar w:fldCharType="separate"/>
            </w:r>
            <w:r>
              <w:rPr>
                <w:noProof/>
                <w:webHidden/>
              </w:rPr>
              <w:t>48</w:t>
            </w:r>
            <w:r>
              <w:rPr>
                <w:noProof/>
                <w:webHidden/>
              </w:rPr>
              <w:fldChar w:fldCharType="end"/>
            </w:r>
          </w:hyperlink>
        </w:p>
        <w:p w14:paraId="282B75F0" w14:textId="7AE9A677"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3" w:history="1">
            <w:r w:rsidRPr="001D46EC">
              <w:rPr>
                <w:rStyle w:val="Hyperlink"/>
                <w:rFonts w:ascii="Times New Roman" w:hAnsi="Times New Roman" w:cs="Times New Roman"/>
                <w:noProof/>
              </w:rPr>
              <w:t>7.3.3.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выходных данных модуля на основе алгоритма повышения эффективности БЯМ за счет использования ансамблей моделей и мультиагентных технологий</w:t>
            </w:r>
            <w:r>
              <w:rPr>
                <w:noProof/>
                <w:webHidden/>
              </w:rPr>
              <w:tab/>
            </w:r>
            <w:r>
              <w:rPr>
                <w:noProof/>
                <w:webHidden/>
              </w:rPr>
              <w:fldChar w:fldCharType="begin"/>
            </w:r>
            <w:r>
              <w:rPr>
                <w:noProof/>
                <w:webHidden/>
              </w:rPr>
              <w:instrText xml:space="preserve"> PAGEREF _Toc185708563 \h </w:instrText>
            </w:r>
            <w:r>
              <w:rPr>
                <w:noProof/>
                <w:webHidden/>
              </w:rPr>
            </w:r>
            <w:r>
              <w:rPr>
                <w:noProof/>
                <w:webHidden/>
              </w:rPr>
              <w:fldChar w:fldCharType="separate"/>
            </w:r>
            <w:r>
              <w:rPr>
                <w:noProof/>
                <w:webHidden/>
              </w:rPr>
              <w:t>49</w:t>
            </w:r>
            <w:r>
              <w:rPr>
                <w:noProof/>
                <w:webHidden/>
              </w:rPr>
              <w:fldChar w:fldCharType="end"/>
            </w:r>
          </w:hyperlink>
        </w:p>
        <w:p w14:paraId="2658388E" w14:textId="6E852101"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4" w:history="1">
            <w:r w:rsidRPr="001D46EC">
              <w:rPr>
                <w:rStyle w:val="Hyperlink"/>
                <w:rFonts w:ascii="Times New Roman" w:hAnsi="Times New Roman" w:cs="Times New Roman"/>
                <w:i/>
                <w:iCs/>
                <w:noProof/>
              </w:rPr>
              <w:t>7.3.4.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Состав и структура выходных данных модуля на основе алгоритма создания сложных синтетических примеров для дообучения БЯМ</w:t>
            </w:r>
            <w:r>
              <w:rPr>
                <w:noProof/>
                <w:webHidden/>
              </w:rPr>
              <w:tab/>
            </w:r>
            <w:r>
              <w:rPr>
                <w:noProof/>
                <w:webHidden/>
              </w:rPr>
              <w:fldChar w:fldCharType="begin"/>
            </w:r>
            <w:r>
              <w:rPr>
                <w:noProof/>
                <w:webHidden/>
              </w:rPr>
              <w:instrText xml:space="preserve"> PAGEREF _Toc185708564 \h </w:instrText>
            </w:r>
            <w:r>
              <w:rPr>
                <w:noProof/>
                <w:webHidden/>
              </w:rPr>
            </w:r>
            <w:r>
              <w:rPr>
                <w:noProof/>
                <w:webHidden/>
              </w:rPr>
              <w:fldChar w:fldCharType="separate"/>
            </w:r>
            <w:r>
              <w:rPr>
                <w:noProof/>
                <w:webHidden/>
              </w:rPr>
              <w:t>49</w:t>
            </w:r>
            <w:r>
              <w:rPr>
                <w:noProof/>
                <w:webHidden/>
              </w:rPr>
              <w:fldChar w:fldCharType="end"/>
            </w:r>
          </w:hyperlink>
        </w:p>
        <w:p w14:paraId="217E5430" w14:textId="1DA4FD24" w:rsidR="00D01B6F" w:rsidRDefault="00D01B6F">
          <w:pPr>
            <w:pStyle w:val="TOC2"/>
            <w:tabs>
              <w:tab w:val="left" w:pos="960"/>
              <w:tab w:val="right" w:leader="dot" w:pos="9339"/>
            </w:tabs>
            <w:rPr>
              <w:rFonts w:eastAsiaTheme="minorEastAsia" w:cstheme="minorBidi"/>
              <w:b w:val="0"/>
              <w:bCs w:val="0"/>
              <w:noProof/>
              <w:kern w:val="2"/>
              <w:sz w:val="24"/>
              <w:szCs w:val="24"/>
              <w:lang w:eastAsia="ru-RU"/>
              <w14:ligatures w14:val="standardContextual"/>
            </w:rPr>
          </w:pPr>
          <w:hyperlink w:anchor="_Toc185708565" w:history="1">
            <w:r w:rsidRPr="001D46EC">
              <w:rPr>
                <w:rStyle w:val="Hyperlink"/>
                <w:rFonts w:ascii="Times New Roman" w:hAnsi="Times New Roman" w:cs="Times New Roman"/>
                <w:noProof/>
              </w:rPr>
              <w:t>7.4.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noProof/>
              </w:rPr>
              <w:t>Интерпретация выходных данных</w:t>
            </w:r>
            <w:r>
              <w:rPr>
                <w:noProof/>
                <w:webHidden/>
              </w:rPr>
              <w:tab/>
            </w:r>
            <w:r>
              <w:rPr>
                <w:noProof/>
                <w:webHidden/>
              </w:rPr>
              <w:fldChar w:fldCharType="begin"/>
            </w:r>
            <w:r>
              <w:rPr>
                <w:noProof/>
                <w:webHidden/>
              </w:rPr>
              <w:instrText xml:space="preserve"> PAGEREF _Toc185708565 \h </w:instrText>
            </w:r>
            <w:r>
              <w:rPr>
                <w:noProof/>
                <w:webHidden/>
              </w:rPr>
            </w:r>
            <w:r>
              <w:rPr>
                <w:noProof/>
                <w:webHidden/>
              </w:rPr>
              <w:fldChar w:fldCharType="separate"/>
            </w:r>
            <w:r>
              <w:rPr>
                <w:noProof/>
                <w:webHidden/>
              </w:rPr>
              <w:t>50</w:t>
            </w:r>
            <w:r>
              <w:rPr>
                <w:noProof/>
                <w:webHidden/>
              </w:rPr>
              <w:fldChar w:fldCharType="end"/>
            </w:r>
          </w:hyperlink>
        </w:p>
        <w:p w14:paraId="06707C8C" w14:textId="333E8FB7"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6" w:history="1">
            <w:r w:rsidRPr="001D46EC">
              <w:rPr>
                <w:rStyle w:val="Hyperlink"/>
                <w:rFonts w:ascii="Times New Roman" w:hAnsi="Times New Roman" w:cs="Times New Roman"/>
                <w:i/>
                <w:iCs/>
                <w:noProof/>
              </w:rPr>
              <w:t>7.4.1.</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Интерпретация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r>
              <w:rPr>
                <w:noProof/>
                <w:webHidden/>
              </w:rPr>
              <w:tab/>
            </w:r>
            <w:r>
              <w:rPr>
                <w:noProof/>
                <w:webHidden/>
              </w:rPr>
              <w:fldChar w:fldCharType="begin"/>
            </w:r>
            <w:r>
              <w:rPr>
                <w:noProof/>
                <w:webHidden/>
              </w:rPr>
              <w:instrText xml:space="preserve"> PAGEREF _Toc185708566 \h </w:instrText>
            </w:r>
            <w:r>
              <w:rPr>
                <w:noProof/>
                <w:webHidden/>
              </w:rPr>
            </w:r>
            <w:r>
              <w:rPr>
                <w:noProof/>
                <w:webHidden/>
              </w:rPr>
              <w:fldChar w:fldCharType="separate"/>
            </w:r>
            <w:r>
              <w:rPr>
                <w:noProof/>
                <w:webHidden/>
              </w:rPr>
              <w:t>50</w:t>
            </w:r>
            <w:r>
              <w:rPr>
                <w:noProof/>
                <w:webHidden/>
              </w:rPr>
              <w:fldChar w:fldCharType="end"/>
            </w:r>
          </w:hyperlink>
        </w:p>
        <w:p w14:paraId="2466C8CC" w14:textId="139262D0"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7" w:history="1">
            <w:r w:rsidRPr="001D46EC">
              <w:rPr>
                <w:rStyle w:val="Hyperlink"/>
                <w:rFonts w:ascii="Times New Roman" w:hAnsi="Times New Roman" w:cs="Times New Roman"/>
                <w:noProof/>
              </w:rPr>
              <w:t>7.4.2.</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Интерпретация выходных данных модуля на основе алгоритма упрощения и ускорения прототипирования систем с БЯМ на основе RAG</w:t>
            </w:r>
            <w:r>
              <w:rPr>
                <w:noProof/>
                <w:webHidden/>
              </w:rPr>
              <w:tab/>
            </w:r>
            <w:r>
              <w:rPr>
                <w:noProof/>
                <w:webHidden/>
              </w:rPr>
              <w:fldChar w:fldCharType="begin"/>
            </w:r>
            <w:r>
              <w:rPr>
                <w:noProof/>
                <w:webHidden/>
              </w:rPr>
              <w:instrText xml:space="preserve"> PAGEREF _Toc185708567 \h </w:instrText>
            </w:r>
            <w:r>
              <w:rPr>
                <w:noProof/>
                <w:webHidden/>
              </w:rPr>
            </w:r>
            <w:r>
              <w:rPr>
                <w:noProof/>
                <w:webHidden/>
              </w:rPr>
              <w:fldChar w:fldCharType="separate"/>
            </w:r>
            <w:r>
              <w:rPr>
                <w:noProof/>
                <w:webHidden/>
              </w:rPr>
              <w:t>50</w:t>
            </w:r>
            <w:r>
              <w:rPr>
                <w:noProof/>
                <w:webHidden/>
              </w:rPr>
              <w:fldChar w:fldCharType="end"/>
            </w:r>
          </w:hyperlink>
        </w:p>
        <w:p w14:paraId="16320DF5" w14:textId="25BF32C7"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8" w:history="1">
            <w:r w:rsidRPr="001D46EC">
              <w:rPr>
                <w:rStyle w:val="Hyperlink"/>
                <w:rFonts w:ascii="Times New Roman" w:hAnsi="Times New Roman" w:cs="Times New Roman"/>
                <w:noProof/>
              </w:rPr>
              <w:t>7.4.3.</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Интерпретация выходных данных модуля на основе алгоритма повышения эффективности БЯМ за счет использования ансамблей моделей и мультиагентных технологий</w:t>
            </w:r>
            <w:r>
              <w:rPr>
                <w:noProof/>
                <w:webHidden/>
              </w:rPr>
              <w:tab/>
            </w:r>
            <w:r>
              <w:rPr>
                <w:noProof/>
                <w:webHidden/>
              </w:rPr>
              <w:fldChar w:fldCharType="begin"/>
            </w:r>
            <w:r>
              <w:rPr>
                <w:noProof/>
                <w:webHidden/>
              </w:rPr>
              <w:instrText xml:space="preserve"> PAGEREF _Toc185708568 \h </w:instrText>
            </w:r>
            <w:r>
              <w:rPr>
                <w:noProof/>
                <w:webHidden/>
              </w:rPr>
            </w:r>
            <w:r>
              <w:rPr>
                <w:noProof/>
                <w:webHidden/>
              </w:rPr>
              <w:fldChar w:fldCharType="separate"/>
            </w:r>
            <w:r>
              <w:rPr>
                <w:noProof/>
                <w:webHidden/>
              </w:rPr>
              <w:t>50</w:t>
            </w:r>
            <w:r>
              <w:rPr>
                <w:noProof/>
                <w:webHidden/>
              </w:rPr>
              <w:fldChar w:fldCharType="end"/>
            </w:r>
          </w:hyperlink>
        </w:p>
        <w:p w14:paraId="194E2D4C" w14:textId="2A5A6006" w:rsidR="00D01B6F" w:rsidRDefault="00D01B6F">
          <w:pPr>
            <w:pStyle w:val="TOC2"/>
            <w:tabs>
              <w:tab w:val="left" w:pos="1200"/>
              <w:tab w:val="right" w:leader="dot" w:pos="9339"/>
            </w:tabs>
            <w:rPr>
              <w:rFonts w:eastAsiaTheme="minorEastAsia" w:cstheme="minorBidi"/>
              <w:b w:val="0"/>
              <w:bCs w:val="0"/>
              <w:noProof/>
              <w:kern w:val="2"/>
              <w:sz w:val="24"/>
              <w:szCs w:val="24"/>
              <w:lang w:eastAsia="ru-RU"/>
              <w14:ligatures w14:val="standardContextual"/>
            </w:rPr>
          </w:pPr>
          <w:hyperlink w:anchor="_Toc185708569" w:history="1">
            <w:r w:rsidRPr="001D46EC">
              <w:rPr>
                <w:rStyle w:val="Hyperlink"/>
                <w:rFonts w:ascii="Times New Roman" w:hAnsi="Times New Roman" w:cs="Times New Roman"/>
                <w:noProof/>
              </w:rPr>
              <w:t>7.4.4.</w:t>
            </w:r>
            <w:r>
              <w:rPr>
                <w:rFonts w:eastAsiaTheme="minorEastAsia" w:cstheme="minorBidi"/>
                <w:b w:val="0"/>
                <w:bCs w:val="0"/>
                <w:noProof/>
                <w:kern w:val="2"/>
                <w:sz w:val="24"/>
                <w:szCs w:val="24"/>
                <w:lang w:eastAsia="ru-RU"/>
                <w14:ligatures w14:val="standardContextual"/>
              </w:rPr>
              <w:tab/>
            </w:r>
            <w:r w:rsidRPr="001D46EC">
              <w:rPr>
                <w:rStyle w:val="Hyperlink"/>
                <w:rFonts w:ascii="Times New Roman" w:hAnsi="Times New Roman" w:cs="Times New Roman"/>
                <w:i/>
                <w:iCs/>
                <w:noProof/>
              </w:rPr>
              <w:t>Интерпретация выходных данных модуля на основе алгоритма создания сложных синтетических примеров для дообучения БЯМ</w:t>
            </w:r>
            <w:r>
              <w:rPr>
                <w:noProof/>
                <w:webHidden/>
              </w:rPr>
              <w:tab/>
            </w:r>
            <w:r>
              <w:rPr>
                <w:noProof/>
                <w:webHidden/>
              </w:rPr>
              <w:fldChar w:fldCharType="begin"/>
            </w:r>
            <w:r>
              <w:rPr>
                <w:noProof/>
                <w:webHidden/>
              </w:rPr>
              <w:instrText xml:space="preserve"> PAGEREF _Toc185708569 \h </w:instrText>
            </w:r>
            <w:r>
              <w:rPr>
                <w:noProof/>
                <w:webHidden/>
              </w:rPr>
            </w:r>
            <w:r>
              <w:rPr>
                <w:noProof/>
                <w:webHidden/>
              </w:rPr>
              <w:fldChar w:fldCharType="separate"/>
            </w:r>
            <w:r>
              <w:rPr>
                <w:noProof/>
                <w:webHidden/>
              </w:rPr>
              <w:t>52</w:t>
            </w:r>
            <w:r>
              <w:rPr>
                <w:noProof/>
                <w:webHidden/>
              </w:rPr>
              <w:fldChar w:fldCharType="end"/>
            </w:r>
          </w:hyperlink>
        </w:p>
        <w:p w14:paraId="672C8669" w14:textId="4E1CBF00" w:rsidR="00D01B6F" w:rsidRDefault="00D01B6F">
          <w:pPr>
            <w:pStyle w:val="TOC1"/>
            <w:rPr>
              <w:rFonts w:eastAsiaTheme="minorEastAsia" w:cstheme="minorBidi"/>
              <w:b w:val="0"/>
              <w:bCs w:val="0"/>
              <w:i w:val="0"/>
              <w:iCs w:val="0"/>
              <w:noProof/>
              <w:kern w:val="2"/>
              <w:lang w:eastAsia="ru-RU"/>
              <w14:ligatures w14:val="standardContextual"/>
            </w:rPr>
          </w:pPr>
          <w:hyperlink w:anchor="_Toc185708570" w:history="1">
            <w:r w:rsidRPr="001D46EC">
              <w:rPr>
                <w:rStyle w:val="Hyperlink"/>
                <w:rFonts w:ascii="Times New Roman" w:hAnsi="Times New Roman" w:cs="Times New Roman"/>
                <w:noProof/>
              </w:rPr>
              <w:t>8.</w:t>
            </w:r>
            <w:r>
              <w:rPr>
                <w:rFonts w:eastAsiaTheme="minorEastAsia" w:cstheme="minorBidi"/>
                <w:b w:val="0"/>
                <w:bCs w:val="0"/>
                <w:i w:val="0"/>
                <w:iCs w:val="0"/>
                <w:noProof/>
                <w:kern w:val="2"/>
                <w:lang w:eastAsia="ru-RU"/>
                <w14:ligatures w14:val="standardContextual"/>
              </w:rPr>
              <w:tab/>
            </w:r>
            <w:r w:rsidRPr="001D46EC">
              <w:rPr>
                <w:rStyle w:val="Hyperlink"/>
                <w:rFonts w:ascii="Times New Roman" w:hAnsi="Times New Roman" w:cs="Times New Roman"/>
                <w:noProof/>
              </w:rPr>
              <w:t>СООБЩЕНИЯ</w:t>
            </w:r>
            <w:r>
              <w:rPr>
                <w:noProof/>
                <w:webHidden/>
              </w:rPr>
              <w:tab/>
            </w:r>
            <w:r>
              <w:rPr>
                <w:noProof/>
                <w:webHidden/>
              </w:rPr>
              <w:fldChar w:fldCharType="begin"/>
            </w:r>
            <w:r>
              <w:rPr>
                <w:noProof/>
                <w:webHidden/>
              </w:rPr>
              <w:instrText xml:space="preserve"> PAGEREF _Toc185708570 \h </w:instrText>
            </w:r>
            <w:r>
              <w:rPr>
                <w:noProof/>
                <w:webHidden/>
              </w:rPr>
            </w:r>
            <w:r>
              <w:rPr>
                <w:noProof/>
                <w:webHidden/>
              </w:rPr>
              <w:fldChar w:fldCharType="separate"/>
            </w:r>
            <w:r>
              <w:rPr>
                <w:noProof/>
                <w:webHidden/>
              </w:rPr>
              <w:t>53</w:t>
            </w:r>
            <w:r>
              <w:rPr>
                <w:noProof/>
                <w:webHidden/>
              </w:rPr>
              <w:fldChar w:fldCharType="end"/>
            </w:r>
          </w:hyperlink>
        </w:p>
        <w:p w14:paraId="322D6720" w14:textId="779229BB" w:rsidR="00D01B6F" w:rsidRDefault="00D01B6F">
          <w:pPr>
            <w:pStyle w:val="TOC1"/>
            <w:rPr>
              <w:rFonts w:eastAsiaTheme="minorEastAsia" w:cstheme="minorBidi"/>
              <w:b w:val="0"/>
              <w:bCs w:val="0"/>
              <w:i w:val="0"/>
              <w:iCs w:val="0"/>
              <w:noProof/>
              <w:kern w:val="2"/>
              <w:lang w:eastAsia="ru-RU"/>
              <w14:ligatures w14:val="standardContextual"/>
            </w:rPr>
          </w:pPr>
          <w:hyperlink w:anchor="_Toc185708571" w:history="1">
            <w:r w:rsidRPr="001D46EC">
              <w:rPr>
                <w:rStyle w:val="Hyperlink"/>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_Toc185708571 \h </w:instrText>
            </w:r>
            <w:r>
              <w:rPr>
                <w:noProof/>
                <w:webHidden/>
              </w:rPr>
            </w:r>
            <w:r>
              <w:rPr>
                <w:noProof/>
                <w:webHidden/>
              </w:rPr>
              <w:fldChar w:fldCharType="separate"/>
            </w:r>
            <w:r>
              <w:rPr>
                <w:noProof/>
                <w:webHidden/>
              </w:rPr>
              <w:t>54</w:t>
            </w:r>
            <w:r>
              <w:rPr>
                <w:noProof/>
                <w:webHidden/>
              </w:rPr>
              <w:fldChar w:fldCharType="end"/>
            </w:r>
          </w:hyperlink>
        </w:p>
        <w:p w14:paraId="12DA0F91" w14:textId="0C498E6C" w:rsidR="00D01B6F" w:rsidRDefault="00D01B6F">
          <w:pPr>
            <w:pStyle w:val="TOC1"/>
            <w:rPr>
              <w:rFonts w:eastAsiaTheme="minorEastAsia" w:cstheme="minorBidi"/>
              <w:b w:val="0"/>
              <w:bCs w:val="0"/>
              <w:i w:val="0"/>
              <w:iCs w:val="0"/>
              <w:noProof/>
              <w:kern w:val="2"/>
              <w:lang w:eastAsia="ru-RU"/>
              <w14:ligatures w14:val="standardContextual"/>
            </w:rPr>
          </w:pPr>
          <w:hyperlink w:anchor="_Toc185708572" w:history="1">
            <w:r w:rsidRPr="001D46EC">
              <w:rPr>
                <w:rStyle w:val="Hyperlink"/>
                <w:rFonts w:ascii="Times New Roman" w:hAnsi="Times New Roman" w:cs="Times New Roman"/>
                <w:noProof/>
              </w:rPr>
              <w:t>ЛИСТ РЕГИСТРАЦИИ ИЗМЕНЕНИЙ</w:t>
            </w:r>
            <w:r>
              <w:rPr>
                <w:noProof/>
                <w:webHidden/>
              </w:rPr>
              <w:tab/>
            </w:r>
            <w:r>
              <w:rPr>
                <w:noProof/>
                <w:webHidden/>
              </w:rPr>
              <w:fldChar w:fldCharType="begin"/>
            </w:r>
            <w:r>
              <w:rPr>
                <w:noProof/>
                <w:webHidden/>
              </w:rPr>
              <w:instrText xml:space="preserve"> PAGEREF _Toc185708572 \h </w:instrText>
            </w:r>
            <w:r>
              <w:rPr>
                <w:noProof/>
                <w:webHidden/>
              </w:rPr>
            </w:r>
            <w:r>
              <w:rPr>
                <w:noProof/>
                <w:webHidden/>
              </w:rPr>
              <w:fldChar w:fldCharType="separate"/>
            </w:r>
            <w:r>
              <w:rPr>
                <w:noProof/>
                <w:webHidden/>
              </w:rPr>
              <w:t>55</w:t>
            </w:r>
            <w:r>
              <w:rPr>
                <w:noProof/>
                <w:webHidden/>
              </w:rPr>
              <w:fldChar w:fldCharType="end"/>
            </w:r>
          </w:hyperlink>
        </w:p>
        <w:p w14:paraId="379F6DA7" w14:textId="5293F874" w:rsidR="00E679CF" w:rsidRPr="00027B69" w:rsidRDefault="00E679CF" w:rsidP="051346AE">
          <w:pPr>
            <w:pStyle w:val="TOC1"/>
            <w:tabs>
              <w:tab w:val="clear" w:pos="9339"/>
              <w:tab w:val="right" w:leader="dot" w:pos="9330"/>
            </w:tabs>
            <w:rPr>
              <w:rStyle w:val="Hyperlink"/>
              <w:noProof/>
              <w:kern w:val="2"/>
              <w:lang w:eastAsia="ru-RU"/>
              <w14:ligatures w14:val="standardContextual"/>
            </w:rPr>
          </w:pPr>
          <w:r>
            <w:fldChar w:fldCharType="end"/>
          </w:r>
        </w:p>
      </w:sdtContent>
    </w:sdt>
    <w:p w14:paraId="48B53DF4" w14:textId="0BA6BA68" w:rsidR="0076517C" w:rsidRDefault="0076517C" w:rsidP="00AF1E6C">
      <w:pPr>
        <w:tabs>
          <w:tab w:val="left" w:pos="426"/>
        </w:tabs>
        <w:spacing w:line="360" w:lineRule="auto"/>
        <w:rPr>
          <w:rFonts w:ascii="Times New Roman" w:hAnsi="Times New Roman" w:cs="Times New Roman"/>
        </w:rPr>
      </w:pPr>
    </w:p>
    <w:p w14:paraId="426546A0" w14:textId="77777777" w:rsidR="00F434E7" w:rsidRDefault="00F434E7">
      <w:pPr>
        <w:rPr>
          <w:rFonts w:ascii="Times New Roman" w:eastAsiaTheme="majorEastAsia" w:hAnsi="Times New Roman" w:cs="Times New Roman"/>
          <w:b/>
          <w:color w:val="000000" w:themeColor="text1"/>
        </w:rPr>
      </w:pPr>
      <w:r>
        <w:rPr>
          <w:rFonts w:ascii="Times New Roman" w:hAnsi="Times New Roman" w:cs="Times New Roman"/>
          <w:b/>
          <w:color w:val="000000" w:themeColor="text1"/>
        </w:rPr>
        <w:br w:type="page"/>
      </w:r>
    </w:p>
    <w:p w14:paraId="0F054FDF" w14:textId="4CEC4137" w:rsidR="003F4DD3" w:rsidRPr="00DA6738" w:rsidRDefault="00CC0B6E" w:rsidP="008F6F78">
      <w:pPr>
        <w:pStyle w:val="Heading1"/>
        <w:numPr>
          <w:ilvl w:val="0"/>
          <w:numId w:val="6"/>
        </w:numPr>
        <w:spacing w:after="240"/>
        <w:ind w:left="0"/>
        <w:jc w:val="center"/>
        <w:rPr>
          <w:rFonts w:ascii="Times New Roman" w:hAnsi="Times New Roman" w:cs="Times New Roman"/>
          <w:b/>
          <w:color w:val="000000" w:themeColor="text1"/>
          <w:sz w:val="24"/>
          <w:szCs w:val="24"/>
        </w:rPr>
      </w:pPr>
      <w:bookmarkStart w:id="10" w:name="_Toc185708516"/>
      <w:r>
        <w:rPr>
          <w:rFonts w:ascii="Times New Roman" w:hAnsi="Times New Roman" w:cs="Times New Roman"/>
          <w:b/>
          <w:color w:val="000000" w:themeColor="text1"/>
          <w:sz w:val="24"/>
          <w:szCs w:val="24"/>
        </w:rPr>
        <w:t>ОБЩИЕ СВЕДЕНИЯ</w:t>
      </w:r>
      <w:bookmarkEnd w:id="10"/>
    </w:p>
    <w:p w14:paraId="54E412A6" w14:textId="05895B43" w:rsidR="00947A13" w:rsidRPr="00856B58" w:rsidRDefault="00D15C56" w:rsidP="54255647">
      <w:pPr>
        <w:pStyle w:val="a3"/>
        <w:rPr>
          <w:lang w:eastAsia="ru-RU"/>
        </w:rPr>
      </w:pPr>
      <w:r w:rsidRPr="54255647">
        <w:rPr>
          <w:lang w:eastAsia="ru-RU"/>
        </w:rPr>
        <w:t xml:space="preserve">Программный комплекс – фреймворк быстрого прототипирования приложений на основе больших языковых моделей (БЯМ) (далее – </w:t>
      </w:r>
      <w:proofErr w:type="spellStart"/>
      <w:r w:rsidRPr="54255647">
        <w:rPr>
          <w:lang w:val="en-US" w:eastAsia="ru-RU"/>
        </w:rPr>
        <w:t>ProtoLLM</w:t>
      </w:r>
      <w:proofErr w:type="spellEnd"/>
      <w:r w:rsidRPr="54255647">
        <w:rPr>
          <w:lang w:eastAsia="ru-RU"/>
        </w:rPr>
        <w:t>) RU.СНАБ.00855-01</w:t>
      </w:r>
      <w:r w:rsidR="00947A13" w:rsidRPr="54255647">
        <w:rPr>
          <w:lang w:eastAsia="ru-RU"/>
        </w:rPr>
        <w:t xml:space="preserve"> разработан в рамках выполнения пункта </w:t>
      </w:r>
      <w:r w:rsidRPr="54255647">
        <w:rPr>
          <w:lang w:eastAsia="ru-RU"/>
        </w:rPr>
        <w:t>1.1.2</w:t>
      </w:r>
      <w:r w:rsidR="00947A13" w:rsidRPr="54255647">
        <w:rPr>
          <w:lang w:eastAsia="ru-RU"/>
        </w:rPr>
        <w:t xml:space="preserve"> плана деятельности ИЦ СИИП по Соглашению с АНО «Аналитический центр при Правительстве Российской Федерации» № 70–2021–00141 (ИГК </w:t>
      </w:r>
      <w:r w:rsidRPr="54255647">
        <w:rPr>
          <w:lang w:eastAsia="ru-RU"/>
        </w:rPr>
        <w:t>000000D730324P540002</w:t>
      </w:r>
      <w:r w:rsidR="00947A13" w:rsidRPr="54255647">
        <w:rPr>
          <w:lang w:eastAsia="ru-RU"/>
        </w:rPr>
        <w:t xml:space="preserve">). Фреймворк предназначен для решения задач </w:t>
      </w:r>
      <w:r w:rsidR="0D91D4BF" w:rsidRPr="54255647">
        <w:rPr>
          <w:lang w:eastAsia="ru-RU"/>
        </w:rPr>
        <w:t>быстрого прототипирования приложений на основе БЯМ</w:t>
      </w:r>
      <w:r w:rsidR="00947A13" w:rsidRPr="54255647">
        <w:rPr>
          <w:lang w:eastAsia="ru-RU"/>
        </w:rPr>
        <w:t>.</w:t>
      </w:r>
    </w:p>
    <w:p w14:paraId="4CAC4531" w14:textId="2488878C" w:rsidR="00947A13" w:rsidRPr="00781295" w:rsidRDefault="00947A13" w:rsidP="345F98CC">
      <w:pPr>
        <w:pStyle w:val="a3"/>
        <w:rPr>
          <w:lang w:eastAsia="ru-RU"/>
        </w:rPr>
      </w:pPr>
      <w:r w:rsidRPr="009856FC">
        <w:rPr>
          <w:lang w:eastAsia="ru-RU"/>
        </w:rPr>
        <w:t>Разработанный фреймворк является кроссплатформенным программным обеспечением, поэтому системные программные средства, используемые фреймворком могут быть представлены локализованной версией любой операционной системы для ПК (Windows, Unix). Основным инструме</w:t>
      </w:r>
      <w:r w:rsidRPr="54255647">
        <w:rPr>
          <w:lang w:eastAsia="ru-RU"/>
        </w:rPr>
        <w:t>нтом работы с фреймворком служит среда разработки (</w:t>
      </w:r>
      <w:proofErr w:type="spellStart"/>
      <w:r w:rsidRPr="009856FC">
        <w:rPr>
          <w:lang w:eastAsia="ru-RU"/>
        </w:rPr>
        <w:t>PyCharm</w:t>
      </w:r>
      <w:proofErr w:type="spellEnd"/>
      <w:r w:rsidRPr="54255647">
        <w:rPr>
          <w:lang w:eastAsia="ru-RU"/>
        </w:rPr>
        <w:t>).</w:t>
      </w:r>
    </w:p>
    <w:p w14:paraId="57673B75" w14:textId="20CC0569" w:rsidR="009E42C4" w:rsidRDefault="7366B2FC" w:rsidP="480559EC">
      <w:pPr>
        <w:pStyle w:val="a3"/>
        <w:rPr>
          <w:lang w:eastAsia="ru-RU"/>
        </w:rPr>
      </w:pPr>
      <w:r w:rsidRPr="345F98CC">
        <w:rPr>
          <w:lang w:eastAsia="ru-RU"/>
        </w:rPr>
        <w:t xml:space="preserve">Компонент разработан на языке </w:t>
      </w:r>
      <w:r w:rsidRPr="345F98CC">
        <w:rPr>
          <w:lang w:val="en-GB" w:eastAsia="ru-RU"/>
        </w:rPr>
        <w:t>Python</w:t>
      </w:r>
      <w:r w:rsidRPr="345F98CC">
        <w:rPr>
          <w:lang w:eastAsia="ru-RU"/>
        </w:rPr>
        <w:t xml:space="preserve"> 3.</w:t>
      </w:r>
      <w:r w:rsidR="5C86320D" w:rsidRPr="345F98CC">
        <w:rPr>
          <w:lang w:eastAsia="ru-RU"/>
        </w:rPr>
        <w:t>10</w:t>
      </w:r>
      <w:r w:rsidRPr="345F98CC">
        <w:rPr>
          <w:lang w:eastAsia="ru-RU"/>
        </w:rPr>
        <w:t xml:space="preserve"> с использованием библиотек </w:t>
      </w:r>
      <w:proofErr w:type="spellStart"/>
      <w:r w:rsidR="0E462E46" w:rsidRPr="345F98CC">
        <w:rPr>
          <w:lang w:eastAsia="ru-RU"/>
        </w:rPr>
        <w:t>langchain</w:t>
      </w:r>
      <w:proofErr w:type="spellEnd"/>
      <w:r w:rsidR="0E462E46" w:rsidRPr="345F98CC">
        <w:rPr>
          <w:lang w:eastAsia="ru-RU"/>
        </w:rPr>
        <w:t xml:space="preserve">, </w:t>
      </w:r>
      <w:proofErr w:type="spellStart"/>
      <w:r w:rsidR="0E462E46" w:rsidRPr="345F98CC">
        <w:rPr>
          <w:lang w:eastAsia="ru-RU"/>
        </w:rPr>
        <w:t>pydantic</w:t>
      </w:r>
      <w:proofErr w:type="spellEnd"/>
      <w:r w:rsidR="0E462E46" w:rsidRPr="345F98CC">
        <w:rPr>
          <w:lang w:eastAsia="ru-RU"/>
        </w:rPr>
        <w:t xml:space="preserve">, </w:t>
      </w:r>
      <w:proofErr w:type="spellStart"/>
      <w:r w:rsidR="0E462E46" w:rsidRPr="345F98CC">
        <w:rPr>
          <w:lang w:eastAsia="ru-RU"/>
        </w:rPr>
        <w:t>chromadb</w:t>
      </w:r>
      <w:proofErr w:type="spellEnd"/>
      <w:r w:rsidR="0E462E46" w:rsidRPr="345F98CC">
        <w:rPr>
          <w:lang w:eastAsia="ru-RU"/>
        </w:rPr>
        <w:t xml:space="preserve">, </w:t>
      </w:r>
      <w:proofErr w:type="spellStart"/>
      <w:r w:rsidR="0E462E46" w:rsidRPr="345F98CC">
        <w:rPr>
          <w:lang w:eastAsia="ru-RU"/>
        </w:rPr>
        <w:t>tornado</w:t>
      </w:r>
      <w:proofErr w:type="spellEnd"/>
      <w:r w:rsidRPr="345F98CC">
        <w:rPr>
          <w:lang w:eastAsia="ru-RU"/>
        </w:rPr>
        <w:t>,</w:t>
      </w:r>
      <w:r w:rsidR="1DF13E61" w:rsidRPr="345F98CC">
        <w:rPr>
          <w:lang w:eastAsia="ru-RU"/>
        </w:rPr>
        <w:t xml:space="preserve"> </w:t>
      </w:r>
      <w:proofErr w:type="spellStart"/>
      <w:r w:rsidR="1DF13E61" w:rsidRPr="345F98CC">
        <w:rPr>
          <w:lang w:eastAsia="ru-RU"/>
        </w:rPr>
        <w:t>pypdf</w:t>
      </w:r>
      <w:proofErr w:type="spellEnd"/>
      <w:r w:rsidR="1DF13E61" w:rsidRPr="345F98CC">
        <w:rPr>
          <w:lang w:eastAsia="ru-RU"/>
        </w:rPr>
        <w:t xml:space="preserve">, </w:t>
      </w:r>
      <w:proofErr w:type="spellStart"/>
      <w:r w:rsidR="1DF13E61" w:rsidRPr="345F98CC">
        <w:rPr>
          <w:lang w:eastAsia="ru-RU"/>
        </w:rPr>
        <w:t>redis</w:t>
      </w:r>
      <w:proofErr w:type="spellEnd"/>
      <w:r w:rsidR="064A9F03" w:rsidRPr="345F98CC">
        <w:rPr>
          <w:lang w:eastAsia="ru-RU"/>
        </w:rPr>
        <w:t>,</w:t>
      </w:r>
      <w:r w:rsidR="1DF13E61" w:rsidRPr="345F98CC">
        <w:rPr>
          <w:lang w:eastAsia="ru-RU"/>
        </w:rPr>
        <w:t xml:space="preserve"> </w:t>
      </w:r>
      <w:proofErr w:type="spellStart"/>
      <w:r w:rsidR="0A7133E8" w:rsidRPr="345F98CC">
        <w:rPr>
          <w:lang w:eastAsia="ru-RU"/>
        </w:rPr>
        <w:t>celery</w:t>
      </w:r>
      <w:proofErr w:type="spellEnd"/>
      <w:r w:rsidRPr="345F98CC">
        <w:rPr>
          <w:lang w:eastAsia="ru-RU"/>
        </w:rPr>
        <w:t xml:space="preserve"> и размещен в репозиториях</w:t>
      </w:r>
      <w:r w:rsidR="0FD2EF13" w:rsidRPr="345F98CC">
        <w:rPr>
          <w:lang w:eastAsia="ru-RU"/>
        </w:rPr>
        <w:t>:</w:t>
      </w:r>
    </w:p>
    <w:p w14:paraId="7424956E" w14:textId="6A4BBF42" w:rsidR="00D90541" w:rsidRPr="000151FD" w:rsidRDefault="77CC3360" w:rsidP="480559EC">
      <w:pPr>
        <w:pStyle w:val="a3"/>
        <w:numPr>
          <w:ilvl w:val="0"/>
          <w:numId w:val="5"/>
        </w:numPr>
        <w:ind w:left="0" w:firstLine="709"/>
        <w:rPr>
          <w:lang w:eastAsia="ru-RU"/>
        </w:rPr>
      </w:pPr>
      <w:r>
        <w:t>https://gitlab.actcognitive.org/itmo-sai-code/ProtoLLM</w:t>
      </w:r>
      <w:r w:rsidR="00D90541">
        <w:t xml:space="preserve"> (версия с русскоязычным описанием)</w:t>
      </w:r>
    </w:p>
    <w:p w14:paraId="658227CF" w14:textId="5D262CC0" w:rsidR="00D90541" w:rsidRPr="000151FD" w:rsidRDefault="56AEFC1C" w:rsidP="480559EC">
      <w:pPr>
        <w:pStyle w:val="a3"/>
        <w:numPr>
          <w:ilvl w:val="0"/>
          <w:numId w:val="5"/>
        </w:numPr>
        <w:ind w:left="0" w:firstLine="709"/>
        <w:rPr>
          <w:lang w:eastAsia="ru-RU"/>
        </w:rPr>
      </w:pPr>
      <w:r w:rsidRPr="345F98CC">
        <w:rPr>
          <w:lang w:val="en-US"/>
        </w:rPr>
        <w:t>https</w:t>
      </w:r>
      <w:r>
        <w:t>://</w:t>
      </w:r>
      <w:proofErr w:type="spellStart"/>
      <w:r w:rsidRPr="345F98CC">
        <w:rPr>
          <w:lang w:val="en-US"/>
        </w:rPr>
        <w:t>github</w:t>
      </w:r>
      <w:proofErr w:type="spellEnd"/>
      <w:r>
        <w:t>.</w:t>
      </w:r>
      <w:r w:rsidRPr="345F98CC">
        <w:rPr>
          <w:lang w:val="en-US"/>
        </w:rPr>
        <w:t>com</w:t>
      </w:r>
      <w:r>
        <w:t>/</w:t>
      </w:r>
      <w:proofErr w:type="spellStart"/>
      <w:r w:rsidRPr="345F98CC">
        <w:rPr>
          <w:lang w:val="en-US"/>
        </w:rPr>
        <w:t>aimclub</w:t>
      </w:r>
      <w:proofErr w:type="spellEnd"/>
      <w:r>
        <w:t>/</w:t>
      </w:r>
      <w:proofErr w:type="spellStart"/>
      <w:r w:rsidR="76389745">
        <w:t>ProtoLLM</w:t>
      </w:r>
      <w:proofErr w:type="spellEnd"/>
      <w:r w:rsidR="71989E38">
        <w:t>;</w:t>
      </w:r>
    </w:p>
    <w:p w14:paraId="05154742" w14:textId="77777777" w:rsidR="00CC0B6E" w:rsidRPr="00D90541" w:rsidRDefault="00CC0B6E" w:rsidP="0069406C">
      <w:r w:rsidRPr="00D90541">
        <w:br w:type="page"/>
      </w:r>
    </w:p>
    <w:p w14:paraId="35802A5F" w14:textId="6370C513" w:rsidR="00CC0B6E" w:rsidRPr="00DA6738" w:rsidRDefault="00CC0B6E" w:rsidP="008F6F78">
      <w:pPr>
        <w:pStyle w:val="Heading1"/>
        <w:numPr>
          <w:ilvl w:val="0"/>
          <w:numId w:val="1"/>
        </w:numPr>
        <w:spacing w:after="240"/>
        <w:ind w:left="0"/>
        <w:jc w:val="center"/>
        <w:rPr>
          <w:rFonts w:ascii="Times New Roman" w:hAnsi="Times New Roman" w:cs="Times New Roman"/>
          <w:b/>
          <w:color w:val="000000" w:themeColor="text1"/>
          <w:sz w:val="24"/>
          <w:szCs w:val="24"/>
        </w:rPr>
      </w:pPr>
      <w:bookmarkStart w:id="11" w:name="_Toc185708517"/>
      <w:r>
        <w:rPr>
          <w:rFonts w:ascii="Times New Roman" w:hAnsi="Times New Roman" w:cs="Times New Roman"/>
          <w:b/>
          <w:color w:val="000000" w:themeColor="text1"/>
          <w:sz w:val="24"/>
          <w:szCs w:val="24"/>
        </w:rPr>
        <w:t>НАЗНАЧЕНИЕ И УСЛОВИЯ ПРИМЕНЕНИЯ</w:t>
      </w:r>
      <w:bookmarkEnd w:id="11"/>
    </w:p>
    <w:p w14:paraId="39F24DC1" w14:textId="113FDE67" w:rsidR="00A14C5E" w:rsidRPr="00AE6A3C" w:rsidRDefault="00A14C5E" w:rsidP="008F6F78">
      <w:pPr>
        <w:pStyle w:val="ListParagraph"/>
        <w:numPr>
          <w:ilvl w:val="1"/>
          <w:numId w:val="1"/>
        </w:numPr>
        <w:spacing w:before="240" w:after="240"/>
        <w:ind w:left="709" w:firstLine="0"/>
        <w:jc w:val="both"/>
        <w:outlineLvl w:val="1"/>
        <w:rPr>
          <w:rFonts w:ascii="Times New Roman" w:hAnsi="Times New Roman" w:cs="Times New Roman"/>
          <w:b/>
        </w:rPr>
      </w:pPr>
      <w:bookmarkStart w:id="12" w:name="_Toc185708518"/>
      <w:bookmarkStart w:id="13" w:name="_Toc314834778"/>
      <w:bookmarkStart w:id="14" w:name="_Toc472444629"/>
      <w:bookmarkStart w:id="15" w:name="_Toc472444604"/>
      <w:bookmarkStart w:id="16" w:name="_Toc473914089"/>
      <w:r>
        <w:rPr>
          <w:rFonts w:ascii="Times New Roman" w:hAnsi="Times New Roman" w:cs="Times New Roman"/>
          <w:b/>
        </w:rPr>
        <w:t>Назначение программ</w:t>
      </w:r>
      <w:r w:rsidR="00174A98">
        <w:rPr>
          <w:rFonts w:ascii="Times New Roman" w:hAnsi="Times New Roman" w:cs="Times New Roman"/>
          <w:b/>
        </w:rPr>
        <w:t>ы</w:t>
      </w:r>
      <w:bookmarkEnd w:id="12"/>
    </w:p>
    <w:p w14:paraId="5A94B15B" w14:textId="77777777" w:rsidR="00E1286F" w:rsidRPr="00013D0B" w:rsidRDefault="00E1286F" w:rsidP="00E1286F">
      <w:pPr>
        <w:pStyle w:val="a3"/>
      </w:pPr>
      <w:r w:rsidRPr="00013D0B">
        <w:t xml:space="preserve">Разрабатываемый фреймворк предназначен поддержки технологических операций и типовых </w:t>
      </w:r>
      <w:proofErr w:type="spellStart"/>
      <w:r w:rsidRPr="00013D0B">
        <w:t>пайплайнов</w:t>
      </w:r>
      <w:proofErr w:type="spellEnd"/>
      <w:r w:rsidRPr="00013D0B">
        <w:t xml:space="preserve"> работы с БЯМ, включая дообучение моделей, работу с дополненной выборкой, </w:t>
      </w:r>
      <w:proofErr w:type="spellStart"/>
      <w:r w:rsidRPr="00013D0B">
        <w:t>ансамблирование</w:t>
      </w:r>
      <w:proofErr w:type="spellEnd"/>
      <w:r w:rsidRPr="00013D0B">
        <w:t xml:space="preserve"> и </w:t>
      </w:r>
      <w:proofErr w:type="spellStart"/>
      <w:r w:rsidRPr="00013D0B">
        <w:t>промптинг</w:t>
      </w:r>
      <w:proofErr w:type="spellEnd"/>
      <w:r w:rsidRPr="00013D0B">
        <w:t>. Он позволяет ускорить разработку приложений и систем ИИ на основе БЯМ.</w:t>
      </w:r>
    </w:p>
    <w:p w14:paraId="1564D6F0" w14:textId="77777777" w:rsidR="00E1286F" w:rsidRPr="00013D0B" w:rsidRDefault="00E1286F" w:rsidP="00E1286F">
      <w:pPr>
        <w:pStyle w:val="a3"/>
      </w:pPr>
      <w:r w:rsidRPr="00013D0B">
        <w:t>Функциональное назначение разрабатываемого фреймворка:</w:t>
      </w:r>
    </w:p>
    <w:p w14:paraId="589677B9" w14:textId="77777777" w:rsidR="00E1286F" w:rsidRPr="00013D0B" w:rsidRDefault="00E1286F" w:rsidP="00D01B6F">
      <w:pPr>
        <w:pStyle w:val="a3"/>
        <w:numPr>
          <w:ilvl w:val="0"/>
          <w:numId w:val="19"/>
        </w:numPr>
      </w:pPr>
      <w:r w:rsidRPr="00013D0B">
        <w:t>Быстрое прототипирование RAG</w:t>
      </w:r>
      <w:r>
        <w:t>-</w:t>
      </w:r>
      <w:r w:rsidRPr="00013D0B">
        <w:t>систем за счет предварительно настроенных компонентов и шаблонов для улучшения точности и релевантности ответов.</w:t>
      </w:r>
    </w:p>
    <w:p w14:paraId="1F7BD970" w14:textId="77777777" w:rsidR="00E1286F" w:rsidRPr="00013D0B" w:rsidRDefault="00E1286F" w:rsidP="00D01B6F">
      <w:pPr>
        <w:pStyle w:val="a3"/>
        <w:numPr>
          <w:ilvl w:val="0"/>
          <w:numId w:val="19"/>
        </w:numPr>
      </w:pPr>
      <w:r w:rsidRPr="00013D0B">
        <w:t xml:space="preserve">Быстрое прототипирование </w:t>
      </w:r>
      <w:proofErr w:type="spellStart"/>
      <w:r w:rsidRPr="00013D0B">
        <w:t>агентных</w:t>
      </w:r>
      <w:proofErr w:type="spellEnd"/>
      <w:r w:rsidRPr="00013D0B">
        <w:t xml:space="preserve"> систем за счет настроенных компонентов и шаблонов, а также настроенных БЯМ и  механизмов координации и взаимодействия между агентами.</w:t>
      </w:r>
    </w:p>
    <w:p w14:paraId="6D51605F" w14:textId="77777777" w:rsidR="00E1286F" w:rsidRPr="00013D0B" w:rsidRDefault="00E1286F" w:rsidP="00D01B6F">
      <w:pPr>
        <w:pStyle w:val="a3"/>
        <w:numPr>
          <w:ilvl w:val="0"/>
          <w:numId w:val="19"/>
        </w:numPr>
      </w:pPr>
      <w:r w:rsidRPr="00013D0B">
        <w:t>Автоматический подбор и управление ансамблями БЯМ для оптимизации производительности и качества результатов.</w:t>
      </w:r>
    </w:p>
    <w:p w14:paraId="65EB0FAD" w14:textId="77777777" w:rsidR="00E1286F" w:rsidRPr="00013D0B" w:rsidRDefault="00E1286F" w:rsidP="00D01B6F">
      <w:pPr>
        <w:pStyle w:val="a3"/>
        <w:numPr>
          <w:ilvl w:val="0"/>
          <w:numId w:val="19"/>
        </w:numPr>
      </w:pPr>
      <w:r w:rsidRPr="00013D0B">
        <w:t>Создание сложных, контекстно-зависимых примеров для дообучения и тестирования БЯМ.</w:t>
      </w:r>
    </w:p>
    <w:p w14:paraId="05C540BC" w14:textId="77777777" w:rsidR="00E1286F" w:rsidRPr="00013D0B" w:rsidRDefault="00E1286F" w:rsidP="00D01B6F">
      <w:pPr>
        <w:pStyle w:val="a3"/>
        <w:numPr>
          <w:ilvl w:val="0"/>
          <w:numId w:val="19"/>
        </w:numPr>
      </w:pPr>
      <w:r w:rsidRPr="00013D0B">
        <w:t>Упрощение интеграции БЯМ и других инструментов в единую систему, за счет унифицированного интерфейс для подключения внешних API, баз данных и моделей.</w:t>
      </w:r>
    </w:p>
    <w:p w14:paraId="7B511A73" w14:textId="77777777" w:rsidR="00E1286F" w:rsidRPr="00013D0B" w:rsidRDefault="00E1286F" w:rsidP="00D01B6F">
      <w:pPr>
        <w:pStyle w:val="a3"/>
        <w:numPr>
          <w:ilvl w:val="0"/>
          <w:numId w:val="19"/>
        </w:numPr>
      </w:pPr>
      <w:r w:rsidRPr="00013D0B">
        <w:t>Поддержка исследований и экспериментов:</w:t>
      </w:r>
    </w:p>
    <w:p w14:paraId="7170A9C8" w14:textId="77777777" w:rsidR="00E1286F" w:rsidRPr="00013D0B" w:rsidRDefault="00E1286F" w:rsidP="00D01B6F">
      <w:pPr>
        <w:pStyle w:val="a3"/>
        <w:numPr>
          <w:ilvl w:val="1"/>
          <w:numId w:val="21"/>
        </w:numPr>
      </w:pPr>
      <w:r w:rsidRPr="00013D0B">
        <w:t>Предоставление инструментов для проведения экспериментов с различными конфигурациями моделей и агентов.</w:t>
      </w:r>
    </w:p>
    <w:p w14:paraId="0A2E4F2D" w14:textId="77777777" w:rsidR="00E1286F" w:rsidRDefault="00E1286F" w:rsidP="00D01B6F">
      <w:pPr>
        <w:pStyle w:val="a3"/>
        <w:numPr>
          <w:ilvl w:val="1"/>
          <w:numId w:val="21"/>
        </w:numPr>
      </w:pPr>
      <w:r w:rsidRPr="00013D0B">
        <w:t>Обеспечение воспроизводимости результатов исследований.</w:t>
      </w:r>
    </w:p>
    <w:p w14:paraId="0EF7711D" w14:textId="2755C96C" w:rsidR="00A14C5E" w:rsidRDefault="00A14C5E" w:rsidP="00A14C5E">
      <w:pPr>
        <w:tabs>
          <w:tab w:val="left" w:pos="425"/>
        </w:tabs>
        <w:spacing w:line="360" w:lineRule="auto"/>
        <w:ind w:firstLine="709"/>
        <w:contextualSpacing/>
        <w:jc w:val="both"/>
        <w:rPr>
          <w:rFonts w:ascii="Times New Roman" w:eastAsia="Calibri" w:hAnsi="Times New Roman" w:cs="Times New Roman"/>
        </w:rPr>
      </w:pPr>
    </w:p>
    <w:p w14:paraId="3ACB4420" w14:textId="55E69721" w:rsidR="00A14C5E" w:rsidRPr="0069406C" w:rsidRDefault="00A14C5E" w:rsidP="008F6F78">
      <w:pPr>
        <w:pStyle w:val="ListParagraph"/>
        <w:numPr>
          <w:ilvl w:val="1"/>
          <w:numId w:val="1"/>
        </w:numPr>
        <w:spacing w:before="240" w:after="240"/>
        <w:ind w:left="0" w:firstLine="709"/>
        <w:jc w:val="both"/>
        <w:outlineLvl w:val="1"/>
        <w:rPr>
          <w:rFonts w:ascii="Times New Roman" w:hAnsi="Times New Roman" w:cs="Times New Roman"/>
          <w:b/>
        </w:rPr>
      </w:pPr>
      <w:bookmarkStart w:id="17" w:name="_Toc185708519"/>
      <w:r w:rsidRPr="0069406C">
        <w:rPr>
          <w:rFonts w:ascii="Times New Roman" w:hAnsi="Times New Roman" w:cs="Times New Roman"/>
          <w:b/>
        </w:rPr>
        <w:t>Область применения</w:t>
      </w:r>
      <w:bookmarkEnd w:id="17"/>
    </w:p>
    <w:p w14:paraId="4E3D1854" w14:textId="77777777" w:rsidR="00A6572D" w:rsidRPr="00752630" w:rsidRDefault="00A6572D" w:rsidP="00A6572D">
      <w:pPr>
        <w:pStyle w:val="a3"/>
      </w:pPr>
      <w:r w:rsidRPr="00752630">
        <w:t xml:space="preserve">Областью применения разрабатываемого фреймворка является автоматизация создания отраслевых интеллектуальных систем на основе больших языковых моделей (БЯМ) и </w:t>
      </w:r>
      <w:proofErr w:type="spellStart"/>
      <w:r w:rsidRPr="00752630">
        <w:t>мультиагентных</w:t>
      </w:r>
      <w:proofErr w:type="spellEnd"/>
      <w:r w:rsidRPr="00752630">
        <w:t xml:space="preserve"> технологий для решения широкого спектра задач. Фреймворк может применяться как для создания полноценных приложений, так и в качестве компонента более крупных систем искусственного интеллекта.</w:t>
      </w:r>
    </w:p>
    <w:p w14:paraId="18DB2BCE" w14:textId="77777777" w:rsidR="00A6572D" w:rsidRPr="00752630" w:rsidRDefault="00A6572D" w:rsidP="00A6572D">
      <w:pPr>
        <w:pStyle w:val="a3"/>
      </w:pPr>
      <w:r w:rsidRPr="00752630">
        <w:t>Основные направления применения фреймворка включают:</w:t>
      </w:r>
    </w:p>
    <w:p w14:paraId="2B2C36C8" w14:textId="77777777" w:rsidR="00A6572D" w:rsidRPr="00752630" w:rsidRDefault="00A6572D" w:rsidP="00D01B6F">
      <w:pPr>
        <w:pStyle w:val="a3"/>
        <w:numPr>
          <w:ilvl w:val="0"/>
          <w:numId w:val="20"/>
        </w:numPr>
      </w:pPr>
      <w:r w:rsidRPr="00752630">
        <w:t>Разработка отраслевых систем диалогового взаимодействия и виртуальных ассистентов, способных понимать сложные контексты и решать многоэтапные задачи.</w:t>
      </w:r>
    </w:p>
    <w:p w14:paraId="5A3E724B" w14:textId="77777777" w:rsidR="00A6572D" w:rsidRPr="00752630" w:rsidRDefault="00A6572D" w:rsidP="00D01B6F">
      <w:pPr>
        <w:pStyle w:val="a3"/>
        <w:numPr>
          <w:ilvl w:val="0"/>
          <w:numId w:val="20"/>
        </w:numPr>
      </w:pPr>
      <w:r w:rsidRPr="00752630">
        <w:t xml:space="preserve">Реализация отраслевых интеллектуальных систем поддержки принятия решений, основанных на глубоком анализе текстовой информации и </w:t>
      </w:r>
      <w:proofErr w:type="spellStart"/>
      <w:r w:rsidRPr="00752630">
        <w:t>мультиагентном</w:t>
      </w:r>
      <w:proofErr w:type="spellEnd"/>
      <w:r w:rsidRPr="00752630">
        <w:t xml:space="preserve"> подходе.</w:t>
      </w:r>
    </w:p>
    <w:p w14:paraId="28B386B5" w14:textId="77777777" w:rsidR="00A6572D" w:rsidRPr="00752630" w:rsidRDefault="00A6572D" w:rsidP="00D01B6F">
      <w:pPr>
        <w:pStyle w:val="a3"/>
        <w:numPr>
          <w:ilvl w:val="0"/>
          <w:numId w:val="20"/>
        </w:numPr>
      </w:pPr>
      <w:r w:rsidRPr="00752630">
        <w:t>Разработка систем для автоматизации сложных бизнес-процессов, требующих понимания и генерации естественного языка.</w:t>
      </w:r>
    </w:p>
    <w:p w14:paraId="0A4390F8" w14:textId="77777777" w:rsidR="00A6572D" w:rsidRPr="00752630" w:rsidRDefault="00A6572D" w:rsidP="00D01B6F">
      <w:pPr>
        <w:pStyle w:val="a3"/>
        <w:numPr>
          <w:ilvl w:val="0"/>
          <w:numId w:val="20"/>
        </w:numPr>
      </w:pPr>
      <w:r w:rsidRPr="00752630">
        <w:t>Создание платформ для проведения экспериментов и исследований в области искусственного интеллекта и обработки естественного языка.</w:t>
      </w:r>
    </w:p>
    <w:p w14:paraId="5D1D2AF2" w14:textId="77777777" w:rsidR="00A6572D" w:rsidRPr="00752630" w:rsidRDefault="00A6572D" w:rsidP="00D01B6F">
      <w:pPr>
        <w:pStyle w:val="a3"/>
        <w:numPr>
          <w:ilvl w:val="0"/>
          <w:numId w:val="20"/>
        </w:numPr>
      </w:pPr>
      <w:r w:rsidRPr="00752630">
        <w:t>Фреймворк фокусируется на решении двух ключевых проблем:</w:t>
      </w:r>
    </w:p>
    <w:p w14:paraId="4305703D" w14:textId="77777777" w:rsidR="00A6572D" w:rsidRPr="00752630" w:rsidRDefault="00A6572D" w:rsidP="00D01B6F">
      <w:pPr>
        <w:pStyle w:val="a3"/>
        <w:numPr>
          <w:ilvl w:val="0"/>
          <w:numId w:val="20"/>
        </w:numPr>
      </w:pPr>
      <w:r w:rsidRPr="00752630">
        <w:t xml:space="preserve">Эффективное комбинирование и </w:t>
      </w:r>
      <w:proofErr w:type="spellStart"/>
      <w:r w:rsidRPr="00752630">
        <w:t>оркестрация</w:t>
      </w:r>
      <w:proofErr w:type="spellEnd"/>
      <w:r w:rsidRPr="00752630">
        <w:t xml:space="preserve"> различных языковых моделей и агентов для решения комплексных задач. Это требует разработки гибкой архитектуры, позволяющей интегрировать различные типы моделей и агентов, а также механизмов их взаимодействия и координации.</w:t>
      </w:r>
    </w:p>
    <w:p w14:paraId="42AFA455" w14:textId="77777777" w:rsidR="00A6572D" w:rsidRPr="00752630" w:rsidRDefault="00A6572D" w:rsidP="00D01B6F">
      <w:pPr>
        <w:pStyle w:val="a3"/>
        <w:numPr>
          <w:ilvl w:val="0"/>
          <w:numId w:val="20"/>
        </w:numPr>
      </w:pPr>
      <w:r w:rsidRPr="00752630">
        <w:t>Автоматизация процесса создания и валидации синтетических массивов данных, которые могут использоваться</w:t>
      </w:r>
    </w:p>
    <w:p w14:paraId="6740385A" w14:textId="77777777" w:rsidR="00A6572D" w:rsidRPr="00752630" w:rsidRDefault="00A6572D" w:rsidP="00A6572D">
      <w:pPr>
        <w:pStyle w:val="a3"/>
      </w:pPr>
      <w:r w:rsidRPr="00752630">
        <w:t xml:space="preserve">Для решения первой проблемы фреймворк предоставляет унифицированный интерфейс для работы с различными БЯМ и </w:t>
      </w:r>
      <w:proofErr w:type="spellStart"/>
      <w:r w:rsidRPr="00752630">
        <w:t>агентными</w:t>
      </w:r>
      <w:proofErr w:type="spellEnd"/>
      <w:r w:rsidRPr="00752630">
        <w:t xml:space="preserve"> системами, а также инструменты для создания сложных композитных структур, объединяющих различные компоненты.</w:t>
      </w:r>
    </w:p>
    <w:p w14:paraId="25BECEFB" w14:textId="77777777" w:rsidR="00A6572D" w:rsidRPr="00752630" w:rsidRDefault="00A6572D" w:rsidP="00A6572D">
      <w:pPr>
        <w:pStyle w:val="a3"/>
      </w:pPr>
      <w:r w:rsidRPr="00752630">
        <w:t xml:space="preserve">Для решения второй проблемы реализуются алгоритмы оптимизации, способные работать с абстрактными представлениями </w:t>
      </w:r>
      <w:proofErr w:type="spellStart"/>
      <w:r w:rsidRPr="00752630">
        <w:t>мультиагентных</w:t>
      </w:r>
      <w:proofErr w:type="spellEnd"/>
      <w:r w:rsidRPr="00752630">
        <w:t xml:space="preserve"> систем и адаптироваться к специфике конкретных задач. Это включает методы автоматического подбора архитектуры системы, выбора оптимальных моделей и настройки их параметров.</w:t>
      </w:r>
    </w:p>
    <w:p w14:paraId="24173772" w14:textId="77777777" w:rsidR="00A6572D" w:rsidRPr="00752630" w:rsidRDefault="00A6572D" w:rsidP="00A6572D">
      <w:pPr>
        <w:pStyle w:val="a3"/>
      </w:pPr>
      <w:r w:rsidRPr="00752630">
        <w:t xml:space="preserve">Фреймворк также может применяться в составе более крупных платформ искусственного интеллекта для решения экспериментальных задач и тестирования новых подходов в области обработки естественного языка и </w:t>
      </w:r>
      <w:proofErr w:type="spellStart"/>
      <w:r w:rsidRPr="00752630">
        <w:t>мультиагентных</w:t>
      </w:r>
      <w:proofErr w:type="spellEnd"/>
      <w:r w:rsidRPr="00752630">
        <w:t xml:space="preserve"> систем. Это позволяет исследователям и разработчикам быстро </w:t>
      </w:r>
      <w:proofErr w:type="spellStart"/>
      <w:r w:rsidRPr="00752630">
        <w:t>прототипировать</w:t>
      </w:r>
      <w:proofErr w:type="spellEnd"/>
      <w:r w:rsidRPr="00752630">
        <w:t xml:space="preserve"> и оценивать эффективность инновационных решений, которые впоследствии могут быть интегрированы в промышленные системы.</w:t>
      </w:r>
    </w:p>
    <w:p w14:paraId="6BA98F63" w14:textId="211CFB1E" w:rsidR="00426FA3" w:rsidRPr="00604680" w:rsidRDefault="00426FA3" w:rsidP="00426FA3">
      <w:pPr>
        <w:pStyle w:val="a3"/>
      </w:pPr>
    </w:p>
    <w:p w14:paraId="6124ED9F" w14:textId="5AB0AD61" w:rsidR="006542D9" w:rsidRPr="006542D9" w:rsidRDefault="00996A4D" w:rsidP="008F6F78">
      <w:pPr>
        <w:pStyle w:val="ListParagraph"/>
        <w:numPr>
          <w:ilvl w:val="1"/>
          <w:numId w:val="1"/>
        </w:numPr>
        <w:spacing w:before="240" w:after="240"/>
        <w:ind w:left="0" w:firstLine="709"/>
        <w:jc w:val="both"/>
        <w:outlineLvl w:val="1"/>
        <w:rPr>
          <w:rFonts w:ascii="Times New Roman" w:hAnsi="Times New Roman" w:cs="Times New Roman"/>
          <w:b/>
        </w:rPr>
      </w:pPr>
      <w:bookmarkStart w:id="18" w:name="_Toc185708520"/>
      <w:r>
        <w:rPr>
          <w:rFonts w:ascii="Times New Roman" w:hAnsi="Times New Roman" w:cs="Times New Roman"/>
          <w:b/>
        </w:rPr>
        <w:t>Функциональные условия применения</w:t>
      </w:r>
      <w:bookmarkEnd w:id="18"/>
    </w:p>
    <w:p w14:paraId="2FF49D16" w14:textId="77777777" w:rsidR="00C71A8F" w:rsidRDefault="00C71A8F" w:rsidP="00C71A8F">
      <w:pPr>
        <w:spacing w:after="160" w:line="360" w:lineRule="auto"/>
        <w:ind w:firstLine="709"/>
        <w:rPr>
          <w:rFonts w:ascii="Times New Roman" w:hAnsi="Times New Roman" w:cs="Times New Roman"/>
        </w:rPr>
      </w:pPr>
      <w:r w:rsidRPr="4C695BD9">
        <w:rPr>
          <w:rFonts w:ascii="Times New Roman" w:hAnsi="Times New Roman" w:cs="Times New Roman"/>
        </w:rPr>
        <w:t xml:space="preserve">Фреймворк не предназначен для решения задач взаимодействия с мульти-модальными БЯМ (поддерживается только текстовая модальность). Кроме того, не предусмотрена работа с большим числом агентов (более 20), не решается задача оптимизации графа взаимодействий между агентами. Не предоставляются готовые инструменты для интеграции БЯМ с данными из сети Интернет. </w:t>
      </w:r>
    </w:p>
    <w:p w14:paraId="261E868A" w14:textId="6FDA814B" w:rsidR="00A6731A" w:rsidRDefault="00A6731A" w:rsidP="00A6731A">
      <w:pPr>
        <w:tabs>
          <w:tab w:val="left" w:pos="425"/>
        </w:tabs>
        <w:spacing w:line="360" w:lineRule="auto"/>
        <w:ind w:firstLine="709"/>
        <w:contextualSpacing/>
        <w:jc w:val="both"/>
        <w:rPr>
          <w:rFonts w:ascii="Times New Roman" w:eastAsia="Calibri" w:hAnsi="Times New Roman" w:cs="Times New Roman"/>
        </w:rPr>
      </w:pPr>
    </w:p>
    <w:p w14:paraId="6E6F060E" w14:textId="05574EEF" w:rsidR="00A6731A" w:rsidRDefault="00A6731A" w:rsidP="008F6F78">
      <w:pPr>
        <w:pStyle w:val="ListParagraph"/>
        <w:numPr>
          <w:ilvl w:val="1"/>
          <w:numId w:val="1"/>
        </w:numPr>
        <w:spacing w:before="240" w:after="240"/>
        <w:ind w:left="0" w:firstLine="709"/>
        <w:jc w:val="both"/>
        <w:outlineLvl w:val="1"/>
        <w:rPr>
          <w:rFonts w:ascii="Times New Roman" w:hAnsi="Times New Roman" w:cs="Times New Roman"/>
          <w:b/>
        </w:rPr>
      </w:pPr>
      <w:bookmarkStart w:id="19" w:name="_Toc185708521"/>
      <w:r>
        <w:rPr>
          <w:rFonts w:ascii="Times New Roman" w:hAnsi="Times New Roman" w:cs="Times New Roman"/>
          <w:b/>
        </w:rPr>
        <w:t>Технические условия применения</w:t>
      </w:r>
      <w:bookmarkEnd w:id="19"/>
    </w:p>
    <w:p w14:paraId="6EAC4C6B" w14:textId="77777777" w:rsidR="000151FD" w:rsidRDefault="000151FD" w:rsidP="000151FD">
      <w:pPr>
        <w:pStyle w:val="ListParagraph"/>
        <w:rPr>
          <w:rFonts w:ascii="Times New Roman" w:hAnsi="Times New Roman" w:cs="Times New Roman"/>
          <w:b/>
        </w:rPr>
      </w:pPr>
    </w:p>
    <w:p w14:paraId="19EA4C02" w14:textId="22C182C5" w:rsidR="007A702A" w:rsidRPr="007A702A" w:rsidRDefault="007A702A" w:rsidP="007A702A">
      <w:pPr>
        <w:spacing w:line="360" w:lineRule="auto"/>
        <w:ind w:firstLine="709"/>
        <w:contextualSpacing/>
        <w:jc w:val="both"/>
        <w:rPr>
          <w:rFonts w:ascii="Times New Roman" w:eastAsia="Calibri" w:hAnsi="Times New Roman" w:cs="Times New Roman"/>
          <w:szCs w:val="22"/>
          <w:highlight w:val="red"/>
        </w:rPr>
      </w:pPr>
      <w:r w:rsidRPr="007A702A">
        <w:rPr>
          <w:rFonts w:ascii="Times New Roman" w:eastAsia="Calibri" w:hAnsi="Times New Roman" w:cs="Times New Roman"/>
          <w:szCs w:val="22"/>
        </w:rPr>
        <w:t xml:space="preserve">Для </w:t>
      </w:r>
      <w:r>
        <w:rPr>
          <w:rFonts w:ascii="Times New Roman" w:eastAsia="Calibri" w:hAnsi="Times New Roman" w:cs="Times New Roman"/>
          <w:szCs w:val="22"/>
        </w:rPr>
        <w:t>применения фреймворка</w:t>
      </w:r>
      <w:r w:rsidRPr="007A702A">
        <w:rPr>
          <w:rFonts w:ascii="Times New Roman" w:eastAsia="Calibri" w:hAnsi="Times New Roman" w:cs="Times New Roman"/>
          <w:szCs w:val="22"/>
        </w:rPr>
        <w:t xml:space="preserve"> необходимо </w:t>
      </w:r>
      <w:r w:rsidRPr="007A702A">
        <w:rPr>
          <w:rFonts w:ascii="Times New Roman" w:eastAsia="Times New Roman" w:hAnsi="Times New Roman" w:cs="Times New Roman"/>
          <w:lang w:eastAsia="ru-RU"/>
        </w:rPr>
        <w:t xml:space="preserve">наличие на компьютере интерпретатора </w:t>
      </w:r>
      <w:proofErr w:type="spellStart"/>
      <w:r w:rsidRPr="007A702A">
        <w:rPr>
          <w:rFonts w:ascii="Times New Roman" w:eastAsia="Times New Roman" w:hAnsi="Times New Roman" w:cs="Times New Roman"/>
          <w:lang w:eastAsia="ru-RU"/>
        </w:rPr>
        <w:t>python</w:t>
      </w:r>
      <w:proofErr w:type="spellEnd"/>
      <w:r w:rsidRPr="007A702A">
        <w:rPr>
          <w:rFonts w:ascii="Times New Roman" w:eastAsia="Times New Roman" w:hAnsi="Times New Roman" w:cs="Times New Roman"/>
          <w:lang w:eastAsia="ru-RU"/>
        </w:rPr>
        <w:t xml:space="preserve"> версии 3.10</w:t>
      </w:r>
      <w:r>
        <w:rPr>
          <w:rFonts w:ascii="Times New Roman" w:eastAsia="Times New Roman" w:hAnsi="Times New Roman" w:cs="Times New Roman"/>
          <w:lang w:eastAsia="ru-RU"/>
        </w:rPr>
        <w:t xml:space="preserve"> и</w:t>
      </w:r>
      <w:r w:rsidR="00D01B6F">
        <w:rPr>
          <w:rFonts w:ascii="Times New Roman" w:eastAsia="Times New Roman" w:hAnsi="Times New Roman" w:cs="Times New Roman"/>
          <w:lang w:eastAsia="ru-RU"/>
        </w:rPr>
        <w:t xml:space="preserve"> доступ к</w:t>
      </w:r>
      <w:r w:rsidRPr="007A702A">
        <w:rPr>
          <w:rFonts w:ascii="Times New Roman" w:eastAsia="Calibri" w:hAnsi="Times New Roman" w:cs="Times New Roman"/>
          <w:szCs w:val="22"/>
        </w:rPr>
        <w:t xml:space="preserve"> вычислительн</w:t>
      </w:r>
      <w:r w:rsidR="00D01B6F">
        <w:rPr>
          <w:rFonts w:ascii="Times New Roman" w:eastAsia="Calibri" w:hAnsi="Times New Roman" w:cs="Times New Roman"/>
          <w:szCs w:val="22"/>
        </w:rPr>
        <w:t>ой</w:t>
      </w:r>
      <w:r w:rsidRPr="007A702A">
        <w:rPr>
          <w:rFonts w:ascii="Times New Roman" w:eastAsia="Calibri" w:hAnsi="Times New Roman" w:cs="Times New Roman"/>
          <w:szCs w:val="22"/>
        </w:rPr>
        <w:t xml:space="preserve"> систем</w:t>
      </w:r>
      <w:r w:rsidR="00D01B6F">
        <w:rPr>
          <w:rFonts w:ascii="Times New Roman" w:eastAsia="Calibri" w:hAnsi="Times New Roman" w:cs="Times New Roman"/>
          <w:szCs w:val="22"/>
        </w:rPr>
        <w:t>е</w:t>
      </w:r>
      <w:r w:rsidRPr="007A702A">
        <w:rPr>
          <w:rFonts w:ascii="Times New Roman" w:eastAsia="Calibri" w:hAnsi="Times New Roman" w:cs="Times New Roman"/>
          <w:szCs w:val="22"/>
        </w:rPr>
        <w:t xml:space="preserve"> под управлением OC Windows/Linux со следующими характеристиками:</w:t>
      </w:r>
    </w:p>
    <w:p w14:paraId="4C729FF3" w14:textId="77777777" w:rsidR="007A702A" w:rsidRPr="007A702A" w:rsidRDefault="007A702A" w:rsidP="00D01B6F">
      <w:pPr>
        <w:numPr>
          <w:ilvl w:val="0"/>
          <w:numId w:val="22"/>
        </w:numPr>
        <w:spacing w:line="360" w:lineRule="auto"/>
        <w:ind w:left="0" w:firstLine="0"/>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Процессор (CPU):</w:t>
      </w:r>
    </w:p>
    <w:p w14:paraId="646F0218"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 xml:space="preserve">Минимальная конфигурация: 8-ядерный процессор (например, Intel Core i7 или AMD </w:t>
      </w:r>
      <w:proofErr w:type="spellStart"/>
      <w:r w:rsidRPr="007A702A">
        <w:rPr>
          <w:rFonts w:ascii="Times New Roman" w:eastAsia="Calibri" w:hAnsi="Times New Roman" w:cs="Times New Roman"/>
          <w:szCs w:val="22"/>
        </w:rPr>
        <w:t>Ryzen</w:t>
      </w:r>
      <w:proofErr w:type="spellEnd"/>
      <w:r w:rsidRPr="007A702A">
        <w:rPr>
          <w:rFonts w:ascii="Times New Roman" w:eastAsia="Calibri" w:hAnsi="Times New Roman" w:cs="Times New Roman"/>
          <w:szCs w:val="22"/>
        </w:rPr>
        <w:t xml:space="preserve"> 7).</w:t>
      </w:r>
    </w:p>
    <w:p w14:paraId="11B0443D"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Рекомендуемая конфигурация: 16+ ядер, серверные процессоры типа Intel Xeon или AMD EPYC для работы с большими объемами данных и множеством параллельных процессов.</w:t>
      </w:r>
    </w:p>
    <w:p w14:paraId="323692C1" w14:textId="77777777" w:rsidR="007A702A" w:rsidRPr="007A702A" w:rsidRDefault="007A702A" w:rsidP="00D01B6F">
      <w:pPr>
        <w:numPr>
          <w:ilvl w:val="0"/>
          <w:numId w:val="22"/>
        </w:numPr>
        <w:spacing w:line="360" w:lineRule="auto"/>
        <w:ind w:left="0" w:firstLine="0"/>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Оперативная память (RAM):</w:t>
      </w:r>
    </w:p>
    <w:p w14:paraId="72A8D199"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Минимальная конфигурация: 32 ГБ.</w:t>
      </w:r>
    </w:p>
    <w:p w14:paraId="517DD277"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 xml:space="preserve"> Рекомендуемая конфигурация: 64-128 ГБ или более, в зависимости от размера моделей и объема обрабатываемых данных.</w:t>
      </w:r>
    </w:p>
    <w:p w14:paraId="6300110B" w14:textId="77777777" w:rsidR="007A702A" w:rsidRPr="007A702A" w:rsidRDefault="007A702A" w:rsidP="00D01B6F">
      <w:pPr>
        <w:numPr>
          <w:ilvl w:val="0"/>
          <w:numId w:val="22"/>
        </w:numPr>
        <w:spacing w:line="360" w:lineRule="auto"/>
        <w:ind w:left="0" w:firstLine="0"/>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Графический процессор (GPU):</w:t>
      </w:r>
    </w:p>
    <w:p w14:paraId="149ACFD4"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Минимальная конфигурация: NVIDIA GPU с 8 ГБ VRAM (например, GTX 1070 или выше).</w:t>
      </w:r>
    </w:p>
    <w:p w14:paraId="1223C306"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Рекомендуемая конфигурация: NVIDIA Tesla V100, A100 или аналогичные профессиональные GPU с 16-32 ГБ VRAM или более.</w:t>
      </w:r>
    </w:p>
    <w:p w14:paraId="00FD69D7" w14:textId="77777777" w:rsidR="007A702A" w:rsidRPr="007A702A" w:rsidRDefault="007A702A" w:rsidP="00D01B6F">
      <w:pPr>
        <w:numPr>
          <w:ilvl w:val="0"/>
          <w:numId w:val="22"/>
        </w:numPr>
        <w:spacing w:line="360" w:lineRule="auto"/>
        <w:ind w:left="0" w:firstLine="0"/>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Хранилище:</w:t>
      </w:r>
    </w:p>
    <w:p w14:paraId="14D21A7A"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Минимальная конфигурация: HDD 500 ГБ.</w:t>
      </w:r>
    </w:p>
    <w:p w14:paraId="5B4E64BB" w14:textId="77777777" w:rsidR="007A702A" w:rsidRPr="007A702A" w:rsidRDefault="007A702A" w:rsidP="00D01B6F">
      <w:pPr>
        <w:numPr>
          <w:ilvl w:val="1"/>
          <w:numId w:val="22"/>
        </w:numPr>
        <w:spacing w:line="360" w:lineRule="auto"/>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Рекомендуемая конфигурация: SSD 1-2 ТБ для быстрого доступа к данным и моделям.</w:t>
      </w:r>
    </w:p>
    <w:p w14:paraId="697B37EE" w14:textId="77777777" w:rsidR="007A702A" w:rsidRPr="007A702A" w:rsidRDefault="007A702A" w:rsidP="00D01B6F">
      <w:pPr>
        <w:numPr>
          <w:ilvl w:val="0"/>
          <w:numId w:val="22"/>
        </w:numPr>
        <w:spacing w:line="360" w:lineRule="auto"/>
        <w:ind w:left="0" w:firstLine="0"/>
        <w:contextualSpacing/>
        <w:jc w:val="both"/>
        <w:rPr>
          <w:rFonts w:ascii="Times New Roman" w:eastAsia="Calibri" w:hAnsi="Times New Roman" w:cs="Times New Roman"/>
          <w:szCs w:val="22"/>
        </w:rPr>
      </w:pPr>
      <w:r w:rsidRPr="007A702A">
        <w:rPr>
          <w:rFonts w:ascii="Times New Roman" w:eastAsia="Calibri" w:hAnsi="Times New Roman" w:cs="Times New Roman"/>
          <w:szCs w:val="22"/>
        </w:rPr>
        <w:t>Сеть: высокоскоростное подключение к интернету (1 Гбит/с или выше) для загрузки моделей и работы с облачными сервисами.</w:t>
      </w:r>
    </w:p>
    <w:p w14:paraId="201875A9" w14:textId="77777777" w:rsidR="007A702A" w:rsidRPr="000151FD" w:rsidRDefault="007A702A" w:rsidP="000151FD">
      <w:pPr>
        <w:pStyle w:val="ListParagraph"/>
        <w:rPr>
          <w:rFonts w:ascii="Times New Roman" w:hAnsi="Times New Roman" w:cs="Times New Roman"/>
          <w:b/>
        </w:rPr>
      </w:pPr>
    </w:p>
    <w:p w14:paraId="69FB16AB" w14:textId="21A6283F" w:rsidR="000151FD" w:rsidRDefault="000151FD">
      <w:pPr>
        <w:rPr>
          <w:rFonts w:ascii="Times New Roman" w:hAnsi="Times New Roman" w:cs="Times New Roman"/>
          <w:b/>
        </w:rPr>
      </w:pPr>
      <w:r>
        <w:rPr>
          <w:rFonts w:ascii="Times New Roman" w:hAnsi="Times New Roman" w:cs="Times New Roman"/>
          <w:b/>
        </w:rPr>
        <w:br w:type="page"/>
      </w:r>
    </w:p>
    <w:p w14:paraId="1A495DD8" w14:textId="236C576C" w:rsidR="003F4DD3" w:rsidRPr="00803C28" w:rsidRDefault="003D3352" w:rsidP="003D3352">
      <w:pPr>
        <w:pStyle w:val="Heading1"/>
        <w:spacing w:after="240"/>
        <w:rPr>
          <w:rFonts w:ascii="Times New Roman" w:hAnsi="Times New Roman" w:cs="Times New Roman"/>
          <w:b/>
          <w:color w:val="000000" w:themeColor="text1"/>
          <w:sz w:val="24"/>
          <w:szCs w:val="24"/>
        </w:rPr>
      </w:pPr>
      <w:bookmarkStart w:id="20" w:name="_Toc185708522"/>
      <w:bookmarkEnd w:id="13"/>
      <w:bookmarkEnd w:id="14"/>
      <w:bookmarkEnd w:id="15"/>
      <w:bookmarkEnd w:id="16"/>
      <w:r>
        <w:rPr>
          <w:rFonts w:ascii="Times New Roman" w:hAnsi="Times New Roman" w:cs="Times New Roman"/>
          <w:b/>
          <w:color w:val="000000" w:themeColor="text1"/>
          <w:sz w:val="24"/>
          <w:szCs w:val="24"/>
        </w:rPr>
        <w:t xml:space="preserve">В </w:t>
      </w:r>
      <w:r w:rsidR="00B80FD9" w:rsidRPr="00803C28">
        <w:rPr>
          <w:rFonts w:ascii="Times New Roman" w:hAnsi="Times New Roman" w:cs="Times New Roman"/>
          <w:b/>
          <w:color w:val="000000" w:themeColor="text1"/>
          <w:sz w:val="24"/>
          <w:szCs w:val="24"/>
        </w:rPr>
        <w:t>ОПИСАНИЕ ПРИКЛАДНЫХ ЗАДАЧ</w:t>
      </w:r>
      <w:bookmarkEnd w:id="20"/>
    </w:p>
    <w:p w14:paraId="0BA1E750" w14:textId="3D903859" w:rsidR="003F4DD3" w:rsidRDefault="00AE6A3C" w:rsidP="008F6F78">
      <w:pPr>
        <w:pStyle w:val="ListParagraph"/>
        <w:numPr>
          <w:ilvl w:val="1"/>
          <w:numId w:val="2"/>
        </w:numPr>
        <w:spacing w:before="240" w:after="240"/>
        <w:ind w:left="0" w:firstLine="709"/>
        <w:jc w:val="both"/>
        <w:outlineLvl w:val="1"/>
        <w:rPr>
          <w:rFonts w:ascii="Times New Roman" w:hAnsi="Times New Roman" w:cs="Times New Roman"/>
          <w:b/>
        </w:rPr>
      </w:pPr>
      <w:bookmarkStart w:id="21" w:name="_Toc185708523"/>
      <w:r w:rsidRPr="0069406C">
        <w:rPr>
          <w:rFonts w:ascii="Times New Roman" w:hAnsi="Times New Roman" w:cs="Times New Roman"/>
          <w:b/>
        </w:rPr>
        <w:t>Классы решаемых задач</w:t>
      </w:r>
      <w:bookmarkEnd w:id="21"/>
    </w:p>
    <w:p w14:paraId="6EBE56AB" w14:textId="77777777" w:rsidR="004F6CDC" w:rsidRDefault="004F6CDC" w:rsidP="00F5336B">
      <w:pPr>
        <w:pStyle w:val="ListParagraph"/>
        <w:spacing w:line="360" w:lineRule="auto"/>
        <w:ind w:left="0" w:firstLine="709"/>
        <w:jc w:val="both"/>
        <w:rPr>
          <w:rFonts w:ascii="Times New Roman" w:hAnsi="Times New Roman" w:cs="Times New Roman"/>
        </w:rPr>
      </w:pPr>
    </w:p>
    <w:p w14:paraId="59917707" w14:textId="6DE469DE" w:rsidR="00F5336B" w:rsidRPr="00F5336B" w:rsidRDefault="00F5336B" w:rsidP="00F5336B">
      <w:pPr>
        <w:pStyle w:val="ListParagraph"/>
        <w:spacing w:line="360" w:lineRule="auto"/>
        <w:ind w:left="0" w:firstLine="709"/>
        <w:jc w:val="both"/>
        <w:rPr>
          <w:rFonts w:ascii="Times New Roman" w:hAnsi="Times New Roman" w:cs="Times New Roman"/>
        </w:rPr>
      </w:pPr>
      <w:r w:rsidRPr="00F5336B">
        <w:rPr>
          <w:rFonts w:ascii="Times New Roman" w:hAnsi="Times New Roman" w:cs="Times New Roman"/>
        </w:rPr>
        <w:t>Предметной областью применения разработанного фреймворка являются все отрасли промышленности</w:t>
      </w:r>
      <w:r w:rsidR="00053518">
        <w:rPr>
          <w:rFonts w:ascii="Times New Roman" w:hAnsi="Times New Roman" w:cs="Times New Roman"/>
        </w:rPr>
        <w:t xml:space="preserve"> в части </w:t>
      </w:r>
      <w:r w:rsidR="00A45CA6">
        <w:rPr>
          <w:rFonts w:ascii="Times New Roman" w:hAnsi="Times New Roman" w:cs="Times New Roman"/>
        </w:rPr>
        <w:t>процессов</w:t>
      </w:r>
      <w:r w:rsidRPr="00F5336B">
        <w:rPr>
          <w:rFonts w:ascii="Times New Roman" w:hAnsi="Times New Roman" w:cs="Times New Roman"/>
        </w:rPr>
        <w:t>, требующи</w:t>
      </w:r>
      <w:r w:rsidR="00A45CA6">
        <w:rPr>
          <w:rFonts w:ascii="Times New Roman" w:hAnsi="Times New Roman" w:cs="Times New Roman"/>
        </w:rPr>
        <w:t>х</w:t>
      </w:r>
      <w:r w:rsidRPr="00F5336B">
        <w:rPr>
          <w:rFonts w:ascii="Times New Roman" w:hAnsi="Times New Roman" w:cs="Times New Roman"/>
        </w:rPr>
        <w:t xml:space="preserve"> </w:t>
      </w:r>
      <w:r w:rsidR="00D81844">
        <w:rPr>
          <w:rFonts w:ascii="Times New Roman" w:hAnsi="Times New Roman" w:cs="Times New Roman"/>
        </w:rPr>
        <w:t xml:space="preserve">внедрения систем поддержки принятия решений и </w:t>
      </w:r>
      <w:r w:rsidR="00AF1082">
        <w:rPr>
          <w:rFonts w:ascii="Times New Roman" w:hAnsi="Times New Roman" w:cs="Times New Roman"/>
        </w:rPr>
        <w:t>интеллектуальных ассистентов</w:t>
      </w:r>
      <w:r w:rsidRPr="00F5336B">
        <w:rPr>
          <w:rFonts w:ascii="Times New Roman" w:hAnsi="Times New Roman" w:cs="Times New Roman"/>
        </w:rPr>
        <w:t>. Практические примеры применения с соответствующими постановками задачи в терминах машинного обучения приведены в таблице</w:t>
      </w:r>
      <w:r w:rsidR="004F6CDC">
        <w:rPr>
          <w:rFonts w:ascii="Times New Roman" w:hAnsi="Times New Roman" w:cs="Times New Roman"/>
        </w:rPr>
        <w:t xml:space="preserve"> 3.1</w:t>
      </w:r>
      <w:r w:rsidRPr="00F5336B">
        <w:rPr>
          <w:rFonts w:ascii="Times New Roman" w:hAnsi="Times New Roman" w:cs="Times New Roman"/>
        </w:rPr>
        <w:t>.</w:t>
      </w:r>
    </w:p>
    <w:p w14:paraId="3C902235" w14:textId="77777777" w:rsidR="00F5336B" w:rsidRPr="00F5336B" w:rsidRDefault="00F5336B" w:rsidP="00F5336B">
      <w:pPr>
        <w:pStyle w:val="ListParagraph"/>
        <w:spacing w:line="360" w:lineRule="auto"/>
        <w:ind w:left="360"/>
        <w:jc w:val="both"/>
        <w:rPr>
          <w:rFonts w:ascii="Times New Roman" w:hAnsi="Times New Roman" w:cs="Times New Roman"/>
        </w:rPr>
      </w:pPr>
    </w:p>
    <w:p w14:paraId="007D1CDB" w14:textId="5D96666E" w:rsidR="00F5336B" w:rsidRDefault="00F5336B" w:rsidP="00F5336B">
      <w:pPr>
        <w:pStyle w:val="Caption"/>
        <w:keepNext/>
        <w:ind w:left="360"/>
      </w:pPr>
      <w:bookmarkStart w:id="22" w:name="_Ref122099673"/>
      <w:r>
        <w:t xml:space="preserve">Таблица </w:t>
      </w:r>
      <w:bookmarkEnd w:id="22"/>
      <w:r w:rsidR="004F6CDC">
        <w:t>3.1</w:t>
      </w:r>
      <w:r>
        <w:t xml:space="preserve"> – </w:t>
      </w:r>
      <w:r w:rsidR="004F6CDC">
        <w:t>Классы и п</w:t>
      </w:r>
      <w:r w:rsidRPr="007C1C9C">
        <w:t>римеры задач, решаемых фреймворком</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32"/>
        <w:gridCol w:w="4801"/>
      </w:tblGrid>
      <w:tr w:rsidR="00F5336B" w:rsidRPr="00A4004E" w14:paraId="65974A3A" w14:textId="77777777" w:rsidTr="13FB400A">
        <w:trPr>
          <w:trHeight w:val="300"/>
        </w:trPr>
        <w:tc>
          <w:tcPr>
            <w:tcW w:w="242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C8A99D" w14:textId="61774547" w:rsidR="00F5336B" w:rsidRPr="00A4004E" w:rsidRDefault="00AD7E18">
            <w:pPr>
              <w:spacing w:line="276" w:lineRule="auto"/>
              <w:jc w:val="center"/>
              <w:textAlignment w:val="baseline"/>
              <w:rPr>
                <w:rFonts w:ascii="Times New Roman" w:eastAsia="Times New Roman" w:hAnsi="Times New Roman" w:cs="Times New Roman"/>
                <w:lang w:eastAsia="ru-RU"/>
              </w:rPr>
            </w:pPr>
            <w:r w:rsidRPr="00A4004E">
              <w:rPr>
                <w:rFonts w:ascii="Times New Roman" w:eastAsia="Times New Roman" w:hAnsi="Times New Roman" w:cs="Times New Roman"/>
                <w:lang w:eastAsia="ru-RU"/>
              </w:rPr>
              <w:t>Класс решаемой задачи</w:t>
            </w:r>
            <w:r w:rsidR="00F5336B" w:rsidRPr="00A4004E">
              <w:rPr>
                <w:rFonts w:ascii="Times New Roman" w:eastAsia="Times New Roman" w:hAnsi="Times New Roman" w:cs="Times New Roman"/>
                <w:lang w:eastAsia="ru-RU"/>
              </w:rPr>
              <w:t> </w:t>
            </w:r>
          </w:p>
        </w:tc>
        <w:tc>
          <w:tcPr>
            <w:tcW w:w="25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1FE4BF" w14:textId="77777777" w:rsidR="00F5336B" w:rsidRPr="00A4004E" w:rsidRDefault="00F5336B">
            <w:pPr>
              <w:spacing w:line="276" w:lineRule="auto"/>
              <w:jc w:val="center"/>
              <w:textAlignment w:val="baseline"/>
              <w:rPr>
                <w:rFonts w:ascii="Times New Roman" w:eastAsia="Times New Roman" w:hAnsi="Times New Roman" w:cs="Times New Roman"/>
                <w:lang w:eastAsia="ru-RU"/>
              </w:rPr>
            </w:pPr>
            <w:r w:rsidRPr="00A4004E">
              <w:rPr>
                <w:rFonts w:ascii="Times New Roman" w:eastAsia="Times New Roman" w:hAnsi="Times New Roman" w:cs="Times New Roman"/>
                <w:lang w:eastAsia="ru-RU"/>
              </w:rPr>
              <w:t>Практическая реализация задачи </w:t>
            </w:r>
          </w:p>
        </w:tc>
      </w:tr>
      <w:tr w:rsidR="00F5336B" w:rsidRPr="00A4004E" w14:paraId="615885B2" w14:textId="77777777" w:rsidTr="13FB400A">
        <w:trPr>
          <w:trHeight w:val="300"/>
        </w:trPr>
        <w:tc>
          <w:tcPr>
            <w:tcW w:w="2428" w:type="pct"/>
            <w:tcBorders>
              <w:top w:val="single" w:sz="6" w:space="0" w:color="auto"/>
              <w:left w:val="single" w:sz="6" w:space="0" w:color="auto"/>
              <w:bottom w:val="single" w:sz="6" w:space="0" w:color="auto"/>
              <w:right w:val="single" w:sz="6" w:space="0" w:color="auto"/>
            </w:tcBorders>
            <w:shd w:val="clear" w:color="auto" w:fill="auto"/>
            <w:vAlign w:val="center"/>
          </w:tcPr>
          <w:p w14:paraId="780780E9" w14:textId="747DA8BE" w:rsidR="00F5336B" w:rsidRPr="00250D08" w:rsidRDefault="395D8D72">
            <w:pPr>
              <w:spacing w:line="276" w:lineRule="auto"/>
              <w:textAlignment w:val="baseline"/>
              <w:rPr>
                <w:rFonts w:ascii="Times New Roman" w:eastAsia="Times New Roman" w:hAnsi="Times New Roman" w:cs="Times New Roman"/>
                <w:lang w:eastAsia="ru-RU"/>
              </w:rPr>
            </w:pPr>
            <w:r w:rsidRPr="08AA0473">
              <w:rPr>
                <w:rFonts w:ascii="Times New Roman" w:eastAsia="Times New Roman" w:hAnsi="Times New Roman" w:cs="Times New Roman"/>
                <w:lang w:eastAsia="ru-RU"/>
              </w:rPr>
              <w:t xml:space="preserve">Прототипирование систем с БЯМ с возможностью автоматизированного подключения внешних сервисов, приложений, моделей в виде плагинов  </w:t>
            </w:r>
          </w:p>
        </w:tc>
        <w:tc>
          <w:tcPr>
            <w:tcW w:w="2572" w:type="pct"/>
            <w:tcBorders>
              <w:top w:val="single" w:sz="6" w:space="0" w:color="auto"/>
              <w:left w:val="single" w:sz="6" w:space="0" w:color="auto"/>
              <w:bottom w:val="single" w:sz="6" w:space="0" w:color="auto"/>
              <w:right w:val="single" w:sz="6" w:space="0" w:color="auto"/>
            </w:tcBorders>
            <w:shd w:val="clear" w:color="auto" w:fill="auto"/>
            <w:vAlign w:val="center"/>
          </w:tcPr>
          <w:p w14:paraId="52E975C9" w14:textId="3648852C" w:rsidR="00F5336B" w:rsidRPr="00250D08" w:rsidRDefault="67983933" w:rsidP="08AA0473">
            <w:pPr>
              <w:spacing w:line="276" w:lineRule="auto"/>
              <w:textAlignment w:val="baseline"/>
              <w:rPr>
                <w:rFonts w:ascii="Times New Roman" w:eastAsia="Times New Roman" w:hAnsi="Times New Roman" w:cs="Times New Roman"/>
                <w:highlight w:val="yellow"/>
                <w:lang w:eastAsia="ru-RU"/>
              </w:rPr>
            </w:pPr>
            <w:r w:rsidRPr="4D110CB8">
              <w:rPr>
                <w:rFonts w:ascii="Times New Roman" w:eastAsia="Times New Roman" w:hAnsi="Times New Roman" w:cs="Times New Roman"/>
                <w:lang w:eastAsia="ru-RU"/>
              </w:rPr>
              <w:t xml:space="preserve">Создание новых лекарственных молекул для химической отрасли на </w:t>
            </w:r>
            <w:proofErr w:type="spellStart"/>
            <w:r w:rsidRPr="4D110CB8">
              <w:rPr>
                <w:rFonts w:ascii="Times New Roman" w:eastAsia="Times New Roman" w:hAnsi="Times New Roman" w:cs="Times New Roman"/>
                <w:lang w:eastAsia="ru-RU"/>
              </w:rPr>
              <w:t>одноагентной</w:t>
            </w:r>
            <w:proofErr w:type="spellEnd"/>
            <w:r w:rsidRPr="4D110CB8">
              <w:rPr>
                <w:rFonts w:ascii="Times New Roman" w:eastAsia="Times New Roman" w:hAnsi="Times New Roman" w:cs="Times New Roman"/>
                <w:lang w:eastAsia="ru-RU"/>
              </w:rPr>
              <w:t xml:space="preserve"> реализации </w:t>
            </w:r>
          </w:p>
        </w:tc>
      </w:tr>
      <w:tr w:rsidR="00F5336B" w:rsidRPr="00A4004E" w14:paraId="2588FCF0" w14:textId="77777777" w:rsidTr="13FB400A">
        <w:trPr>
          <w:trHeight w:val="300"/>
        </w:trPr>
        <w:tc>
          <w:tcPr>
            <w:tcW w:w="2428" w:type="pct"/>
            <w:tcBorders>
              <w:top w:val="single" w:sz="6" w:space="0" w:color="auto"/>
              <w:left w:val="single" w:sz="6" w:space="0" w:color="auto"/>
              <w:bottom w:val="single" w:sz="6" w:space="0" w:color="auto"/>
              <w:right w:val="single" w:sz="6" w:space="0" w:color="auto"/>
            </w:tcBorders>
            <w:shd w:val="clear" w:color="auto" w:fill="auto"/>
            <w:vAlign w:val="center"/>
          </w:tcPr>
          <w:p w14:paraId="1C0DEA2A" w14:textId="1039441F" w:rsidR="00F5336B" w:rsidRPr="00250D08" w:rsidRDefault="593751A5">
            <w:pPr>
              <w:spacing w:line="276" w:lineRule="auto"/>
              <w:textAlignment w:val="baseline"/>
              <w:rPr>
                <w:rFonts w:ascii="Times New Roman" w:eastAsia="Times New Roman" w:hAnsi="Times New Roman" w:cs="Times New Roman"/>
                <w:lang w:eastAsia="ru-RU"/>
              </w:rPr>
            </w:pPr>
            <w:r w:rsidRPr="08AA0473">
              <w:rPr>
                <w:rFonts w:ascii="Times New Roman" w:eastAsia="Times New Roman" w:hAnsi="Times New Roman" w:cs="Times New Roman"/>
                <w:lang w:eastAsia="ru-RU"/>
              </w:rPr>
              <w:t>Прототипирование систем с БЯМ на основе RAG</w:t>
            </w:r>
          </w:p>
        </w:tc>
        <w:tc>
          <w:tcPr>
            <w:tcW w:w="2572" w:type="pct"/>
            <w:tcBorders>
              <w:top w:val="single" w:sz="6" w:space="0" w:color="auto"/>
              <w:left w:val="single" w:sz="6" w:space="0" w:color="auto"/>
              <w:bottom w:val="single" w:sz="6" w:space="0" w:color="auto"/>
              <w:right w:val="single" w:sz="6" w:space="0" w:color="auto"/>
            </w:tcBorders>
            <w:shd w:val="clear" w:color="auto" w:fill="auto"/>
            <w:vAlign w:val="center"/>
          </w:tcPr>
          <w:p w14:paraId="5CDD0155" w14:textId="70B8E781" w:rsidR="00F5336B" w:rsidRPr="00250D08" w:rsidRDefault="006660FF" w:rsidP="08AA0473">
            <w:pPr>
              <w:spacing w:line="276" w:lineRule="auto"/>
              <w:rPr>
                <w:rFonts w:ascii="Times New Roman" w:eastAsia="Times New Roman" w:hAnsi="Times New Roman" w:cs="Times New Roman"/>
                <w:lang w:eastAsia="ru-RU"/>
              </w:rPr>
            </w:pPr>
            <w:r w:rsidRPr="13FB400A">
              <w:rPr>
                <w:rFonts w:ascii="Times New Roman" w:eastAsia="Times New Roman" w:hAnsi="Times New Roman" w:cs="Times New Roman"/>
                <w:lang w:eastAsia="ru-RU"/>
              </w:rPr>
              <w:t xml:space="preserve">Ассистент для ответов на вопросы о </w:t>
            </w:r>
            <w:r w:rsidR="1E8DB90B" w:rsidRPr="13FB400A">
              <w:rPr>
                <w:rFonts w:ascii="Times New Roman" w:eastAsia="Times New Roman" w:hAnsi="Times New Roman" w:cs="Times New Roman"/>
                <w:lang w:eastAsia="ru-RU"/>
              </w:rPr>
              <w:t>стратегии развития</w:t>
            </w:r>
            <w:r w:rsidR="005B23D2" w:rsidRPr="13FB400A">
              <w:rPr>
                <w:rFonts w:ascii="Times New Roman" w:eastAsia="Times New Roman" w:hAnsi="Times New Roman" w:cs="Times New Roman"/>
                <w:lang w:eastAsia="ru-RU"/>
              </w:rPr>
              <w:t xml:space="preserve"> Санкт-Петербурга</w:t>
            </w:r>
          </w:p>
        </w:tc>
      </w:tr>
      <w:tr w:rsidR="00884A02" w:rsidRPr="00A4004E" w14:paraId="26944723" w14:textId="77777777" w:rsidTr="13FB400A">
        <w:trPr>
          <w:trHeight w:val="2094"/>
        </w:trPr>
        <w:tc>
          <w:tcPr>
            <w:tcW w:w="2428" w:type="pct"/>
            <w:tcBorders>
              <w:top w:val="single" w:sz="6" w:space="0" w:color="auto"/>
              <w:left w:val="single" w:sz="6" w:space="0" w:color="auto"/>
              <w:bottom w:val="single" w:sz="6" w:space="0" w:color="auto"/>
              <w:right w:val="single" w:sz="6" w:space="0" w:color="auto"/>
            </w:tcBorders>
            <w:shd w:val="clear" w:color="auto" w:fill="auto"/>
            <w:vAlign w:val="center"/>
          </w:tcPr>
          <w:p w14:paraId="135C3B9D" w14:textId="539D65DC" w:rsidR="00884A02" w:rsidRPr="00250D08" w:rsidRDefault="1B1957C8" w:rsidP="00884A02">
            <w:pPr>
              <w:spacing w:line="276" w:lineRule="auto"/>
              <w:textAlignment w:val="baseline"/>
              <w:rPr>
                <w:rFonts w:ascii="Times New Roman" w:eastAsia="Times New Roman" w:hAnsi="Times New Roman" w:cs="Times New Roman"/>
                <w:lang w:eastAsia="ru-RU"/>
              </w:rPr>
            </w:pPr>
            <w:r w:rsidRPr="08AA0473">
              <w:rPr>
                <w:rFonts w:ascii="Times New Roman" w:eastAsia="Times New Roman" w:hAnsi="Times New Roman" w:cs="Times New Roman"/>
                <w:lang w:eastAsia="ru-RU"/>
              </w:rPr>
              <w:t xml:space="preserve">Повышение эффективности БЯМ за счет использования ансамблей моделей и </w:t>
            </w:r>
            <w:proofErr w:type="spellStart"/>
            <w:r w:rsidRPr="08AA0473">
              <w:rPr>
                <w:rFonts w:ascii="Times New Roman" w:eastAsia="Times New Roman" w:hAnsi="Times New Roman" w:cs="Times New Roman"/>
                <w:lang w:eastAsia="ru-RU"/>
              </w:rPr>
              <w:t>мультиагентных</w:t>
            </w:r>
            <w:proofErr w:type="spellEnd"/>
            <w:r w:rsidRPr="08AA0473">
              <w:rPr>
                <w:rFonts w:ascii="Times New Roman" w:eastAsia="Times New Roman" w:hAnsi="Times New Roman" w:cs="Times New Roman"/>
                <w:lang w:eastAsia="ru-RU"/>
              </w:rPr>
              <w:t xml:space="preserve"> технологий</w:t>
            </w:r>
          </w:p>
        </w:tc>
        <w:tc>
          <w:tcPr>
            <w:tcW w:w="2572" w:type="pct"/>
            <w:tcBorders>
              <w:top w:val="single" w:sz="6" w:space="0" w:color="auto"/>
              <w:left w:val="single" w:sz="6" w:space="0" w:color="auto"/>
              <w:bottom w:val="single" w:sz="6" w:space="0" w:color="auto"/>
              <w:right w:val="single" w:sz="6" w:space="0" w:color="auto"/>
            </w:tcBorders>
            <w:shd w:val="clear" w:color="auto" w:fill="auto"/>
            <w:vAlign w:val="center"/>
          </w:tcPr>
          <w:p w14:paraId="5467A0E5" w14:textId="0096241F" w:rsidR="00884A02" w:rsidRPr="00250D08" w:rsidRDefault="116FA257" w:rsidP="00884A02">
            <w:pPr>
              <w:spacing w:line="276" w:lineRule="auto"/>
              <w:textAlignment w:val="baseline"/>
              <w:rPr>
                <w:rFonts w:ascii="Times New Roman" w:eastAsia="Times New Roman" w:hAnsi="Times New Roman" w:cs="Times New Roman"/>
                <w:lang w:eastAsia="ru-RU"/>
              </w:rPr>
            </w:pPr>
            <w:r w:rsidRPr="4D110CB8">
              <w:rPr>
                <w:rFonts w:ascii="Times New Roman" w:eastAsia="Times New Roman" w:hAnsi="Times New Roman" w:cs="Times New Roman"/>
                <w:lang w:eastAsia="ru-RU"/>
              </w:rPr>
              <w:t>С</w:t>
            </w:r>
            <w:r w:rsidR="0046778C" w:rsidRPr="4D110CB8">
              <w:rPr>
                <w:rFonts w:ascii="Times New Roman" w:eastAsia="Times New Roman" w:hAnsi="Times New Roman" w:cs="Times New Roman"/>
                <w:lang w:eastAsia="ru-RU"/>
              </w:rPr>
              <w:t>оздани</w:t>
            </w:r>
            <w:r w:rsidR="4434270F" w:rsidRPr="4D110CB8">
              <w:rPr>
                <w:rFonts w:ascii="Times New Roman" w:eastAsia="Times New Roman" w:hAnsi="Times New Roman" w:cs="Times New Roman"/>
                <w:lang w:eastAsia="ru-RU"/>
              </w:rPr>
              <w:t>е</w:t>
            </w:r>
            <w:r w:rsidR="0046778C" w:rsidRPr="4D110CB8">
              <w:rPr>
                <w:rFonts w:ascii="Times New Roman" w:eastAsia="Times New Roman" w:hAnsi="Times New Roman" w:cs="Times New Roman"/>
                <w:lang w:eastAsia="ru-RU"/>
              </w:rPr>
              <w:t xml:space="preserve"> новых лекарственных молекул для </w:t>
            </w:r>
            <w:r w:rsidR="00BD6133" w:rsidRPr="4D110CB8">
              <w:rPr>
                <w:rFonts w:ascii="Times New Roman" w:eastAsia="Times New Roman" w:hAnsi="Times New Roman" w:cs="Times New Roman"/>
                <w:lang w:eastAsia="ru-RU"/>
              </w:rPr>
              <w:t>химической</w:t>
            </w:r>
            <w:r w:rsidR="0046778C" w:rsidRPr="4D110CB8">
              <w:rPr>
                <w:rFonts w:ascii="Times New Roman" w:eastAsia="Times New Roman" w:hAnsi="Times New Roman" w:cs="Times New Roman"/>
                <w:lang w:eastAsia="ru-RU"/>
              </w:rPr>
              <w:t xml:space="preserve"> отрасли</w:t>
            </w:r>
            <w:r w:rsidR="003F2E6F" w:rsidRPr="4D110CB8">
              <w:rPr>
                <w:rFonts w:ascii="Times New Roman" w:eastAsia="Times New Roman" w:hAnsi="Times New Roman" w:cs="Times New Roman"/>
                <w:lang w:eastAsia="ru-RU"/>
              </w:rPr>
              <w:t xml:space="preserve"> на </w:t>
            </w:r>
            <w:proofErr w:type="spellStart"/>
            <w:r w:rsidR="003F2E6F" w:rsidRPr="4D110CB8">
              <w:rPr>
                <w:rFonts w:ascii="Times New Roman" w:eastAsia="Times New Roman" w:hAnsi="Times New Roman" w:cs="Times New Roman"/>
                <w:lang w:eastAsia="ru-RU"/>
              </w:rPr>
              <w:t>мультиагентной</w:t>
            </w:r>
            <w:proofErr w:type="spellEnd"/>
            <w:r w:rsidR="003F2E6F" w:rsidRPr="4D110CB8">
              <w:rPr>
                <w:rFonts w:ascii="Times New Roman" w:eastAsia="Times New Roman" w:hAnsi="Times New Roman" w:cs="Times New Roman"/>
                <w:lang w:eastAsia="ru-RU"/>
              </w:rPr>
              <w:t xml:space="preserve"> реализации </w:t>
            </w:r>
          </w:p>
        </w:tc>
      </w:tr>
      <w:tr w:rsidR="00884A02" w:rsidRPr="00A4004E" w14:paraId="4838B3DE" w14:textId="77777777" w:rsidTr="13FB400A">
        <w:trPr>
          <w:trHeight w:val="300"/>
        </w:trPr>
        <w:tc>
          <w:tcPr>
            <w:tcW w:w="2428" w:type="pct"/>
            <w:tcBorders>
              <w:top w:val="single" w:sz="6" w:space="0" w:color="auto"/>
              <w:left w:val="single" w:sz="6" w:space="0" w:color="auto"/>
              <w:bottom w:val="single" w:sz="6" w:space="0" w:color="auto"/>
              <w:right w:val="single" w:sz="6" w:space="0" w:color="auto"/>
            </w:tcBorders>
            <w:shd w:val="clear" w:color="auto" w:fill="auto"/>
            <w:vAlign w:val="center"/>
          </w:tcPr>
          <w:p w14:paraId="15EA090B" w14:textId="6123B770" w:rsidR="00884A02" w:rsidRPr="00250D08" w:rsidRDefault="00884A02" w:rsidP="00884A02">
            <w:pPr>
              <w:spacing w:line="276" w:lineRule="auto"/>
              <w:rPr>
                <w:rFonts w:ascii="Times New Roman" w:eastAsia="Times New Roman" w:hAnsi="Times New Roman" w:cs="Times New Roman"/>
                <w:lang w:eastAsia="ru-RU"/>
              </w:rPr>
            </w:pPr>
            <w:r w:rsidRPr="00250D08">
              <w:rPr>
                <w:rFonts w:ascii="Times New Roman" w:eastAsia="Times New Roman" w:hAnsi="Times New Roman" w:cs="Times New Roman"/>
                <w:lang w:eastAsia="ru-RU"/>
              </w:rPr>
              <w:t xml:space="preserve">Генерация синтетических </w:t>
            </w:r>
            <w:r w:rsidR="005D2553">
              <w:rPr>
                <w:rFonts w:ascii="Times New Roman" w:eastAsia="Times New Roman" w:hAnsi="Times New Roman" w:cs="Times New Roman"/>
                <w:lang w:eastAsia="ru-RU"/>
              </w:rPr>
              <w:t xml:space="preserve">отраслевых </w:t>
            </w:r>
            <w:proofErr w:type="spellStart"/>
            <w:r w:rsidRPr="00250D08">
              <w:rPr>
                <w:rFonts w:ascii="Times New Roman" w:eastAsia="Times New Roman" w:hAnsi="Times New Roman" w:cs="Times New Roman"/>
                <w:lang w:eastAsia="ru-RU"/>
              </w:rPr>
              <w:t>даннных</w:t>
            </w:r>
            <w:proofErr w:type="spellEnd"/>
            <w:r w:rsidRPr="00250D08">
              <w:rPr>
                <w:rFonts w:ascii="Times New Roman" w:eastAsia="Times New Roman" w:hAnsi="Times New Roman" w:cs="Times New Roman"/>
                <w:lang w:eastAsia="ru-RU"/>
              </w:rPr>
              <w:t xml:space="preserve"> для тестирования ИИ-ассистентов и СППР</w:t>
            </w:r>
          </w:p>
        </w:tc>
        <w:tc>
          <w:tcPr>
            <w:tcW w:w="2572" w:type="pct"/>
            <w:tcBorders>
              <w:top w:val="single" w:sz="6" w:space="0" w:color="auto"/>
              <w:left w:val="single" w:sz="6" w:space="0" w:color="auto"/>
              <w:bottom w:val="single" w:sz="6" w:space="0" w:color="auto"/>
              <w:right w:val="single" w:sz="6" w:space="0" w:color="auto"/>
            </w:tcBorders>
            <w:shd w:val="clear" w:color="auto" w:fill="auto"/>
            <w:vAlign w:val="center"/>
          </w:tcPr>
          <w:p w14:paraId="4E69B45A" w14:textId="1AF46E3D" w:rsidR="00884A02" w:rsidRPr="00250D08" w:rsidRDefault="00884A02" w:rsidP="00884A02">
            <w:pPr>
              <w:spacing w:line="276" w:lineRule="auto"/>
              <w:rPr>
                <w:rFonts w:ascii="Times New Roman" w:eastAsia="Times New Roman" w:hAnsi="Times New Roman" w:cs="Times New Roman"/>
                <w:lang w:eastAsia="ru-RU"/>
              </w:rPr>
            </w:pPr>
            <w:r w:rsidRPr="00250D08">
              <w:rPr>
                <w:rFonts w:ascii="Times New Roman" w:eastAsia="Times New Roman" w:hAnsi="Times New Roman" w:cs="Times New Roman"/>
                <w:lang w:eastAsia="ru-RU"/>
              </w:rPr>
              <w:t>Генерация синтети</w:t>
            </w:r>
            <w:r w:rsidR="00BD6133">
              <w:rPr>
                <w:rFonts w:ascii="Times New Roman" w:eastAsia="Times New Roman" w:hAnsi="Times New Roman" w:cs="Times New Roman"/>
                <w:lang w:eastAsia="ru-RU"/>
              </w:rPr>
              <w:t xml:space="preserve">ческих </w:t>
            </w:r>
            <w:proofErr w:type="spellStart"/>
            <w:r w:rsidR="00BD6133">
              <w:rPr>
                <w:rFonts w:ascii="Times New Roman" w:eastAsia="Times New Roman" w:hAnsi="Times New Roman" w:cs="Times New Roman"/>
                <w:lang w:eastAsia="ru-RU"/>
              </w:rPr>
              <w:t>валидационных</w:t>
            </w:r>
            <w:proofErr w:type="spellEnd"/>
            <w:r w:rsidR="00BD6133">
              <w:rPr>
                <w:rFonts w:ascii="Times New Roman" w:eastAsia="Times New Roman" w:hAnsi="Times New Roman" w:cs="Times New Roman"/>
                <w:lang w:eastAsia="ru-RU"/>
              </w:rPr>
              <w:t xml:space="preserve"> данных</w:t>
            </w:r>
            <w:r w:rsidRPr="00250D08">
              <w:rPr>
                <w:rFonts w:ascii="Times New Roman" w:eastAsia="Times New Roman" w:hAnsi="Times New Roman" w:cs="Times New Roman"/>
                <w:lang w:eastAsia="ru-RU"/>
              </w:rPr>
              <w:t xml:space="preserve"> </w:t>
            </w:r>
            <w:r w:rsidR="00BD6133">
              <w:rPr>
                <w:rFonts w:ascii="Times New Roman" w:eastAsia="Times New Roman" w:hAnsi="Times New Roman" w:cs="Times New Roman"/>
                <w:lang w:eastAsia="ru-RU"/>
              </w:rPr>
              <w:t>для</w:t>
            </w:r>
            <w:r w:rsidR="0086637D">
              <w:rPr>
                <w:rFonts w:ascii="Times New Roman" w:eastAsia="Times New Roman" w:hAnsi="Times New Roman" w:cs="Times New Roman"/>
                <w:lang w:eastAsia="ru-RU"/>
              </w:rPr>
              <w:t xml:space="preserve"> градостроительной отрасли </w:t>
            </w:r>
          </w:p>
        </w:tc>
      </w:tr>
    </w:tbl>
    <w:p w14:paraId="0FD4E101" w14:textId="77777777" w:rsidR="000151FD" w:rsidRPr="00FA014E" w:rsidRDefault="000151FD" w:rsidP="00FA014E">
      <w:pPr>
        <w:ind w:firstLine="709"/>
        <w:rPr>
          <w:rFonts w:ascii="Times New Roman" w:hAnsi="Times New Roman" w:cs="Times New Roman"/>
        </w:rPr>
      </w:pPr>
    </w:p>
    <w:p w14:paraId="087D0A72" w14:textId="6771BC60" w:rsidR="00AE6A3C" w:rsidRPr="00AE6A3C" w:rsidRDefault="00AE6A3C" w:rsidP="008F6F78">
      <w:pPr>
        <w:pStyle w:val="ListParagraph"/>
        <w:numPr>
          <w:ilvl w:val="1"/>
          <w:numId w:val="2"/>
        </w:numPr>
        <w:spacing w:before="240" w:after="240"/>
        <w:ind w:left="0" w:firstLine="709"/>
        <w:jc w:val="both"/>
        <w:outlineLvl w:val="1"/>
        <w:rPr>
          <w:rFonts w:ascii="Times New Roman" w:hAnsi="Times New Roman" w:cs="Times New Roman"/>
          <w:b/>
        </w:rPr>
      </w:pPr>
      <w:bookmarkStart w:id="23" w:name="_Toc185708524"/>
      <w:r w:rsidRPr="00AE6A3C">
        <w:rPr>
          <w:rFonts w:ascii="Times New Roman" w:hAnsi="Times New Roman" w:cs="Times New Roman"/>
          <w:b/>
        </w:rPr>
        <w:t>Примеры решения задач</w:t>
      </w:r>
      <w:bookmarkEnd w:id="23"/>
    </w:p>
    <w:p w14:paraId="4DC78406" w14:textId="635312F9" w:rsidR="00FA014E" w:rsidRPr="00900D92" w:rsidRDefault="20061456" w:rsidP="001C706D">
      <w:pPr>
        <w:spacing w:line="360" w:lineRule="auto"/>
        <w:ind w:firstLine="708"/>
        <w:jc w:val="both"/>
        <w:rPr>
          <w:rFonts w:ascii="Times New Roman" w:hAnsi="Times New Roman" w:cs="Times New Roman"/>
          <w:highlight w:val="yellow"/>
        </w:rPr>
      </w:pPr>
      <w:r w:rsidRPr="00900D92">
        <w:rPr>
          <w:rFonts w:ascii="Times New Roman" w:hAnsi="Times New Roman" w:cs="Times New Roman"/>
          <w:highlight w:val="yellow"/>
        </w:rPr>
        <w:t>ПРИМЕР</w:t>
      </w:r>
    </w:p>
    <w:p w14:paraId="70392C3E" w14:textId="5B2F223C" w:rsidR="00C45012" w:rsidRPr="006451F5" w:rsidRDefault="00C45012" w:rsidP="006451F5">
      <w:pPr>
        <w:spacing w:before="240" w:after="120" w:line="360" w:lineRule="auto"/>
        <w:jc w:val="both"/>
        <w:outlineLvl w:val="2"/>
        <w:rPr>
          <w:rFonts w:ascii="Times New Roman" w:hAnsi="Times New Roman" w:cs="Times New Roman"/>
          <w:b/>
          <w:highlight w:val="yellow"/>
        </w:rPr>
      </w:pPr>
      <w:bookmarkStart w:id="24" w:name="_Toc185708525"/>
      <w:r w:rsidRPr="006451F5">
        <w:rPr>
          <w:rFonts w:ascii="Times New Roman" w:hAnsi="Times New Roman" w:cs="Times New Roman"/>
          <w:b/>
          <w:bCs/>
          <w:highlight w:val="yellow"/>
        </w:rPr>
        <w:t>Классификация данных энергопотребления</w:t>
      </w:r>
      <w:bookmarkEnd w:id="24"/>
    </w:p>
    <w:p w14:paraId="5C6343A7" w14:textId="77777777" w:rsidR="00C45012" w:rsidRPr="00900D92" w:rsidRDefault="00C45012" w:rsidP="00C45012">
      <w:pPr>
        <w:spacing w:before="240" w:after="120" w:line="360" w:lineRule="auto"/>
        <w:ind w:firstLine="708"/>
        <w:jc w:val="both"/>
        <w:outlineLvl w:val="2"/>
        <w:rPr>
          <w:rFonts w:ascii="Times New Roman" w:hAnsi="Times New Roman" w:cs="Times New Roman"/>
          <w:highlight w:val="yellow"/>
        </w:rPr>
      </w:pPr>
      <w:bookmarkStart w:id="25" w:name="_Toc185708526"/>
      <w:r w:rsidRPr="00900D92">
        <w:rPr>
          <w:rFonts w:ascii="Times New Roman" w:hAnsi="Times New Roman" w:cs="Times New Roman"/>
          <w:highlight w:val="yellow"/>
        </w:rPr>
        <w:t xml:space="preserve">В данном примере будет рассмотрен набор данных </w:t>
      </w:r>
      <w:proofErr w:type="spellStart"/>
      <w:r w:rsidRPr="00900D92">
        <w:rPr>
          <w:rFonts w:ascii="Times New Roman" w:hAnsi="Times New Roman" w:cs="Times New Roman"/>
          <w:highlight w:val="yellow"/>
        </w:rPr>
        <w:t>ItalyPowerDemand</w:t>
      </w:r>
      <w:proofErr w:type="spellEnd"/>
      <w:r w:rsidRPr="00900D92">
        <w:rPr>
          <w:rFonts w:ascii="Times New Roman" w:hAnsi="Times New Roman" w:cs="Times New Roman"/>
          <w:highlight w:val="yellow"/>
        </w:rPr>
        <w:t xml:space="preserve"> [</w:t>
      </w:r>
      <w:r w:rsidRPr="00900D92">
        <w:rPr>
          <w:rFonts w:ascii="Times New Roman" w:hAnsi="Times New Roman" w:cs="Times New Roman"/>
          <w:highlight w:val="yellow"/>
          <w:lang w:val="en-GB"/>
        </w:rPr>
        <w:t>https</w:t>
      </w:r>
      <w:r w:rsidRPr="00900D92">
        <w:rPr>
          <w:rFonts w:ascii="Times New Roman" w:hAnsi="Times New Roman" w:cs="Times New Roman"/>
          <w:highlight w:val="yellow"/>
        </w:rPr>
        <w:t>://</w:t>
      </w:r>
      <w:r w:rsidRPr="00900D92">
        <w:rPr>
          <w:rFonts w:ascii="Times New Roman" w:hAnsi="Times New Roman" w:cs="Times New Roman"/>
          <w:highlight w:val="yellow"/>
          <w:lang w:val="en-GB"/>
        </w:rPr>
        <w:t>www</w:t>
      </w:r>
      <w:r w:rsidRPr="00900D92">
        <w:rPr>
          <w:rFonts w:ascii="Times New Roman" w:hAnsi="Times New Roman" w:cs="Times New Roman"/>
          <w:highlight w:val="yellow"/>
        </w:rPr>
        <w:t>.</w:t>
      </w:r>
      <w:proofErr w:type="spellStart"/>
      <w:r w:rsidRPr="00900D92">
        <w:rPr>
          <w:rFonts w:ascii="Times New Roman" w:hAnsi="Times New Roman" w:cs="Times New Roman"/>
          <w:highlight w:val="yellow"/>
          <w:lang w:val="en-GB"/>
        </w:rPr>
        <w:t>timeseriesclassification</w:t>
      </w:r>
      <w:proofErr w:type="spellEnd"/>
      <w:r w:rsidRPr="00900D92">
        <w:rPr>
          <w:rFonts w:ascii="Times New Roman" w:hAnsi="Times New Roman" w:cs="Times New Roman"/>
          <w:highlight w:val="yellow"/>
        </w:rPr>
        <w:t>.</w:t>
      </w:r>
      <w:r w:rsidRPr="00900D92">
        <w:rPr>
          <w:rFonts w:ascii="Times New Roman" w:hAnsi="Times New Roman" w:cs="Times New Roman"/>
          <w:highlight w:val="yellow"/>
          <w:lang w:val="en-GB"/>
        </w:rPr>
        <w:t>com</w:t>
      </w:r>
      <w:r w:rsidRPr="00900D92">
        <w:rPr>
          <w:rFonts w:ascii="Times New Roman" w:hAnsi="Times New Roman" w:cs="Times New Roman"/>
          <w:highlight w:val="yellow"/>
        </w:rPr>
        <w:t>/</w:t>
      </w:r>
      <w:r w:rsidRPr="00900D92">
        <w:rPr>
          <w:rFonts w:ascii="Times New Roman" w:hAnsi="Times New Roman" w:cs="Times New Roman"/>
          <w:highlight w:val="yellow"/>
          <w:lang w:val="en-GB"/>
        </w:rPr>
        <w:t>description</w:t>
      </w:r>
      <w:r w:rsidRPr="00900D92">
        <w:rPr>
          <w:rFonts w:ascii="Times New Roman" w:hAnsi="Times New Roman" w:cs="Times New Roman"/>
          <w:highlight w:val="yellow"/>
        </w:rPr>
        <w:t>.</w:t>
      </w:r>
      <w:proofErr w:type="spellStart"/>
      <w:r w:rsidRPr="00900D92">
        <w:rPr>
          <w:rFonts w:ascii="Times New Roman" w:hAnsi="Times New Roman" w:cs="Times New Roman"/>
          <w:highlight w:val="yellow"/>
          <w:lang w:val="en-GB"/>
        </w:rPr>
        <w:t>php</w:t>
      </w:r>
      <w:proofErr w:type="spellEnd"/>
      <w:r w:rsidRPr="00900D92">
        <w:rPr>
          <w:rFonts w:ascii="Times New Roman" w:hAnsi="Times New Roman" w:cs="Times New Roman"/>
          <w:highlight w:val="yellow"/>
        </w:rPr>
        <w:t>?</w:t>
      </w:r>
      <w:r w:rsidRPr="00900D92">
        <w:rPr>
          <w:rFonts w:ascii="Times New Roman" w:hAnsi="Times New Roman" w:cs="Times New Roman"/>
          <w:highlight w:val="yellow"/>
          <w:lang w:val="en-GB"/>
        </w:rPr>
        <w:t>Dataset</w:t>
      </w:r>
      <w:r w:rsidRPr="00900D92">
        <w:rPr>
          <w:rFonts w:ascii="Times New Roman" w:hAnsi="Times New Roman" w:cs="Times New Roman"/>
          <w:highlight w:val="yellow"/>
        </w:rPr>
        <w:t>=</w:t>
      </w:r>
      <w:proofErr w:type="spellStart"/>
      <w:r w:rsidRPr="00900D92">
        <w:rPr>
          <w:rFonts w:ascii="Times New Roman" w:hAnsi="Times New Roman" w:cs="Times New Roman"/>
          <w:highlight w:val="yellow"/>
          <w:lang w:val="en-GB"/>
        </w:rPr>
        <w:t>ItalyPowerDemand</w:t>
      </w:r>
      <w:proofErr w:type="spellEnd"/>
      <w:r w:rsidRPr="00900D92">
        <w:rPr>
          <w:rFonts w:ascii="Times New Roman" w:hAnsi="Times New Roman" w:cs="Times New Roman"/>
          <w:highlight w:val="yellow"/>
        </w:rPr>
        <w:t>], взятый, аналогично предыдущему, из архива UCR/UEA. Датасет представляет собой данные о спросе на электроэнергию в Италии, где задача классификации заключается в отличии дней с октября по март и с апреля по сентябрь включительно. Объем обучающей и тестовой выборок составляют 60 и 61 образец соответственно, длина временного ряда равна 637 измерениям, количество классов – 2. На рисунке 3 приведены примеры классов, присутствующих в наборе данных.</w:t>
      </w:r>
      <w:bookmarkEnd w:id="25"/>
    </w:p>
    <w:p w14:paraId="672744B1" w14:textId="77777777" w:rsidR="00C45012" w:rsidRPr="00900D92" w:rsidRDefault="00C45012" w:rsidP="00C45012">
      <w:pPr>
        <w:spacing w:before="240" w:after="120" w:line="360" w:lineRule="auto"/>
        <w:jc w:val="center"/>
        <w:rPr>
          <w:highlight w:val="yellow"/>
        </w:rPr>
      </w:pPr>
      <w:r w:rsidRPr="00900D92">
        <w:rPr>
          <w:noProof/>
          <w:highlight w:val="yellow"/>
        </w:rPr>
        <w:drawing>
          <wp:inline distT="0" distB="0" distL="0" distR="0" wp14:anchorId="479B6CF5" wp14:editId="30AFD3AA">
            <wp:extent cx="5067300" cy="2512536"/>
            <wp:effectExtent l="0" t="0" r="0" b="0"/>
            <wp:docPr id="10228749" name="Picture 10228749"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67300" cy="2512536"/>
                    </a:xfrm>
                    <a:prstGeom prst="rect">
                      <a:avLst/>
                    </a:prstGeom>
                  </pic:spPr>
                </pic:pic>
              </a:graphicData>
            </a:graphic>
          </wp:inline>
        </w:drawing>
      </w:r>
    </w:p>
    <w:p w14:paraId="68833123" w14:textId="77777777" w:rsidR="00C45012" w:rsidRPr="00900D92" w:rsidRDefault="00C45012" w:rsidP="00C45012">
      <w:pPr>
        <w:pStyle w:val="Caption"/>
        <w:jc w:val="center"/>
        <w:rPr>
          <w:rFonts w:cs="Times New Roman"/>
          <w:highlight w:val="yellow"/>
        </w:rPr>
      </w:pPr>
      <w:r w:rsidRPr="00900D92">
        <w:rPr>
          <w:highlight w:val="yellow"/>
        </w:rPr>
        <w:t xml:space="preserve">Рисунок </w:t>
      </w:r>
      <w:r w:rsidRPr="00900D92">
        <w:rPr>
          <w:highlight w:val="yellow"/>
        </w:rPr>
        <w:fldChar w:fldCharType="begin"/>
      </w:r>
      <w:r w:rsidRPr="00900D92">
        <w:rPr>
          <w:highlight w:val="yellow"/>
        </w:rPr>
        <w:instrText xml:space="preserve"> SEQ Рисунок \* ARABIC </w:instrText>
      </w:r>
      <w:r w:rsidRPr="00900D92">
        <w:rPr>
          <w:highlight w:val="yellow"/>
        </w:rPr>
        <w:fldChar w:fldCharType="separate"/>
      </w:r>
      <w:r w:rsidRPr="00900D92">
        <w:rPr>
          <w:noProof/>
          <w:highlight w:val="yellow"/>
        </w:rPr>
        <w:t>4</w:t>
      </w:r>
      <w:r w:rsidRPr="00900D92">
        <w:rPr>
          <w:noProof/>
          <w:highlight w:val="yellow"/>
        </w:rPr>
        <w:fldChar w:fldCharType="end"/>
      </w:r>
      <w:r w:rsidRPr="00900D92">
        <w:rPr>
          <w:highlight w:val="yellow"/>
        </w:rPr>
        <w:t xml:space="preserve"> – Примеры классов из набора данных </w:t>
      </w:r>
      <w:proofErr w:type="spellStart"/>
      <w:r w:rsidRPr="00900D92">
        <w:rPr>
          <w:highlight w:val="yellow"/>
        </w:rPr>
        <w:t>ItalyPowerDemand</w:t>
      </w:r>
      <w:proofErr w:type="spellEnd"/>
    </w:p>
    <w:p w14:paraId="0C00E8B4" w14:textId="77777777" w:rsidR="00C45012" w:rsidRPr="00900D92" w:rsidRDefault="00C45012" w:rsidP="00C45012">
      <w:pPr>
        <w:spacing w:line="259" w:lineRule="auto"/>
        <w:ind w:firstLine="708"/>
        <w:jc w:val="both"/>
        <w:rPr>
          <w:highlight w:val="yellow"/>
        </w:rPr>
      </w:pPr>
      <w:r w:rsidRPr="00900D92">
        <w:rPr>
          <w:rFonts w:ascii="Times New Roman" w:hAnsi="Times New Roman" w:cs="Times New Roman"/>
          <w:highlight w:val="yellow"/>
        </w:rPr>
        <w:t>Для запуска эксперимента необходимо воспользоваться скриптом из листинга</w:t>
      </w:r>
      <w:r w:rsidRPr="00900D92">
        <w:rPr>
          <w:rFonts w:ascii="Times New Roman" w:hAnsi="Times New Roman" w:cs="Times New Roman"/>
          <w:highlight w:val="yellow"/>
          <w:lang w:val="en-GB"/>
        </w:rPr>
        <w:t> </w:t>
      </w:r>
      <w:r w:rsidRPr="00900D92">
        <w:rPr>
          <w:rFonts w:ascii="Times New Roman" w:hAnsi="Times New Roman" w:cs="Times New Roman"/>
          <w:highlight w:val="yellow"/>
          <w:lang w:val="en-GB"/>
        </w:rPr>
        <w:fldChar w:fldCharType="begin"/>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 xml:space="preserve"> _</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155950759 \</w:instrText>
      </w:r>
      <w:r w:rsidRPr="00900D92">
        <w:rPr>
          <w:rFonts w:ascii="Times New Roman" w:hAnsi="Times New Roman" w:cs="Times New Roman"/>
          <w:highlight w:val="yellow"/>
          <w:lang w:val="en-GB"/>
        </w:rPr>
        <w:instrText>h</w:instrText>
      </w:r>
      <w:r w:rsidRPr="00900D92">
        <w:rPr>
          <w:rFonts w:ascii="Times New Roman" w:hAnsi="Times New Roman" w:cs="Times New Roman"/>
          <w:highlight w:val="yellow"/>
        </w:rPr>
        <w:instrText xml:space="preserve">  \* </w:instrText>
      </w:r>
      <w:r w:rsidRPr="00900D92">
        <w:rPr>
          <w:rFonts w:ascii="Times New Roman" w:hAnsi="Times New Roman" w:cs="Times New Roman"/>
          <w:highlight w:val="yellow"/>
          <w:lang w:val="en-GB"/>
        </w:rPr>
        <w:instrText>MERGEFORMAT</w:instrText>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r>
      <w:r w:rsidRPr="00900D92">
        <w:rPr>
          <w:rFonts w:ascii="Times New Roman" w:hAnsi="Times New Roman" w:cs="Times New Roman"/>
          <w:highlight w:val="yellow"/>
          <w:lang w:val="en-GB"/>
        </w:rPr>
        <w:fldChar w:fldCharType="separate"/>
      </w:r>
      <w:r w:rsidRPr="00900D92">
        <w:rPr>
          <w:rFonts w:ascii="Times New Roman" w:hAnsi="Times New Roman" w:cs="Times New Roman"/>
          <w:vanish/>
          <w:highlight w:val="yellow"/>
        </w:rPr>
        <w:t xml:space="preserve">Листинг </w:t>
      </w:r>
      <w:r w:rsidRPr="00900D92">
        <w:rPr>
          <w:rFonts w:ascii="Times New Roman" w:hAnsi="Times New Roman" w:cs="Times New Roman"/>
          <w:noProof/>
          <w:highlight w:val="yellow"/>
        </w:rPr>
        <w:t>5</w:t>
      </w:r>
      <w:r w:rsidRPr="00900D92">
        <w:rPr>
          <w:rFonts w:ascii="Times New Roman" w:hAnsi="Times New Roman" w:cs="Times New Roman"/>
          <w:highlight w:val="yellow"/>
          <w:lang w:val="en-GB"/>
        </w:rPr>
        <w:fldChar w:fldCharType="end"/>
      </w:r>
      <w:r w:rsidRPr="00900D92">
        <w:rPr>
          <w:rFonts w:ascii="Times New Roman" w:hAnsi="Times New Roman" w:cs="Times New Roman"/>
          <w:highlight w:val="yellow"/>
        </w:rPr>
        <w:t>, приведённого ниже.</w:t>
      </w:r>
    </w:p>
    <w:p w14:paraId="19EC04D4" w14:textId="77777777" w:rsidR="00C45012" w:rsidRPr="00900D92" w:rsidRDefault="00C45012" w:rsidP="00C45012">
      <w:pPr>
        <w:spacing w:line="259" w:lineRule="auto"/>
        <w:rPr>
          <w:rFonts w:ascii="Times New Roman" w:hAnsi="Times New Roman" w:cs="Times New Roman"/>
          <w:highlight w:val="yellow"/>
        </w:rPr>
      </w:pPr>
    </w:p>
    <w:p w14:paraId="0E81FEC7" w14:textId="77777777" w:rsidR="00C45012" w:rsidRPr="00900D92" w:rsidRDefault="00C45012" w:rsidP="00C45012">
      <w:pPr>
        <w:pStyle w:val="Caption"/>
        <w:keepNext/>
        <w:rPr>
          <w:highlight w:val="yellow"/>
        </w:rPr>
      </w:pPr>
      <w:bookmarkStart w:id="26" w:name="_Ref155950759"/>
      <w:r w:rsidRPr="00900D92">
        <w:rPr>
          <w:highlight w:val="yellow"/>
        </w:rPr>
        <w:t xml:space="preserve">Листинг </w:t>
      </w:r>
      <w:r w:rsidRPr="00900D92">
        <w:rPr>
          <w:highlight w:val="yellow"/>
        </w:rPr>
        <w:fldChar w:fldCharType="begin"/>
      </w:r>
      <w:r w:rsidRPr="00900D92">
        <w:rPr>
          <w:highlight w:val="yellow"/>
        </w:rPr>
        <w:instrText xml:space="preserve"> SEQ Листинг \* ARABIC </w:instrText>
      </w:r>
      <w:r w:rsidRPr="00900D92">
        <w:rPr>
          <w:highlight w:val="yellow"/>
        </w:rPr>
        <w:fldChar w:fldCharType="separate"/>
      </w:r>
      <w:r w:rsidRPr="00900D92">
        <w:rPr>
          <w:noProof/>
          <w:highlight w:val="yellow"/>
        </w:rPr>
        <w:t>5</w:t>
      </w:r>
      <w:r w:rsidRPr="00900D92">
        <w:rPr>
          <w:noProof/>
          <w:highlight w:val="yellow"/>
        </w:rPr>
        <w:fldChar w:fldCharType="end"/>
      </w:r>
      <w:bookmarkEnd w:id="26"/>
      <w:r w:rsidRPr="00900D92">
        <w:rPr>
          <w:highlight w:val="yellow"/>
          <w:lang w:val="en-GB"/>
        </w:rPr>
        <w:t xml:space="preserve"> – </w:t>
      </w:r>
      <w:proofErr w:type="spellStart"/>
      <w:r w:rsidRPr="00900D92">
        <w:rPr>
          <w:highlight w:val="yellow"/>
          <w:lang w:val="en-GB"/>
        </w:rPr>
        <w:t>Пример</w:t>
      </w:r>
      <w:proofErr w:type="spellEnd"/>
      <w:r w:rsidRPr="00900D92">
        <w:rPr>
          <w:highlight w:val="yellow"/>
          <w:lang w:val="en-GB"/>
        </w:rPr>
        <w:t xml:space="preserve"> </w:t>
      </w:r>
      <w:proofErr w:type="spellStart"/>
      <w:r w:rsidRPr="00900D92">
        <w:rPr>
          <w:highlight w:val="yellow"/>
          <w:lang w:val="en-GB"/>
        </w:rPr>
        <w:t>запуска</w:t>
      </w:r>
      <w:proofErr w:type="spellEnd"/>
      <w:r w:rsidRPr="00900D92">
        <w:rPr>
          <w:highlight w:val="yellow"/>
          <w:lang w:val="en-GB"/>
        </w:rPr>
        <w:t xml:space="preserve"> </w:t>
      </w:r>
      <w:proofErr w:type="spellStart"/>
      <w:r w:rsidRPr="00900D92">
        <w:rPr>
          <w:highlight w:val="yellow"/>
          <w:lang w:val="en-GB"/>
        </w:rPr>
        <w:t>эксперимента</w:t>
      </w:r>
      <w:proofErr w:type="spellEnd"/>
    </w:p>
    <w:tbl>
      <w:tblPr>
        <w:tblStyle w:val="TableGrid"/>
        <w:tblW w:w="9345" w:type="dxa"/>
        <w:tblLayout w:type="fixed"/>
        <w:tblLook w:val="06A0" w:firstRow="1" w:lastRow="0" w:firstColumn="1" w:lastColumn="0" w:noHBand="1" w:noVBand="1"/>
      </w:tblPr>
      <w:tblGrid>
        <w:gridCol w:w="9345"/>
      </w:tblGrid>
      <w:tr w:rsidR="00C45012" w:rsidRPr="008B6508" w14:paraId="4B72D458" w14:textId="77777777">
        <w:trPr>
          <w:trHeight w:val="300"/>
        </w:trPr>
        <w:tc>
          <w:tcPr>
            <w:tcW w:w="9345" w:type="dxa"/>
            <w:shd w:val="clear" w:color="auto" w:fill="D9D9D9" w:themeFill="background1" w:themeFillShade="D9"/>
          </w:tcPr>
          <w:p w14:paraId="2C17CFE4"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from </w:t>
            </w:r>
            <w:proofErr w:type="spellStart"/>
            <w:r w:rsidRPr="00900D92">
              <w:rPr>
                <w:rFonts w:ascii="Courier New" w:hAnsi="Courier New" w:cs="Courier New"/>
                <w:sz w:val="20"/>
                <w:szCs w:val="20"/>
                <w:highlight w:val="yellow"/>
                <w:lang w:val="en-US"/>
              </w:rPr>
              <w:t>fedot_ind.api.main</w:t>
            </w:r>
            <w:proofErr w:type="spellEnd"/>
            <w:r w:rsidRPr="00900D92">
              <w:rPr>
                <w:rFonts w:ascii="Courier New" w:hAnsi="Courier New" w:cs="Courier New"/>
                <w:sz w:val="20"/>
                <w:szCs w:val="20"/>
                <w:highlight w:val="yellow"/>
                <w:lang w:val="en-US"/>
              </w:rPr>
              <w:t xml:space="preserve"> import </w:t>
            </w:r>
            <w:proofErr w:type="spellStart"/>
            <w:r w:rsidRPr="00900D92">
              <w:rPr>
                <w:rFonts w:ascii="Courier New" w:hAnsi="Courier New" w:cs="Courier New"/>
                <w:sz w:val="20"/>
                <w:szCs w:val="20"/>
                <w:highlight w:val="yellow"/>
                <w:lang w:val="en-US"/>
              </w:rPr>
              <w:t>FedotIndustrial</w:t>
            </w:r>
            <w:proofErr w:type="spellEnd"/>
          </w:p>
          <w:p w14:paraId="288F2F21"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from </w:t>
            </w:r>
            <w:proofErr w:type="spellStart"/>
            <w:r w:rsidRPr="00900D92">
              <w:rPr>
                <w:rFonts w:ascii="Courier New" w:hAnsi="Courier New" w:cs="Courier New"/>
                <w:sz w:val="20"/>
                <w:szCs w:val="20"/>
                <w:highlight w:val="yellow"/>
                <w:lang w:val="en-US"/>
              </w:rPr>
              <w:t>fedot_ind.tools.loader</w:t>
            </w:r>
            <w:proofErr w:type="spellEnd"/>
            <w:r w:rsidRPr="00900D92">
              <w:rPr>
                <w:rFonts w:ascii="Courier New" w:hAnsi="Courier New" w:cs="Courier New"/>
                <w:sz w:val="20"/>
                <w:szCs w:val="20"/>
                <w:highlight w:val="yellow"/>
                <w:lang w:val="en-US"/>
              </w:rPr>
              <w:t xml:space="preserve"> import </w:t>
            </w:r>
            <w:proofErr w:type="spellStart"/>
            <w:r w:rsidRPr="00900D92">
              <w:rPr>
                <w:rFonts w:ascii="Courier New" w:hAnsi="Courier New" w:cs="Courier New"/>
                <w:sz w:val="20"/>
                <w:szCs w:val="20"/>
                <w:highlight w:val="yellow"/>
                <w:lang w:val="en-US"/>
              </w:rPr>
              <w:t>DataLoader</w:t>
            </w:r>
            <w:proofErr w:type="spellEnd"/>
          </w:p>
          <w:p w14:paraId="180FBB8A" w14:textId="77777777" w:rsidR="00C45012" w:rsidRPr="00900D92" w:rsidRDefault="00C45012">
            <w:pPr>
              <w:spacing w:line="276" w:lineRule="auto"/>
              <w:jc w:val="both"/>
              <w:rPr>
                <w:rFonts w:ascii="Courier New" w:hAnsi="Courier New" w:cs="Courier New"/>
                <w:sz w:val="20"/>
                <w:szCs w:val="20"/>
                <w:highlight w:val="yellow"/>
                <w:lang w:val="en-US"/>
              </w:rPr>
            </w:pPr>
            <w:proofErr w:type="spellStart"/>
            <w:r w:rsidRPr="00900D92">
              <w:rPr>
                <w:rFonts w:ascii="Courier New" w:hAnsi="Courier New" w:cs="Courier New"/>
                <w:sz w:val="20"/>
                <w:szCs w:val="20"/>
                <w:highlight w:val="yellow"/>
                <w:lang w:val="en-US"/>
              </w:rPr>
              <w:t>data_loader</w:t>
            </w:r>
            <w:proofErr w:type="spellEnd"/>
            <w:r w:rsidRPr="00900D92">
              <w:rPr>
                <w:rFonts w:ascii="Courier New" w:hAnsi="Courier New" w:cs="Courier New"/>
                <w:sz w:val="20"/>
                <w:szCs w:val="20"/>
                <w:highlight w:val="yellow"/>
                <w:lang w:val="en-US"/>
              </w:rPr>
              <w:t xml:space="preserve"> = </w:t>
            </w:r>
            <w:proofErr w:type="spellStart"/>
            <w:r w:rsidRPr="00900D92">
              <w:rPr>
                <w:rFonts w:ascii="Courier New" w:hAnsi="Courier New" w:cs="Courier New"/>
                <w:sz w:val="20"/>
                <w:szCs w:val="20"/>
                <w:highlight w:val="yellow"/>
                <w:lang w:val="en-US"/>
              </w:rPr>
              <w:t>DataLoader</w:t>
            </w:r>
            <w:proofErr w:type="spellEnd"/>
            <w:r w:rsidRPr="00900D92">
              <w:rPr>
                <w:rFonts w:ascii="Courier New" w:hAnsi="Courier New" w:cs="Courier New"/>
                <w:sz w:val="20"/>
                <w:szCs w:val="20"/>
                <w:highlight w:val="yellow"/>
                <w:lang w:val="en-US"/>
              </w:rPr>
              <w:t>(dataset='</w:t>
            </w:r>
            <w:proofErr w:type="spellStart"/>
            <w:r w:rsidRPr="00900D92">
              <w:rPr>
                <w:rFonts w:ascii="Courier New" w:hAnsi="Courier New" w:cs="Courier New"/>
                <w:sz w:val="20"/>
                <w:szCs w:val="20"/>
                <w:highlight w:val="yellow"/>
                <w:lang w:val="en-US"/>
              </w:rPr>
              <w:t>ItalyPowerDemand</w:t>
            </w:r>
            <w:proofErr w:type="spellEnd"/>
            <w:r w:rsidRPr="00900D92">
              <w:rPr>
                <w:rFonts w:ascii="Courier New" w:hAnsi="Courier New" w:cs="Courier New"/>
                <w:sz w:val="20"/>
                <w:szCs w:val="20"/>
                <w:highlight w:val="yellow"/>
                <w:lang w:val="en-US"/>
              </w:rPr>
              <w:t>',</w:t>
            </w:r>
          </w:p>
          <w:p w14:paraId="2E9A599A"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                                                        folder=’</w:t>
            </w:r>
            <w:proofErr w:type="spellStart"/>
            <w:r w:rsidRPr="00900D92">
              <w:rPr>
                <w:rFonts w:ascii="Courier New" w:hAnsi="Courier New" w:cs="Courier New"/>
                <w:sz w:val="20"/>
                <w:szCs w:val="20"/>
                <w:highlight w:val="yellow"/>
                <w:lang w:val="en-US"/>
              </w:rPr>
              <w:t>local_folder_path</w:t>
            </w:r>
            <w:proofErr w:type="spellEnd"/>
            <w:r w:rsidRPr="00900D92">
              <w:rPr>
                <w:rFonts w:ascii="Courier New" w:hAnsi="Courier New" w:cs="Courier New"/>
                <w:sz w:val="20"/>
                <w:szCs w:val="20"/>
                <w:highlight w:val="yellow"/>
                <w:lang w:val="en-US"/>
              </w:rPr>
              <w:t>’)</w:t>
            </w:r>
          </w:p>
          <w:p w14:paraId="726C32D2" w14:textId="77777777" w:rsidR="00C45012" w:rsidRPr="00900D92" w:rsidRDefault="00C45012">
            <w:pPr>
              <w:spacing w:line="276" w:lineRule="auto"/>
              <w:jc w:val="both"/>
              <w:rPr>
                <w:rFonts w:ascii="Courier New" w:hAnsi="Courier New" w:cs="Courier New"/>
                <w:sz w:val="20"/>
                <w:szCs w:val="20"/>
                <w:highlight w:val="yellow"/>
                <w:lang w:val="en-US"/>
              </w:rPr>
            </w:pPr>
            <w:proofErr w:type="spellStart"/>
            <w:r w:rsidRPr="00900D92">
              <w:rPr>
                <w:rFonts w:ascii="Courier New" w:hAnsi="Courier New" w:cs="Courier New"/>
                <w:sz w:val="20"/>
                <w:szCs w:val="20"/>
                <w:highlight w:val="yellow"/>
                <w:lang w:val="en-US"/>
              </w:rPr>
              <w:t>X_test</w:t>
            </w:r>
            <w:proofErr w:type="spellEnd"/>
            <w:r w:rsidRPr="00900D92">
              <w:rPr>
                <w:rFonts w:ascii="Courier New" w:hAnsi="Courier New" w:cs="Courier New"/>
                <w:sz w:val="20"/>
                <w:szCs w:val="20"/>
                <w:highlight w:val="yellow"/>
                <w:lang w:val="en-US"/>
              </w:rPr>
              <w:t xml:space="preserve">, </w:t>
            </w:r>
            <w:proofErr w:type="spellStart"/>
            <w:r w:rsidRPr="00900D92">
              <w:rPr>
                <w:rFonts w:ascii="Courier New" w:hAnsi="Courier New" w:cs="Courier New"/>
                <w:sz w:val="20"/>
                <w:szCs w:val="20"/>
                <w:highlight w:val="yellow"/>
                <w:lang w:val="en-US"/>
              </w:rPr>
              <w:t>y_test</w:t>
            </w:r>
            <w:proofErr w:type="spellEnd"/>
            <w:r w:rsidRPr="00900D92">
              <w:rPr>
                <w:rFonts w:ascii="Courier New" w:hAnsi="Courier New" w:cs="Courier New"/>
                <w:sz w:val="20"/>
                <w:szCs w:val="20"/>
                <w:highlight w:val="yellow"/>
                <w:lang w:val="en-US"/>
              </w:rPr>
              <w:t xml:space="preserve">, </w:t>
            </w:r>
            <w:proofErr w:type="spellStart"/>
            <w:r w:rsidRPr="00900D92">
              <w:rPr>
                <w:rFonts w:ascii="Courier New" w:hAnsi="Courier New" w:cs="Courier New"/>
                <w:sz w:val="20"/>
                <w:szCs w:val="20"/>
                <w:highlight w:val="yellow"/>
                <w:lang w:val="en-US"/>
              </w:rPr>
              <w:t>X_train</w:t>
            </w:r>
            <w:proofErr w:type="spellEnd"/>
            <w:r w:rsidRPr="00900D92">
              <w:rPr>
                <w:rFonts w:ascii="Courier New" w:hAnsi="Courier New" w:cs="Courier New"/>
                <w:sz w:val="20"/>
                <w:szCs w:val="20"/>
                <w:highlight w:val="yellow"/>
                <w:lang w:val="en-US"/>
              </w:rPr>
              <w:t xml:space="preserve">, </w:t>
            </w:r>
            <w:proofErr w:type="spellStart"/>
            <w:r w:rsidRPr="00900D92">
              <w:rPr>
                <w:rFonts w:ascii="Courier New" w:hAnsi="Courier New" w:cs="Courier New"/>
                <w:sz w:val="20"/>
                <w:szCs w:val="20"/>
                <w:highlight w:val="yellow"/>
                <w:lang w:val="en-US"/>
              </w:rPr>
              <w:t>y_train</w:t>
            </w:r>
            <w:proofErr w:type="spellEnd"/>
            <w:r w:rsidRPr="00900D92">
              <w:rPr>
                <w:rFonts w:ascii="Courier New" w:hAnsi="Courier New" w:cs="Courier New"/>
                <w:sz w:val="20"/>
                <w:szCs w:val="20"/>
                <w:highlight w:val="yellow"/>
                <w:lang w:val="en-US"/>
              </w:rPr>
              <w:t xml:space="preserve"> = </w:t>
            </w:r>
            <w:proofErr w:type="spellStart"/>
            <w:r w:rsidRPr="00900D92">
              <w:rPr>
                <w:rFonts w:ascii="Courier New" w:hAnsi="Courier New" w:cs="Courier New"/>
                <w:sz w:val="20"/>
                <w:szCs w:val="20"/>
                <w:highlight w:val="yellow"/>
                <w:lang w:val="en-US"/>
              </w:rPr>
              <w:t>data_loader.load_data</w:t>
            </w:r>
            <w:proofErr w:type="spellEnd"/>
            <w:r w:rsidRPr="00900D92">
              <w:rPr>
                <w:rFonts w:ascii="Courier New" w:hAnsi="Courier New" w:cs="Courier New"/>
                <w:sz w:val="20"/>
                <w:szCs w:val="20"/>
                <w:highlight w:val="yellow"/>
                <w:lang w:val="en-US"/>
              </w:rPr>
              <w:t>()</w:t>
            </w:r>
          </w:p>
          <w:p w14:paraId="3BE6A63D"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model = </w:t>
            </w:r>
            <w:proofErr w:type="spellStart"/>
            <w:r w:rsidRPr="00900D92">
              <w:rPr>
                <w:rFonts w:ascii="Courier New" w:hAnsi="Courier New" w:cs="Courier New"/>
                <w:sz w:val="20"/>
                <w:szCs w:val="20"/>
                <w:highlight w:val="yellow"/>
                <w:lang w:val="en-US"/>
              </w:rPr>
              <w:t>FedotIndustrial</w:t>
            </w:r>
            <w:proofErr w:type="spellEnd"/>
            <w:r w:rsidRPr="00900D92">
              <w:rPr>
                <w:rFonts w:ascii="Courier New" w:hAnsi="Courier New" w:cs="Courier New"/>
                <w:sz w:val="20"/>
                <w:szCs w:val="20"/>
                <w:highlight w:val="yellow"/>
                <w:lang w:val="en-US"/>
              </w:rPr>
              <w:t>(task='</w:t>
            </w:r>
            <w:proofErr w:type="spellStart"/>
            <w:r w:rsidRPr="00900D92">
              <w:rPr>
                <w:rFonts w:ascii="Courier New" w:hAnsi="Courier New" w:cs="Courier New"/>
                <w:sz w:val="20"/>
                <w:szCs w:val="20"/>
                <w:highlight w:val="yellow"/>
                <w:lang w:val="en-US"/>
              </w:rPr>
              <w:t>ts_classification</w:t>
            </w:r>
            <w:proofErr w:type="spellEnd"/>
            <w:r w:rsidRPr="00900D92">
              <w:rPr>
                <w:rFonts w:ascii="Courier New" w:hAnsi="Courier New" w:cs="Courier New"/>
                <w:sz w:val="20"/>
                <w:szCs w:val="20"/>
                <w:highlight w:val="yellow"/>
                <w:lang w:val="en-US"/>
              </w:rPr>
              <w:t xml:space="preserve">', timeout=5, </w:t>
            </w:r>
          </w:p>
          <w:p w14:paraId="1A84470E"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                        strategy='topological', </w:t>
            </w:r>
            <w:proofErr w:type="spellStart"/>
            <w:r w:rsidRPr="00900D92">
              <w:rPr>
                <w:rFonts w:ascii="Courier New" w:hAnsi="Courier New" w:cs="Courier New"/>
                <w:sz w:val="20"/>
                <w:szCs w:val="20"/>
                <w:highlight w:val="yellow"/>
                <w:lang w:val="en-US"/>
              </w:rPr>
              <w:t>n_jobs</w:t>
            </w:r>
            <w:proofErr w:type="spellEnd"/>
            <w:r w:rsidRPr="00900D92">
              <w:rPr>
                <w:rFonts w:ascii="Courier New" w:hAnsi="Courier New" w:cs="Courier New"/>
                <w:sz w:val="20"/>
                <w:szCs w:val="20"/>
                <w:highlight w:val="yellow"/>
                <w:lang w:val="en-US"/>
              </w:rPr>
              <w:t xml:space="preserve">=-1, </w:t>
            </w:r>
            <w:proofErr w:type="spellStart"/>
            <w:r w:rsidRPr="00900D92">
              <w:rPr>
                <w:rFonts w:ascii="Courier New" w:hAnsi="Courier New" w:cs="Courier New"/>
                <w:sz w:val="20"/>
                <w:szCs w:val="20"/>
                <w:highlight w:val="yellow"/>
                <w:lang w:val="en-US"/>
              </w:rPr>
              <w:t>window_size</w:t>
            </w:r>
            <w:proofErr w:type="spellEnd"/>
            <w:r w:rsidRPr="00900D92">
              <w:rPr>
                <w:rFonts w:ascii="Courier New" w:hAnsi="Courier New" w:cs="Courier New"/>
                <w:sz w:val="20"/>
                <w:szCs w:val="20"/>
                <w:highlight w:val="yellow"/>
                <w:lang w:val="en-US"/>
              </w:rPr>
              <w:t>=15)</w:t>
            </w:r>
          </w:p>
          <w:p w14:paraId="5FA6B635" w14:textId="77777777" w:rsidR="00C45012" w:rsidRPr="00900D92" w:rsidRDefault="00C45012">
            <w:pPr>
              <w:spacing w:line="276" w:lineRule="auto"/>
              <w:jc w:val="both"/>
              <w:rPr>
                <w:rFonts w:ascii="Courier New" w:hAnsi="Courier New" w:cs="Courier New"/>
                <w:sz w:val="20"/>
                <w:szCs w:val="20"/>
                <w:highlight w:val="yellow"/>
                <w:lang w:val="en-US"/>
              </w:rPr>
            </w:pPr>
            <w:proofErr w:type="spellStart"/>
            <w:r w:rsidRPr="00900D92">
              <w:rPr>
                <w:rFonts w:ascii="Courier New" w:hAnsi="Courier New" w:cs="Courier New"/>
                <w:sz w:val="20"/>
                <w:szCs w:val="20"/>
                <w:highlight w:val="yellow"/>
                <w:lang w:val="en-US"/>
              </w:rPr>
              <w:t>model.fit</w:t>
            </w:r>
            <w:proofErr w:type="spellEnd"/>
            <w:r w:rsidRPr="00900D92">
              <w:rPr>
                <w:rFonts w:ascii="Courier New" w:hAnsi="Courier New" w:cs="Courier New"/>
                <w:sz w:val="20"/>
                <w:szCs w:val="20"/>
                <w:highlight w:val="yellow"/>
                <w:lang w:val="en-US"/>
              </w:rPr>
              <w:t>(features=</w:t>
            </w:r>
            <w:proofErr w:type="spellStart"/>
            <w:r w:rsidRPr="00900D92">
              <w:rPr>
                <w:rFonts w:ascii="Courier New" w:hAnsi="Courier New" w:cs="Courier New"/>
                <w:sz w:val="20"/>
                <w:szCs w:val="20"/>
                <w:highlight w:val="yellow"/>
                <w:lang w:val="en-US"/>
              </w:rPr>
              <w:t>X_train</w:t>
            </w:r>
            <w:proofErr w:type="spellEnd"/>
            <w:r w:rsidRPr="00900D92">
              <w:rPr>
                <w:rFonts w:ascii="Courier New" w:hAnsi="Courier New" w:cs="Courier New"/>
                <w:sz w:val="20"/>
                <w:szCs w:val="20"/>
                <w:highlight w:val="yellow"/>
                <w:lang w:val="en-US"/>
              </w:rPr>
              <w:t>, target=</w:t>
            </w:r>
            <w:proofErr w:type="spellStart"/>
            <w:r w:rsidRPr="00900D92">
              <w:rPr>
                <w:rFonts w:ascii="Courier New" w:hAnsi="Courier New" w:cs="Courier New"/>
                <w:sz w:val="20"/>
                <w:szCs w:val="20"/>
                <w:highlight w:val="yellow"/>
                <w:lang w:val="en-US"/>
              </w:rPr>
              <w:t>y_train</w:t>
            </w:r>
            <w:proofErr w:type="spellEnd"/>
            <w:r w:rsidRPr="00900D92">
              <w:rPr>
                <w:rFonts w:ascii="Courier New" w:hAnsi="Courier New" w:cs="Courier New"/>
                <w:sz w:val="20"/>
                <w:szCs w:val="20"/>
                <w:highlight w:val="yellow"/>
                <w:lang w:val="en-US"/>
              </w:rPr>
              <w:t>)</w:t>
            </w:r>
          </w:p>
          <w:p w14:paraId="19A8EC18" w14:textId="77777777" w:rsidR="00C45012" w:rsidRPr="00900D92" w:rsidRDefault="00C45012">
            <w:pPr>
              <w:spacing w:line="276" w:lineRule="auto"/>
              <w:jc w:val="both"/>
              <w:rPr>
                <w:rFonts w:ascii="Courier New" w:hAnsi="Courier New" w:cs="Courier New"/>
                <w:sz w:val="20"/>
                <w:szCs w:val="20"/>
                <w:highlight w:val="yellow"/>
                <w:lang w:val="en-US"/>
              </w:rPr>
            </w:pPr>
            <w:r w:rsidRPr="00900D92">
              <w:rPr>
                <w:rFonts w:ascii="Courier New" w:hAnsi="Courier New" w:cs="Courier New"/>
                <w:sz w:val="20"/>
                <w:szCs w:val="20"/>
                <w:highlight w:val="yellow"/>
                <w:lang w:val="en-US"/>
              </w:rPr>
              <w:t xml:space="preserve">prediction = </w:t>
            </w:r>
            <w:proofErr w:type="spellStart"/>
            <w:r w:rsidRPr="00900D92">
              <w:rPr>
                <w:rFonts w:ascii="Courier New" w:hAnsi="Courier New" w:cs="Courier New"/>
                <w:sz w:val="20"/>
                <w:szCs w:val="20"/>
                <w:highlight w:val="yellow"/>
                <w:lang w:val="en-US"/>
              </w:rPr>
              <w:t>model.predict</w:t>
            </w:r>
            <w:proofErr w:type="spellEnd"/>
            <w:r w:rsidRPr="00900D92">
              <w:rPr>
                <w:rFonts w:ascii="Courier New" w:hAnsi="Courier New" w:cs="Courier New"/>
                <w:sz w:val="20"/>
                <w:szCs w:val="20"/>
                <w:highlight w:val="yellow"/>
                <w:lang w:val="en-US"/>
              </w:rPr>
              <w:t>(features=</w:t>
            </w:r>
            <w:proofErr w:type="spellStart"/>
            <w:r w:rsidRPr="00900D92">
              <w:rPr>
                <w:rFonts w:ascii="Courier New" w:hAnsi="Courier New" w:cs="Courier New"/>
                <w:sz w:val="20"/>
                <w:szCs w:val="20"/>
                <w:highlight w:val="yellow"/>
                <w:lang w:val="en-US"/>
              </w:rPr>
              <w:t>X_test</w:t>
            </w:r>
            <w:proofErr w:type="spellEnd"/>
            <w:r w:rsidRPr="00900D92">
              <w:rPr>
                <w:rFonts w:ascii="Courier New" w:hAnsi="Courier New" w:cs="Courier New"/>
                <w:sz w:val="20"/>
                <w:szCs w:val="20"/>
                <w:highlight w:val="yellow"/>
                <w:lang w:val="en-US"/>
              </w:rPr>
              <w:t>)</w:t>
            </w:r>
          </w:p>
          <w:p w14:paraId="00760A39" w14:textId="77777777" w:rsidR="00C45012" w:rsidRPr="00900D92" w:rsidRDefault="00C45012">
            <w:pPr>
              <w:spacing w:line="276" w:lineRule="auto"/>
              <w:jc w:val="both"/>
              <w:rPr>
                <w:rFonts w:ascii="Courier" w:hAnsi="Courier" w:cs="Times New Roman"/>
                <w:sz w:val="20"/>
                <w:szCs w:val="20"/>
                <w:highlight w:val="yellow"/>
                <w:lang w:val="en-US"/>
              </w:rPr>
            </w:pPr>
            <w:r w:rsidRPr="00900D92">
              <w:rPr>
                <w:rFonts w:ascii="Courier New" w:hAnsi="Courier New" w:cs="Courier New"/>
                <w:sz w:val="20"/>
                <w:szCs w:val="20"/>
                <w:highlight w:val="yellow"/>
                <w:lang w:val="en-US"/>
              </w:rPr>
              <w:t xml:space="preserve">metrics = </w:t>
            </w:r>
            <w:proofErr w:type="spellStart"/>
            <w:r w:rsidRPr="00900D92">
              <w:rPr>
                <w:rFonts w:ascii="Courier New" w:hAnsi="Courier New" w:cs="Courier New"/>
                <w:sz w:val="20"/>
                <w:szCs w:val="20"/>
                <w:highlight w:val="yellow"/>
                <w:lang w:val="en-US"/>
              </w:rPr>
              <w:t>model.get_metrics</w:t>
            </w:r>
            <w:proofErr w:type="spellEnd"/>
            <w:r w:rsidRPr="00900D92">
              <w:rPr>
                <w:rFonts w:ascii="Courier New" w:hAnsi="Courier New" w:cs="Courier New"/>
                <w:sz w:val="20"/>
                <w:szCs w:val="20"/>
                <w:highlight w:val="yellow"/>
                <w:lang w:val="en-US"/>
              </w:rPr>
              <w:t>(target=</w:t>
            </w:r>
            <w:proofErr w:type="spellStart"/>
            <w:r w:rsidRPr="00900D92">
              <w:rPr>
                <w:rFonts w:ascii="Courier New" w:hAnsi="Courier New" w:cs="Courier New"/>
                <w:sz w:val="20"/>
                <w:szCs w:val="20"/>
                <w:highlight w:val="yellow"/>
                <w:lang w:val="en-US"/>
              </w:rPr>
              <w:t>y_test</w:t>
            </w:r>
            <w:proofErr w:type="spellEnd"/>
            <w:r w:rsidRPr="00900D92">
              <w:rPr>
                <w:rFonts w:ascii="Courier New" w:hAnsi="Courier New" w:cs="Courier New"/>
                <w:sz w:val="20"/>
                <w:szCs w:val="20"/>
                <w:highlight w:val="yellow"/>
                <w:lang w:val="en-US"/>
              </w:rPr>
              <w:t>)</w:t>
            </w:r>
          </w:p>
        </w:tc>
      </w:tr>
    </w:tbl>
    <w:p w14:paraId="0F49112F" w14:textId="77777777" w:rsidR="00C45012" w:rsidRPr="00900D92" w:rsidRDefault="00C45012" w:rsidP="00C45012">
      <w:pPr>
        <w:spacing w:line="259" w:lineRule="auto"/>
        <w:ind w:firstLine="708"/>
        <w:rPr>
          <w:rFonts w:ascii="Times New Roman" w:hAnsi="Times New Roman" w:cs="Times New Roman"/>
          <w:highlight w:val="yellow"/>
          <w:lang w:val="en-US"/>
        </w:rPr>
      </w:pPr>
    </w:p>
    <w:p w14:paraId="0124F585" w14:textId="77777777" w:rsidR="00C45012" w:rsidRPr="00900D92" w:rsidRDefault="00C45012" w:rsidP="00C45012">
      <w:pPr>
        <w:spacing w:line="360" w:lineRule="auto"/>
        <w:ind w:firstLine="708"/>
        <w:jc w:val="both"/>
        <w:rPr>
          <w:rFonts w:ascii="Times New Roman" w:hAnsi="Times New Roman" w:cs="Times New Roman"/>
          <w:highlight w:val="yellow"/>
        </w:rPr>
      </w:pPr>
      <w:r w:rsidRPr="00900D92">
        <w:rPr>
          <w:rFonts w:ascii="Times New Roman" w:hAnsi="Times New Roman" w:cs="Times New Roman"/>
          <w:highlight w:val="yellow"/>
        </w:rPr>
        <w:t>Для данного примера был выбран топологический метод извлечения признаков, принцип работы которого показан на рисунке</w:t>
      </w:r>
      <w:r w:rsidRPr="00900D92">
        <w:rPr>
          <w:rFonts w:ascii="Times New Roman" w:hAnsi="Times New Roman" w:cs="Times New Roman"/>
          <w:highlight w:val="yellow"/>
          <w:lang w:val="en-GB"/>
        </w:rPr>
        <w:t> </w:t>
      </w:r>
      <w:r w:rsidRPr="00900D92">
        <w:rPr>
          <w:rFonts w:ascii="Times New Roman" w:hAnsi="Times New Roman" w:cs="Times New Roman"/>
          <w:highlight w:val="yellow"/>
          <w:lang w:val="en-GB"/>
        </w:rPr>
        <w:fldChar w:fldCharType="begin"/>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 xml:space="preserve"> _</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155950713 \</w:instrText>
      </w:r>
      <w:r w:rsidRPr="00900D92">
        <w:rPr>
          <w:rFonts w:ascii="Times New Roman" w:hAnsi="Times New Roman" w:cs="Times New Roman"/>
          <w:highlight w:val="yellow"/>
          <w:lang w:val="en-GB"/>
        </w:rPr>
        <w:instrText>h</w:instrText>
      </w:r>
      <w:r w:rsidRPr="00900D92">
        <w:rPr>
          <w:rFonts w:ascii="Times New Roman" w:hAnsi="Times New Roman" w:cs="Times New Roman"/>
          <w:highlight w:val="yellow"/>
        </w:rPr>
        <w:instrText xml:space="preserve">  \* </w:instrText>
      </w:r>
      <w:r w:rsidRPr="00900D92">
        <w:rPr>
          <w:rFonts w:ascii="Times New Roman" w:hAnsi="Times New Roman" w:cs="Times New Roman"/>
          <w:highlight w:val="yellow"/>
          <w:lang w:val="en-GB"/>
        </w:rPr>
        <w:instrText>MERGEFORMAT</w:instrText>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r>
      <w:r w:rsidRPr="00900D92">
        <w:rPr>
          <w:rFonts w:ascii="Times New Roman" w:hAnsi="Times New Roman" w:cs="Times New Roman"/>
          <w:highlight w:val="yellow"/>
          <w:lang w:val="en-GB"/>
        </w:rPr>
        <w:fldChar w:fldCharType="separate"/>
      </w:r>
      <w:r w:rsidRPr="00900D92">
        <w:rPr>
          <w:rFonts w:ascii="Times New Roman" w:hAnsi="Times New Roman" w:cs="Times New Roman"/>
          <w:vanish/>
          <w:highlight w:val="yellow"/>
        </w:rPr>
        <w:t xml:space="preserve">Рисунок </w:t>
      </w:r>
      <w:r w:rsidRPr="00900D92">
        <w:rPr>
          <w:rFonts w:ascii="Times New Roman" w:hAnsi="Times New Roman" w:cs="Times New Roman"/>
          <w:noProof/>
          <w:highlight w:val="yellow"/>
        </w:rPr>
        <w:t>5</w:t>
      </w:r>
      <w:r w:rsidRPr="00900D92">
        <w:rPr>
          <w:rFonts w:ascii="Times New Roman" w:hAnsi="Times New Roman" w:cs="Times New Roman"/>
          <w:highlight w:val="yellow"/>
          <w:lang w:val="en-GB"/>
        </w:rPr>
        <w:fldChar w:fldCharType="end"/>
      </w:r>
      <w:r w:rsidRPr="00900D92">
        <w:rPr>
          <w:rFonts w:ascii="Times New Roman" w:hAnsi="Times New Roman" w:cs="Times New Roman"/>
          <w:highlight w:val="yellow"/>
        </w:rPr>
        <w:t xml:space="preserve">. Данный метод генерации признаков может использоваться как самостоятельно, так и в составе другого метода. Идея заключается в формировании вектора признаков для каждого временного ряда, извлекаемых из персистентной диаграммы. Затем набор извлечённых признаков и вектор классов используются для обучения классификационной модели средствами алгоритмического ядра </w:t>
      </w:r>
      <w:proofErr w:type="spellStart"/>
      <w:r w:rsidRPr="00900D92">
        <w:rPr>
          <w:rFonts w:ascii="Times New Roman" w:hAnsi="Times New Roman" w:cs="Times New Roman"/>
          <w:highlight w:val="yellow"/>
        </w:rPr>
        <w:t>Fedot</w:t>
      </w:r>
      <w:proofErr w:type="spellEnd"/>
      <w:r w:rsidRPr="00900D92">
        <w:rPr>
          <w:rFonts w:ascii="Times New Roman" w:hAnsi="Times New Roman" w:cs="Times New Roman"/>
          <w:highlight w:val="yellow"/>
        </w:rPr>
        <w:t>.</w:t>
      </w:r>
    </w:p>
    <w:p w14:paraId="01EBA0B3" w14:textId="77777777" w:rsidR="00C45012" w:rsidRPr="00900D92" w:rsidRDefault="00C45012" w:rsidP="00C45012">
      <w:pPr>
        <w:keepNext/>
        <w:spacing w:line="259" w:lineRule="auto"/>
        <w:jc w:val="center"/>
        <w:rPr>
          <w:highlight w:val="yellow"/>
        </w:rPr>
      </w:pPr>
      <w:r w:rsidRPr="00900D92">
        <w:rPr>
          <w:noProof/>
          <w:highlight w:val="yellow"/>
        </w:rPr>
        <w:drawing>
          <wp:inline distT="0" distB="0" distL="0" distR="0" wp14:anchorId="6457E05F" wp14:editId="78B45463">
            <wp:extent cx="4162425" cy="2931041"/>
            <wp:effectExtent l="0" t="0" r="0" b="0"/>
            <wp:docPr id="1259911435" name="Picture 1259911435" descr="Изображение выглядит как текст, снимок экрана,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1435" name="Picture 1259911435" descr="Изображение выглядит как текст, снимок экрана, графический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2425" cy="2931041"/>
                    </a:xfrm>
                    <a:prstGeom prst="rect">
                      <a:avLst/>
                    </a:prstGeom>
                  </pic:spPr>
                </pic:pic>
              </a:graphicData>
            </a:graphic>
          </wp:inline>
        </w:drawing>
      </w:r>
    </w:p>
    <w:p w14:paraId="47809B0A" w14:textId="77777777" w:rsidR="00C45012" w:rsidRPr="00900D92" w:rsidRDefault="00C45012" w:rsidP="00C45012">
      <w:pPr>
        <w:pStyle w:val="Caption"/>
        <w:jc w:val="center"/>
        <w:rPr>
          <w:highlight w:val="yellow"/>
        </w:rPr>
      </w:pPr>
      <w:bookmarkStart w:id="27" w:name="_Ref155950713"/>
      <w:r w:rsidRPr="00900D92">
        <w:rPr>
          <w:highlight w:val="yellow"/>
        </w:rPr>
        <w:t xml:space="preserve">Рисунок </w:t>
      </w:r>
      <w:r w:rsidRPr="00900D92">
        <w:rPr>
          <w:highlight w:val="yellow"/>
        </w:rPr>
        <w:fldChar w:fldCharType="begin"/>
      </w:r>
      <w:r w:rsidRPr="00900D92">
        <w:rPr>
          <w:highlight w:val="yellow"/>
        </w:rPr>
        <w:instrText xml:space="preserve"> SEQ Рисунок \* ARABIC </w:instrText>
      </w:r>
      <w:r w:rsidRPr="00900D92">
        <w:rPr>
          <w:highlight w:val="yellow"/>
        </w:rPr>
        <w:fldChar w:fldCharType="separate"/>
      </w:r>
      <w:r w:rsidRPr="00900D92">
        <w:rPr>
          <w:noProof/>
          <w:highlight w:val="yellow"/>
        </w:rPr>
        <w:t>5</w:t>
      </w:r>
      <w:r w:rsidRPr="00900D92">
        <w:rPr>
          <w:noProof/>
          <w:highlight w:val="yellow"/>
        </w:rPr>
        <w:fldChar w:fldCharType="end"/>
      </w:r>
      <w:bookmarkEnd w:id="27"/>
      <w:r w:rsidRPr="00900D92">
        <w:rPr>
          <w:highlight w:val="yellow"/>
        </w:rPr>
        <w:t xml:space="preserve"> – Топологический алгоритм извлечения признаков</w:t>
      </w:r>
    </w:p>
    <w:p w14:paraId="2BC8B3D3" w14:textId="77777777" w:rsidR="00C45012" w:rsidRPr="00900D92" w:rsidRDefault="00C45012" w:rsidP="00C45012">
      <w:pPr>
        <w:spacing w:line="259" w:lineRule="auto"/>
        <w:ind w:firstLine="708"/>
        <w:rPr>
          <w:rFonts w:ascii="Times New Roman" w:hAnsi="Times New Roman" w:cs="Times New Roman"/>
          <w:highlight w:val="yellow"/>
        </w:rPr>
      </w:pPr>
    </w:p>
    <w:p w14:paraId="4DA76112" w14:textId="77777777" w:rsidR="00C45012" w:rsidRPr="00900D92" w:rsidRDefault="00C45012" w:rsidP="00C45012">
      <w:pPr>
        <w:spacing w:line="360" w:lineRule="auto"/>
        <w:ind w:firstLine="708"/>
        <w:jc w:val="both"/>
        <w:rPr>
          <w:rFonts w:ascii="Times New Roman" w:hAnsi="Times New Roman" w:cs="Times New Roman"/>
          <w:highlight w:val="yellow"/>
        </w:rPr>
      </w:pPr>
      <w:r w:rsidRPr="00900D92">
        <w:rPr>
          <w:rFonts w:ascii="Times New Roman" w:hAnsi="Times New Roman" w:cs="Times New Roman"/>
          <w:highlight w:val="yellow"/>
        </w:rPr>
        <w:t>В результате эксперимента была получена следующая структура композитной модели классификации на топологических признаках (рисунок</w:t>
      </w:r>
      <w:r w:rsidRPr="00900D92">
        <w:rPr>
          <w:rFonts w:ascii="Times New Roman" w:hAnsi="Times New Roman" w:cs="Times New Roman"/>
          <w:highlight w:val="yellow"/>
          <w:lang w:val="en-GB"/>
        </w:rPr>
        <w:t> </w:t>
      </w:r>
      <w:r w:rsidRPr="00900D92">
        <w:rPr>
          <w:rFonts w:ascii="Times New Roman" w:hAnsi="Times New Roman" w:cs="Times New Roman"/>
          <w:highlight w:val="yellow"/>
          <w:lang w:val="en-GB"/>
        </w:rPr>
        <w:fldChar w:fldCharType="begin"/>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 xml:space="preserve"> _</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155950351 \</w:instrText>
      </w:r>
      <w:r w:rsidRPr="00900D92">
        <w:rPr>
          <w:rFonts w:ascii="Times New Roman" w:hAnsi="Times New Roman" w:cs="Times New Roman"/>
          <w:highlight w:val="yellow"/>
          <w:lang w:val="en-GB"/>
        </w:rPr>
        <w:instrText>h</w:instrText>
      </w:r>
      <w:r w:rsidRPr="00900D92">
        <w:rPr>
          <w:rFonts w:ascii="Times New Roman" w:hAnsi="Times New Roman" w:cs="Times New Roman"/>
          <w:highlight w:val="yellow"/>
        </w:rPr>
        <w:instrText xml:space="preserve">  \* </w:instrText>
      </w:r>
      <w:r w:rsidRPr="00900D92">
        <w:rPr>
          <w:rFonts w:ascii="Times New Roman" w:hAnsi="Times New Roman" w:cs="Times New Roman"/>
          <w:highlight w:val="yellow"/>
          <w:lang w:val="en-GB"/>
        </w:rPr>
        <w:instrText>MERGEFORMAT</w:instrText>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r>
      <w:r w:rsidRPr="00900D92">
        <w:rPr>
          <w:rFonts w:ascii="Times New Roman" w:hAnsi="Times New Roman" w:cs="Times New Roman"/>
          <w:highlight w:val="yellow"/>
          <w:lang w:val="en-GB"/>
        </w:rPr>
        <w:fldChar w:fldCharType="separate"/>
      </w:r>
      <w:r w:rsidRPr="00900D92">
        <w:rPr>
          <w:rFonts w:ascii="Times New Roman" w:hAnsi="Times New Roman" w:cs="Times New Roman"/>
          <w:vanish/>
          <w:highlight w:val="yellow"/>
        </w:rPr>
        <w:t xml:space="preserve">Рисунок </w:t>
      </w:r>
      <w:r w:rsidRPr="00900D92">
        <w:rPr>
          <w:rFonts w:ascii="Times New Roman" w:hAnsi="Times New Roman" w:cs="Times New Roman"/>
          <w:noProof/>
          <w:highlight w:val="yellow"/>
        </w:rPr>
        <w:t>6</w:t>
      </w:r>
      <w:r w:rsidRPr="00900D92">
        <w:rPr>
          <w:rFonts w:ascii="Times New Roman" w:hAnsi="Times New Roman" w:cs="Times New Roman"/>
          <w:highlight w:val="yellow"/>
          <w:lang w:val="en-GB"/>
        </w:rPr>
        <w:fldChar w:fldCharType="end"/>
      </w:r>
      <w:r w:rsidRPr="00900D92">
        <w:rPr>
          <w:rFonts w:ascii="Times New Roman" w:hAnsi="Times New Roman" w:cs="Times New Roman"/>
          <w:highlight w:val="yellow"/>
        </w:rPr>
        <w:t>):</w:t>
      </w:r>
    </w:p>
    <w:p w14:paraId="2943CAF4" w14:textId="77777777" w:rsidR="00C45012" w:rsidRPr="00900D92" w:rsidRDefault="00C45012" w:rsidP="00C45012">
      <w:pPr>
        <w:keepNext/>
        <w:spacing w:line="259" w:lineRule="auto"/>
        <w:jc w:val="center"/>
        <w:rPr>
          <w:highlight w:val="yellow"/>
        </w:rPr>
      </w:pPr>
      <w:r w:rsidRPr="00900D92">
        <w:rPr>
          <w:noProof/>
          <w:highlight w:val="yellow"/>
        </w:rPr>
        <w:drawing>
          <wp:inline distT="0" distB="0" distL="0" distR="0" wp14:anchorId="43CD7E45" wp14:editId="39165FCA">
            <wp:extent cx="3276080" cy="3457575"/>
            <wp:effectExtent l="0" t="0" r="0" b="0"/>
            <wp:docPr id="1173090787" name="Picture 1173090787" descr="Изображение выглядит как диаграмма, линия,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0787" name="Picture 1173090787" descr="Изображение выглядит как диаграмма, линия, круг, дизайн&#10;&#10;Автоматически созданное описание"/>
                    <pic:cNvPicPr/>
                  </pic:nvPicPr>
                  <pic:blipFill>
                    <a:blip r:embed="rId12">
                      <a:extLst>
                        <a:ext uri="{28A0092B-C50C-407E-A947-70E740481C1C}">
                          <a14:useLocalDpi xmlns:a14="http://schemas.microsoft.com/office/drawing/2010/main" val="0"/>
                        </a:ext>
                      </a:extLst>
                    </a:blip>
                    <a:srcRect l="10625" r="10416"/>
                    <a:stretch>
                      <a:fillRect/>
                    </a:stretch>
                  </pic:blipFill>
                  <pic:spPr>
                    <a:xfrm>
                      <a:off x="0" y="0"/>
                      <a:ext cx="3276080" cy="3457575"/>
                    </a:xfrm>
                    <a:prstGeom prst="rect">
                      <a:avLst/>
                    </a:prstGeom>
                  </pic:spPr>
                </pic:pic>
              </a:graphicData>
            </a:graphic>
          </wp:inline>
        </w:drawing>
      </w:r>
    </w:p>
    <w:p w14:paraId="28CDBD32" w14:textId="77777777" w:rsidR="00C45012" w:rsidRPr="00900D92" w:rsidRDefault="00C45012" w:rsidP="00C45012">
      <w:pPr>
        <w:pStyle w:val="Caption"/>
        <w:jc w:val="center"/>
        <w:rPr>
          <w:highlight w:val="yellow"/>
        </w:rPr>
      </w:pPr>
      <w:bookmarkStart w:id="28" w:name="_Ref155950351"/>
      <w:r w:rsidRPr="00900D92">
        <w:rPr>
          <w:highlight w:val="yellow"/>
        </w:rPr>
        <w:t xml:space="preserve">Рисунок </w:t>
      </w:r>
      <w:r w:rsidRPr="00900D92">
        <w:rPr>
          <w:highlight w:val="yellow"/>
        </w:rPr>
        <w:fldChar w:fldCharType="begin"/>
      </w:r>
      <w:r w:rsidRPr="00900D92">
        <w:rPr>
          <w:highlight w:val="yellow"/>
        </w:rPr>
        <w:instrText xml:space="preserve"> SEQ Рисунок \* ARABIC </w:instrText>
      </w:r>
      <w:r w:rsidRPr="00900D92">
        <w:rPr>
          <w:highlight w:val="yellow"/>
        </w:rPr>
        <w:fldChar w:fldCharType="separate"/>
      </w:r>
      <w:r w:rsidRPr="00900D92">
        <w:rPr>
          <w:noProof/>
          <w:highlight w:val="yellow"/>
        </w:rPr>
        <w:t>6</w:t>
      </w:r>
      <w:r w:rsidRPr="00900D92">
        <w:rPr>
          <w:noProof/>
          <w:highlight w:val="yellow"/>
        </w:rPr>
        <w:fldChar w:fldCharType="end"/>
      </w:r>
      <w:bookmarkEnd w:id="28"/>
      <w:r w:rsidRPr="00900D92">
        <w:rPr>
          <w:highlight w:val="yellow"/>
        </w:rPr>
        <w:t xml:space="preserve"> – Композитная модель классификации на топологических признаках</w:t>
      </w:r>
    </w:p>
    <w:p w14:paraId="77DFF6BC" w14:textId="77777777" w:rsidR="00C45012" w:rsidRPr="00900D92" w:rsidRDefault="00C45012" w:rsidP="00C45012">
      <w:pPr>
        <w:spacing w:line="259" w:lineRule="auto"/>
        <w:ind w:firstLine="708"/>
        <w:jc w:val="both"/>
        <w:rPr>
          <w:rFonts w:ascii="Times New Roman" w:hAnsi="Times New Roman" w:cs="Times New Roman"/>
          <w:highlight w:val="yellow"/>
        </w:rPr>
      </w:pPr>
    </w:p>
    <w:p w14:paraId="660986C0" w14:textId="77777777" w:rsidR="00C45012" w:rsidRPr="00900D92" w:rsidRDefault="00C45012" w:rsidP="00C45012">
      <w:pPr>
        <w:spacing w:line="360" w:lineRule="auto"/>
        <w:ind w:firstLine="708"/>
        <w:jc w:val="both"/>
        <w:rPr>
          <w:rFonts w:ascii="Times New Roman" w:hAnsi="Times New Roman" w:cs="Times New Roman"/>
          <w:highlight w:val="yellow"/>
        </w:rPr>
      </w:pPr>
      <w:r w:rsidRPr="00900D92">
        <w:rPr>
          <w:rFonts w:ascii="Times New Roman" w:hAnsi="Times New Roman" w:cs="Times New Roman"/>
          <w:highlight w:val="yellow"/>
        </w:rPr>
        <w:t>Результаты сравнения метрики, полученной с использованием разработанного алгоритма, с метриками лучших SOTA решений приведены в таблиц</w:t>
      </w:r>
      <w:r w:rsidRPr="00900D92">
        <w:rPr>
          <w:rFonts w:ascii="Times New Roman" w:hAnsi="Times New Roman" w:cs="Times New Roman"/>
          <w:highlight w:val="yellow"/>
          <w:lang w:val="en-GB"/>
        </w:rPr>
        <w:t>e </w:t>
      </w:r>
      <w:r w:rsidRPr="00900D92">
        <w:rPr>
          <w:rFonts w:ascii="Times New Roman" w:hAnsi="Times New Roman" w:cs="Times New Roman"/>
          <w:highlight w:val="yellow"/>
          <w:lang w:val="en-GB"/>
        </w:rPr>
        <w:fldChar w:fldCharType="begin"/>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 xml:space="preserve"> _</w:instrText>
      </w:r>
      <w:r w:rsidRPr="00900D92">
        <w:rPr>
          <w:rFonts w:ascii="Times New Roman" w:hAnsi="Times New Roman" w:cs="Times New Roman"/>
          <w:highlight w:val="yellow"/>
          <w:lang w:val="en-GB"/>
        </w:rPr>
        <w:instrText>Ref</w:instrText>
      </w:r>
      <w:r w:rsidRPr="00900D92">
        <w:rPr>
          <w:rFonts w:ascii="Times New Roman" w:hAnsi="Times New Roman" w:cs="Times New Roman"/>
          <w:highlight w:val="yellow"/>
        </w:rPr>
        <w:instrText>155950410 \</w:instrText>
      </w:r>
      <w:r w:rsidRPr="00900D92">
        <w:rPr>
          <w:rFonts w:ascii="Times New Roman" w:hAnsi="Times New Roman" w:cs="Times New Roman"/>
          <w:highlight w:val="yellow"/>
          <w:lang w:val="en-GB"/>
        </w:rPr>
        <w:instrText>h</w:instrText>
      </w:r>
      <w:r w:rsidRPr="00900D92">
        <w:rPr>
          <w:rFonts w:ascii="Times New Roman" w:hAnsi="Times New Roman" w:cs="Times New Roman"/>
          <w:highlight w:val="yellow"/>
        </w:rPr>
        <w:instrText xml:space="preserve">  \* </w:instrText>
      </w:r>
      <w:r w:rsidRPr="00900D92">
        <w:rPr>
          <w:rFonts w:ascii="Times New Roman" w:hAnsi="Times New Roman" w:cs="Times New Roman"/>
          <w:highlight w:val="yellow"/>
          <w:lang w:val="en-GB"/>
        </w:rPr>
        <w:instrText>MERGEFORMAT</w:instrText>
      </w:r>
      <w:r w:rsidRPr="00900D92">
        <w:rPr>
          <w:rFonts w:ascii="Times New Roman" w:hAnsi="Times New Roman" w:cs="Times New Roman"/>
          <w:highlight w:val="yellow"/>
        </w:rPr>
        <w:instrText xml:space="preserve"> </w:instrText>
      </w:r>
      <w:r w:rsidRPr="00900D92">
        <w:rPr>
          <w:rFonts w:ascii="Times New Roman" w:hAnsi="Times New Roman" w:cs="Times New Roman"/>
          <w:highlight w:val="yellow"/>
          <w:lang w:val="en-GB"/>
        </w:rPr>
      </w:r>
      <w:r w:rsidRPr="00900D92">
        <w:rPr>
          <w:rFonts w:ascii="Times New Roman" w:hAnsi="Times New Roman" w:cs="Times New Roman"/>
          <w:highlight w:val="yellow"/>
          <w:lang w:val="en-GB"/>
        </w:rPr>
        <w:fldChar w:fldCharType="separate"/>
      </w:r>
      <w:r w:rsidRPr="00900D92">
        <w:rPr>
          <w:rFonts w:ascii="Times New Roman" w:hAnsi="Times New Roman" w:cs="Times New Roman"/>
          <w:vanish/>
          <w:highlight w:val="yellow"/>
        </w:rPr>
        <w:t xml:space="preserve">Таблица </w:t>
      </w:r>
      <w:r w:rsidRPr="00900D92">
        <w:rPr>
          <w:rFonts w:ascii="Times New Roman" w:hAnsi="Times New Roman" w:cs="Times New Roman"/>
          <w:noProof/>
          <w:highlight w:val="yellow"/>
        </w:rPr>
        <w:t>5</w:t>
      </w:r>
      <w:r w:rsidRPr="00900D92">
        <w:rPr>
          <w:rFonts w:ascii="Times New Roman" w:hAnsi="Times New Roman" w:cs="Times New Roman"/>
          <w:highlight w:val="yellow"/>
          <w:lang w:val="en-GB"/>
        </w:rPr>
        <w:fldChar w:fldCharType="end"/>
      </w:r>
      <w:r w:rsidRPr="00900D92">
        <w:rPr>
          <w:rFonts w:ascii="Times New Roman" w:hAnsi="Times New Roman" w:cs="Times New Roman"/>
          <w:highlight w:val="yellow"/>
        </w:rPr>
        <w:t>.</w:t>
      </w:r>
    </w:p>
    <w:p w14:paraId="168368B7" w14:textId="77777777" w:rsidR="00C45012" w:rsidRPr="00900D92" w:rsidRDefault="00C45012" w:rsidP="00C45012">
      <w:pPr>
        <w:spacing w:line="360" w:lineRule="auto"/>
        <w:ind w:firstLine="708"/>
        <w:jc w:val="both"/>
        <w:rPr>
          <w:rFonts w:ascii="Times New Roman" w:hAnsi="Times New Roman" w:cs="Times New Roman"/>
          <w:highlight w:val="yellow"/>
        </w:rPr>
      </w:pPr>
    </w:p>
    <w:p w14:paraId="4A54FCB6" w14:textId="77777777" w:rsidR="00C45012" w:rsidRPr="00900D92" w:rsidRDefault="00C45012" w:rsidP="00C45012">
      <w:pPr>
        <w:pStyle w:val="Caption"/>
        <w:keepNext/>
        <w:rPr>
          <w:highlight w:val="yellow"/>
        </w:rPr>
      </w:pPr>
      <w:bookmarkStart w:id="29" w:name="_Ref155950410"/>
      <w:r w:rsidRPr="00900D92">
        <w:rPr>
          <w:highlight w:val="yellow"/>
        </w:rPr>
        <w:t xml:space="preserve">Таблица </w:t>
      </w:r>
      <w:r w:rsidRPr="00900D92">
        <w:rPr>
          <w:highlight w:val="yellow"/>
        </w:rPr>
        <w:fldChar w:fldCharType="begin"/>
      </w:r>
      <w:r w:rsidRPr="00900D92">
        <w:rPr>
          <w:highlight w:val="yellow"/>
        </w:rPr>
        <w:instrText xml:space="preserve"> SEQ Таблица \* ARABIC </w:instrText>
      </w:r>
      <w:r w:rsidRPr="00900D92">
        <w:rPr>
          <w:highlight w:val="yellow"/>
        </w:rPr>
        <w:fldChar w:fldCharType="separate"/>
      </w:r>
      <w:r w:rsidRPr="00900D92">
        <w:rPr>
          <w:noProof/>
          <w:highlight w:val="yellow"/>
        </w:rPr>
        <w:t>5</w:t>
      </w:r>
      <w:r w:rsidRPr="00900D92">
        <w:rPr>
          <w:noProof/>
          <w:highlight w:val="yellow"/>
        </w:rPr>
        <w:fldChar w:fldCharType="end"/>
      </w:r>
      <w:bookmarkEnd w:id="29"/>
      <w:r w:rsidRPr="00900D92">
        <w:rPr>
          <w:highlight w:val="yellow"/>
        </w:rPr>
        <w:t xml:space="preserve"> – Результаты эксперимента с данными </w:t>
      </w:r>
      <w:proofErr w:type="spellStart"/>
      <w:r w:rsidRPr="00900D92">
        <w:rPr>
          <w:highlight w:val="yellow"/>
        </w:rPr>
        <w:t>ItalyPowerDemand</w:t>
      </w:r>
      <w:proofErr w:type="spellEnd"/>
    </w:p>
    <w:tbl>
      <w:tblPr>
        <w:tblStyle w:val="TableGrid"/>
        <w:tblW w:w="0" w:type="auto"/>
        <w:jc w:val="center"/>
        <w:tblLook w:val="04A0" w:firstRow="1" w:lastRow="0" w:firstColumn="1" w:lastColumn="0" w:noHBand="0" w:noVBand="1"/>
      </w:tblPr>
      <w:tblGrid>
        <w:gridCol w:w="1403"/>
        <w:gridCol w:w="1890"/>
        <w:gridCol w:w="1853"/>
        <w:gridCol w:w="2477"/>
        <w:gridCol w:w="1716"/>
      </w:tblGrid>
      <w:tr w:rsidR="00C45012" w:rsidRPr="00900D92" w14:paraId="5651A9F4" w14:textId="77777777">
        <w:trPr>
          <w:trHeight w:val="320"/>
          <w:jc w:val="center"/>
        </w:trPr>
        <w:tc>
          <w:tcPr>
            <w:tcW w:w="1403" w:type="dxa"/>
          </w:tcPr>
          <w:p w14:paraId="396FAFDA" w14:textId="77777777" w:rsidR="00C45012" w:rsidRPr="00900D92" w:rsidRDefault="00C45012">
            <w:pPr>
              <w:spacing w:line="360" w:lineRule="auto"/>
              <w:rPr>
                <w:rFonts w:ascii="Times New Roman" w:hAnsi="Times New Roman" w:cs="Times New Roman"/>
                <w:highlight w:val="yellow"/>
              </w:rPr>
            </w:pPr>
            <w:r w:rsidRPr="00900D92">
              <w:rPr>
                <w:rFonts w:ascii="Times New Roman" w:hAnsi="Times New Roman" w:cs="Times New Roman"/>
                <w:highlight w:val="yellow"/>
              </w:rPr>
              <w:t>Алгоритм</w:t>
            </w:r>
          </w:p>
        </w:tc>
        <w:tc>
          <w:tcPr>
            <w:tcW w:w="1890" w:type="dxa"/>
          </w:tcPr>
          <w:p w14:paraId="0CBA20F4" w14:textId="77777777" w:rsidR="00C45012" w:rsidRPr="00900D92" w:rsidRDefault="00C45012">
            <w:pPr>
              <w:spacing w:line="360" w:lineRule="auto"/>
              <w:jc w:val="center"/>
              <w:rPr>
                <w:rFonts w:ascii="Times New Roman" w:hAnsi="Times New Roman" w:cs="Times New Roman"/>
                <w:highlight w:val="yellow"/>
              </w:rPr>
            </w:pPr>
            <w:proofErr w:type="spellStart"/>
            <w:r w:rsidRPr="00900D92">
              <w:rPr>
                <w:rFonts w:ascii="Times New Roman" w:hAnsi="Times New Roman" w:cs="Times New Roman"/>
                <w:highlight w:val="yellow"/>
              </w:rPr>
              <w:t>Fedot_Ind</w:t>
            </w:r>
            <w:proofErr w:type="spellEnd"/>
          </w:p>
        </w:tc>
        <w:tc>
          <w:tcPr>
            <w:tcW w:w="1853" w:type="dxa"/>
          </w:tcPr>
          <w:p w14:paraId="5B8EF38D" w14:textId="77777777" w:rsidR="00C45012" w:rsidRPr="00900D92" w:rsidRDefault="00C45012">
            <w:pPr>
              <w:jc w:val="center"/>
              <w:rPr>
                <w:rFonts w:ascii="Times New Roman" w:hAnsi="Times New Roman" w:cs="Times New Roman"/>
                <w:highlight w:val="yellow"/>
              </w:rPr>
            </w:pPr>
            <w:r w:rsidRPr="00900D92">
              <w:rPr>
                <w:rFonts w:ascii="Times New Roman" w:eastAsiaTheme="minorEastAsia" w:hAnsi="Times New Roman" w:cs="Times New Roman"/>
                <w:highlight w:val="yellow"/>
              </w:rPr>
              <w:t>HIVE-COTE v1.0</w:t>
            </w:r>
          </w:p>
        </w:tc>
        <w:tc>
          <w:tcPr>
            <w:tcW w:w="2477" w:type="dxa"/>
          </w:tcPr>
          <w:p w14:paraId="162249EF" w14:textId="77777777" w:rsidR="00C45012" w:rsidRPr="00900D92" w:rsidRDefault="00C45012">
            <w:pPr>
              <w:jc w:val="center"/>
              <w:rPr>
                <w:rFonts w:ascii="Times New Roman" w:hAnsi="Times New Roman" w:cs="Times New Roman"/>
                <w:highlight w:val="yellow"/>
              </w:rPr>
            </w:pPr>
            <w:r w:rsidRPr="00900D92">
              <w:rPr>
                <w:rFonts w:ascii="Times New Roman" w:eastAsiaTheme="minorEastAsia" w:hAnsi="Times New Roman" w:cs="Times New Roman"/>
                <w:highlight w:val="yellow"/>
              </w:rPr>
              <w:t>TS-CHIEF</w:t>
            </w:r>
          </w:p>
        </w:tc>
        <w:tc>
          <w:tcPr>
            <w:tcW w:w="1716" w:type="dxa"/>
          </w:tcPr>
          <w:p w14:paraId="3C7B03E8" w14:textId="77777777" w:rsidR="00C45012" w:rsidRPr="00900D92" w:rsidRDefault="00C45012">
            <w:pPr>
              <w:jc w:val="center"/>
              <w:rPr>
                <w:rFonts w:ascii="Times New Roman" w:hAnsi="Times New Roman" w:cs="Times New Roman"/>
                <w:highlight w:val="yellow"/>
              </w:rPr>
            </w:pPr>
            <w:proofErr w:type="spellStart"/>
            <w:r w:rsidRPr="00900D92">
              <w:rPr>
                <w:rFonts w:ascii="Times New Roman" w:eastAsiaTheme="minorEastAsia" w:hAnsi="Times New Roman" w:cs="Times New Roman"/>
                <w:highlight w:val="yellow"/>
              </w:rPr>
              <w:t>InceptionTime</w:t>
            </w:r>
            <w:proofErr w:type="spellEnd"/>
          </w:p>
        </w:tc>
      </w:tr>
      <w:tr w:rsidR="00C45012" w:rsidRPr="00900D92" w14:paraId="15447B27" w14:textId="77777777">
        <w:trPr>
          <w:trHeight w:val="320"/>
          <w:jc w:val="center"/>
        </w:trPr>
        <w:tc>
          <w:tcPr>
            <w:tcW w:w="1403" w:type="dxa"/>
            <w:vAlign w:val="center"/>
          </w:tcPr>
          <w:p w14:paraId="15F1EB35" w14:textId="77777777" w:rsidR="00C45012" w:rsidRPr="00900D92" w:rsidRDefault="00C45012">
            <w:pPr>
              <w:spacing w:line="360" w:lineRule="auto"/>
              <w:rPr>
                <w:rFonts w:ascii="Times New Roman" w:hAnsi="Times New Roman" w:cs="Times New Roman"/>
                <w:highlight w:val="yellow"/>
              </w:rPr>
            </w:pPr>
            <w:proofErr w:type="spellStart"/>
            <w:r w:rsidRPr="00900D92">
              <w:rPr>
                <w:rFonts w:ascii="Times New Roman" w:hAnsi="Times New Roman" w:cs="Times New Roman"/>
                <w:highlight w:val="yellow"/>
              </w:rPr>
              <w:t>Roc-Auc</w:t>
            </w:r>
            <w:proofErr w:type="spellEnd"/>
          </w:p>
        </w:tc>
        <w:tc>
          <w:tcPr>
            <w:tcW w:w="1890" w:type="dxa"/>
          </w:tcPr>
          <w:p w14:paraId="7CD90380" w14:textId="77777777" w:rsidR="00C45012" w:rsidRPr="00900D92" w:rsidRDefault="00C45012">
            <w:pPr>
              <w:spacing w:line="360" w:lineRule="auto"/>
              <w:jc w:val="center"/>
              <w:rPr>
                <w:rFonts w:ascii="Times New Roman" w:hAnsi="Times New Roman" w:cs="Times New Roman"/>
                <w:highlight w:val="yellow"/>
              </w:rPr>
            </w:pPr>
            <w:r w:rsidRPr="00900D92">
              <w:rPr>
                <w:rFonts w:ascii="Times New Roman" w:hAnsi="Times New Roman" w:cs="Times New Roman"/>
                <w:highlight w:val="yellow"/>
              </w:rPr>
              <w:t>0.994</w:t>
            </w:r>
          </w:p>
        </w:tc>
        <w:tc>
          <w:tcPr>
            <w:tcW w:w="1853" w:type="dxa"/>
          </w:tcPr>
          <w:p w14:paraId="2C684EFF" w14:textId="77777777" w:rsidR="00C45012" w:rsidRPr="00900D92" w:rsidRDefault="00C45012">
            <w:pPr>
              <w:spacing w:line="360" w:lineRule="auto"/>
              <w:jc w:val="center"/>
              <w:rPr>
                <w:rFonts w:ascii="Times New Roman" w:hAnsi="Times New Roman" w:cs="Times New Roman"/>
                <w:highlight w:val="yellow"/>
              </w:rPr>
            </w:pPr>
            <w:r w:rsidRPr="00900D92">
              <w:rPr>
                <w:rFonts w:ascii="Times New Roman" w:hAnsi="Times New Roman" w:cs="Times New Roman"/>
                <w:highlight w:val="yellow"/>
              </w:rPr>
              <w:t>0.991</w:t>
            </w:r>
          </w:p>
        </w:tc>
        <w:tc>
          <w:tcPr>
            <w:tcW w:w="2477" w:type="dxa"/>
          </w:tcPr>
          <w:p w14:paraId="38AB4C1A" w14:textId="77777777" w:rsidR="00C45012" w:rsidRPr="00900D92" w:rsidRDefault="00C45012">
            <w:pPr>
              <w:spacing w:line="360" w:lineRule="auto"/>
              <w:jc w:val="center"/>
              <w:rPr>
                <w:rFonts w:ascii="Times New Roman" w:hAnsi="Times New Roman" w:cs="Times New Roman"/>
                <w:highlight w:val="yellow"/>
              </w:rPr>
            </w:pPr>
            <w:r w:rsidRPr="00900D92">
              <w:rPr>
                <w:rFonts w:ascii="Times New Roman" w:hAnsi="Times New Roman" w:cs="Times New Roman"/>
                <w:highlight w:val="yellow"/>
              </w:rPr>
              <w:t>0.992</w:t>
            </w:r>
          </w:p>
        </w:tc>
        <w:tc>
          <w:tcPr>
            <w:tcW w:w="1716" w:type="dxa"/>
          </w:tcPr>
          <w:p w14:paraId="1E935584" w14:textId="77777777" w:rsidR="00C45012" w:rsidRPr="00900D92" w:rsidRDefault="00C45012">
            <w:pPr>
              <w:spacing w:line="360" w:lineRule="auto"/>
              <w:jc w:val="center"/>
              <w:rPr>
                <w:rFonts w:ascii="Times New Roman" w:hAnsi="Times New Roman" w:cs="Times New Roman"/>
                <w:highlight w:val="yellow"/>
              </w:rPr>
            </w:pPr>
            <w:r w:rsidRPr="00900D92">
              <w:rPr>
                <w:rFonts w:ascii="Times New Roman" w:hAnsi="Times New Roman" w:cs="Times New Roman"/>
                <w:highlight w:val="yellow"/>
              </w:rPr>
              <w:t>0.988</w:t>
            </w:r>
          </w:p>
        </w:tc>
      </w:tr>
    </w:tbl>
    <w:p w14:paraId="7F35449B" w14:textId="77777777" w:rsidR="00C45012" w:rsidRPr="00900D92" w:rsidRDefault="00C45012" w:rsidP="00C45012">
      <w:pPr>
        <w:spacing w:line="259" w:lineRule="auto"/>
        <w:ind w:firstLine="708"/>
        <w:rPr>
          <w:rFonts w:ascii="Times New Roman" w:hAnsi="Times New Roman" w:cs="Times New Roman"/>
          <w:highlight w:val="yellow"/>
        </w:rPr>
      </w:pPr>
    </w:p>
    <w:p w14:paraId="3995EC6A" w14:textId="77777777" w:rsidR="00C45012" w:rsidRDefault="00C45012" w:rsidP="00C45012">
      <w:pPr>
        <w:spacing w:line="360" w:lineRule="auto"/>
        <w:ind w:firstLine="708"/>
        <w:jc w:val="both"/>
        <w:rPr>
          <w:rFonts w:ascii="Times New Roman" w:hAnsi="Times New Roman" w:cs="Times New Roman"/>
        </w:rPr>
      </w:pPr>
      <w:r w:rsidRPr="00900D92">
        <w:rPr>
          <w:rFonts w:ascii="Times New Roman" w:hAnsi="Times New Roman" w:cs="Times New Roman"/>
          <w:highlight w:val="yellow"/>
        </w:rPr>
        <w:t xml:space="preserve">Согласно приведённым в таблице 5 результатам, решение задачи классификации временных рядов энергопотребления наилучшим образом обеспечивается с использованием разработанного фреймворка </w:t>
      </w:r>
      <w:proofErr w:type="spellStart"/>
      <w:r w:rsidRPr="00900D92">
        <w:rPr>
          <w:rFonts w:ascii="Times New Roman" w:hAnsi="Times New Roman" w:cs="Times New Roman"/>
          <w:highlight w:val="yellow"/>
        </w:rPr>
        <w:t>Fedot.Industrial</w:t>
      </w:r>
      <w:proofErr w:type="spellEnd"/>
      <w:r w:rsidRPr="00900D92">
        <w:rPr>
          <w:rFonts w:ascii="Times New Roman" w:hAnsi="Times New Roman" w:cs="Times New Roman"/>
          <w:highlight w:val="yellow"/>
        </w:rPr>
        <w:t>.</w:t>
      </w:r>
      <w:r w:rsidRPr="71C74294">
        <w:rPr>
          <w:rFonts w:ascii="Times New Roman" w:hAnsi="Times New Roman" w:cs="Times New Roman"/>
        </w:rPr>
        <w:t xml:space="preserve"> </w:t>
      </w:r>
    </w:p>
    <w:p w14:paraId="7DBFAB51" w14:textId="1D2D91A2" w:rsidR="4D110CB8" w:rsidRDefault="4D110CB8" w:rsidP="4D110CB8">
      <w:pPr>
        <w:spacing w:line="360" w:lineRule="auto"/>
        <w:ind w:firstLine="708"/>
        <w:jc w:val="both"/>
        <w:rPr>
          <w:rFonts w:ascii="Times New Roman" w:hAnsi="Times New Roman" w:cs="Times New Roman"/>
        </w:rPr>
      </w:pPr>
    </w:p>
    <w:p w14:paraId="7BA2B95D" w14:textId="3A270244" w:rsidR="00FA014E" w:rsidRDefault="006451F5" w:rsidP="008F6F78">
      <w:pPr>
        <w:pStyle w:val="ListParagraph"/>
        <w:numPr>
          <w:ilvl w:val="2"/>
          <w:numId w:val="2"/>
        </w:numPr>
        <w:spacing w:before="240" w:after="120" w:line="360" w:lineRule="auto"/>
        <w:ind w:left="0" w:firstLine="709"/>
        <w:jc w:val="both"/>
        <w:outlineLvl w:val="2"/>
        <w:rPr>
          <w:rFonts w:ascii="Times New Roman" w:hAnsi="Times New Roman" w:cs="Times New Roman"/>
        </w:rPr>
      </w:pPr>
      <w:bookmarkStart w:id="30" w:name="_Ref124514211"/>
      <w:r>
        <w:rPr>
          <w:rFonts w:ascii="Times New Roman" w:hAnsi="Times New Roman" w:cs="Times New Roman"/>
          <w:b/>
          <w:bCs/>
        </w:rPr>
        <w:t xml:space="preserve"> </w:t>
      </w:r>
      <w:bookmarkStart w:id="31" w:name="_Toc185708527"/>
      <w:r w:rsidRPr="4D110CB8">
        <w:rPr>
          <w:rFonts w:ascii="Times New Roman" w:eastAsia="Times New Roman" w:hAnsi="Times New Roman" w:cs="Times New Roman"/>
          <w:lang w:eastAsia="ru-RU"/>
        </w:rPr>
        <w:t xml:space="preserve">Создание новых лекарственных молекул для химической отрасли на </w:t>
      </w:r>
      <w:proofErr w:type="spellStart"/>
      <w:r w:rsidRPr="4D110CB8">
        <w:rPr>
          <w:rFonts w:ascii="Times New Roman" w:eastAsia="Times New Roman" w:hAnsi="Times New Roman" w:cs="Times New Roman"/>
          <w:lang w:eastAsia="ru-RU"/>
        </w:rPr>
        <w:t>одноагентной</w:t>
      </w:r>
      <w:proofErr w:type="spellEnd"/>
      <w:r w:rsidRPr="4D110CB8">
        <w:rPr>
          <w:rFonts w:ascii="Times New Roman" w:eastAsia="Times New Roman" w:hAnsi="Times New Roman" w:cs="Times New Roman"/>
          <w:lang w:eastAsia="ru-RU"/>
        </w:rPr>
        <w:t xml:space="preserve"> реализации</w:t>
      </w:r>
      <w:r>
        <w:rPr>
          <w:rFonts w:ascii="Times New Roman" w:eastAsia="Times New Roman" w:hAnsi="Times New Roman" w:cs="Times New Roman"/>
          <w:lang w:eastAsia="ru-RU"/>
        </w:rPr>
        <w:t xml:space="preserve"> </w:t>
      </w:r>
      <w:r w:rsidRPr="00441EFF">
        <w:rPr>
          <w:rFonts w:ascii="Times New Roman" w:eastAsia="Times New Roman" w:hAnsi="Times New Roman" w:cs="Times New Roman"/>
          <w:highlight w:val="yellow"/>
          <w:lang w:eastAsia="ru-RU"/>
        </w:rPr>
        <w:t>(</w:t>
      </w:r>
      <w:proofErr w:type="spellStart"/>
      <w:r w:rsidRPr="00441EFF">
        <w:rPr>
          <w:rFonts w:ascii="Times New Roman" w:eastAsia="Times New Roman" w:hAnsi="Times New Roman" w:cs="Times New Roman"/>
          <w:highlight w:val="yellow"/>
          <w:lang w:eastAsia="ru-RU"/>
        </w:rPr>
        <w:t>Жидковская</w:t>
      </w:r>
      <w:proofErr w:type="spellEnd"/>
      <w:r w:rsidRPr="00441EFF">
        <w:rPr>
          <w:rFonts w:ascii="Times New Roman" w:eastAsia="Times New Roman" w:hAnsi="Times New Roman" w:cs="Times New Roman"/>
          <w:highlight w:val="yellow"/>
          <w:lang w:eastAsia="ru-RU"/>
        </w:rPr>
        <w:t>)</w:t>
      </w:r>
      <w:bookmarkEnd w:id="31"/>
    </w:p>
    <w:p w14:paraId="73E8376B" w14:textId="2B154DA7" w:rsidR="761CFBE4" w:rsidRDefault="761CFBE4" w:rsidP="08F550BE">
      <w:pPr>
        <w:spacing w:before="240" w:after="120" w:line="360" w:lineRule="auto"/>
        <w:ind w:firstLine="708"/>
        <w:jc w:val="both"/>
        <w:outlineLvl w:val="2"/>
        <w:rPr>
          <w:rFonts w:ascii="Times New Roman" w:hAnsi="Times New Roman" w:cs="Times New Roman"/>
        </w:rPr>
      </w:pPr>
      <w:bookmarkStart w:id="32" w:name="_Toc185708528"/>
      <w:bookmarkEnd w:id="30"/>
      <w:r w:rsidRPr="4EF4F9CF">
        <w:rPr>
          <w:rFonts w:ascii="Times New Roman" w:hAnsi="Times New Roman" w:cs="Times New Roman"/>
        </w:rPr>
        <w:t>Химическая</w:t>
      </w:r>
      <w:r w:rsidRPr="66827398">
        <w:rPr>
          <w:rFonts w:ascii="Times New Roman" w:hAnsi="Times New Roman" w:cs="Times New Roman"/>
        </w:rPr>
        <w:t xml:space="preserve"> </w:t>
      </w:r>
      <w:proofErr w:type="spellStart"/>
      <w:r w:rsidRPr="514209E4">
        <w:rPr>
          <w:rFonts w:ascii="Times New Roman" w:hAnsi="Times New Roman" w:cs="Times New Roman"/>
        </w:rPr>
        <w:t>агентная</w:t>
      </w:r>
      <w:proofErr w:type="spellEnd"/>
      <w:r w:rsidRPr="514209E4">
        <w:rPr>
          <w:rFonts w:ascii="Times New Roman" w:hAnsi="Times New Roman" w:cs="Times New Roman"/>
        </w:rPr>
        <w:t xml:space="preserve"> </w:t>
      </w:r>
      <w:r w:rsidRPr="4488AE11">
        <w:rPr>
          <w:rFonts w:ascii="Times New Roman" w:hAnsi="Times New Roman" w:cs="Times New Roman"/>
        </w:rPr>
        <w:t>LLM</w:t>
      </w:r>
      <w:r w:rsidR="41C98E29" w:rsidRPr="0FD249AC">
        <w:rPr>
          <w:rFonts w:ascii="Times New Roman" w:hAnsi="Times New Roman" w:cs="Times New Roman"/>
        </w:rPr>
        <w:t xml:space="preserve"> </w:t>
      </w:r>
      <w:r w:rsidRPr="514209E4">
        <w:rPr>
          <w:rFonts w:ascii="Times New Roman" w:hAnsi="Times New Roman" w:cs="Times New Roman"/>
        </w:rPr>
        <w:t xml:space="preserve">система </w:t>
      </w:r>
      <w:r w:rsidR="1D0A26A3" w:rsidRPr="2F2C7CA7">
        <w:rPr>
          <w:rFonts w:ascii="Times New Roman" w:hAnsi="Times New Roman" w:cs="Times New Roman"/>
        </w:rPr>
        <w:t xml:space="preserve">является </w:t>
      </w:r>
      <w:r w:rsidR="1D0A26A3" w:rsidRPr="51D550E9">
        <w:rPr>
          <w:rFonts w:ascii="Times New Roman" w:hAnsi="Times New Roman" w:cs="Times New Roman"/>
        </w:rPr>
        <w:t>AI-помощником</w:t>
      </w:r>
      <w:r w:rsidR="1D0A26A3" w:rsidRPr="546A2E04">
        <w:rPr>
          <w:rFonts w:ascii="Times New Roman" w:hAnsi="Times New Roman" w:cs="Times New Roman"/>
        </w:rPr>
        <w:t xml:space="preserve"> для </w:t>
      </w:r>
      <w:r w:rsidR="1D0A26A3" w:rsidRPr="4B06BC91">
        <w:rPr>
          <w:rFonts w:ascii="Times New Roman" w:hAnsi="Times New Roman" w:cs="Times New Roman"/>
        </w:rPr>
        <w:t xml:space="preserve">специалистов в </w:t>
      </w:r>
      <w:r w:rsidR="1D0A26A3" w:rsidRPr="585CAEFE">
        <w:rPr>
          <w:rFonts w:ascii="Times New Roman" w:hAnsi="Times New Roman" w:cs="Times New Roman"/>
        </w:rPr>
        <w:t>области химии</w:t>
      </w:r>
      <w:r w:rsidR="1D0A26A3" w:rsidRPr="420CB505">
        <w:rPr>
          <w:rFonts w:ascii="Times New Roman" w:hAnsi="Times New Roman" w:cs="Times New Roman"/>
        </w:rPr>
        <w:t xml:space="preserve"> </w:t>
      </w:r>
      <w:r w:rsidR="1D0A26A3" w:rsidRPr="2993A0B8">
        <w:rPr>
          <w:rFonts w:ascii="Times New Roman" w:hAnsi="Times New Roman" w:cs="Times New Roman"/>
        </w:rPr>
        <w:t xml:space="preserve">по </w:t>
      </w:r>
      <w:r w:rsidR="1D0A26A3" w:rsidRPr="420CB505">
        <w:rPr>
          <w:rFonts w:ascii="Times New Roman" w:hAnsi="Times New Roman" w:cs="Times New Roman"/>
        </w:rPr>
        <w:t>генерации</w:t>
      </w:r>
      <w:r w:rsidR="1D0A26A3" w:rsidRPr="4C19007D">
        <w:rPr>
          <w:rFonts w:ascii="Times New Roman" w:hAnsi="Times New Roman" w:cs="Times New Roman"/>
        </w:rPr>
        <w:t xml:space="preserve"> новых</w:t>
      </w:r>
      <w:r w:rsidR="1D0A26A3" w:rsidRPr="02031D61">
        <w:rPr>
          <w:rFonts w:ascii="Times New Roman" w:hAnsi="Times New Roman" w:cs="Times New Roman"/>
        </w:rPr>
        <w:t xml:space="preserve"> </w:t>
      </w:r>
      <w:r w:rsidR="1D0A26A3" w:rsidRPr="2993A0B8">
        <w:rPr>
          <w:rFonts w:ascii="Times New Roman" w:hAnsi="Times New Roman" w:cs="Times New Roman"/>
        </w:rPr>
        <w:t>лекарственных</w:t>
      </w:r>
      <w:r w:rsidR="1D0A26A3" w:rsidRPr="41D68130">
        <w:rPr>
          <w:rFonts w:ascii="Times New Roman" w:hAnsi="Times New Roman" w:cs="Times New Roman"/>
        </w:rPr>
        <w:t xml:space="preserve"> молекул</w:t>
      </w:r>
      <w:r w:rsidR="394A97CA" w:rsidRPr="5EFBD317">
        <w:rPr>
          <w:rFonts w:ascii="Times New Roman" w:hAnsi="Times New Roman" w:cs="Times New Roman"/>
        </w:rPr>
        <w:t xml:space="preserve"> </w:t>
      </w:r>
      <w:r w:rsidR="394A97CA" w:rsidRPr="0AF35907">
        <w:rPr>
          <w:rFonts w:ascii="Times New Roman" w:hAnsi="Times New Roman" w:cs="Times New Roman"/>
        </w:rPr>
        <w:t xml:space="preserve">исходя из </w:t>
      </w:r>
      <w:r w:rsidR="67BD26E5" w:rsidRPr="0A422D6F">
        <w:rPr>
          <w:rFonts w:ascii="Times New Roman" w:hAnsi="Times New Roman" w:cs="Times New Roman"/>
        </w:rPr>
        <w:t xml:space="preserve">содержания </w:t>
      </w:r>
      <w:r w:rsidR="394A97CA" w:rsidRPr="0AF35907">
        <w:rPr>
          <w:rFonts w:ascii="Times New Roman" w:hAnsi="Times New Roman" w:cs="Times New Roman"/>
        </w:rPr>
        <w:t xml:space="preserve">запроса </w:t>
      </w:r>
      <w:r w:rsidR="394A97CA" w:rsidRPr="600126B2">
        <w:rPr>
          <w:rFonts w:ascii="Times New Roman" w:hAnsi="Times New Roman" w:cs="Times New Roman"/>
        </w:rPr>
        <w:t>пользователя</w:t>
      </w:r>
      <w:r w:rsidR="1D0A26A3" w:rsidRPr="6748AE32">
        <w:rPr>
          <w:rFonts w:ascii="Times New Roman" w:hAnsi="Times New Roman" w:cs="Times New Roman"/>
        </w:rPr>
        <w:t>.</w:t>
      </w:r>
      <w:bookmarkEnd w:id="32"/>
      <w:r w:rsidR="1D0A26A3" w:rsidRPr="6748AE32">
        <w:rPr>
          <w:rFonts w:ascii="Times New Roman" w:hAnsi="Times New Roman" w:cs="Times New Roman"/>
        </w:rPr>
        <w:t xml:space="preserve"> </w:t>
      </w:r>
    </w:p>
    <w:p w14:paraId="6565F8AE" w14:textId="2777A062" w:rsidR="4307B7BB" w:rsidRDefault="1D0A26A3" w:rsidP="781B84CA">
      <w:pPr>
        <w:spacing w:before="240" w:after="120" w:line="360" w:lineRule="auto"/>
        <w:ind w:firstLine="708"/>
        <w:jc w:val="both"/>
        <w:rPr>
          <w:rFonts w:ascii="Times New Roman" w:hAnsi="Times New Roman" w:cs="Times New Roman"/>
        </w:rPr>
      </w:pPr>
      <w:r w:rsidRPr="6140C7BC">
        <w:rPr>
          <w:rFonts w:ascii="Times New Roman" w:hAnsi="Times New Roman" w:cs="Times New Roman"/>
        </w:rPr>
        <w:t xml:space="preserve">Система </w:t>
      </w:r>
      <w:r w:rsidR="44DDB9DB" w:rsidRPr="6140C7BC">
        <w:rPr>
          <w:rFonts w:ascii="Times New Roman" w:hAnsi="Times New Roman" w:cs="Times New Roman"/>
        </w:rPr>
        <w:t>состоит из одного агента.</w:t>
      </w:r>
      <w:r w:rsidR="0EE1C5B0" w:rsidRPr="6140C7BC">
        <w:rPr>
          <w:rFonts w:ascii="Times New Roman" w:hAnsi="Times New Roman" w:cs="Times New Roman"/>
        </w:rPr>
        <w:t xml:space="preserve"> У агента есть</w:t>
      </w:r>
      <w:r w:rsidR="36245B0A" w:rsidRPr="6140C7BC">
        <w:rPr>
          <w:rFonts w:ascii="Times New Roman" w:hAnsi="Times New Roman" w:cs="Times New Roman"/>
        </w:rPr>
        <w:t xml:space="preserve"> </w:t>
      </w:r>
      <w:r w:rsidR="0EE1C5B0" w:rsidRPr="6140C7BC">
        <w:rPr>
          <w:rFonts w:ascii="Times New Roman" w:hAnsi="Times New Roman" w:cs="Times New Roman"/>
        </w:rPr>
        <w:t>доступ к инструментам для достижения максимально возможной достоверности ответа</w:t>
      </w:r>
      <w:r w:rsidR="5F32D7AE" w:rsidRPr="6140C7BC">
        <w:rPr>
          <w:rFonts w:ascii="Times New Roman" w:hAnsi="Times New Roman" w:cs="Times New Roman"/>
        </w:rPr>
        <w:t xml:space="preserve">. </w:t>
      </w:r>
      <w:r w:rsidR="046522D3" w:rsidRPr="7A91802D">
        <w:rPr>
          <w:rFonts w:ascii="Times New Roman" w:hAnsi="Times New Roman" w:cs="Times New Roman"/>
        </w:rPr>
        <w:t xml:space="preserve">Инструменты </w:t>
      </w:r>
      <w:r w:rsidR="046522D3" w:rsidRPr="25614EF3">
        <w:rPr>
          <w:rFonts w:ascii="Times New Roman" w:hAnsi="Times New Roman" w:cs="Times New Roman"/>
        </w:rPr>
        <w:t xml:space="preserve">задействованные в </w:t>
      </w:r>
      <w:r w:rsidR="046522D3" w:rsidRPr="467593FA">
        <w:rPr>
          <w:rFonts w:ascii="Times New Roman" w:hAnsi="Times New Roman" w:cs="Times New Roman"/>
        </w:rPr>
        <w:t>системе:</w:t>
      </w:r>
    </w:p>
    <w:p w14:paraId="0B3F4A55" w14:textId="72BCD6B2" w:rsidR="467593FA" w:rsidRDefault="411E5303" w:rsidP="6FD8C302">
      <w:pPr>
        <w:pStyle w:val="ListParagraph"/>
        <w:spacing w:before="240" w:after="120" w:line="360" w:lineRule="auto"/>
        <w:ind w:left="709" w:firstLine="709"/>
        <w:jc w:val="both"/>
        <w:rPr>
          <w:rFonts w:ascii="Times New Roman" w:hAnsi="Times New Roman" w:cs="Times New Roman"/>
          <w:i/>
        </w:rPr>
      </w:pPr>
      <w:proofErr w:type="spellStart"/>
      <w:r w:rsidRPr="4E3CF6B2">
        <w:rPr>
          <w:rFonts w:ascii="Times New Roman" w:hAnsi="Times New Roman" w:cs="Times New Roman"/>
          <w:i/>
        </w:rPr>
        <w:t>gen_mols</w:t>
      </w:r>
      <w:proofErr w:type="spellEnd"/>
      <w:r w:rsidRPr="4E3CF6B2">
        <w:rPr>
          <w:rFonts w:ascii="Times New Roman" w:hAnsi="Times New Roman" w:cs="Times New Roman"/>
          <w:i/>
        </w:rPr>
        <w:t>(</w:t>
      </w:r>
      <w:proofErr w:type="spellStart"/>
      <w:r w:rsidRPr="4E3CF6B2">
        <w:rPr>
          <w:rFonts w:ascii="Times New Roman" w:hAnsi="Times New Roman" w:cs="Times New Roman"/>
          <w:i/>
        </w:rPr>
        <w:t>num</w:t>
      </w:r>
      <w:proofErr w:type="spellEnd"/>
      <w:r w:rsidRPr="4E3CF6B2">
        <w:rPr>
          <w:rFonts w:ascii="Times New Roman" w:hAnsi="Times New Roman" w:cs="Times New Roman"/>
          <w:i/>
        </w:rPr>
        <w:t xml:space="preserve">: </w:t>
      </w:r>
      <w:proofErr w:type="spellStart"/>
      <w:r w:rsidRPr="4E3CF6B2">
        <w:rPr>
          <w:rFonts w:ascii="Times New Roman" w:hAnsi="Times New Roman" w:cs="Times New Roman"/>
          <w:i/>
        </w:rPr>
        <w:t>int</w:t>
      </w:r>
      <w:proofErr w:type="spellEnd"/>
      <w:r w:rsidRPr="4E3CF6B2">
        <w:rPr>
          <w:rFonts w:ascii="Times New Roman" w:hAnsi="Times New Roman" w:cs="Times New Roman"/>
          <w:i/>
        </w:rPr>
        <w:t>),</w:t>
      </w:r>
    </w:p>
    <w:p w14:paraId="652347EE" w14:textId="0971D23B" w:rsidR="467593FA" w:rsidRPr="005C5EBB" w:rsidRDefault="411E5303" w:rsidP="467593FA">
      <w:pPr>
        <w:pStyle w:val="ListParagraph"/>
        <w:spacing w:before="240" w:after="120" w:line="360" w:lineRule="auto"/>
        <w:ind w:left="709" w:firstLine="709"/>
        <w:jc w:val="both"/>
        <w:rPr>
          <w:rFonts w:ascii="Times New Roman" w:hAnsi="Times New Roman" w:cs="Times New Roman"/>
          <w:i/>
        </w:rPr>
      </w:pPr>
      <w:r w:rsidRPr="003F15E1">
        <w:rPr>
          <w:rFonts w:ascii="Times New Roman" w:hAnsi="Times New Roman" w:cs="Times New Roman"/>
          <w:i/>
          <w:lang w:val="en-US"/>
        </w:rPr>
        <w:t>gen</w:t>
      </w:r>
      <w:r w:rsidRPr="005C5EBB">
        <w:rPr>
          <w:rFonts w:ascii="Times New Roman" w:hAnsi="Times New Roman" w:cs="Times New Roman"/>
          <w:i/>
        </w:rPr>
        <w:t>_</w:t>
      </w:r>
      <w:r w:rsidRPr="003F15E1">
        <w:rPr>
          <w:rFonts w:ascii="Times New Roman" w:hAnsi="Times New Roman" w:cs="Times New Roman"/>
          <w:i/>
          <w:lang w:val="en-US"/>
        </w:rPr>
        <w:t>mols</w:t>
      </w:r>
      <w:r w:rsidRPr="005C5EBB">
        <w:rPr>
          <w:rFonts w:ascii="Times New Roman" w:hAnsi="Times New Roman" w:cs="Times New Roman"/>
          <w:i/>
        </w:rPr>
        <w:t>_</w:t>
      </w:r>
      <w:proofErr w:type="spellStart"/>
      <w:r w:rsidRPr="003F15E1">
        <w:rPr>
          <w:rFonts w:ascii="Times New Roman" w:hAnsi="Times New Roman" w:cs="Times New Roman"/>
          <w:i/>
          <w:lang w:val="en-US"/>
        </w:rPr>
        <w:t>alzheimer</w:t>
      </w:r>
      <w:proofErr w:type="spellEnd"/>
      <w:r w:rsidRPr="005C5EBB">
        <w:rPr>
          <w:rFonts w:ascii="Times New Roman" w:hAnsi="Times New Roman" w:cs="Times New Roman"/>
          <w:i/>
        </w:rPr>
        <w:t>(</w:t>
      </w:r>
      <w:r w:rsidRPr="003F15E1">
        <w:rPr>
          <w:rFonts w:ascii="Times New Roman" w:hAnsi="Times New Roman" w:cs="Times New Roman"/>
          <w:i/>
          <w:lang w:val="en-US"/>
        </w:rPr>
        <w:t>num</w:t>
      </w:r>
      <w:r w:rsidRPr="005C5EBB">
        <w:rPr>
          <w:rFonts w:ascii="Times New Roman" w:hAnsi="Times New Roman" w:cs="Times New Roman"/>
          <w:i/>
        </w:rPr>
        <w:t xml:space="preserve">: </w:t>
      </w:r>
      <w:r w:rsidRPr="003F15E1">
        <w:rPr>
          <w:rFonts w:ascii="Times New Roman" w:hAnsi="Times New Roman" w:cs="Times New Roman"/>
          <w:i/>
          <w:lang w:val="en-US"/>
        </w:rPr>
        <w:t>int</w:t>
      </w:r>
      <w:r w:rsidRPr="005C5EBB">
        <w:rPr>
          <w:rFonts w:ascii="Times New Roman" w:hAnsi="Times New Roman" w:cs="Times New Roman"/>
          <w:i/>
        </w:rPr>
        <w:t>),</w:t>
      </w:r>
    </w:p>
    <w:p w14:paraId="2F49ABB8" w14:textId="45F9B604" w:rsidR="467593FA" w:rsidRPr="00AF2242" w:rsidRDefault="411E5303" w:rsidP="467593FA">
      <w:pPr>
        <w:pStyle w:val="ListParagraph"/>
        <w:spacing w:before="240" w:after="120" w:line="360" w:lineRule="auto"/>
        <w:ind w:left="709" w:firstLine="709"/>
        <w:jc w:val="both"/>
        <w:rPr>
          <w:rFonts w:ascii="Times New Roman" w:hAnsi="Times New Roman" w:cs="Times New Roman"/>
          <w:i/>
          <w:lang w:val="en-US"/>
        </w:rPr>
      </w:pPr>
      <w:proofErr w:type="spellStart"/>
      <w:r w:rsidRPr="00AF2242">
        <w:rPr>
          <w:rFonts w:ascii="Times New Roman" w:hAnsi="Times New Roman" w:cs="Times New Roman"/>
          <w:i/>
          <w:lang w:val="en-US"/>
        </w:rPr>
        <w:t>gen_mols_multiple_sclerosis</w:t>
      </w:r>
      <w:proofErr w:type="spellEnd"/>
      <w:r w:rsidRPr="00AF2242">
        <w:rPr>
          <w:rFonts w:ascii="Times New Roman" w:hAnsi="Times New Roman" w:cs="Times New Roman"/>
          <w:i/>
          <w:lang w:val="en-US"/>
        </w:rPr>
        <w:t>(num: int),</w:t>
      </w:r>
    </w:p>
    <w:p w14:paraId="69F25F7D" w14:textId="628C55B9" w:rsidR="467593FA" w:rsidRPr="00AF2242" w:rsidRDefault="411E5303" w:rsidP="467593FA">
      <w:pPr>
        <w:pStyle w:val="ListParagraph"/>
        <w:spacing w:before="240" w:after="120" w:line="360" w:lineRule="auto"/>
        <w:ind w:left="709" w:firstLine="709"/>
        <w:jc w:val="both"/>
        <w:rPr>
          <w:rFonts w:ascii="Times New Roman" w:hAnsi="Times New Roman" w:cs="Times New Roman"/>
          <w:i/>
          <w:lang w:val="en-US"/>
        </w:rPr>
      </w:pPr>
      <w:proofErr w:type="spellStart"/>
      <w:r w:rsidRPr="00AF2242">
        <w:rPr>
          <w:rFonts w:ascii="Times New Roman" w:hAnsi="Times New Roman" w:cs="Times New Roman"/>
          <w:i/>
          <w:lang w:val="en-US"/>
        </w:rPr>
        <w:t>gen_mols_dyslipidemia</w:t>
      </w:r>
      <w:proofErr w:type="spellEnd"/>
      <w:r w:rsidRPr="00AF2242">
        <w:rPr>
          <w:rFonts w:ascii="Times New Roman" w:hAnsi="Times New Roman" w:cs="Times New Roman"/>
          <w:i/>
          <w:lang w:val="en-US"/>
        </w:rPr>
        <w:t>(num: int),</w:t>
      </w:r>
    </w:p>
    <w:p w14:paraId="520685A6" w14:textId="5FE926B7" w:rsidR="467593FA" w:rsidRPr="00AF2242" w:rsidRDefault="411E5303" w:rsidP="467593FA">
      <w:pPr>
        <w:pStyle w:val="ListParagraph"/>
        <w:spacing w:before="240" w:after="120" w:line="360" w:lineRule="auto"/>
        <w:ind w:left="709" w:firstLine="709"/>
        <w:jc w:val="both"/>
        <w:rPr>
          <w:rFonts w:ascii="Times New Roman" w:hAnsi="Times New Roman" w:cs="Times New Roman"/>
          <w:i/>
          <w:lang w:val="en-US"/>
        </w:rPr>
      </w:pPr>
      <w:proofErr w:type="spellStart"/>
      <w:r w:rsidRPr="00AF2242">
        <w:rPr>
          <w:rFonts w:ascii="Times New Roman" w:hAnsi="Times New Roman" w:cs="Times New Roman"/>
          <w:i/>
          <w:lang w:val="en-US"/>
        </w:rPr>
        <w:t>gen_mols_acquired_drug_resistance</w:t>
      </w:r>
      <w:proofErr w:type="spellEnd"/>
      <w:r w:rsidRPr="00AF2242">
        <w:rPr>
          <w:rFonts w:ascii="Times New Roman" w:hAnsi="Times New Roman" w:cs="Times New Roman"/>
          <w:i/>
          <w:lang w:val="en-US"/>
        </w:rPr>
        <w:t>(num: int),</w:t>
      </w:r>
    </w:p>
    <w:p w14:paraId="6C84CC8C" w14:textId="12CA7117" w:rsidR="467593FA" w:rsidRPr="00AF2242" w:rsidRDefault="411E5303" w:rsidP="467593FA">
      <w:pPr>
        <w:pStyle w:val="ListParagraph"/>
        <w:spacing w:before="240" w:after="120" w:line="360" w:lineRule="auto"/>
        <w:ind w:left="709" w:firstLine="709"/>
        <w:jc w:val="both"/>
        <w:rPr>
          <w:rFonts w:ascii="Times New Roman" w:hAnsi="Times New Roman" w:cs="Times New Roman"/>
          <w:i/>
          <w:lang w:val="en-US"/>
        </w:rPr>
      </w:pPr>
      <w:proofErr w:type="spellStart"/>
      <w:r w:rsidRPr="00AF2242">
        <w:rPr>
          <w:rFonts w:ascii="Times New Roman" w:hAnsi="Times New Roman" w:cs="Times New Roman"/>
          <w:i/>
          <w:lang w:val="en-US"/>
        </w:rPr>
        <w:t>gen_mols_lung_cancer</w:t>
      </w:r>
      <w:proofErr w:type="spellEnd"/>
      <w:r w:rsidRPr="00AF2242">
        <w:rPr>
          <w:rFonts w:ascii="Times New Roman" w:hAnsi="Times New Roman" w:cs="Times New Roman"/>
          <w:i/>
          <w:lang w:val="en-US"/>
        </w:rPr>
        <w:t>(num: int),</w:t>
      </w:r>
    </w:p>
    <w:p w14:paraId="62151BC6" w14:textId="6FB09F31" w:rsidR="467593FA" w:rsidRPr="00AF2242" w:rsidRDefault="411E5303" w:rsidP="6FD8C302">
      <w:pPr>
        <w:pStyle w:val="ListParagraph"/>
        <w:spacing w:before="240" w:after="120" w:line="360" w:lineRule="auto"/>
        <w:ind w:left="709" w:firstLine="709"/>
        <w:jc w:val="both"/>
        <w:rPr>
          <w:rFonts w:ascii="Times New Roman" w:hAnsi="Times New Roman" w:cs="Times New Roman"/>
          <w:i/>
          <w:lang w:val="en-US"/>
        </w:rPr>
      </w:pPr>
      <w:proofErr w:type="spellStart"/>
      <w:r w:rsidRPr="00AF2242">
        <w:rPr>
          <w:rFonts w:ascii="Times New Roman" w:hAnsi="Times New Roman" w:cs="Times New Roman"/>
          <w:i/>
          <w:lang w:val="en-US"/>
        </w:rPr>
        <w:t>gen_mols_parkinson</w:t>
      </w:r>
      <w:proofErr w:type="spellEnd"/>
      <w:r w:rsidRPr="00AF2242">
        <w:rPr>
          <w:rFonts w:ascii="Times New Roman" w:hAnsi="Times New Roman" w:cs="Times New Roman"/>
          <w:i/>
          <w:lang w:val="en-US"/>
        </w:rPr>
        <w:t>(num: int)</w:t>
      </w:r>
      <w:r w:rsidR="66AE74A8" w:rsidRPr="00AF2242">
        <w:rPr>
          <w:rFonts w:ascii="Times New Roman" w:hAnsi="Times New Roman" w:cs="Times New Roman"/>
          <w:i/>
          <w:lang w:val="en-US"/>
        </w:rPr>
        <w:t>.</w:t>
      </w:r>
    </w:p>
    <w:p w14:paraId="5A229078" w14:textId="355D3F8E" w:rsidR="6978A3B1" w:rsidRDefault="6978A3B1" w:rsidP="555C166F">
      <w:pPr>
        <w:spacing w:before="240" w:after="120" w:line="360" w:lineRule="auto"/>
        <w:ind w:firstLine="708"/>
        <w:jc w:val="both"/>
        <w:rPr>
          <w:rFonts w:ascii="Times New Roman" w:hAnsi="Times New Roman" w:cs="Times New Roman"/>
        </w:rPr>
      </w:pPr>
      <w:r w:rsidRPr="405AF2C7">
        <w:rPr>
          <w:rFonts w:ascii="Times New Roman" w:hAnsi="Times New Roman" w:cs="Times New Roman"/>
        </w:rPr>
        <w:t xml:space="preserve">Все из перечисленных </w:t>
      </w:r>
      <w:r w:rsidRPr="5FBF1B97">
        <w:rPr>
          <w:rFonts w:ascii="Times New Roman" w:hAnsi="Times New Roman" w:cs="Times New Roman"/>
        </w:rPr>
        <w:t xml:space="preserve">инструментов </w:t>
      </w:r>
      <w:r w:rsidRPr="093B6764">
        <w:rPr>
          <w:rFonts w:ascii="Times New Roman" w:hAnsi="Times New Roman" w:cs="Times New Roman"/>
        </w:rPr>
        <w:t xml:space="preserve">отправляют </w:t>
      </w:r>
      <w:r w:rsidRPr="460F6490">
        <w:rPr>
          <w:rFonts w:ascii="Times New Roman" w:hAnsi="Times New Roman" w:cs="Times New Roman"/>
        </w:rPr>
        <w:t>запрос</w:t>
      </w:r>
      <w:r w:rsidRPr="550D422E">
        <w:rPr>
          <w:rFonts w:ascii="Times New Roman" w:hAnsi="Times New Roman" w:cs="Times New Roman"/>
        </w:rPr>
        <w:t xml:space="preserve"> по API</w:t>
      </w:r>
      <w:r w:rsidRPr="131925AF">
        <w:rPr>
          <w:rFonts w:ascii="Times New Roman" w:hAnsi="Times New Roman" w:cs="Times New Roman"/>
        </w:rPr>
        <w:t xml:space="preserve"> к </w:t>
      </w:r>
      <w:r w:rsidRPr="00926321">
        <w:rPr>
          <w:rFonts w:ascii="Times New Roman" w:hAnsi="Times New Roman" w:cs="Times New Roman"/>
        </w:rPr>
        <w:t xml:space="preserve">генеративным </w:t>
      </w:r>
      <w:r w:rsidRPr="1AFFFDAB">
        <w:rPr>
          <w:rFonts w:ascii="Times New Roman" w:hAnsi="Times New Roman" w:cs="Times New Roman"/>
        </w:rPr>
        <w:t xml:space="preserve">моделям </w:t>
      </w:r>
      <w:r w:rsidRPr="7243790F">
        <w:rPr>
          <w:rFonts w:ascii="Times New Roman" w:hAnsi="Times New Roman" w:cs="Times New Roman"/>
        </w:rPr>
        <w:t xml:space="preserve">с </w:t>
      </w:r>
      <w:r w:rsidRPr="27E413A2">
        <w:rPr>
          <w:rFonts w:ascii="Times New Roman" w:hAnsi="Times New Roman" w:cs="Times New Roman"/>
        </w:rPr>
        <w:t xml:space="preserve">необходимыми аргументами для </w:t>
      </w:r>
      <w:r w:rsidRPr="5F257831">
        <w:rPr>
          <w:rFonts w:ascii="Times New Roman" w:hAnsi="Times New Roman" w:cs="Times New Roman"/>
        </w:rPr>
        <w:t xml:space="preserve">генерации </w:t>
      </w:r>
      <w:r w:rsidRPr="3A993822">
        <w:rPr>
          <w:rFonts w:ascii="Times New Roman" w:hAnsi="Times New Roman" w:cs="Times New Roman"/>
        </w:rPr>
        <w:t>молекулы со</w:t>
      </w:r>
      <w:r w:rsidRPr="07D8965C">
        <w:rPr>
          <w:rFonts w:ascii="Times New Roman" w:hAnsi="Times New Roman" w:cs="Times New Roman"/>
        </w:rPr>
        <w:t xml:space="preserve"> свойствами, </w:t>
      </w:r>
      <w:r w:rsidRPr="43067A45">
        <w:rPr>
          <w:rFonts w:ascii="Times New Roman" w:hAnsi="Times New Roman" w:cs="Times New Roman"/>
        </w:rPr>
        <w:t>которы</w:t>
      </w:r>
      <w:r w:rsidR="534EFB17" w:rsidRPr="43067A45">
        <w:rPr>
          <w:rFonts w:ascii="Times New Roman" w:hAnsi="Times New Roman" w:cs="Times New Roman"/>
        </w:rPr>
        <w:t>е</w:t>
      </w:r>
      <w:r w:rsidRPr="0ED6B9D1">
        <w:rPr>
          <w:rFonts w:ascii="Times New Roman" w:hAnsi="Times New Roman" w:cs="Times New Roman"/>
        </w:rPr>
        <w:t xml:space="preserve"> ожидает </w:t>
      </w:r>
      <w:r w:rsidRPr="65AC4DDB">
        <w:rPr>
          <w:rFonts w:ascii="Times New Roman" w:hAnsi="Times New Roman" w:cs="Times New Roman"/>
        </w:rPr>
        <w:t>пользователь.</w:t>
      </w:r>
      <w:r w:rsidR="66B92E1A" w:rsidRPr="7A4FDBD1">
        <w:rPr>
          <w:rFonts w:ascii="Times New Roman" w:hAnsi="Times New Roman" w:cs="Times New Roman"/>
        </w:rPr>
        <w:t xml:space="preserve"> </w:t>
      </w:r>
      <w:r w:rsidR="66B92E1A" w:rsidRPr="6CA7C1B1">
        <w:rPr>
          <w:rFonts w:ascii="Times New Roman" w:hAnsi="Times New Roman" w:cs="Times New Roman"/>
        </w:rPr>
        <w:t xml:space="preserve">Каждый инструмент </w:t>
      </w:r>
      <w:r w:rsidR="66B92E1A" w:rsidRPr="03CD0860">
        <w:rPr>
          <w:rFonts w:ascii="Times New Roman" w:hAnsi="Times New Roman" w:cs="Times New Roman"/>
        </w:rPr>
        <w:t xml:space="preserve">отвечает за </w:t>
      </w:r>
      <w:r w:rsidR="66B92E1A" w:rsidRPr="505DD56B">
        <w:rPr>
          <w:rFonts w:ascii="Times New Roman" w:hAnsi="Times New Roman" w:cs="Times New Roman"/>
        </w:rPr>
        <w:t xml:space="preserve">генерацию </w:t>
      </w:r>
      <w:r w:rsidR="66B92E1A" w:rsidRPr="598A18F4">
        <w:rPr>
          <w:rFonts w:ascii="Times New Roman" w:hAnsi="Times New Roman" w:cs="Times New Roman"/>
        </w:rPr>
        <w:t xml:space="preserve">молекулы для </w:t>
      </w:r>
      <w:r w:rsidR="66B92E1A" w:rsidRPr="24CDE9D5">
        <w:rPr>
          <w:rFonts w:ascii="Times New Roman" w:hAnsi="Times New Roman" w:cs="Times New Roman"/>
        </w:rPr>
        <w:t>конкретно</w:t>
      </w:r>
      <w:r w:rsidR="39395E8A" w:rsidRPr="24CDE9D5">
        <w:rPr>
          <w:rFonts w:ascii="Times New Roman" w:hAnsi="Times New Roman" w:cs="Times New Roman"/>
        </w:rPr>
        <w:t xml:space="preserve">й </w:t>
      </w:r>
      <w:r w:rsidR="39395E8A" w:rsidRPr="38F1108A">
        <w:rPr>
          <w:rFonts w:ascii="Times New Roman" w:hAnsi="Times New Roman" w:cs="Times New Roman"/>
        </w:rPr>
        <w:t>задачи</w:t>
      </w:r>
      <w:r w:rsidR="66B92E1A" w:rsidRPr="26FC491C">
        <w:rPr>
          <w:rFonts w:ascii="Times New Roman" w:hAnsi="Times New Roman" w:cs="Times New Roman"/>
        </w:rPr>
        <w:t xml:space="preserve">, а </w:t>
      </w:r>
      <w:r w:rsidR="66B92E1A" w:rsidRPr="5691F2D3">
        <w:rPr>
          <w:rFonts w:ascii="Times New Roman" w:hAnsi="Times New Roman" w:cs="Times New Roman"/>
        </w:rPr>
        <w:t>именно</w:t>
      </w:r>
      <w:r w:rsidR="22037494" w:rsidRPr="52FABFE6">
        <w:rPr>
          <w:rFonts w:ascii="Times New Roman" w:hAnsi="Times New Roman" w:cs="Times New Roman"/>
        </w:rPr>
        <w:t xml:space="preserve"> </w:t>
      </w:r>
      <w:r w:rsidR="22037494" w:rsidRPr="7E4B7EBF">
        <w:rPr>
          <w:rFonts w:ascii="Times New Roman" w:hAnsi="Times New Roman" w:cs="Times New Roman"/>
        </w:rPr>
        <w:t xml:space="preserve">для следующих </w:t>
      </w:r>
      <w:r w:rsidR="22037494" w:rsidRPr="68B332BD">
        <w:rPr>
          <w:rFonts w:ascii="Times New Roman" w:hAnsi="Times New Roman" w:cs="Times New Roman"/>
        </w:rPr>
        <w:t>болезней</w:t>
      </w:r>
      <w:r w:rsidR="66B92E1A" w:rsidRPr="0CC17340">
        <w:rPr>
          <w:rFonts w:ascii="Times New Roman" w:hAnsi="Times New Roman" w:cs="Times New Roman"/>
        </w:rPr>
        <w:t xml:space="preserve">: </w:t>
      </w:r>
      <w:r w:rsidR="66B92E1A" w:rsidRPr="03B225B2">
        <w:rPr>
          <w:rFonts w:ascii="Times New Roman" w:hAnsi="Times New Roman" w:cs="Times New Roman"/>
        </w:rPr>
        <w:t xml:space="preserve">Альцгеймер, </w:t>
      </w:r>
      <w:r w:rsidR="66B92E1A" w:rsidRPr="6474CE73">
        <w:rPr>
          <w:rFonts w:ascii="Times New Roman" w:hAnsi="Times New Roman" w:cs="Times New Roman"/>
        </w:rPr>
        <w:t>Парк</w:t>
      </w:r>
      <w:r w:rsidR="42275705" w:rsidRPr="6474CE73">
        <w:rPr>
          <w:rFonts w:ascii="Times New Roman" w:hAnsi="Times New Roman" w:cs="Times New Roman"/>
        </w:rPr>
        <w:t>инсон</w:t>
      </w:r>
      <w:r w:rsidR="66B92E1A" w:rsidRPr="0F0F6192">
        <w:rPr>
          <w:rFonts w:ascii="Times New Roman" w:hAnsi="Times New Roman" w:cs="Times New Roman"/>
        </w:rPr>
        <w:t xml:space="preserve">, </w:t>
      </w:r>
      <w:r w:rsidR="66B92E1A" w:rsidRPr="15464BC7">
        <w:rPr>
          <w:rFonts w:ascii="Times New Roman" w:hAnsi="Times New Roman" w:cs="Times New Roman"/>
        </w:rPr>
        <w:t xml:space="preserve">Дислипидемия, </w:t>
      </w:r>
      <w:r w:rsidR="66B92E1A" w:rsidRPr="715C41E9">
        <w:rPr>
          <w:rFonts w:ascii="Times New Roman" w:hAnsi="Times New Roman" w:cs="Times New Roman"/>
        </w:rPr>
        <w:t xml:space="preserve">Лекарственная </w:t>
      </w:r>
      <w:r w:rsidR="66B92E1A" w:rsidRPr="75484785">
        <w:rPr>
          <w:rFonts w:ascii="Times New Roman" w:hAnsi="Times New Roman" w:cs="Times New Roman"/>
        </w:rPr>
        <w:t>устойчивость,</w:t>
      </w:r>
      <w:r w:rsidR="19847FC2" w:rsidRPr="652F8BAE">
        <w:rPr>
          <w:rFonts w:ascii="Times New Roman" w:hAnsi="Times New Roman" w:cs="Times New Roman"/>
        </w:rPr>
        <w:t xml:space="preserve"> </w:t>
      </w:r>
      <w:r w:rsidR="19847FC2" w:rsidRPr="5E30A68F">
        <w:rPr>
          <w:rFonts w:ascii="Times New Roman" w:hAnsi="Times New Roman" w:cs="Times New Roman"/>
        </w:rPr>
        <w:t xml:space="preserve">Рак легких, </w:t>
      </w:r>
      <w:r w:rsidR="19847FC2" w:rsidRPr="74AF82DD">
        <w:rPr>
          <w:rFonts w:ascii="Times New Roman" w:hAnsi="Times New Roman" w:cs="Times New Roman"/>
        </w:rPr>
        <w:t>Склероз.</w:t>
      </w:r>
    </w:p>
    <w:p w14:paraId="0087B225" w14:textId="6C37943F" w:rsidR="33B2CB16" w:rsidRDefault="58494D8E" w:rsidP="33B2CB16">
      <w:pPr>
        <w:spacing w:before="240" w:after="120" w:line="360" w:lineRule="auto"/>
        <w:ind w:firstLine="708"/>
        <w:jc w:val="both"/>
        <w:rPr>
          <w:rFonts w:ascii="Times New Roman" w:hAnsi="Times New Roman" w:cs="Times New Roman"/>
        </w:rPr>
      </w:pPr>
      <w:r w:rsidRPr="46066CF3">
        <w:rPr>
          <w:rFonts w:ascii="Times New Roman" w:hAnsi="Times New Roman" w:cs="Times New Roman"/>
        </w:rPr>
        <w:t xml:space="preserve">В качестве коннектора был использован класс Llama31ChatModel из </w:t>
      </w:r>
      <w:proofErr w:type="spellStart"/>
      <w:r w:rsidRPr="46066CF3">
        <w:rPr>
          <w:rFonts w:ascii="Times New Roman" w:hAnsi="Times New Roman" w:cs="Times New Roman"/>
        </w:rPr>
        <w:t>ProtoLLM</w:t>
      </w:r>
      <w:proofErr w:type="spellEnd"/>
      <w:r w:rsidRPr="46066CF3">
        <w:rPr>
          <w:rFonts w:ascii="Times New Roman" w:hAnsi="Times New Roman" w:cs="Times New Roman"/>
        </w:rPr>
        <w:t xml:space="preserve">, который является универсальной связкой между моделью и модулями библиотеки </w:t>
      </w:r>
      <w:proofErr w:type="spellStart"/>
      <w:r w:rsidRPr="46066CF3">
        <w:rPr>
          <w:rFonts w:ascii="Times New Roman" w:hAnsi="Times New Roman" w:cs="Times New Roman"/>
        </w:rPr>
        <w:t>LangChain</w:t>
      </w:r>
      <w:proofErr w:type="spellEnd"/>
      <w:r w:rsidRPr="46066CF3">
        <w:rPr>
          <w:rFonts w:ascii="Times New Roman" w:hAnsi="Times New Roman" w:cs="Times New Roman"/>
        </w:rPr>
        <w:t xml:space="preserve">. Коннектор позволяет использовать обертки от </w:t>
      </w:r>
      <w:proofErr w:type="spellStart"/>
      <w:r w:rsidRPr="46066CF3">
        <w:rPr>
          <w:rFonts w:ascii="Times New Roman" w:hAnsi="Times New Roman" w:cs="Times New Roman"/>
        </w:rPr>
        <w:t>LangChain</w:t>
      </w:r>
      <w:proofErr w:type="spellEnd"/>
      <w:r w:rsidRPr="46066CF3">
        <w:rPr>
          <w:rFonts w:ascii="Times New Roman" w:hAnsi="Times New Roman" w:cs="Times New Roman"/>
        </w:rPr>
        <w:t>, что уменьшает необходимость написания дополнительного кода.</w:t>
      </w:r>
    </w:p>
    <w:p w14:paraId="761555B5" w14:textId="16FB5556" w:rsidR="7AF7C9E6" w:rsidRDefault="7AF7C9E6" w:rsidP="7B459234">
      <w:pPr>
        <w:spacing w:before="240" w:after="120" w:line="360" w:lineRule="auto"/>
        <w:ind w:firstLine="708"/>
        <w:jc w:val="both"/>
        <w:rPr>
          <w:rFonts w:ascii="Times New Roman" w:hAnsi="Times New Roman" w:cs="Times New Roman"/>
        </w:rPr>
      </w:pPr>
      <w:r w:rsidRPr="6A301DDD">
        <w:rPr>
          <w:rFonts w:ascii="Times New Roman" w:hAnsi="Times New Roman" w:cs="Times New Roman"/>
        </w:rPr>
        <w:t xml:space="preserve">Для оценки эффективности системы </w:t>
      </w:r>
      <w:r w:rsidRPr="7CEC3A18">
        <w:rPr>
          <w:rFonts w:ascii="Times New Roman" w:hAnsi="Times New Roman" w:cs="Times New Roman"/>
        </w:rPr>
        <w:t xml:space="preserve">был </w:t>
      </w:r>
      <w:r w:rsidRPr="76003C57">
        <w:rPr>
          <w:rFonts w:ascii="Times New Roman" w:hAnsi="Times New Roman" w:cs="Times New Roman"/>
        </w:rPr>
        <w:t xml:space="preserve">использован датасет </w:t>
      </w:r>
      <w:r w:rsidRPr="49C4EA39">
        <w:rPr>
          <w:rFonts w:ascii="Times New Roman" w:hAnsi="Times New Roman" w:cs="Times New Roman"/>
        </w:rPr>
        <w:t xml:space="preserve">состоящий из </w:t>
      </w:r>
      <w:r w:rsidR="3EC6604A" w:rsidRPr="7BBF9B23">
        <w:rPr>
          <w:rFonts w:ascii="Times New Roman" w:hAnsi="Times New Roman" w:cs="Times New Roman"/>
        </w:rPr>
        <w:t xml:space="preserve">300 </w:t>
      </w:r>
      <w:r w:rsidR="4C0CB643" w:rsidRPr="7BBF9B23">
        <w:rPr>
          <w:rFonts w:ascii="Times New Roman" w:hAnsi="Times New Roman" w:cs="Times New Roman"/>
        </w:rPr>
        <w:t>запросов</w:t>
      </w:r>
      <w:r w:rsidR="4C0CB643" w:rsidRPr="1DF7B056">
        <w:rPr>
          <w:rFonts w:ascii="Times New Roman" w:hAnsi="Times New Roman" w:cs="Times New Roman"/>
        </w:rPr>
        <w:t xml:space="preserve">, </w:t>
      </w:r>
      <w:r w:rsidR="4C0CB643" w:rsidRPr="0E173BBB">
        <w:rPr>
          <w:rFonts w:ascii="Times New Roman" w:hAnsi="Times New Roman" w:cs="Times New Roman"/>
        </w:rPr>
        <w:t xml:space="preserve">в которых </w:t>
      </w:r>
      <w:r w:rsidR="4C0CB643" w:rsidRPr="2A72C596">
        <w:rPr>
          <w:rFonts w:ascii="Times New Roman" w:hAnsi="Times New Roman" w:cs="Times New Roman"/>
        </w:rPr>
        <w:t>был</w:t>
      </w:r>
      <w:r w:rsidR="7C2B1313" w:rsidRPr="2A72C596">
        <w:rPr>
          <w:rFonts w:ascii="Times New Roman" w:hAnsi="Times New Roman" w:cs="Times New Roman"/>
        </w:rPr>
        <w:t>и</w:t>
      </w:r>
      <w:r w:rsidR="4C0CB643" w:rsidRPr="2A72C596">
        <w:rPr>
          <w:rFonts w:ascii="Times New Roman" w:hAnsi="Times New Roman" w:cs="Times New Roman"/>
        </w:rPr>
        <w:t xml:space="preserve"> просьб</w:t>
      </w:r>
      <w:r w:rsidR="297E299B" w:rsidRPr="2A72C596">
        <w:rPr>
          <w:rFonts w:ascii="Times New Roman" w:hAnsi="Times New Roman" w:cs="Times New Roman"/>
        </w:rPr>
        <w:t>ы</w:t>
      </w:r>
      <w:r w:rsidR="4C0CB643" w:rsidRPr="31B93EEF">
        <w:rPr>
          <w:rFonts w:ascii="Times New Roman" w:hAnsi="Times New Roman" w:cs="Times New Roman"/>
        </w:rPr>
        <w:t xml:space="preserve"> о</w:t>
      </w:r>
      <w:r w:rsidR="4C0CB643" w:rsidRPr="227265F9">
        <w:rPr>
          <w:rFonts w:ascii="Times New Roman" w:hAnsi="Times New Roman" w:cs="Times New Roman"/>
        </w:rPr>
        <w:t xml:space="preserve"> генерации </w:t>
      </w:r>
      <w:r w:rsidR="4C0CB643" w:rsidRPr="7E7A5E80">
        <w:rPr>
          <w:rFonts w:ascii="Times New Roman" w:hAnsi="Times New Roman" w:cs="Times New Roman"/>
        </w:rPr>
        <w:t xml:space="preserve">молекулы с </w:t>
      </w:r>
      <w:r w:rsidR="4C0CB643" w:rsidRPr="55AE0540">
        <w:rPr>
          <w:rFonts w:ascii="Times New Roman" w:hAnsi="Times New Roman" w:cs="Times New Roman"/>
        </w:rPr>
        <w:t>определенными заранее</w:t>
      </w:r>
      <w:r w:rsidR="4C0CB643" w:rsidRPr="249709DB">
        <w:rPr>
          <w:rFonts w:ascii="Times New Roman" w:hAnsi="Times New Roman" w:cs="Times New Roman"/>
        </w:rPr>
        <w:t xml:space="preserve"> </w:t>
      </w:r>
      <w:r w:rsidR="4C0CB643" w:rsidRPr="2A34560C">
        <w:rPr>
          <w:rFonts w:ascii="Times New Roman" w:hAnsi="Times New Roman" w:cs="Times New Roman"/>
        </w:rPr>
        <w:t>свойствами.</w:t>
      </w:r>
      <w:r w:rsidR="4C0CB643" w:rsidRPr="5749CADD">
        <w:rPr>
          <w:rFonts w:ascii="Times New Roman" w:hAnsi="Times New Roman" w:cs="Times New Roman"/>
        </w:rPr>
        <w:t xml:space="preserve"> </w:t>
      </w:r>
      <w:r w:rsidR="75A58AA5" w:rsidRPr="4F146293">
        <w:rPr>
          <w:rFonts w:ascii="Times New Roman" w:hAnsi="Times New Roman" w:cs="Times New Roman"/>
        </w:rPr>
        <w:t xml:space="preserve">В одном запросе </w:t>
      </w:r>
      <w:r w:rsidR="75A58AA5" w:rsidRPr="5FD675C7">
        <w:rPr>
          <w:rFonts w:ascii="Times New Roman" w:hAnsi="Times New Roman" w:cs="Times New Roman"/>
        </w:rPr>
        <w:t xml:space="preserve">могло содержаться </w:t>
      </w:r>
      <w:r w:rsidR="75A58AA5" w:rsidRPr="44F97A11">
        <w:rPr>
          <w:rFonts w:ascii="Times New Roman" w:hAnsi="Times New Roman" w:cs="Times New Roman"/>
        </w:rPr>
        <w:t xml:space="preserve">от 1 до 3 </w:t>
      </w:r>
      <w:r w:rsidR="75A58AA5" w:rsidRPr="774712CB">
        <w:rPr>
          <w:rFonts w:ascii="Times New Roman" w:hAnsi="Times New Roman" w:cs="Times New Roman"/>
        </w:rPr>
        <w:t>различных просьб</w:t>
      </w:r>
      <w:r w:rsidR="4C0CB643" w:rsidRPr="774712CB">
        <w:rPr>
          <w:rFonts w:ascii="Times New Roman" w:hAnsi="Times New Roman" w:cs="Times New Roman"/>
        </w:rPr>
        <w:t>.</w:t>
      </w:r>
      <w:r w:rsidR="4C0CB643" w:rsidRPr="27331713">
        <w:rPr>
          <w:rFonts w:ascii="Times New Roman" w:hAnsi="Times New Roman" w:cs="Times New Roman"/>
        </w:rPr>
        <w:t xml:space="preserve"> </w:t>
      </w:r>
      <w:r w:rsidR="74337350" w:rsidRPr="41FB1CF2">
        <w:rPr>
          <w:rFonts w:ascii="Times New Roman" w:hAnsi="Times New Roman" w:cs="Times New Roman"/>
        </w:rPr>
        <w:t>Пример запросов</w:t>
      </w:r>
      <w:r w:rsidR="4C0CB643" w:rsidRPr="5CC40CCA">
        <w:rPr>
          <w:rFonts w:ascii="Times New Roman" w:hAnsi="Times New Roman" w:cs="Times New Roman"/>
        </w:rPr>
        <w:t xml:space="preserve"> </w:t>
      </w:r>
      <w:r w:rsidR="4C0CB643" w:rsidRPr="37B52F8A">
        <w:rPr>
          <w:rFonts w:ascii="Times New Roman" w:hAnsi="Times New Roman" w:cs="Times New Roman"/>
        </w:rPr>
        <w:t xml:space="preserve">для генерации </w:t>
      </w:r>
      <w:r w:rsidR="4C0CB643" w:rsidRPr="7CA6ABFC">
        <w:rPr>
          <w:rFonts w:ascii="Times New Roman" w:hAnsi="Times New Roman" w:cs="Times New Roman"/>
        </w:rPr>
        <w:t xml:space="preserve">лекарства от болезни </w:t>
      </w:r>
      <w:r w:rsidR="4C0CB643" w:rsidRPr="23C3161E">
        <w:rPr>
          <w:rFonts w:ascii="Times New Roman" w:hAnsi="Times New Roman" w:cs="Times New Roman"/>
        </w:rPr>
        <w:t>Альцгеймер</w:t>
      </w:r>
      <w:r w:rsidR="4C0CB643" w:rsidRPr="7CA6ABFC">
        <w:rPr>
          <w:rFonts w:ascii="Times New Roman" w:hAnsi="Times New Roman" w:cs="Times New Roman"/>
        </w:rPr>
        <w:t>:</w:t>
      </w:r>
    </w:p>
    <w:p w14:paraId="3626A557" w14:textId="27F5D8E9" w:rsidR="6B1ACDE8" w:rsidRPr="00AF2242" w:rsidRDefault="4C0CB643" w:rsidP="6B1ACDE8">
      <w:pPr>
        <w:spacing w:before="240" w:after="120" w:line="360" w:lineRule="auto"/>
        <w:ind w:firstLine="708"/>
        <w:jc w:val="both"/>
        <w:rPr>
          <w:rFonts w:ascii="Times New Roman" w:hAnsi="Times New Roman" w:cs="Times New Roman"/>
          <w:i/>
          <w:lang w:val="en-US"/>
        </w:rPr>
      </w:pPr>
      <w:r w:rsidRPr="00AF2242">
        <w:rPr>
          <w:rFonts w:ascii="Times New Roman" w:hAnsi="Times New Roman" w:cs="Times New Roman"/>
          <w:i/>
          <w:lang w:val="en-US"/>
        </w:rPr>
        <w:t>“Generate GSK-3beta inhibitors with high docking score”</w:t>
      </w:r>
      <w:r w:rsidR="0C0D005B" w:rsidRPr="00AF2242">
        <w:rPr>
          <w:rFonts w:ascii="Times New Roman" w:hAnsi="Times New Roman" w:cs="Times New Roman"/>
          <w:i/>
          <w:lang w:val="en-US"/>
        </w:rPr>
        <w:t>,</w:t>
      </w:r>
    </w:p>
    <w:p w14:paraId="30FF3667" w14:textId="05C54C4F" w:rsidR="0C0D005B" w:rsidRPr="00AF2242" w:rsidRDefault="0C0D005B" w:rsidP="29BA43B6">
      <w:pPr>
        <w:spacing w:before="240" w:after="120" w:line="360" w:lineRule="auto"/>
        <w:ind w:firstLine="708"/>
        <w:jc w:val="both"/>
        <w:rPr>
          <w:rFonts w:ascii="Times New Roman" w:hAnsi="Times New Roman" w:cs="Times New Roman"/>
          <w:i/>
          <w:lang w:val="en-US"/>
        </w:rPr>
      </w:pPr>
      <w:r w:rsidRPr="00AF2242">
        <w:rPr>
          <w:rFonts w:ascii="Times New Roman" w:hAnsi="Times New Roman" w:cs="Times New Roman"/>
          <w:i/>
          <w:lang w:val="en-US"/>
        </w:rPr>
        <w:t>“Generate molecules which can bind to GSK-3beta protein”.</w:t>
      </w:r>
    </w:p>
    <w:p w14:paraId="0EF875D3" w14:textId="3E5FC465" w:rsidR="0ABC4061" w:rsidRDefault="0C0D005B" w:rsidP="0ABC4061">
      <w:pPr>
        <w:spacing w:before="240" w:after="120" w:line="360" w:lineRule="auto"/>
        <w:ind w:firstLine="708"/>
        <w:jc w:val="both"/>
        <w:rPr>
          <w:rFonts w:ascii="Times New Roman" w:hAnsi="Times New Roman" w:cs="Times New Roman"/>
        </w:rPr>
      </w:pPr>
      <w:r w:rsidRPr="106EBB3F">
        <w:rPr>
          <w:rFonts w:ascii="Times New Roman" w:hAnsi="Times New Roman" w:cs="Times New Roman"/>
        </w:rPr>
        <w:t xml:space="preserve">Примеры по генерации лекарства </w:t>
      </w:r>
      <w:r w:rsidRPr="7DC2EEED">
        <w:rPr>
          <w:rFonts w:ascii="Times New Roman" w:hAnsi="Times New Roman" w:cs="Times New Roman"/>
        </w:rPr>
        <w:t xml:space="preserve">от </w:t>
      </w:r>
      <w:r w:rsidRPr="0CF7D523">
        <w:rPr>
          <w:rFonts w:ascii="Times New Roman" w:hAnsi="Times New Roman" w:cs="Times New Roman"/>
        </w:rPr>
        <w:t>болезни Паркинсон:</w:t>
      </w:r>
    </w:p>
    <w:p w14:paraId="362965E4" w14:textId="288BD2C7" w:rsidR="0C0D005B" w:rsidRPr="00AF2242" w:rsidRDefault="0C0D005B" w:rsidP="35E4F73D">
      <w:pPr>
        <w:spacing w:before="240" w:after="120" w:line="360" w:lineRule="auto"/>
        <w:ind w:firstLine="708"/>
        <w:jc w:val="both"/>
        <w:rPr>
          <w:rFonts w:ascii="Times New Roman" w:hAnsi="Times New Roman" w:cs="Times New Roman"/>
          <w:i/>
          <w:lang w:val="en-US"/>
        </w:rPr>
      </w:pPr>
      <w:r w:rsidRPr="00AF2242">
        <w:rPr>
          <w:rFonts w:ascii="Times New Roman" w:hAnsi="Times New Roman" w:cs="Times New Roman"/>
          <w:i/>
          <w:lang w:val="en-US"/>
        </w:rPr>
        <w:t>“Generate me 2 molecules that could help in the treatment of Parkinson's disease, focusing on compounds that support the regulation of dopamine levels and protect neurons from oxidative stress and mitochondrial dysfunction. It is important that these molecules do not cause severe side effects such as hallucinations, dyskinesia, or cardiovascular issues.”,</w:t>
      </w:r>
    </w:p>
    <w:p w14:paraId="6F4EE5DB" w14:textId="1F0E4362" w:rsidR="0C0D005B" w:rsidRPr="00AF2242" w:rsidRDefault="0C0D005B" w:rsidP="4075F96F">
      <w:pPr>
        <w:spacing w:before="240" w:after="120" w:line="360" w:lineRule="auto"/>
        <w:ind w:firstLine="708"/>
        <w:jc w:val="both"/>
        <w:rPr>
          <w:rFonts w:ascii="Times New Roman" w:hAnsi="Times New Roman" w:cs="Times New Roman"/>
          <w:i/>
          <w:lang w:val="en-US"/>
        </w:rPr>
      </w:pPr>
      <w:r w:rsidRPr="00AF2242">
        <w:rPr>
          <w:rFonts w:ascii="Times New Roman" w:hAnsi="Times New Roman" w:cs="Times New Roman"/>
          <w:i/>
          <w:lang w:val="en-US"/>
        </w:rPr>
        <w:t>“Create molecules using a fragment-based approach, combining elements of natural alkaloids.”</w:t>
      </w:r>
    </w:p>
    <w:p w14:paraId="780CB9AC" w14:textId="37C5B25B" w:rsidR="016C6897" w:rsidRDefault="597E9FE0" w:rsidP="016C6897">
      <w:pPr>
        <w:spacing w:before="240" w:after="120" w:line="360" w:lineRule="auto"/>
        <w:ind w:firstLine="708"/>
        <w:jc w:val="both"/>
        <w:rPr>
          <w:rFonts w:ascii="Times New Roman" w:eastAsia="Times New Roman" w:hAnsi="Times New Roman" w:cs="Times New Roman"/>
          <w:color w:val="000000" w:themeColor="text1"/>
        </w:rPr>
      </w:pPr>
      <w:r w:rsidRPr="56B192B2">
        <w:rPr>
          <w:rFonts w:ascii="Times New Roman" w:hAnsi="Times New Roman" w:cs="Times New Roman"/>
        </w:rPr>
        <w:t xml:space="preserve">Эффективность системы можно считать высокой. При использовании языковой модели </w:t>
      </w:r>
      <w:proofErr w:type="spellStart"/>
      <w:r w:rsidRPr="56B192B2">
        <w:rPr>
          <w:rFonts w:ascii="Times New Roman" w:hAnsi="Times New Roman" w:cs="Times New Roman"/>
        </w:rPr>
        <w:t>Llama</w:t>
      </w:r>
      <w:proofErr w:type="spellEnd"/>
      <w:r w:rsidRPr="56B192B2">
        <w:rPr>
          <w:rFonts w:ascii="Times New Roman" w:hAnsi="Times New Roman" w:cs="Times New Roman"/>
        </w:rPr>
        <w:t xml:space="preserve"> 3.1 70b кол-во верных ответов (общая точность системы) </w:t>
      </w:r>
      <w:r w:rsidR="560152EE" w:rsidRPr="56B192B2">
        <w:rPr>
          <w:rFonts w:ascii="Times New Roman" w:hAnsi="Times New Roman" w:cs="Times New Roman"/>
        </w:rPr>
        <w:t>достиг</w:t>
      </w:r>
      <w:r w:rsidRPr="56B192B2">
        <w:rPr>
          <w:rFonts w:ascii="Times New Roman" w:hAnsi="Times New Roman" w:cs="Times New Roman"/>
        </w:rPr>
        <w:t xml:space="preserve">ло </w:t>
      </w:r>
      <w:r w:rsidR="59DCA25D" w:rsidRPr="56B192B2">
        <w:rPr>
          <w:rFonts w:ascii="Times New Roman" w:eastAsia="Times New Roman" w:hAnsi="Times New Roman" w:cs="Times New Roman"/>
          <w:color w:val="000000" w:themeColor="text1"/>
        </w:rPr>
        <w:t>71,42%. При этом процент верно определенных инструментов агентом составил 82%</w:t>
      </w:r>
      <w:r w:rsidR="7A69AE89" w:rsidRPr="56B192B2">
        <w:rPr>
          <w:rFonts w:ascii="Times New Roman" w:eastAsia="Times New Roman" w:hAnsi="Times New Roman" w:cs="Times New Roman"/>
          <w:color w:val="000000" w:themeColor="text1"/>
        </w:rPr>
        <w:t xml:space="preserve">, согласно </w:t>
      </w:r>
      <w:r w:rsidR="65CF53D8" w:rsidRPr="56B192B2">
        <w:rPr>
          <w:rFonts w:ascii="Times New Roman" w:eastAsia="Times New Roman" w:hAnsi="Times New Roman" w:cs="Times New Roman"/>
          <w:color w:val="000000" w:themeColor="text1"/>
        </w:rPr>
        <w:t xml:space="preserve">Таблице </w:t>
      </w:r>
      <w:r w:rsidR="0A61B916" w:rsidRPr="56B192B2">
        <w:rPr>
          <w:rFonts w:ascii="Times New Roman" w:eastAsia="Times New Roman" w:hAnsi="Times New Roman" w:cs="Times New Roman"/>
          <w:color w:val="000000" w:themeColor="text1"/>
        </w:rPr>
        <w:t>3.2.1.1</w:t>
      </w:r>
      <w:r w:rsidR="59DCA25D" w:rsidRPr="56B192B2">
        <w:rPr>
          <w:rFonts w:ascii="Times New Roman" w:eastAsia="Times New Roman" w:hAnsi="Times New Roman" w:cs="Times New Roman"/>
          <w:color w:val="000000" w:themeColor="text1"/>
        </w:rPr>
        <w:t xml:space="preserve">. Такие результаты </w:t>
      </w:r>
      <w:r w:rsidR="7B949EC0" w:rsidRPr="56B192B2">
        <w:rPr>
          <w:rFonts w:ascii="Times New Roman" w:eastAsia="Times New Roman" w:hAnsi="Times New Roman" w:cs="Times New Roman"/>
          <w:color w:val="000000" w:themeColor="text1"/>
        </w:rPr>
        <w:t>означают</w:t>
      </w:r>
      <w:r w:rsidR="59DCA25D" w:rsidRPr="56B192B2">
        <w:rPr>
          <w:rFonts w:ascii="Times New Roman" w:eastAsia="Times New Roman" w:hAnsi="Times New Roman" w:cs="Times New Roman"/>
          <w:color w:val="000000" w:themeColor="text1"/>
        </w:rPr>
        <w:t>, что система допускает ошибки при ге</w:t>
      </w:r>
      <w:r w:rsidR="58CDCA19" w:rsidRPr="56B192B2">
        <w:rPr>
          <w:rFonts w:ascii="Times New Roman" w:eastAsia="Times New Roman" w:hAnsi="Times New Roman" w:cs="Times New Roman"/>
          <w:color w:val="000000" w:themeColor="text1"/>
        </w:rPr>
        <w:t>нерации итогового ответа пользователю.</w:t>
      </w:r>
    </w:p>
    <w:p w14:paraId="52CB9549" w14:textId="2BEB713E" w:rsidR="3B53E2D9" w:rsidRDefault="3B53E2D9" w:rsidP="02B1149E">
      <w:pPr>
        <w:ind w:left="720"/>
        <w:jc w:val="both"/>
      </w:pPr>
      <w:r w:rsidRPr="56B192B2">
        <w:rPr>
          <w:rFonts w:ascii="Times New Roman" w:eastAsia="Times New Roman" w:hAnsi="Times New Roman" w:cs="Times New Roman"/>
          <w:color w:val="000000" w:themeColor="text1"/>
        </w:rPr>
        <w:t xml:space="preserve">Таблица </w:t>
      </w:r>
      <w:r w:rsidR="2A060B72" w:rsidRPr="56B192B2">
        <w:rPr>
          <w:rFonts w:ascii="Times New Roman" w:eastAsia="Times New Roman" w:hAnsi="Times New Roman" w:cs="Times New Roman"/>
          <w:color w:val="000000" w:themeColor="text1"/>
        </w:rPr>
        <w:t>3.2.1.1</w:t>
      </w:r>
      <w:r w:rsidRPr="56B192B2">
        <w:rPr>
          <w:rFonts w:ascii="Times New Roman" w:eastAsia="Times New Roman" w:hAnsi="Times New Roman" w:cs="Times New Roman"/>
          <w:color w:val="000000" w:themeColor="text1"/>
        </w:rPr>
        <w:t xml:space="preserve"> — Метрики оценки </w:t>
      </w:r>
      <w:r w:rsidR="33DE09C1" w:rsidRPr="56B192B2">
        <w:rPr>
          <w:rFonts w:ascii="Times New Roman" w:eastAsia="Times New Roman" w:hAnsi="Times New Roman" w:cs="Times New Roman"/>
          <w:color w:val="000000" w:themeColor="text1"/>
        </w:rPr>
        <w:t xml:space="preserve">эффективности </w:t>
      </w:r>
      <w:proofErr w:type="spellStart"/>
      <w:r w:rsidR="33DE09C1" w:rsidRPr="56B192B2">
        <w:rPr>
          <w:rFonts w:ascii="Times New Roman" w:eastAsia="Times New Roman" w:hAnsi="Times New Roman" w:cs="Times New Roman"/>
          <w:color w:val="000000" w:themeColor="text1"/>
        </w:rPr>
        <w:t>агентной</w:t>
      </w:r>
      <w:proofErr w:type="spellEnd"/>
      <w:r w:rsidR="33DE09C1" w:rsidRPr="56B192B2">
        <w:rPr>
          <w:rFonts w:ascii="Times New Roman" w:eastAsia="Times New Roman" w:hAnsi="Times New Roman" w:cs="Times New Roman"/>
          <w:color w:val="000000" w:themeColor="text1"/>
        </w:rPr>
        <w:t xml:space="preserve"> системы</w:t>
      </w:r>
    </w:p>
    <w:tbl>
      <w:tblPr>
        <w:tblW w:w="0" w:type="auto"/>
        <w:tblLayout w:type="fixed"/>
        <w:tblLook w:val="06A0" w:firstRow="1" w:lastRow="0" w:firstColumn="1" w:lastColumn="0" w:noHBand="1" w:noVBand="1"/>
      </w:tblPr>
      <w:tblGrid>
        <w:gridCol w:w="4785"/>
        <w:gridCol w:w="4455"/>
      </w:tblGrid>
      <w:tr w:rsidR="02B1149E" w14:paraId="7B08CEC1" w14:textId="77777777" w:rsidTr="4294B0B3">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354C4F" w14:textId="15466A48" w:rsidR="02B1149E" w:rsidRDefault="3F7084D1" w:rsidP="4722BF59">
            <w:pPr>
              <w:spacing w:line="259" w:lineRule="auto"/>
              <w:jc w:val="center"/>
            </w:pPr>
            <w:r w:rsidRPr="3CF13C54">
              <w:rPr>
                <w:rFonts w:ascii="Times New Roman" w:eastAsia="Times New Roman" w:hAnsi="Times New Roman" w:cs="Times New Roman"/>
                <w:color w:val="000000" w:themeColor="text1"/>
              </w:rPr>
              <w:t>Вид оценки</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AEF5F4" w14:textId="56C67FAC" w:rsidR="02B1149E" w:rsidRDefault="4676F060" w:rsidP="2C6BB20E">
            <w:pPr>
              <w:spacing w:line="259" w:lineRule="auto"/>
              <w:jc w:val="center"/>
            </w:pPr>
            <w:proofErr w:type="spellStart"/>
            <w:r w:rsidRPr="2B759B28">
              <w:rPr>
                <w:rFonts w:ascii="Times New Roman" w:eastAsia="Times New Roman" w:hAnsi="Times New Roman" w:cs="Times New Roman"/>
                <w:color w:val="000000" w:themeColor="text1"/>
              </w:rPr>
              <w:t>Accuracy</w:t>
            </w:r>
            <w:proofErr w:type="spellEnd"/>
          </w:p>
        </w:tc>
      </w:tr>
      <w:tr w:rsidR="02B1149E" w14:paraId="67195C49" w14:textId="77777777" w:rsidTr="4294B0B3">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D612D9" w14:textId="05AE5DB1" w:rsidR="02B1149E" w:rsidRDefault="7B489B1F" w:rsidP="33E22699">
            <w:pPr>
              <w:spacing w:line="259" w:lineRule="auto"/>
              <w:jc w:val="center"/>
            </w:pPr>
            <w:r w:rsidRPr="44267247">
              <w:rPr>
                <w:rFonts w:ascii="Times New Roman" w:eastAsia="Times New Roman" w:hAnsi="Times New Roman" w:cs="Times New Roman"/>
                <w:color w:val="000000" w:themeColor="text1"/>
              </w:rPr>
              <w:t xml:space="preserve">Определение </w:t>
            </w:r>
            <w:r w:rsidRPr="19CFC822">
              <w:rPr>
                <w:rFonts w:ascii="Times New Roman" w:eastAsia="Times New Roman" w:hAnsi="Times New Roman" w:cs="Times New Roman"/>
                <w:color w:val="000000" w:themeColor="text1"/>
              </w:rPr>
              <w:t>инструментов</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B7C4BC" w14:textId="563DDE28" w:rsidR="02B1149E" w:rsidRDefault="50CB5382" w:rsidP="47D4483A">
            <w:pPr>
              <w:jc w:val="center"/>
            </w:pPr>
            <w:r w:rsidRPr="7AB6C40B">
              <w:rPr>
                <w:rFonts w:ascii="Times New Roman" w:eastAsia="Times New Roman" w:hAnsi="Times New Roman" w:cs="Times New Roman"/>
                <w:color w:val="000000" w:themeColor="text1"/>
              </w:rPr>
              <w:t>8</w:t>
            </w:r>
            <w:r w:rsidR="71519841" w:rsidRPr="7AB6C40B">
              <w:rPr>
                <w:rFonts w:ascii="Times New Roman" w:eastAsia="Times New Roman" w:hAnsi="Times New Roman" w:cs="Times New Roman"/>
                <w:color w:val="000000" w:themeColor="text1"/>
              </w:rPr>
              <w:t>0</w:t>
            </w:r>
            <w:r w:rsidR="02B1149E" w:rsidRPr="02B1149E">
              <w:rPr>
                <w:rFonts w:ascii="Times New Roman" w:eastAsia="Times New Roman" w:hAnsi="Times New Roman" w:cs="Times New Roman"/>
                <w:color w:val="000000" w:themeColor="text1"/>
              </w:rPr>
              <w:t>%</w:t>
            </w:r>
          </w:p>
        </w:tc>
      </w:tr>
      <w:tr w:rsidR="1B948C5E" w14:paraId="7F477157" w14:textId="77777777" w:rsidTr="4294B0B3">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A8EDDF" w14:textId="3582D92D" w:rsidR="1B948C5E" w:rsidRDefault="6F0D1B8C" w:rsidP="1B948C5E">
            <w:pPr>
              <w:spacing w:line="259" w:lineRule="auto"/>
              <w:jc w:val="center"/>
              <w:rPr>
                <w:rFonts w:ascii="Times New Roman" w:eastAsia="Times New Roman" w:hAnsi="Times New Roman" w:cs="Times New Roman"/>
                <w:color w:val="000000" w:themeColor="text1"/>
              </w:rPr>
            </w:pPr>
            <w:r w:rsidRPr="4437E678">
              <w:rPr>
                <w:rFonts w:ascii="Times New Roman" w:eastAsia="Times New Roman" w:hAnsi="Times New Roman" w:cs="Times New Roman"/>
                <w:color w:val="000000" w:themeColor="text1"/>
              </w:rPr>
              <w:t>Итоговый ответ</w:t>
            </w:r>
            <w:r w:rsidR="40543B92" w:rsidRPr="17E05EE3">
              <w:rPr>
                <w:rFonts w:ascii="Times New Roman" w:eastAsia="Times New Roman" w:hAnsi="Times New Roman" w:cs="Times New Roman"/>
                <w:color w:val="000000" w:themeColor="text1"/>
              </w:rPr>
              <w:t xml:space="preserve"> </w:t>
            </w:r>
            <w:r w:rsidR="40543B92" w:rsidRPr="3D2D8AA3">
              <w:rPr>
                <w:rFonts w:ascii="Times New Roman" w:eastAsia="Times New Roman" w:hAnsi="Times New Roman" w:cs="Times New Roman"/>
                <w:color w:val="000000" w:themeColor="text1"/>
              </w:rPr>
              <w:t>системы</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0C1329" w14:textId="5CEFCCE9" w:rsidR="1B948C5E" w:rsidRDefault="16252927" w:rsidP="1B948C5E">
            <w:pPr>
              <w:jc w:val="center"/>
              <w:rPr>
                <w:rFonts w:ascii="Times New Roman" w:eastAsia="Times New Roman" w:hAnsi="Times New Roman" w:cs="Times New Roman"/>
                <w:color w:val="000000" w:themeColor="text1"/>
              </w:rPr>
            </w:pPr>
            <w:r w:rsidRPr="505A5B97">
              <w:rPr>
                <w:rFonts w:ascii="Times New Roman" w:eastAsia="Times New Roman" w:hAnsi="Times New Roman" w:cs="Times New Roman"/>
                <w:color w:val="000000" w:themeColor="text1"/>
              </w:rPr>
              <w:t>7</w:t>
            </w:r>
            <w:r w:rsidR="537329EA" w:rsidRPr="505A5B97">
              <w:rPr>
                <w:rFonts w:ascii="Times New Roman" w:eastAsia="Times New Roman" w:hAnsi="Times New Roman" w:cs="Times New Roman"/>
                <w:color w:val="000000" w:themeColor="text1"/>
              </w:rPr>
              <w:t>2</w:t>
            </w:r>
            <w:r w:rsidRPr="6D937E7B">
              <w:rPr>
                <w:rFonts w:ascii="Times New Roman" w:eastAsia="Times New Roman" w:hAnsi="Times New Roman" w:cs="Times New Roman"/>
                <w:color w:val="000000" w:themeColor="text1"/>
              </w:rPr>
              <w:t>%</w:t>
            </w:r>
          </w:p>
        </w:tc>
      </w:tr>
    </w:tbl>
    <w:p w14:paraId="6DBBE5D6" w14:textId="1D75EF14" w:rsidR="324C93DD" w:rsidRDefault="324C93DD" w:rsidP="3BFFF75C">
      <w:pPr>
        <w:spacing w:before="240" w:after="120" w:line="360" w:lineRule="auto"/>
        <w:jc w:val="both"/>
        <w:rPr>
          <w:rFonts w:ascii="Times New Roman" w:eastAsia="Times New Roman" w:hAnsi="Times New Roman" w:cs="Times New Roman"/>
          <w:color w:val="000000" w:themeColor="text1"/>
        </w:rPr>
      </w:pPr>
    </w:p>
    <w:p w14:paraId="030806EB" w14:textId="2F6B294B" w:rsidR="00AE6A3C" w:rsidRPr="0069406C" w:rsidRDefault="00441EFF" w:rsidP="008F6F78">
      <w:pPr>
        <w:pStyle w:val="ListParagraph"/>
        <w:numPr>
          <w:ilvl w:val="2"/>
          <w:numId w:val="2"/>
        </w:numPr>
        <w:spacing w:before="240" w:after="120" w:line="360" w:lineRule="auto"/>
        <w:ind w:left="0" w:firstLine="709"/>
        <w:jc w:val="both"/>
        <w:outlineLvl w:val="2"/>
        <w:rPr>
          <w:rFonts w:ascii="Times New Roman" w:hAnsi="Times New Roman" w:cs="Times New Roman"/>
          <w:b/>
          <w:bCs/>
        </w:rPr>
      </w:pPr>
      <w:r w:rsidRPr="2FB7EFAE">
        <w:rPr>
          <w:rFonts w:ascii="Times New Roman" w:hAnsi="Times New Roman" w:cs="Times New Roman"/>
          <w:b/>
          <w:bCs/>
        </w:rPr>
        <w:t xml:space="preserve"> </w:t>
      </w:r>
      <w:bookmarkStart w:id="33" w:name="_Toc185708529"/>
      <w:r w:rsidR="004C4BDF" w:rsidRPr="2FB7EFAE">
        <w:rPr>
          <w:rFonts w:ascii="Times New Roman" w:eastAsia="Times New Roman" w:hAnsi="Times New Roman" w:cs="Times New Roman"/>
          <w:lang w:eastAsia="ru-RU"/>
        </w:rPr>
        <w:t xml:space="preserve">Ассистент для ответов на вопросы о городской застройке Санкт-Петербурга </w:t>
      </w:r>
      <w:r w:rsidR="004C4BDF" w:rsidRPr="2FB7EFAE">
        <w:rPr>
          <w:rFonts w:ascii="Times New Roman" w:eastAsia="Times New Roman" w:hAnsi="Times New Roman" w:cs="Times New Roman"/>
          <w:highlight w:val="yellow"/>
          <w:lang w:eastAsia="ru-RU"/>
        </w:rPr>
        <w:t>(Луценко)</w:t>
      </w:r>
      <w:bookmarkEnd w:id="33"/>
    </w:p>
    <w:p w14:paraId="206EBABE" w14:textId="53838785" w:rsidR="251B9CC6" w:rsidRDefault="251B9CC6" w:rsidP="2FB7EFAE">
      <w:pPr>
        <w:spacing w:before="240" w:after="120" w:line="360" w:lineRule="auto"/>
        <w:ind w:firstLine="708"/>
        <w:jc w:val="both"/>
        <w:outlineLvl w:val="2"/>
        <w:rPr>
          <w:rFonts w:ascii="Times New Roman" w:hAnsi="Times New Roman" w:cs="Times New Roman"/>
        </w:rPr>
      </w:pPr>
      <w:bookmarkStart w:id="34" w:name="_Toc185708530"/>
      <w:r w:rsidRPr="175694AF">
        <w:rPr>
          <w:rFonts w:ascii="Times New Roman" w:hAnsi="Times New Roman" w:cs="Times New Roman"/>
        </w:rPr>
        <w:t xml:space="preserve">Урбанистическая </w:t>
      </w:r>
      <w:proofErr w:type="spellStart"/>
      <w:r w:rsidRPr="175694AF">
        <w:rPr>
          <w:rFonts w:ascii="Times New Roman" w:hAnsi="Times New Roman" w:cs="Times New Roman"/>
        </w:rPr>
        <w:t>агентная</w:t>
      </w:r>
      <w:proofErr w:type="spellEnd"/>
      <w:r w:rsidRPr="175694AF">
        <w:rPr>
          <w:rFonts w:ascii="Times New Roman" w:hAnsi="Times New Roman" w:cs="Times New Roman"/>
        </w:rPr>
        <w:t xml:space="preserve"> БЯМ система является умным ассистентом, который помогает управлять крупными урбанизированными территориями. Система дает комплексную информацию о городе, его состоянии, проблемах и планах развития на основе различных источников данных.</w:t>
      </w:r>
      <w:bookmarkEnd w:id="34"/>
    </w:p>
    <w:p w14:paraId="1B4DAC8F" w14:textId="359A857C" w:rsidR="7FD84DDF" w:rsidRDefault="7FD84DDF" w:rsidP="3AB15F43">
      <w:pPr>
        <w:spacing w:before="240" w:after="120" w:line="360" w:lineRule="auto"/>
        <w:ind w:firstLine="708"/>
        <w:jc w:val="both"/>
        <w:rPr>
          <w:rFonts w:ascii="Times New Roman" w:hAnsi="Times New Roman" w:cs="Times New Roman"/>
        </w:rPr>
      </w:pPr>
      <w:r w:rsidRPr="175694AF">
        <w:rPr>
          <w:rFonts w:ascii="Times New Roman" w:hAnsi="Times New Roman" w:cs="Times New Roman"/>
        </w:rPr>
        <w:t xml:space="preserve">В данной реализации были использованы классы </w:t>
      </w:r>
      <w:r w:rsidR="59C52447" w:rsidRPr="175694AF">
        <w:rPr>
          <w:rFonts w:ascii="Times New Roman" w:hAnsi="Times New Roman" w:cs="Times New Roman"/>
        </w:rPr>
        <w:t xml:space="preserve">LLMAPI и </w:t>
      </w:r>
      <w:proofErr w:type="spellStart"/>
      <w:r w:rsidR="59C52447" w:rsidRPr="175694AF">
        <w:rPr>
          <w:rFonts w:ascii="Times New Roman" w:hAnsi="Times New Roman" w:cs="Times New Roman"/>
        </w:rPr>
        <w:t>OuterLLMAPI</w:t>
      </w:r>
      <w:proofErr w:type="spellEnd"/>
      <w:r w:rsidRPr="175694AF">
        <w:rPr>
          <w:rFonts w:ascii="Times New Roman" w:hAnsi="Times New Roman" w:cs="Times New Roman"/>
        </w:rPr>
        <w:t xml:space="preserve"> из библиотеки </w:t>
      </w:r>
      <w:proofErr w:type="spellStart"/>
      <w:r w:rsidRPr="175694AF">
        <w:rPr>
          <w:rFonts w:ascii="Times New Roman" w:hAnsi="Times New Roman" w:cs="Times New Roman"/>
        </w:rPr>
        <w:t>ProtoLLM</w:t>
      </w:r>
      <w:proofErr w:type="spellEnd"/>
      <w:r w:rsidRPr="175694AF">
        <w:rPr>
          <w:rFonts w:ascii="Times New Roman" w:hAnsi="Times New Roman" w:cs="Times New Roman"/>
        </w:rPr>
        <w:t xml:space="preserve"> для обеспечения </w:t>
      </w:r>
      <w:r w:rsidR="7836AD13" w:rsidRPr="175694AF">
        <w:rPr>
          <w:rFonts w:ascii="Times New Roman" w:hAnsi="Times New Roman" w:cs="Times New Roman"/>
        </w:rPr>
        <w:t xml:space="preserve">возможности </w:t>
      </w:r>
      <w:r w:rsidRPr="175694AF">
        <w:rPr>
          <w:rFonts w:ascii="Times New Roman" w:hAnsi="Times New Roman" w:cs="Times New Roman"/>
        </w:rPr>
        <w:t>работы с БЯМ из различных источников, а та</w:t>
      </w:r>
      <w:r w:rsidR="61B56F2D" w:rsidRPr="175694AF">
        <w:rPr>
          <w:rFonts w:ascii="Times New Roman" w:hAnsi="Times New Roman" w:cs="Times New Roman"/>
        </w:rPr>
        <w:t xml:space="preserve">кже </w:t>
      </w:r>
      <w:r w:rsidR="7ACF5EA0" w:rsidRPr="175694AF">
        <w:rPr>
          <w:rFonts w:ascii="Times New Roman" w:hAnsi="Times New Roman" w:cs="Times New Roman"/>
        </w:rPr>
        <w:t xml:space="preserve">модуль </w:t>
      </w:r>
      <w:proofErr w:type="spellStart"/>
      <w:r w:rsidR="1FE441F8" w:rsidRPr="175694AF">
        <w:rPr>
          <w:rFonts w:ascii="Times New Roman" w:hAnsi="Times New Roman" w:cs="Times New Roman"/>
        </w:rPr>
        <w:t>ProtoLLM.rags</w:t>
      </w:r>
      <w:proofErr w:type="spellEnd"/>
      <w:r w:rsidR="1FE441F8" w:rsidRPr="175694AF">
        <w:rPr>
          <w:rFonts w:ascii="Times New Roman" w:hAnsi="Times New Roman" w:cs="Times New Roman"/>
        </w:rPr>
        <w:t xml:space="preserve"> для работы с векторной базой данных </w:t>
      </w:r>
      <w:proofErr w:type="spellStart"/>
      <w:r w:rsidR="1FE441F8" w:rsidRPr="175694AF">
        <w:rPr>
          <w:rFonts w:ascii="Times New Roman" w:hAnsi="Times New Roman" w:cs="Times New Roman"/>
        </w:rPr>
        <w:t>ChromaDB</w:t>
      </w:r>
      <w:proofErr w:type="spellEnd"/>
      <w:r w:rsidR="3224B134" w:rsidRPr="175694AF">
        <w:rPr>
          <w:rFonts w:ascii="Times New Roman" w:hAnsi="Times New Roman" w:cs="Times New Roman"/>
        </w:rPr>
        <w:t>. Модуль позволяет создавать и удалять коллекции, загружать данные в коллекции, а также извлекать инфо</w:t>
      </w:r>
      <w:r w:rsidR="4C1DAC54" w:rsidRPr="175694AF">
        <w:rPr>
          <w:rFonts w:ascii="Times New Roman" w:hAnsi="Times New Roman" w:cs="Times New Roman"/>
        </w:rPr>
        <w:t>рмацию, наиболее подходящую для ответа на вопрос пользователя.</w:t>
      </w:r>
    </w:p>
    <w:p w14:paraId="77C73757" w14:textId="2C0F7A03" w:rsidR="4BC85338" w:rsidRDefault="4BC85338" w:rsidP="4BC85338">
      <w:pPr>
        <w:spacing w:before="240" w:after="120" w:line="360" w:lineRule="auto"/>
        <w:ind w:firstLine="708"/>
        <w:jc w:val="both"/>
        <w:outlineLvl w:val="2"/>
        <w:rPr>
          <w:rFonts w:ascii="Times New Roman" w:eastAsia="Times New Roman" w:hAnsi="Times New Roman" w:cs="Times New Roman"/>
        </w:rPr>
      </w:pPr>
    </w:p>
    <w:p w14:paraId="64C0CE03" w14:textId="7764BDD9" w:rsidR="4BC85338" w:rsidRDefault="4BC85338" w:rsidP="4BC85338">
      <w:pPr>
        <w:spacing w:before="240" w:after="120" w:line="360" w:lineRule="auto"/>
        <w:ind w:firstLine="708"/>
        <w:jc w:val="both"/>
        <w:outlineLvl w:val="2"/>
        <w:rPr>
          <w:rFonts w:ascii="Times New Roman" w:eastAsia="Times New Roman" w:hAnsi="Times New Roman" w:cs="Times New Roman"/>
        </w:rPr>
      </w:pPr>
    </w:p>
    <w:p w14:paraId="1217FCF9" w14:textId="45319209" w:rsidR="2373A60F" w:rsidRDefault="2373A60F" w:rsidP="7BE13A05">
      <w:pPr>
        <w:spacing w:before="240" w:after="120" w:line="360" w:lineRule="auto"/>
        <w:ind w:firstLine="708"/>
        <w:jc w:val="both"/>
      </w:pPr>
    </w:p>
    <w:p w14:paraId="59E3A171" w14:textId="37975AC3" w:rsidR="75A512DD" w:rsidRPr="007A15A0" w:rsidRDefault="00761836" w:rsidP="008F6F78">
      <w:pPr>
        <w:pStyle w:val="ListParagraph"/>
        <w:numPr>
          <w:ilvl w:val="2"/>
          <w:numId w:val="2"/>
        </w:numPr>
        <w:spacing w:before="240" w:after="120" w:line="360" w:lineRule="auto"/>
        <w:ind w:left="0" w:firstLine="709"/>
        <w:jc w:val="both"/>
        <w:outlineLvl w:val="2"/>
        <w:rPr>
          <w:rFonts w:ascii="Times New Roman" w:hAnsi="Times New Roman" w:cs="Times New Roman"/>
          <w:b/>
          <w:bCs/>
        </w:rPr>
      </w:pPr>
      <w:bookmarkStart w:id="35" w:name="_Toc185708533"/>
      <w:r w:rsidRPr="4D110CB8">
        <w:rPr>
          <w:rFonts w:ascii="Times New Roman" w:eastAsia="Times New Roman" w:hAnsi="Times New Roman" w:cs="Times New Roman"/>
          <w:lang w:eastAsia="ru-RU"/>
        </w:rPr>
        <w:t xml:space="preserve">Создание новых лекарственных молекул для химической отрасли на </w:t>
      </w:r>
      <w:proofErr w:type="spellStart"/>
      <w:r w:rsidR="007A15A0">
        <w:rPr>
          <w:rFonts w:ascii="Times New Roman" w:eastAsia="Times New Roman" w:hAnsi="Times New Roman" w:cs="Times New Roman"/>
          <w:lang w:eastAsia="ru-RU"/>
        </w:rPr>
        <w:t>мульти</w:t>
      </w:r>
      <w:r w:rsidRPr="4D110CB8">
        <w:rPr>
          <w:rFonts w:ascii="Times New Roman" w:eastAsia="Times New Roman" w:hAnsi="Times New Roman" w:cs="Times New Roman"/>
          <w:lang w:eastAsia="ru-RU"/>
        </w:rPr>
        <w:t>агентной</w:t>
      </w:r>
      <w:proofErr w:type="spellEnd"/>
      <w:r w:rsidRPr="4D110CB8">
        <w:rPr>
          <w:rFonts w:ascii="Times New Roman" w:eastAsia="Times New Roman" w:hAnsi="Times New Roman" w:cs="Times New Roman"/>
          <w:lang w:eastAsia="ru-RU"/>
        </w:rPr>
        <w:t xml:space="preserve"> реализации</w:t>
      </w:r>
      <w:r>
        <w:rPr>
          <w:rFonts w:ascii="Times New Roman" w:eastAsia="Times New Roman" w:hAnsi="Times New Roman" w:cs="Times New Roman"/>
          <w:lang w:eastAsia="ru-RU"/>
        </w:rPr>
        <w:t xml:space="preserve"> </w:t>
      </w:r>
      <w:r w:rsidRPr="00441EFF">
        <w:rPr>
          <w:rFonts w:ascii="Times New Roman" w:eastAsia="Times New Roman" w:hAnsi="Times New Roman" w:cs="Times New Roman"/>
          <w:highlight w:val="yellow"/>
          <w:lang w:eastAsia="ru-RU"/>
        </w:rPr>
        <w:t>(</w:t>
      </w:r>
      <w:proofErr w:type="spellStart"/>
      <w:r w:rsidRPr="00441EFF">
        <w:rPr>
          <w:rFonts w:ascii="Times New Roman" w:eastAsia="Times New Roman" w:hAnsi="Times New Roman" w:cs="Times New Roman"/>
          <w:highlight w:val="yellow"/>
          <w:lang w:eastAsia="ru-RU"/>
        </w:rPr>
        <w:t>Жидковская</w:t>
      </w:r>
      <w:proofErr w:type="spellEnd"/>
      <w:r w:rsidRPr="00441EFF">
        <w:rPr>
          <w:rFonts w:ascii="Times New Roman" w:eastAsia="Times New Roman" w:hAnsi="Times New Roman" w:cs="Times New Roman"/>
          <w:highlight w:val="yellow"/>
          <w:lang w:eastAsia="ru-RU"/>
        </w:rPr>
        <w:t>)</w:t>
      </w:r>
      <w:bookmarkEnd w:id="35"/>
    </w:p>
    <w:p w14:paraId="78A75A0E" w14:textId="16519A4B" w:rsidR="10CB4FBE" w:rsidRDefault="10CB4FBE" w:rsidP="0E5F80FC">
      <w:pPr>
        <w:spacing w:before="240" w:after="120" w:line="360" w:lineRule="auto"/>
        <w:ind w:firstLine="708"/>
        <w:jc w:val="both"/>
        <w:outlineLvl w:val="2"/>
        <w:rPr>
          <w:rFonts w:ascii="Times New Roman" w:hAnsi="Times New Roman" w:cs="Times New Roman"/>
        </w:rPr>
      </w:pPr>
      <w:bookmarkStart w:id="36" w:name="_Toc185708534"/>
      <w:r w:rsidRPr="0E5F80FC">
        <w:rPr>
          <w:rFonts w:ascii="Times New Roman" w:hAnsi="Times New Roman" w:cs="Times New Roman"/>
        </w:rPr>
        <w:t xml:space="preserve">Химическая </w:t>
      </w:r>
      <w:r w:rsidRPr="315AC0FE">
        <w:rPr>
          <w:rFonts w:ascii="Times New Roman" w:hAnsi="Times New Roman" w:cs="Times New Roman"/>
        </w:rPr>
        <w:t>мульт</w:t>
      </w:r>
      <w:r w:rsidR="08AE0C2C" w:rsidRPr="315AC0FE">
        <w:rPr>
          <w:rFonts w:ascii="Times New Roman" w:hAnsi="Times New Roman" w:cs="Times New Roman"/>
        </w:rPr>
        <w:t>и</w:t>
      </w:r>
      <w:r w:rsidR="08AE0C2C" w:rsidRPr="18E297DA">
        <w:rPr>
          <w:rFonts w:ascii="Times New Roman" w:hAnsi="Times New Roman" w:cs="Times New Roman"/>
        </w:rPr>
        <w:t>-</w:t>
      </w:r>
      <w:proofErr w:type="spellStart"/>
      <w:r w:rsidR="08AE0C2C" w:rsidRPr="315AC0FE">
        <w:rPr>
          <w:rFonts w:ascii="Times New Roman" w:hAnsi="Times New Roman" w:cs="Times New Roman"/>
        </w:rPr>
        <w:t>а</w:t>
      </w:r>
      <w:r w:rsidRPr="315AC0FE">
        <w:rPr>
          <w:rFonts w:ascii="Times New Roman" w:hAnsi="Times New Roman" w:cs="Times New Roman"/>
        </w:rPr>
        <w:t>гентная</w:t>
      </w:r>
      <w:proofErr w:type="spellEnd"/>
      <w:r w:rsidRPr="0E5F80FC">
        <w:rPr>
          <w:rFonts w:ascii="Times New Roman" w:hAnsi="Times New Roman" w:cs="Times New Roman"/>
        </w:rPr>
        <w:t xml:space="preserve"> LLM система является AI-помощником для специалистов в области химии по генерации новых лекарственных молекул исходя из содержания запроса пользователя.</w:t>
      </w:r>
      <w:bookmarkEnd w:id="36"/>
      <w:r w:rsidRPr="0E5F80FC">
        <w:rPr>
          <w:rFonts w:ascii="Times New Roman" w:hAnsi="Times New Roman" w:cs="Times New Roman"/>
        </w:rPr>
        <w:t xml:space="preserve"> </w:t>
      </w:r>
    </w:p>
    <w:p w14:paraId="26C9A97E" w14:textId="0F190BDD" w:rsidR="10CB4FBE" w:rsidRDefault="10CB4FBE" w:rsidP="4BC92E4C">
      <w:pPr>
        <w:spacing w:before="240" w:after="120" w:line="360" w:lineRule="auto"/>
        <w:ind w:firstLine="708"/>
        <w:jc w:val="both"/>
        <w:rPr>
          <w:rFonts w:ascii="Times New Roman" w:hAnsi="Times New Roman" w:cs="Times New Roman"/>
        </w:rPr>
      </w:pPr>
      <w:r w:rsidRPr="69FDD1FC">
        <w:rPr>
          <w:rFonts w:ascii="Times New Roman" w:hAnsi="Times New Roman" w:cs="Times New Roman"/>
        </w:rPr>
        <w:t xml:space="preserve">Система состоит из двух агентов: </w:t>
      </w:r>
      <w:proofErr w:type="spellStart"/>
      <w:r w:rsidRPr="69FDD1FC">
        <w:rPr>
          <w:rFonts w:ascii="Times New Roman" w:hAnsi="Times New Roman" w:cs="Times New Roman"/>
        </w:rPr>
        <w:t>Decomposer</w:t>
      </w:r>
      <w:proofErr w:type="spellEnd"/>
      <w:r w:rsidRPr="69FDD1FC">
        <w:rPr>
          <w:rFonts w:ascii="Times New Roman" w:hAnsi="Times New Roman" w:cs="Times New Roman"/>
        </w:rPr>
        <w:t xml:space="preserve">, </w:t>
      </w:r>
      <w:proofErr w:type="spellStart"/>
      <w:r w:rsidRPr="69FDD1FC">
        <w:rPr>
          <w:rFonts w:ascii="Times New Roman" w:hAnsi="Times New Roman" w:cs="Times New Roman"/>
        </w:rPr>
        <w:t>Conductor</w:t>
      </w:r>
      <w:proofErr w:type="spellEnd"/>
      <w:r w:rsidRPr="69FDD1FC">
        <w:rPr>
          <w:rFonts w:ascii="Times New Roman" w:hAnsi="Times New Roman" w:cs="Times New Roman"/>
        </w:rPr>
        <w:t xml:space="preserve">. Агент </w:t>
      </w:r>
      <w:proofErr w:type="spellStart"/>
      <w:r w:rsidRPr="69FDD1FC">
        <w:rPr>
          <w:rFonts w:ascii="Times New Roman" w:hAnsi="Times New Roman" w:cs="Times New Roman"/>
        </w:rPr>
        <w:t>Decomposer</w:t>
      </w:r>
      <w:proofErr w:type="spellEnd"/>
      <w:r w:rsidR="1D0B8E4F" w:rsidRPr="69FDD1FC">
        <w:rPr>
          <w:rFonts w:ascii="Times New Roman" w:hAnsi="Times New Roman" w:cs="Times New Roman"/>
        </w:rPr>
        <w:t xml:space="preserve"> </w:t>
      </w:r>
      <w:r w:rsidRPr="69FDD1FC">
        <w:rPr>
          <w:rFonts w:ascii="Times New Roman" w:hAnsi="Times New Roman" w:cs="Times New Roman"/>
        </w:rPr>
        <w:t xml:space="preserve">принимает </w:t>
      </w:r>
      <w:r w:rsidR="53878160" w:rsidRPr="69FDD1FC">
        <w:rPr>
          <w:rFonts w:ascii="Times New Roman" w:hAnsi="Times New Roman" w:cs="Times New Roman"/>
        </w:rPr>
        <w:t xml:space="preserve">на вход запрос пользователя и </w:t>
      </w:r>
      <w:r w:rsidR="65E404E9" w:rsidRPr="69FDD1FC">
        <w:rPr>
          <w:rFonts w:ascii="Times New Roman" w:hAnsi="Times New Roman" w:cs="Times New Roman"/>
        </w:rPr>
        <w:t xml:space="preserve">определяет задачи исходя из содержания. Агент может определить от 1 до 5 задач в рамках одного запроса. </w:t>
      </w:r>
    </w:p>
    <w:p w14:paraId="14794BDB" w14:textId="4F8E438F" w:rsidR="734B5220" w:rsidRPr="00AF2242" w:rsidRDefault="734B5220" w:rsidP="5B609A52">
      <w:pPr>
        <w:spacing w:before="240" w:after="120" w:line="360" w:lineRule="auto"/>
        <w:ind w:firstLine="708"/>
        <w:jc w:val="both"/>
        <w:rPr>
          <w:rFonts w:ascii="Times New Roman" w:hAnsi="Times New Roman" w:cs="Times New Roman"/>
          <w:lang w:val="en-US"/>
        </w:rPr>
      </w:pPr>
      <w:r w:rsidRPr="6749C142">
        <w:rPr>
          <w:rFonts w:ascii="Times New Roman" w:hAnsi="Times New Roman" w:cs="Times New Roman"/>
        </w:rPr>
        <w:t xml:space="preserve">Пример запроса пользователя </w:t>
      </w:r>
      <w:r w:rsidRPr="11027300">
        <w:rPr>
          <w:rFonts w:ascii="Times New Roman" w:hAnsi="Times New Roman" w:cs="Times New Roman"/>
        </w:rPr>
        <w:t xml:space="preserve">и </w:t>
      </w:r>
      <w:r w:rsidRPr="06F7F5CA">
        <w:rPr>
          <w:rFonts w:ascii="Times New Roman" w:hAnsi="Times New Roman" w:cs="Times New Roman"/>
        </w:rPr>
        <w:t>результат</w:t>
      </w:r>
      <w:r w:rsidRPr="11027300">
        <w:rPr>
          <w:rFonts w:ascii="Times New Roman" w:hAnsi="Times New Roman" w:cs="Times New Roman"/>
        </w:rPr>
        <w:t xml:space="preserve"> </w:t>
      </w:r>
      <w:r w:rsidRPr="55C1CCF0">
        <w:rPr>
          <w:rFonts w:ascii="Times New Roman" w:hAnsi="Times New Roman" w:cs="Times New Roman"/>
        </w:rPr>
        <w:t xml:space="preserve">работы агента </w:t>
      </w:r>
      <w:proofErr w:type="spellStart"/>
      <w:r w:rsidRPr="3F7EDFCC">
        <w:rPr>
          <w:rFonts w:ascii="Times New Roman" w:hAnsi="Times New Roman" w:cs="Times New Roman"/>
        </w:rPr>
        <w:t>Decomposer</w:t>
      </w:r>
      <w:proofErr w:type="spellEnd"/>
      <w:r w:rsidRPr="73605BCA">
        <w:rPr>
          <w:rFonts w:ascii="Times New Roman" w:hAnsi="Times New Roman" w:cs="Times New Roman"/>
        </w:rPr>
        <w:t>.</w:t>
      </w:r>
      <w:r w:rsidR="00959FA2" w:rsidRPr="5B609A52">
        <w:rPr>
          <w:rFonts w:ascii="Times New Roman" w:hAnsi="Times New Roman" w:cs="Times New Roman"/>
        </w:rPr>
        <w:t xml:space="preserve"> </w:t>
      </w:r>
      <w:r w:rsidRPr="1CFEF6AD">
        <w:rPr>
          <w:rFonts w:ascii="Times New Roman" w:hAnsi="Times New Roman" w:cs="Times New Roman"/>
        </w:rPr>
        <w:t>Запрос</w:t>
      </w:r>
      <w:r w:rsidRPr="00AF2242">
        <w:rPr>
          <w:rFonts w:ascii="Times New Roman" w:hAnsi="Times New Roman" w:cs="Times New Roman"/>
          <w:lang w:val="en-US"/>
        </w:rPr>
        <w:t xml:space="preserve"> </w:t>
      </w:r>
      <w:r w:rsidRPr="1CFEF6AD">
        <w:rPr>
          <w:rFonts w:ascii="Times New Roman" w:hAnsi="Times New Roman" w:cs="Times New Roman"/>
        </w:rPr>
        <w:t>пользователя</w:t>
      </w:r>
      <w:r w:rsidRPr="00AF2242">
        <w:rPr>
          <w:rFonts w:ascii="Times New Roman" w:hAnsi="Times New Roman" w:cs="Times New Roman"/>
          <w:lang w:val="en-US"/>
        </w:rPr>
        <w:t>:</w:t>
      </w:r>
    </w:p>
    <w:p w14:paraId="0946BF5A" w14:textId="1A5E3350" w:rsidR="2481F4DE" w:rsidRPr="00AF2242" w:rsidRDefault="734B5220" w:rsidP="2481F4DE">
      <w:pPr>
        <w:spacing w:before="240" w:after="120" w:line="360" w:lineRule="auto"/>
        <w:ind w:firstLine="708"/>
        <w:jc w:val="both"/>
        <w:rPr>
          <w:rFonts w:ascii="Times New Roman" w:hAnsi="Times New Roman" w:cs="Times New Roman"/>
          <w:i/>
          <w:lang w:val="en-US"/>
        </w:rPr>
      </w:pPr>
      <w:r w:rsidRPr="00AF2242">
        <w:rPr>
          <w:rFonts w:ascii="Times New Roman" w:hAnsi="Times New Roman" w:cs="Times New Roman"/>
          <w:i/>
          <w:lang w:val="en-US"/>
        </w:rPr>
        <w:t>“Generate GSK-3beta inhibitors with high docking score and low brain-blood barrier permeability. Generate inhibitors of KRAS protein with G12C mutation. The inhibitors should be selective, meaning they should not bind with HRAS and NRAS proteins.”</w:t>
      </w:r>
      <w:r w:rsidR="386E1C31" w:rsidRPr="00AF2242">
        <w:rPr>
          <w:rFonts w:ascii="Times New Roman" w:hAnsi="Times New Roman" w:cs="Times New Roman"/>
          <w:i/>
          <w:lang w:val="en-US"/>
        </w:rPr>
        <w:t>.</w:t>
      </w:r>
    </w:p>
    <w:p w14:paraId="5F4EE79E" w14:textId="6AFC526F" w:rsidR="386E1C31" w:rsidRPr="00AF2242" w:rsidRDefault="386E1C31" w:rsidP="670FCDCD">
      <w:pPr>
        <w:spacing w:before="240" w:after="120" w:line="360" w:lineRule="auto"/>
        <w:ind w:firstLine="708"/>
        <w:jc w:val="both"/>
        <w:rPr>
          <w:rFonts w:ascii="Times New Roman" w:hAnsi="Times New Roman" w:cs="Times New Roman"/>
          <w:lang w:val="en-US"/>
        </w:rPr>
      </w:pPr>
      <w:r w:rsidRPr="02DC652F">
        <w:rPr>
          <w:rFonts w:ascii="Times New Roman" w:hAnsi="Times New Roman" w:cs="Times New Roman"/>
        </w:rPr>
        <w:t>Ответ</w:t>
      </w:r>
      <w:r w:rsidRPr="00AF2242">
        <w:rPr>
          <w:rFonts w:ascii="Times New Roman" w:hAnsi="Times New Roman" w:cs="Times New Roman"/>
          <w:lang w:val="en-US"/>
        </w:rPr>
        <w:t xml:space="preserve"> </w:t>
      </w:r>
      <w:r w:rsidRPr="02DC652F">
        <w:rPr>
          <w:rFonts w:ascii="Times New Roman" w:hAnsi="Times New Roman" w:cs="Times New Roman"/>
        </w:rPr>
        <w:t>агента</w:t>
      </w:r>
      <w:r w:rsidRPr="00AF2242">
        <w:rPr>
          <w:rFonts w:ascii="Times New Roman" w:hAnsi="Times New Roman" w:cs="Times New Roman"/>
          <w:lang w:val="en-US"/>
        </w:rPr>
        <w:t xml:space="preserve"> Decomposer:</w:t>
      </w:r>
    </w:p>
    <w:p w14:paraId="1A9799BE" w14:textId="18F2437C" w:rsidR="386E1C31" w:rsidRPr="005C09A7" w:rsidRDefault="386E1C31" w:rsidP="067E6DEC">
      <w:pPr>
        <w:spacing w:before="240" w:after="120" w:line="360" w:lineRule="auto"/>
        <w:ind w:firstLine="708"/>
        <w:jc w:val="both"/>
        <w:rPr>
          <w:rFonts w:ascii="Times New Roman" w:hAnsi="Times New Roman" w:cs="Times New Roman"/>
          <w:i/>
          <w:lang w:val="en-US"/>
        </w:rPr>
      </w:pPr>
      <w:r w:rsidRPr="35108F6F">
        <w:rPr>
          <w:rFonts w:ascii="Times New Roman" w:hAnsi="Times New Roman" w:cs="Times New Roman"/>
          <w:i/>
          <w:lang w:val="en-US"/>
        </w:rPr>
        <w:t>“[“Generate GSK-3beta inhibitors with high docking score and low brain-blood barrier permeability</w:t>
      </w:r>
      <w:r w:rsidRPr="2F0A19CD">
        <w:rPr>
          <w:rFonts w:ascii="Times New Roman" w:hAnsi="Times New Roman" w:cs="Times New Roman"/>
          <w:i/>
          <w:iCs/>
          <w:lang w:val="en-US"/>
        </w:rPr>
        <w:t>.</w:t>
      </w:r>
      <w:r w:rsidR="0A8730BF" w:rsidRPr="2F0A19CD">
        <w:rPr>
          <w:rFonts w:ascii="Times New Roman" w:hAnsi="Times New Roman" w:cs="Times New Roman"/>
          <w:i/>
          <w:iCs/>
          <w:lang w:val="en-US"/>
        </w:rPr>
        <w:t>”,</w:t>
      </w:r>
      <w:r w:rsidRPr="69F761CD">
        <w:rPr>
          <w:rFonts w:ascii="Times New Roman" w:hAnsi="Times New Roman" w:cs="Times New Roman"/>
          <w:i/>
          <w:iCs/>
          <w:lang w:val="en-US"/>
        </w:rPr>
        <w:t xml:space="preserve"> </w:t>
      </w:r>
      <w:r w:rsidR="47B971DB" w:rsidRPr="69F761CD">
        <w:rPr>
          <w:rFonts w:ascii="Times New Roman" w:hAnsi="Times New Roman" w:cs="Times New Roman"/>
          <w:i/>
          <w:iCs/>
          <w:lang w:val="en-US"/>
        </w:rPr>
        <w:t>“</w:t>
      </w:r>
      <w:r w:rsidRPr="35108F6F">
        <w:rPr>
          <w:rFonts w:ascii="Times New Roman" w:hAnsi="Times New Roman" w:cs="Times New Roman"/>
          <w:i/>
          <w:lang w:val="en-US"/>
        </w:rPr>
        <w:t xml:space="preserve">Generate inhibitors of KRAS protein with G12C </w:t>
      </w:r>
      <w:proofErr w:type="spellStart"/>
      <w:r w:rsidRPr="35108F6F">
        <w:rPr>
          <w:rFonts w:ascii="Times New Roman" w:hAnsi="Times New Roman" w:cs="Times New Roman"/>
          <w:i/>
          <w:lang w:val="en-US"/>
        </w:rPr>
        <w:t>mutation</w:t>
      </w:r>
      <w:r w:rsidRPr="35108F6F">
        <w:rPr>
          <w:rFonts w:ascii="Times New Roman" w:hAnsi="Times New Roman" w:cs="Times New Roman"/>
          <w:i/>
          <w:iCs/>
          <w:lang w:val="en-US"/>
        </w:rPr>
        <w:t>.</w:t>
      </w:r>
      <w:r w:rsidRPr="35108F6F">
        <w:rPr>
          <w:rFonts w:ascii="Times New Roman" w:hAnsi="Times New Roman" w:cs="Times New Roman"/>
          <w:i/>
          <w:lang w:val="en-US"/>
        </w:rPr>
        <w:t>The</w:t>
      </w:r>
      <w:proofErr w:type="spellEnd"/>
      <w:r w:rsidRPr="35108F6F">
        <w:rPr>
          <w:rFonts w:ascii="Times New Roman" w:hAnsi="Times New Roman" w:cs="Times New Roman"/>
          <w:i/>
          <w:lang w:val="en-US"/>
        </w:rPr>
        <w:t xml:space="preserve"> inhibitors should be selective, meaning they should not bind with HRAS and NRAS proteins.”]”</w:t>
      </w:r>
      <w:r w:rsidR="112396AE" w:rsidRPr="35108F6F">
        <w:rPr>
          <w:rFonts w:ascii="Times New Roman" w:hAnsi="Times New Roman" w:cs="Times New Roman"/>
          <w:i/>
          <w:lang w:val="en-US"/>
        </w:rPr>
        <w:t>.</w:t>
      </w:r>
    </w:p>
    <w:p w14:paraId="5C8996D5" w14:textId="25BB8215" w:rsidR="112396AE" w:rsidRDefault="112396AE" w:rsidP="00B8478F">
      <w:pPr>
        <w:spacing w:before="240" w:after="120" w:line="360" w:lineRule="auto"/>
        <w:ind w:firstLine="708"/>
        <w:jc w:val="both"/>
        <w:rPr>
          <w:rFonts w:ascii="Times New Roman" w:hAnsi="Times New Roman" w:cs="Times New Roman"/>
        </w:rPr>
      </w:pPr>
      <w:r w:rsidRPr="16212D51">
        <w:rPr>
          <w:rFonts w:ascii="Times New Roman" w:hAnsi="Times New Roman" w:cs="Times New Roman"/>
        </w:rPr>
        <w:t xml:space="preserve">Далее агент </w:t>
      </w:r>
      <w:proofErr w:type="spellStart"/>
      <w:r w:rsidRPr="2F9CDA43">
        <w:rPr>
          <w:rFonts w:ascii="Times New Roman" w:hAnsi="Times New Roman" w:cs="Times New Roman"/>
        </w:rPr>
        <w:t>Conductor</w:t>
      </w:r>
      <w:proofErr w:type="spellEnd"/>
      <w:r w:rsidRPr="2F9CDA43">
        <w:rPr>
          <w:rFonts w:ascii="Times New Roman" w:hAnsi="Times New Roman" w:cs="Times New Roman"/>
        </w:rPr>
        <w:t xml:space="preserve"> </w:t>
      </w:r>
      <w:r w:rsidRPr="5B87DF6B">
        <w:rPr>
          <w:rFonts w:ascii="Times New Roman" w:hAnsi="Times New Roman" w:cs="Times New Roman"/>
        </w:rPr>
        <w:t xml:space="preserve">обрабатывает </w:t>
      </w:r>
      <w:r w:rsidRPr="3EC7DA60">
        <w:rPr>
          <w:rFonts w:ascii="Times New Roman" w:hAnsi="Times New Roman" w:cs="Times New Roman"/>
        </w:rPr>
        <w:t xml:space="preserve">каждую из </w:t>
      </w:r>
      <w:r w:rsidRPr="25DA61BD">
        <w:rPr>
          <w:rFonts w:ascii="Times New Roman" w:hAnsi="Times New Roman" w:cs="Times New Roman"/>
        </w:rPr>
        <w:t xml:space="preserve">переданных задач от агента </w:t>
      </w:r>
      <w:proofErr w:type="spellStart"/>
      <w:r w:rsidRPr="26AA5D50">
        <w:rPr>
          <w:rFonts w:ascii="Times New Roman" w:hAnsi="Times New Roman" w:cs="Times New Roman"/>
        </w:rPr>
        <w:t>Decomposer</w:t>
      </w:r>
      <w:proofErr w:type="spellEnd"/>
      <w:r w:rsidRPr="26AA5D50">
        <w:rPr>
          <w:rFonts w:ascii="Times New Roman" w:hAnsi="Times New Roman" w:cs="Times New Roman"/>
        </w:rPr>
        <w:t xml:space="preserve"> в отдельности</w:t>
      </w:r>
      <w:r w:rsidRPr="4835A30D">
        <w:rPr>
          <w:rFonts w:ascii="Times New Roman" w:hAnsi="Times New Roman" w:cs="Times New Roman"/>
        </w:rPr>
        <w:t xml:space="preserve">, </w:t>
      </w:r>
      <w:r w:rsidRPr="29920C03">
        <w:rPr>
          <w:rFonts w:ascii="Times New Roman" w:hAnsi="Times New Roman" w:cs="Times New Roman"/>
        </w:rPr>
        <w:t xml:space="preserve">определяет нужную </w:t>
      </w:r>
      <w:r w:rsidRPr="75776B2A">
        <w:rPr>
          <w:rFonts w:ascii="Times New Roman" w:hAnsi="Times New Roman" w:cs="Times New Roman"/>
        </w:rPr>
        <w:t>функцию (</w:t>
      </w:r>
      <w:r w:rsidRPr="091D158D">
        <w:rPr>
          <w:rFonts w:ascii="Times New Roman" w:hAnsi="Times New Roman" w:cs="Times New Roman"/>
        </w:rPr>
        <w:t xml:space="preserve">функции </w:t>
      </w:r>
      <w:r w:rsidRPr="64F60059">
        <w:rPr>
          <w:rFonts w:ascii="Times New Roman" w:hAnsi="Times New Roman" w:cs="Times New Roman"/>
        </w:rPr>
        <w:t xml:space="preserve">совпадают с </w:t>
      </w:r>
      <w:r w:rsidRPr="7E976D42">
        <w:rPr>
          <w:rFonts w:ascii="Times New Roman" w:hAnsi="Times New Roman" w:cs="Times New Roman"/>
        </w:rPr>
        <w:t xml:space="preserve">указанными в </w:t>
      </w:r>
      <w:r w:rsidRPr="34B085BB">
        <w:rPr>
          <w:rFonts w:ascii="Times New Roman" w:hAnsi="Times New Roman" w:cs="Times New Roman"/>
        </w:rPr>
        <w:t>раздел</w:t>
      </w:r>
      <w:r w:rsidR="360EEFCF" w:rsidRPr="34B085BB">
        <w:rPr>
          <w:rFonts w:ascii="Times New Roman" w:hAnsi="Times New Roman" w:cs="Times New Roman"/>
        </w:rPr>
        <w:t>е</w:t>
      </w:r>
      <w:r w:rsidR="360EEFCF" w:rsidRPr="7105CAAA">
        <w:rPr>
          <w:rFonts w:ascii="Times New Roman" w:hAnsi="Times New Roman" w:cs="Times New Roman"/>
        </w:rPr>
        <w:t xml:space="preserve"> </w:t>
      </w:r>
      <w:r w:rsidR="360EEFCF" w:rsidRPr="0C4EEF89">
        <w:rPr>
          <w:rFonts w:ascii="Times New Roman" w:hAnsi="Times New Roman" w:cs="Times New Roman"/>
        </w:rPr>
        <w:t>3.</w:t>
      </w:r>
      <w:r w:rsidR="360EEFCF" w:rsidRPr="37B98E5D">
        <w:rPr>
          <w:rFonts w:ascii="Times New Roman" w:hAnsi="Times New Roman" w:cs="Times New Roman"/>
        </w:rPr>
        <w:t>2.1</w:t>
      </w:r>
      <w:r w:rsidR="360EEFCF" w:rsidRPr="442CE30F">
        <w:rPr>
          <w:rFonts w:ascii="Times New Roman" w:hAnsi="Times New Roman" w:cs="Times New Roman"/>
        </w:rPr>
        <w:t xml:space="preserve">), </w:t>
      </w:r>
      <w:r w:rsidR="360EEFCF" w:rsidRPr="3FF6EAFD">
        <w:rPr>
          <w:rFonts w:ascii="Times New Roman" w:hAnsi="Times New Roman" w:cs="Times New Roman"/>
        </w:rPr>
        <w:t>вызывает</w:t>
      </w:r>
      <w:r w:rsidR="6ED3F162" w:rsidRPr="0003C7E9">
        <w:rPr>
          <w:rFonts w:ascii="Times New Roman" w:hAnsi="Times New Roman" w:cs="Times New Roman"/>
        </w:rPr>
        <w:t>,</w:t>
      </w:r>
      <w:r w:rsidR="360EEFCF" w:rsidRPr="3FF6EAFD">
        <w:rPr>
          <w:rFonts w:ascii="Times New Roman" w:hAnsi="Times New Roman" w:cs="Times New Roman"/>
        </w:rPr>
        <w:t xml:space="preserve"> </w:t>
      </w:r>
      <w:r w:rsidR="360EEFCF" w:rsidRPr="5A201FCB">
        <w:rPr>
          <w:rFonts w:ascii="Times New Roman" w:hAnsi="Times New Roman" w:cs="Times New Roman"/>
        </w:rPr>
        <w:t xml:space="preserve">используя </w:t>
      </w:r>
      <w:r w:rsidR="360EEFCF" w:rsidRPr="13DB7AC6">
        <w:rPr>
          <w:rFonts w:ascii="Times New Roman" w:hAnsi="Times New Roman" w:cs="Times New Roman"/>
        </w:rPr>
        <w:t>возможности класса</w:t>
      </w:r>
      <w:r w:rsidR="58519D44" w:rsidRPr="13DB7AC6">
        <w:rPr>
          <w:rFonts w:ascii="Times New Roman" w:hAnsi="Times New Roman" w:cs="Times New Roman"/>
        </w:rPr>
        <w:t xml:space="preserve"> </w:t>
      </w:r>
      <w:proofErr w:type="spellStart"/>
      <w:r w:rsidR="360EEFCF" w:rsidRPr="13DB7AC6">
        <w:rPr>
          <w:rFonts w:ascii="Times New Roman" w:hAnsi="Times New Roman" w:cs="Times New Roman"/>
        </w:rPr>
        <w:t>AgentExecutor</w:t>
      </w:r>
      <w:proofErr w:type="spellEnd"/>
      <w:r w:rsidR="360EEFCF" w:rsidRPr="74657257">
        <w:rPr>
          <w:rFonts w:ascii="Times New Roman" w:hAnsi="Times New Roman" w:cs="Times New Roman"/>
        </w:rPr>
        <w:t xml:space="preserve"> из</w:t>
      </w:r>
      <w:r w:rsidR="360EEFCF" w:rsidRPr="4C3F6200">
        <w:rPr>
          <w:rFonts w:ascii="Times New Roman" w:hAnsi="Times New Roman" w:cs="Times New Roman"/>
        </w:rPr>
        <w:t xml:space="preserve"> </w:t>
      </w:r>
      <w:proofErr w:type="spellStart"/>
      <w:r w:rsidR="360EEFCF" w:rsidRPr="4954C1E3">
        <w:rPr>
          <w:rFonts w:ascii="Times New Roman" w:hAnsi="Times New Roman" w:cs="Times New Roman"/>
        </w:rPr>
        <w:t>LangChain</w:t>
      </w:r>
      <w:proofErr w:type="spellEnd"/>
      <w:r w:rsidR="2EC340F9" w:rsidRPr="640C1B68">
        <w:rPr>
          <w:rFonts w:ascii="Times New Roman" w:hAnsi="Times New Roman" w:cs="Times New Roman"/>
        </w:rPr>
        <w:t xml:space="preserve">, </w:t>
      </w:r>
      <w:r w:rsidR="2EC340F9" w:rsidRPr="69451C89">
        <w:rPr>
          <w:rFonts w:ascii="Times New Roman" w:hAnsi="Times New Roman" w:cs="Times New Roman"/>
        </w:rPr>
        <w:t xml:space="preserve">рефлексирует над </w:t>
      </w:r>
      <w:r w:rsidR="2EC340F9" w:rsidRPr="3A24A56E">
        <w:rPr>
          <w:rFonts w:ascii="Times New Roman" w:hAnsi="Times New Roman" w:cs="Times New Roman"/>
        </w:rPr>
        <w:t xml:space="preserve">результатом, при необходимости </w:t>
      </w:r>
      <w:r w:rsidR="2EC340F9" w:rsidRPr="6C2E32BE">
        <w:rPr>
          <w:rFonts w:ascii="Times New Roman" w:hAnsi="Times New Roman" w:cs="Times New Roman"/>
        </w:rPr>
        <w:t xml:space="preserve">запускает </w:t>
      </w:r>
      <w:r w:rsidR="2EC340F9" w:rsidRPr="06C49D9A">
        <w:rPr>
          <w:rFonts w:ascii="Times New Roman" w:hAnsi="Times New Roman" w:cs="Times New Roman"/>
        </w:rPr>
        <w:t xml:space="preserve">процесс определения </w:t>
      </w:r>
      <w:r w:rsidR="2EC340F9" w:rsidRPr="175D34B1">
        <w:rPr>
          <w:rFonts w:ascii="Times New Roman" w:hAnsi="Times New Roman" w:cs="Times New Roman"/>
        </w:rPr>
        <w:t>нужного инструмента заново</w:t>
      </w:r>
      <w:r w:rsidR="2EC340F9" w:rsidRPr="3CCBD479">
        <w:rPr>
          <w:rFonts w:ascii="Times New Roman" w:hAnsi="Times New Roman" w:cs="Times New Roman"/>
        </w:rPr>
        <w:t xml:space="preserve">, </w:t>
      </w:r>
      <w:r w:rsidR="2EC340F9" w:rsidRPr="2E542511">
        <w:rPr>
          <w:rFonts w:ascii="Times New Roman" w:hAnsi="Times New Roman" w:cs="Times New Roman"/>
        </w:rPr>
        <w:t xml:space="preserve">возвращает ответ </w:t>
      </w:r>
      <w:r w:rsidR="2EC340F9" w:rsidRPr="02AECEBB">
        <w:rPr>
          <w:rFonts w:ascii="Times New Roman" w:hAnsi="Times New Roman" w:cs="Times New Roman"/>
        </w:rPr>
        <w:t>на каждую из задач</w:t>
      </w:r>
      <w:r w:rsidR="15327780" w:rsidRPr="0003C7E9">
        <w:rPr>
          <w:rFonts w:ascii="Times New Roman" w:hAnsi="Times New Roman" w:cs="Times New Roman"/>
        </w:rPr>
        <w:t xml:space="preserve"> пользователю</w:t>
      </w:r>
      <w:r w:rsidR="2EC340F9" w:rsidRPr="591D2DD8">
        <w:rPr>
          <w:rFonts w:ascii="Times New Roman" w:hAnsi="Times New Roman" w:cs="Times New Roman"/>
        </w:rPr>
        <w:t>.</w:t>
      </w:r>
    </w:p>
    <w:p w14:paraId="384A4332" w14:textId="15894BBB" w:rsidR="2EC340F9" w:rsidRDefault="2EC340F9" w:rsidP="591D2DD8">
      <w:pPr>
        <w:spacing w:before="240" w:after="120" w:line="360" w:lineRule="auto"/>
        <w:ind w:firstLine="708"/>
        <w:jc w:val="both"/>
        <w:rPr>
          <w:rFonts w:ascii="Times New Roman" w:hAnsi="Times New Roman" w:cs="Times New Roman"/>
        </w:rPr>
      </w:pPr>
      <w:r w:rsidRPr="591D2DD8">
        <w:rPr>
          <w:rFonts w:ascii="Times New Roman" w:hAnsi="Times New Roman" w:cs="Times New Roman"/>
        </w:rPr>
        <w:t xml:space="preserve">Итоговый </w:t>
      </w:r>
      <w:r w:rsidRPr="3F6EA0EE">
        <w:rPr>
          <w:rFonts w:ascii="Times New Roman" w:hAnsi="Times New Roman" w:cs="Times New Roman"/>
        </w:rPr>
        <w:t xml:space="preserve">ответ </w:t>
      </w:r>
      <w:r w:rsidRPr="3ACE1DCE">
        <w:rPr>
          <w:rFonts w:ascii="Times New Roman" w:hAnsi="Times New Roman" w:cs="Times New Roman"/>
        </w:rPr>
        <w:t xml:space="preserve">возвращается </w:t>
      </w:r>
      <w:r w:rsidRPr="132A5F4B">
        <w:rPr>
          <w:rFonts w:ascii="Times New Roman" w:hAnsi="Times New Roman" w:cs="Times New Roman"/>
        </w:rPr>
        <w:t>пользователю по шагам</w:t>
      </w:r>
      <w:r w:rsidR="40CD3AEE" w:rsidRPr="1EF28A2E">
        <w:rPr>
          <w:rFonts w:ascii="Times New Roman" w:hAnsi="Times New Roman" w:cs="Times New Roman"/>
        </w:rPr>
        <w:t xml:space="preserve">, для каждой задачи в </w:t>
      </w:r>
      <w:r w:rsidR="40CD3AEE" w:rsidRPr="27666CC8">
        <w:rPr>
          <w:rFonts w:ascii="Times New Roman" w:hAnsi="Times New Roman" w:cs="Times New Roman"/>
        </w:rPr>
        <w:t>отдельности</w:t>
      </w:r>
      <w:r w:rsidRPr="1EF28A2E">
        <w:rPr>
          <w:rFonts w:ascii="Times New Roman" w:hAnsi="Times New Roman" w:cs="Times New Roman"/>
        </w:rPr>
        <w:t>.</w:t>
      </w:r>
      <w:r w:rsidRPr="507775D4">
        <w:rPr>
          <w:rFonts w:ascii="Times New Roman" w:hAnsi="Times New Roman" w:cs="Times New Roman"/>
        </w:rPr>
        <w:t xml:space="preserve"> </w:t>
      </w:r>
    </w:p>
    <w:p w14:paraId="211199BA" w14:textId="7309C6B1" w:rsidR="7FB10A4F" w:rsidRDefault="7FB10A4F" w:rsidP="51ED5DD6">
      <w:pPr>
        <w:spacing w:before="240" w:after="120" w:line="360" w:lineRule="auto"/>
        <w:ind w:firstLine="708"/>
        <w:jc w:val="both"/>
        <w:rPr>
          <w:rFonts w:ascii="Times New Roman" w:hAnsi="Times New Roman" w:cs="Times New Roman"/>
        </w:rPr>
      </w:pPr>
      <w:r w:rsidRPr="3387D25A">
        <w:rPr>
          <w:rFonts w:ascii="Times New Roman" w:hAnsi="Times New Roman" w:cs="Times New Roman"/>
        </w:rPr>
        <w:t xml:space="preserve">Для оценки </w:t>
      </w:r>
      <w:r w:rsidRPr="74E833CE">
        <w:rPr>
          <w:rFonts w:ascii="Times New Roman" w:hAnsi="Times New Roman" w:cs="Times New Roman"/>
        </w:rPr>
        <w:t xml:space="preserve">эффективности </w:t>
      </w:r>
      <w:r w:rsidRPr="725AEBD5">
        <w:rPr>
          <w:rFonts w:ascii="Times New Roman" w:hAnsi="Times New Roman" w:cs="Times New Roman"/>
        </w:rPr>
        <w:t xml:space="preserve">была произведена </w:t>
      </w:r>
      <w:r w:rsidRPr="5E62AECB">
        <w:rPr>
          <w:rFonts w:ascii="Times New Roman" w:hAnsi="Times New Roman" w:cs="Times New Roman"/>
        </w:rPr>
        <w:t xml:space="preserve">валидация </w:t>
      </w:r>
      <w:r w:rsidRPr="1DCC90DE">
        <w:rPr>
          <w:rFonts w:ascii="Times New Roman" w:hAnsi="Times New Roman" w:cs="Times New Roman"/>
        </w:rPr>
        <w:t>на датасете</w:t>
      </w:r>
      <w:r w:rsidRPr="2A7811E7">
        <w:rPr>
          <w:rFonts w:ascii="Times New Roman" w:hAnsi="Times New Roman" w:cs="Times New Roman"/>
        </w:rPr>
        <w:t xml:space="preserve"> из 300 </w:t>
      </w:r>
      <w:r w:rsidRPr="13A9B7C5">
        <w:rPr>
          <w:rFonts w:ascii="Times New Roman" w:hAnsi="Times New Roman" w:cs="Times New Roman"/>
        </w:rPr>
        <w:t xml:space="preserve">примеров, каждый из </w:t>
      </w:r>
      <w:r w:rsidRPr="43AE9B51">
        <w:rPr>
          <w:rFonts w:ascii="Times New Roman" w:hAnsi="Times New Roman" w:cs="Times New Roman"/>
        </w:rPr>
        <w:t>которых</w:t>
      </w:r>
      <w:r w:rsidRPr="5F4FED22">
        <w:rPr>
          <w:rFonts w:ascii="Times New Roman" w:hAnsi="Times New Roman" w:cs="Times New Roman"/>
        </w:rPr>
        <w:t xml:space="preserve"> состоял из 1-3 </w:t>
      </w:r>
      <w:r w:rsidRPr="05DE0134">
        <w:rPr>
          <w:rFonts w:ascii="Times New Roman" w:hAnsi="Times New Roman" w:cs="Times New Roman"/>
        </w:rPr>
        <w:t>задач.</w:t>
      </w:r>
    </w:p>
    <w:p w14:paraId="3C5909B7" w14:textId="1E8CC5E0" w:rsidR="7FB10A4F" w:rsidRDefault="7FB10A4F" w:rsidP="6BC69B79">
      <w:pPr>
        <w:spacing w:before="240" w:after="120" w:line="360" w:lineRule="auto"/>
        <w:ind w:firstLine="708"/>
        <w:jc w:val="both"/>
        <w:rPr>
          <w:rFonts w:ascii="Times New Roman" w:hAnsi="Times New Roman" w:cs="Times New Roman"/>
        </w:rPr>
      </w:pPr>
      <w:r w:rsidRPr="56B192B2">
        <w:rPr>
          <w:rFonts w:ascii="Times New Roman" w:hAnsi="Times New Roman" w:cs="Times New Roman"/>
        </w:rPr>
        <w:t xml:space="preserve">По результатам проверки было выяснено, что реализация из двух агентов справляется лучше реализации из одного агента. Метрики качества можно наблюдать в таблице </w:t>
      </w:r>
      <w:r w:rsidR="3033ECC0" w:rsidRPr="56B192B2">
        <w:rPr>
          <w:rFonts w:ascii="Times New Roman" w:hAnsi="Times New Roman" w:cs="Times New Roman"/>
        </w:rPr>
        <w:t>3.2.3.1</w:t>
      </w:r>
      <w:r w:rsidRPr="56B192B2">
        <w:rPr>
          <w:rFonts w:ascii="Times New Roman" w:hAnsi="Times New Roman" w:cs="Times New Roman"/>
        </w:rPr>
        <w:t>.</w:t>
      </w:r>
      <w:r w:rsidR="1B18E354" w:rsidRPr="56B192B2">
        <w:rPr>
          <w:rFonts w:ascii="Times New Roman" w:hAnsi="Times New Roman" w:cs="Times New Roman"/>
        </w:rPr>
        <w:t xml:space="preserve"> Значение точности определения инструментов совпадает с итоговой точностью в связи с тем, что ответы выдаются </w:t>
      </w:r>
      <w:r w:rsidR="6DB9B164" w:rsidRPr="56B192B2">
        <w:rPr>
          <w:rFonts w:ascii="Times New Roman" w:hAnsi="Times New Roman" w:cs="Times New Roman"/>
        </w:rPr>
        <w:t>пользователю в процессе их составления без составления итогового сообщения, содержащего информацию об ответах на каждую из задач.</w:t>
      </w:r>
    </w:p>
    <w:p w14:paraId="4E7233A7" w14:textId="03ACA7BF" w:rsidR="5701311B" w:rsidRDefault="5701311B" w:rsidP="652E9250">
      <w:pPr>
        <w:ind w:left="720"/>
        <w:jc w:val="both"/>
      </w:pPr>
      <w:r w:rsidRPr="56B192B2">
        <w:rPr>
          <w:rFonts w:ascii="Times New Roman" w:eastAsia="Times New Roman" w:hAnsi="Times New Roman" w:cs="Times New Roman"/>
          <w:color w:val="000000" w:themeColor="text1"/>
        </w:rPr>
        <w:t xml:space="preserve">Таблица </w:t>
      </w:r>
      <w:r w:rsidR="457CDD6C" w:rsidRPr="56B192B2">
        <w:rPr>
          <w:rFonts w:ascii="Times New Roman" w:eastAsia="Times New Roman" w:hAnsi="Times New Roman" w:cs="Times New Roman"/>
          <w:color w:val="000000" w:themeColor="text1"/>
        </w:rPr>
        <w:t>3.2.3.1</w:t>
      </w:r>
      <w:r w:rsidRPr="56B192B2">
        <w:rPr>
          <w:rFonts w:ascii="Times New Roman" w:eastAsia="Times New Roman" w:hAnsi="Times New Roman" w:cs="Times New Roman"/>
          <w:color w:val="000000" w:themeColor="text1"/>
        </w:rPr>
        <w:t xml:space="preserve"> — Метрики оценки эффективности мульти-</w:t>
      </w:r>
      <w:proofErr w:type="spellStart"/>
      <w:r w:rsidRPr="56B192B2">
        <w:rPr>
          <w:rFonts w:ascii="Times New Roman" w:eastAsia="Times New Roman" w:hAnsi="Times New Roman" w:cs="Times New Roman"/>
          <w:color w:val="000000" w:themeColor="text1"/>
        </w:rPr>
        <w:t>агентной</w:t>
      </w:r>
      <w:proofErr w:type="spellEnd"/>
      <w:r w:rsidRPr="56B192B2">
        <w:rPr>
          <w:rFonts w:ascii="Times New Roman" w:eastAsia="Times New Roman" w:hAnsi="Times New Roman" w:cs="Times New Roman"/>
          <w:color w:val="000000" w:themeColor="text1"/>
        </w:rPr>
        <w:t xml:space="preserve"> системы </w:t>
      </w:r>
    </w:p>
    <w:tbl>
      <w:tblPr>
        <w:tblW w:w="0" w:type="auto"/>
        <w:tblLook w:val="06A0" w:firstRow="1" w:lastRow="0" w:firstColumn="1" w:lastColumn="0" w:noHBand="1" w:noVBand="1"/>
      </w:tblPr>
      <w:tblGrid>
        <w:gridCol w:w="4785"/>
        <w:gridCol w:w="4455"/>
      </w:tblGrid>
      <w:tr w:rsidR="652E9250" w14:paraId="17A7B9E8" w14:textId="77777777" w:rsidTr="652E9250">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673669" w14:textId="15466A48" w:rsidR="652E9250" w:rsidRDefault="652E9250" w:rsidP="652E9250">
            <w:pPr>
              <w:spacing w:line="259" w:lineRule="auto"/>
              <w:jc w:val="center"/>
            </w:pPr>
            <w:r w:rsidRPr="652E9250">
              <w:rPr>
                <w:rFonts w:ascii="Times New Roman" w:eastAsia="Times New Roman" w:hAnsi="Times New Roman" w:cs="Times New Roman"/>
                <w:color w:val="000000" w:themeColor="text1"/>
              </w:rPr>
              <w:t>Вид оценки</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921FF9" w14:textId="56C67FAC" w:rsidR="652E9250" w:rsidRDefault="652E9250" w:rsidP="652E9250">
            <w:pPr>
              <w:spacing w:line="259" w:lineRule="auto"/>
              <w:jc w:val="center"/>
            </w:pPr>
            <w:proofErr w:type="spellStart"/>
            <w:r w:rsidRPr="652E9250">
              <w:rPr>
                <w:rFonts w:ascii="Times New Roman" w:eastAsia="Times New Roman" w:hAnsi="Times New Roman" w:cs="Times New Roman"/>
                <w:color w:val="000000" w:themeColor="text1"/>
              </w:rPr>
              <w:t>Accuracy</w:t>
            </w:r>
            <w:proofErr w:type="spellEnd"/>
          </w:p>
        </w:tc>
      </w:tr>
      <w:tr w:rsidR="652E9250" w14:paraId="24080F07" w14:textId="77777777" w:rsidTr="652E9250">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549E15" w14:textId="05AE5DB1" w:rsidR="652E9250" w:rsidRDefault="652E9250" w:rsidP="652E9250">
            <w:pPr>
              <w:spacing w:line="259" w:lineRule="auto"/>
              <w:jc w:val="center"/>
            </w:pPr>
            <w:r w:rsidRPr="652E9250">
              <w:rPr>
                <w:rFonts w:ascii="Times New Roman" w:eastAsia="Times New Roman" w:hAnsi="Times New Roman" w:cs="Times New Roman"/>
                <w:color w:val="000000" w:themeColor="text1"/>
              </w:rPr>
              <w:t>Определение инструментов</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0B34FD" w14:textId="37D8FC82" w:rsidR="652E9250" w:rsidRDefault="7197B054" w:rsidP="652E9250">
            <w:pPr>
              <w:jc w:val="center"/>
            </w:pPr>
            <w:r w:rsidRPr="6DFEF6AB">
              <w:rPr>
                <w:rFonts w:ascii="Times New Roman" w:eastAsia="Times New Roman" w:hAnsi="Times New Roman" w:cs="Times New Roman"/>
                <w:color w:val="000000" w:themeColor="text1"/>
              </w:rPr>
              <w:t>9</w:t>
            </w:r>
            <w:r w:rsidR="0E3C082F" w:rsidRPr="6DFEF6AB">
              <w:rPr>
                <w:rFonts w:ascii="Times New Roman" w:eastAsia="Times New Roman" w:hAnsi="Times New Roman" w:cs="Times New Roman"/>
                <w:color w:val="000000" w:themeColor="text1"/>
              </w:rPr>
              <w:t>1,5</w:t>
            </w:r>
            <w:r w:rsidR="4DBC8CF7" w:rsidRPr="6DFEF6AB">
              <w:rPr>
                <w:rFonts w:ascii="Times New Roman" w:eastAsia="Times New Roman" w:hAnsi="Times New Roman" w:cs="Times New Roman"/>
                <w:color w:val="000000" w:themeColor="text1"/>
              </w:rPr>
              <w:t>%</w:t>
            </w:r>
          </w:p>
        </w:tc>
      </w:tr>
      <w:tr w:rsidR="652E9250" w14:paraId="03BDCF9F" w14:textId="77777777" w:rsidTr="652E9250">
        <w:trPr>
          <w:trHeight w:val="300"/>
        </w:trPr>
        <w:tc>
          <w:tcPr>
            <w:tcW w:w="4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6FDC2B" w14:textId="3582D92D" w:rsidR="652E9250" w:rsidRDefault="652E9250" w:rsidP="652E9250">
            <w:pPr>
              <w:spacing w:line="259" w:lineRule="auto"/>
              <w:jc w:val="center"/>
              <w:rPr>
                <w:rFonts w:ascii="Times New Roman" w:eastAsia="Times New Roman" w:hAnsi="Times New Roman" w:cs="Times New Roman"/>
                <w:color w:val="000000" w:themeColor="text1"/>
              </w:rPr>
            </w:pPr>
            <w:r w:rsidRPr="652E9250">
              <w:rPr>
                <w:rFonts w:ascii="Times New Roman" w:eastAsia="Times New Roman" w:hAnsi="Times New Roman" w:cs="Times New Roman"/>
                <w:color w:val="000000" w:themeColor="text1"/>
              </w:rPr>
              <w:t>Итоговый ответ системы</w:t>
            </w:r>
          </w:p>
        </w:tc>
        <w:tc>
          <w:tcPr>
            <w:tcW w:w="4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E3CB63" w14:textId="424DBCF1" w:rsidR="652E9250" w:rsidRDefault="54D9D270" w:rsidP="652E9250">
            <w:pPr>
              <w:jc w:val="center"/>
              <w:rPr>
                <w:rFonts w:ascii="Times New Roman" w:eastAsia="Times New Roman" w:hAnsi="Times New Roman" w:cs="Times New Roman"/>
                <w:color w:val="000000" w:themeColor="text1"/>
              </w:rPr>
            </w:pPr>
            <w:r w:rsidRPr="38F1E9EE">
              <w:rPr>
                <w:rFonts w:ascii="Times New Roman" w:eastAsia="Times New Roman" w:hAnsi="Times New Roman" w:cs="Times New Roman"/>
                <w:color w:val="000000" w:themeColor="text1"/>
              </w:rPr>
              <w:t>9</w:t>
            </w:r>
            <w:r w:rsidR="7A227FE5" w:rsidRPr="38F1E9EE">
              <w:rPr>
                <w:rFonts w:ascii="Times New Roman" w:eastAsia="Times New Roman" w:hAnsi="Times New Roman" w:cs="Times New Roman"/>
                <w:color w:val="000000" w:themeColor="text1"/>
              </w:rPr>
              <w:t>1</w:t>
            </w:r>
            <w:r w:rsidR="7A227FE5" w:rsidRPr="177B762F">
              <w:rPr>
                <w:rFonts w:ascii="Times New Roman" w:eastAsia="Times New Roman" w:hAnsi="Times New Roman" w:cs="Times New Roman"/>
                <w:color w:val="000000" w:themeColor="text1"/>
              </w:rPr>
              <w:t>,5</w:t>
            </w:r>
            <w:r w:rsidR="652E9250" w:rsidRPr="652E9250">
              <w:rPr>
                <w:rFonts w:ascii="Times New Roman" w:eastAsia="Times New Roman" w:hAnsi="Times New Roman" w:cs="Times New Roman"/>
                <w:color w:val="000000" w:themeColor="text1"/>
              </w:rPr>
              <w:t>%</w:t>
            </w:r>
          </w:p>
        </w:tc>
      </w:tr>
    </w:tbl>
    <w:p w14:paraId="66D0E396" w14:textId="25AAAEFF" w:rsidR="24336B68" w:rsidRDefault="0BCF41A9" w:rsidP="46F14EBF">
      <w:pPr>
        <w:spacing w:before="240" w:after="120" w:line="360" w:lineRule="auto"/>
        <w:jc w:val="both"/>
        <w:rPr>
          <w:rFonts w:ascii="Times New Roman" w:hAnsi="Times New Roman" w:cs="Times New Roman"/>
        </w:rPr>
      </w:pPr>
      <w:r w:rsidRPr="202C42B2">
        <w:rPr>
          <w:rFonts w:ascii="Times New Roman" w:hAnsi="Times New Roman" w:cs="Times New Roman"/>
        </w:rPr>
        <w:t>В данной реализации был использован класс Llama31ChatModel из</w:t>
      </w:r>
      <w:r w:rsidRPr="65E099EB">
        <w:rPr>
          <w:rFonts w:ascii="Times New Roman" w:hAnsi="Times New Roman" w:cs="Times New Roman"/>
        </w:rPr>
        <w:t xml:space="preserve"> библиотеки </w:t>
      </w:r>
      <w:proofErr w:type="spellStart"/>
      <w:r w:rsidRPr="65E099EB">
        <w:rPr>
          <w:rFonts w:ascii="Times New Roman" w:hAnsi="Times New Roman" w:cs="Times New Roman"/>
        </w:rPr>
        <w:t>ProtoLLM</w:t>
      </w:r>
      <w:proofErr w:type="spellEnd"/>
      <w:r w:rsidRPr="65E099EB">
        <w:rPr>
          <w:rFonts w:ascii="Times New Roman" w:hAnsi="Times New Roman" w:cs="Times New Roman"/>
        </w:rPr>
        <w:t xml:space="preserve"> для обеспечения </w:t>
      </w:r>
      <w:r w:rsidR="12158110" w:rsidRPr="65E099EB">
        <w:rPr>
          <w:rFonts w:ascii="Times New Roman" w:hAnsi="Times New Roman" w:cs="Times New Roman"/>
        </w:rPr>
        <w:t xml:space="preserve">корректной работы БЯМ с фреймворком </w:t>
      </w:r>
      <w:proofErr w:type="spellStart"/>
      <w:r w:rsidR="12158110" w:rsidRPr="65E099EB">
        <w:rPr>
          <w:rFonts w:ascii="Times New Roman" w:hAnsi="Times New Roman" w:cs="Times New Roman"/>
        </w:rPr>
        <w:t>LangChain</w:t>
      </w:r>
      <w:proofErr w:type="spellEnd"/>
      <w:r w:rsidR="12158110" w:rsidRPr="65E099EB">
        <w:rPr>
          <w:rFonts w:ascii="Times New Roman" w:hAnsi="Times New Roman" w:cs="Times New Roman"/>
        </w:rPr>
        <w:t>.</w:t>
      </w:r>
    </w:p>
    <w:p w14:paraId="4EB62ED6" w14:textId="2EA007F3" w:rsidR="007A15A0" w:rsidRPr="000B2BEC" w:rsidRDefault="007A15A0" w:rsidP="008F6F78">
      <w:pPr>
        <w:pStyle w:val="ListParagraph"/>
        <w:numPr>
          <w:ilvl w:val="2"/>
          <w:numId w:val="2"/>
        </w:numPr>
        <w:spacing w:before="240" w:after="120" w:line="360" w:lineRule="auto"/>
        <w:ind w:left="0" w:firstLine="709"/>
        <w:jc w:val="both"/>
        <w:outlineLvl w:val="2"/>
        <w:rPr>
          <w:rFonts w:ascii="Times New Roman" w:hAnsi="Times New Roman" w:cs="Times New Roman"/>
          <w:b/>
          <w:bCs/>
          <w:highlight w:val="yellow"/>
        </w:rPr>
      </w:pPr>
      <w:bookmarkStart w:id="37" w:name="_Toc185708535"/>
      <w:r w:rsidRPr="000B2BEC">
        <w:rPr>
          <w:rFonts w:ascii="Times New Roman" w:eastAsia="Times New Roman" w:hAnsi="Times New Roman" w:cs="Times New Roman"/>
          <w:highlight w:val="yellow"/>
          <w:lang w:eastAsia="ru-RU"/>
        </w:rPr>
        <w:t xml:space="preserve">Генерация синтетических </w:t>
      </w:r>
      <w:proofErr w:type="spellStart"/>
      <w:r w:rsidRPr="000B2BEC">
        <w:rPr>
          <w:rFonts w:ascii="Times New Roman" w:eastAsia="Times New Roman" w:hAnsi="Times New Roman" w:cs="Times New Roman"/>
          <w:highlight w:val="yellow"/>
          <w:lang w:eastAsia="ru-RU"/>
        </w:rPr>
        <w:t>валидационных</w:t>
      </w:r>
      <w:proofErr w:type="spellEnd"/>
      <w:r w:rsidRPr="000B2BEC">
        <w:rPr>
          <w:rFonts w:ascii="Times New Roman" w:eastAsia="Times New Roman" w:hAnsi="Times New Roman" w:cs="Times New Roman"/>
          <w:highlight w:val="yellow"/>
          <w:lang w:eastAsia="ru-RU"/>
        </w:rPr>
        <w:t xml:space="preserve"> данных для градостроительной отрасли (</w:t>
      </w:r>
      <w:proofErr w:type="spellStart"/>
      <w:r w:rsidRPr="000B2BEC">
        <w:rPr>
          <w:rFonts w:ascii="Times New Roman" w:eastAsia="Times New Roman" w:hAnsi="Times New Roman" w:cs="Times New Roman"/>
          <w:highlight w:val="yellow"/>
          <w:lang w:eastAsia="ru-RU"/>
        </w:rPr>
        <w:t>Ходорченко</w:t>
      </w:r>
      <w:proofErr w:type="spellEnd"/>
      <w:r w:rsidRPr="000B2BEC">
        <w:rPr>
          <w:rFonts w:ascii="Times New Roman" w:eastAsia="Times New Roman" w:hAnsi="Times New Roman" w:cs="Times New Roman"/>
          <w:highlight w:val="yellow"/>
          <w:lang w:eastAsia="ru-RU"/>
        </w:rPr>
        <w:t>)</w:t>
      </w:r>
      <w:bookmarkEnd w:id="37"/>
    </w:p>
    <w:p w14:paraId="64513354" w14:textId="5800DF3D" w:rsidR="00457FD3" w:rsidRDefault="00457FD3">
      <w:pPr>
        <w:rPr>
          <w:rFonts w:ascii="Times New Roman" w:hAnsi="Times New Roman" w:cs="Times New Roman"/>
        </w:rPr>
      </w:pPr>
      <w:r>
        <w:rPr>
          <w:rFonts w:ascii="Times New Roman" w:hAnsi="Times New Roman" w:cs="Times New Roman"/>
        </w:rPr>
        <w:br w:type="page"/>
      </w:r>
    </w:p>
    <w:p w14:paraId="247F2CA3" w14:textId="693EE57A" w:rsidR="003F00B3" w:rsidRPr="00457FD3" w:rsidRDefault="003F00B3" w:rsidP="008F6F78">
      <w:pPr>
        <w:pStyle w:val="Heading1"/>
        <w:numPr>
          <w:ilvl w:val="0"/>
          <w:numId w:val="2"/>
        </w:numPr>
        <w:jc w:val="center"/>
        <w:rPr>
          <w:rFonts w:ascii="Times New Roman" w:hAnsi="Times New Roman" w:cs="Times New Roman"/>
          <w:b/>
          <w:color w:val="000000" w:themeColor="text1"/>
          <w:sz w:val="24"/>
          <w:szCs w:val="24"/>
        </w:rPr>
      </w:pPr>
      <w:bookmarkStart w:id="38" w:name="_Toc185708536"/>
      <w:r w:rsidRPr="00457FD3">
        <w:rPr>
          <w:rFonts w:ascii="Times New Roman" w:hAnsi="Times New Roman" w:cs="Times New Roman"/>
          <w:b/>
          <w:color w:val="000000" w:themeColor="text1"/>
          <w:sz w:val="24"/>
          <w:szCs w:val="24"/>
        </w:rPr>
        <w:t>ХАРАКТЕРИСТИК</w:t>
      </w:r>
      <w:r w:rsidR="005268E7" w:rsidRPr="00457FD3">
        <w:rPr>
          <w:rFonts w:ascii="Times New Roman" w:hAnsi="Times New Roman" w:cs="Times New Roman"/>
          <w:b/>
          <w:color w:val="000000" w:themeColor="text1"/>
          <w:sz w:val="24"/>
          <w:szCs w:val="24"/>
        </w:rPr>
        <w:t>И</w:t>
      </w:r>
      <w:r w:rsidRPr="00457FD3">
        <w:rPr>
          <w:rFonts w:ascii="Times New Roman" w:hAnsi="Times New Roman" w:cs="Times New Roman"/>
          <w:b/>
          <w:color w:val="000000" w:themeColor="text1"/>
          <w:sz w:val="24"/>
          <w:szCs w:val="24"/>
        </w:rPr>
        <w:t xml:space="preserve"> ПРОГРАММЫ</w:t>
      </w:r>
      <w:bookmarkEnd w:id="38"/>
      <w:r w:rsidR="009E228B">
        <w:rPr>
          <w:rFonts w:ascii="Times New Roman" w:hAnsi="Times New Roman" w:cs="Times New Roman"/>
          <w:b/>
          <w:color w:val="000000" w:themeColor="text1"/>
          <w:sz w:val="24"/>
          <w:szCs w:val="24"/>
        </w:rPr>
        <w:t xml:space="preserve"> </w:t>
      </w:r>
    </w:p>
    <w:p w14:paraId="0B107CAB" w14:textId="09F0924D" w:rsidR="00996C2F" w:rsidRDefault="00996C2F" w:rsidP="008F6F78">
      <w:pPr>
        <w:pStyle w:val="ListParagraph"/>
        <w:numPr>
          <w:ilvl w:val="1"/>
          <w:numId w:val="2"/>
        </w:numPr>
        <w:spacing w:before="240" w:after="240" w:line="360" w:lineRule="auto"/>
        <w:ind w:left="0" w:firstLine="709"/>
        <w:jc w:val="both"/>
        <w:outlineLvl w:val="1"/>
        <w:rPr>
          <w:rFonts w:ascii="Times New Roman" w:hAnsi="Times New Roman" w:cs="Times New Roman"/>
          <w:b/>
          <w:bCs/>
        </w:rPr>
      </w:pPr>
      <w:bookmarkStart w:id="39" w:name="_Toc185708537"/>
      <w:r w:rsidRPr="00996C2F">
        <w:rPr>
          <w:rFonts w:ascii="Times New Roman" w:hAnsi="Times New Roman" w:cs="Times New Roman"/>
          <w:b/>
          <w:bCs/>
        </w:rPr>
        <w:t xml:space="preserve">Режимы работы </w:t>
      </w:r>
      <w:r w:rsidR="00D34D72">
        <w:rPr>
          <w:rFonts w:ascii="Times New Roman" w:hAnsi="Times New Roman" w:cs="Times New Roman"/>
          <w:b/>
          <w:bCs/>
        </w:rPr>
        <w:t>программы</w:t>
      </w:r>
      <w:bookmarkEnd w:id="39"/>
    </w:p>
    <w:p w14:paraId="6655D562" w14:textId="37107A7C" w:rsidR="00BB4D3B" w:rsidRDefault="00011E49" w:rsidP="00BB4D3B">
      <w:pPr>
        <w:spacing w:line="360" w:lineRule="auto"/>
        <w:ind w:firstLine="708"/>
        <w:jc w:val="both"/>
        <w:rPr>
          <w:rFonts w:ascii="Times New Roman" w:hAnsi="Times New Roman" w:cs="Times New Roman"/>
        </w:rPr>
      </w:pPr>
      <w:r>
        <w:rPr>
          <w:rFonts w:ascii="Times New Roman" w:hAnsi="Times New Roman" w:cs="Times New Roman"/>
        </w:rPr>
        <w:t xml:space="preserve">Фреймворк </w:t>
      </w:r>
      <w:proofErr w:type="spellStart"/>
      <w:r w:rsidR="00BB4D3B" w:rsidRPr="00BB4D3B">
        <w:rPr>
          <w:rFonts w:ascii="Times New Roman" w:hAnsi="Times New Roman" w:cs="Times New Roman"/>
        </w:rPr>
        <w:t>ProtoLLM</w:t>
      </w:r>
      <w:proofErr w:type="spellEnd"/>
      <w:r w:rsidR="00BB4D3B" w:rsidRPr="00BB4D3B">
        <w:rPr>
          <w:rFonts w:ascii="Times New Roman" w:hAnsi="Times New Roman" w:cs="Times New Roman"/>
        </w:rPr>
        <w:t xml:space="preserve"> может использовать</w:t>
      </w:r>
      <w:r w:rsidR="00E32CD9">
        <w:rPr>
          <w:rFonts w:ascii="Times New Roman" w:hAnsi="Times New Roman" w:cs="Times New Roman"/>
        </w:rPr>
        <w:t>ся</w:t>
      </w:r>
      <w:r w:rsidR="00BB4D3B" w:rsidRPr="00BB4D3B">
        <w:rPr>
          <w:rFonts w:ascii="Times New Roman" w:hAnsi="Times New Roman" w:cs="Times New Roman"/>
        </w:rPr>
        <w:t xml:space="preserve"> в нескольких режимах</w:t>
      </w:r>
      <w:r w:rsidR="00BB4D3B">
        <w:rPr>
          <w:rFonts w:ascii="Times New Roman" w:hAnsi="Times New Roman" w:cs="Times New Roman"/>
        </w:rPr>
        <w:t>:</w:t>
      </w:r>
    </w:p>
    <w:p w14:paraId="2F6C44D0" w14:textId="2DE1A6FA" w:rsidR="00BB4D3B" w:rsidRDefault="00E32CD9" w:rsidP="00D01B6F">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Работа </w:t>
      </w:r>
      <w:r w:rsidR="00E80393">
        <w:rPr>
          <w:rFonts w:ascii="Times New Roman" w:hAnsi="Times New Roman" w:cs="Times New Roman"/>
        </w:rPr>
        <w:t>БЯМ</w:t>
      </w:r>
      <w:r>
        <w:rPr>
          <w:rFonts w:ascii="Times New Roman" w:hAnsi="Times New Roman" w:cs="Times New Roman"/>
        </w:rPr>
        <w:t xml:space="preserve"> без </w:t>
      </w:r>
      <w:r>
        <w:rPr>
          <w:rFonts w:ascii="Times New Roman" w:hAnsi="Times New Roman" w:cs="Times New Roman"/>
          <w:lang w:val="en-US"/>
        </w:rPr>
        <w:t>RAG</w:t>
      </w:r>
      <w:r w:rsidRPr="00E32CD9">
        <w:rPr>
          <w:rFonts w:ascii="Times New Roman" w:hAnsi="Times New Roman" w:cs="Times New Roman"/>
        </w:rPr>
        <w:t xml:space="preserve"> </w:t>
      </w:r>
      <w:r>
        <w:rPr>
          <w:rFonts w:ascii="Times New Roman" w:hAnsi="Times New Roman" w:cs="Times New Roman"/>
        </w:rPr>
        <w:t>и без использования внешних сервисов в качестве инструментов (автономный режим работы модели)</w:t>
      </w:r>
      <w:r w:rsidR="00A37C83">
        <w:rPr>
          <w:rFonts w:ascii="Times New Roman" w:hAnsi="Times New Roman" w:cs="Times New Roman"/>
        </w:rPr>
        <w:t>. Пример использования приведен в листинге 4.1.1.1.</w:t>
      </w:r>
    </w:p>
    <w:p w14:paraId="74A8D98C" w14:textId="30995C7B" w:rsidR="00E32CD9" w:rsidRPr="00E32CD9" w:rsidRDefault="00E32CD9" w:rsidP="00D01B6F">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Работа </w:t>
      </w:r>
      <w:r w:rsidR="00E80393">
        <w:rPr>
          <w:rFonts w:ascii="Times New Roman" w:hAnsi="Times New Roman" w:cs="Times New Roman"/>
        </w:rPr>
        <w:t xml:space="preserve">БЯМ </w:t>
      </w:r>
      <w:r>
        <w:rPr>
          <w:rFonts w:ascii="Times New Roman" w:hAnsi="Times New Roman" w:cs="Times New Roman"/>
        </w:rPr>
        <w:t xml:space="preserve">только с </w:t>
      </w:r>
      <w:r>
        <w:rPr>
          <w:rFonts w:ascii="Times New Roman" w:hAnsi="Times New Roman" w:cs="Times New Roman"/>
          <w:lang w:val="en-US"/>
        </w:rPr>
        <w:t>RAG</w:t>
      </w:r>
      <w:r w:rsidR="00A37C83">
        <w:rPr>
          <w:rFonts w:ascii="Times New Roman" w:hAnsi="Times New Roman" w:cs="Times New Roman"/>
        </w:rPr>
        <w:t>. Пример использования приведен в листинге 4.1.1.2.</w:t>
      </w:r>
    </w:p>
    <w:p w14:paraId="40967AF6" w14:textId="5EE93327" w:rsidR="00E32CD9" w:rsidRDefault="00E32CD9" w:rsidP="00D01B6F">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Работа </w:t>
      </w:r>
      <w:r w:rsidR="00E80393">
        <w:rPr>
          <w:rFonts w:ascii="Times New Roman" w:hAnsi="Times New Roman" w:cs="Times New Roman"/>
        </w:rPr>
        <w:t xml:space="preserve">БЯМ </w:t>
      </w:r>
      <w:r>
        <w:rPr>
          <w:rFonts w:ascii="Times New Roman" w:hAnsi="Times New Roman" w:cs="Times New Roman"/>
        </w:rPr>
        <w:t xml:space="preserve">с </w:t>
      </w:r>
      <w:r w:rsidR="005C5EBB">
        <w:rPr>
          <w:rFonts w:ascii="Times New Roman" w:hAnsi="Times New Roman" w:cs="Times New Roman"/>
        </w:rPr>
        <w:t xml:space="preserve">вызовом </w:t>
      </w:r>
      <w:r>
        <w:rPr>
          <w:rFonts w:ascii="Times New Roman" w:hAnsi="Times New Roman" w:cs="Times New Roman"/>
        </w:rPr>
        <w:t>внешни</w:t>
      </w:r>
      <w:r w:rsidR="005C5EBB">
        <w:rPr>
          <w:rFonts w:ascii="Times New Roman" w:hAnsi="Times New Roman" w:cs="Times New Roman"/>
        </w:rPr>
        <w:t>х</w:t>
      </w:r>
      <w:r>
        <w:rPr>
          <w:rFonts w:ascii="Times New Roman" w:hAnsi="Times New Roman" w:cs="Times New Roman"/>
        </w:rPr>
        <w:t xml:space="preserve"> сервисами</w:t>
      </w:r>
      <w:r w:rsidR="00A37C83">
        <w:rPr>
          <w:rFonts w:ascii="Times New Roman" w:hAnsi="Times New Roman" w:cs="Times New Roman"/>
        </w:rPr>
        <w:t>. Пример использования приведен в листинге 4.1.1.3.</w:t>
      </w:r>
    </w:p>
    <w:p w14:paraId="02DDFAA0" w14:textId="6E389688" w:rsidR="00E32CD9" w:rsidRDefault="00E32CD9" w:rsidP="00D01B6F">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Работа </w:t>
      </w:r>
      <w:r w:rsidR="00E80393">
        <w:rPr>
          <w:rFonts w:ascii="Times New Roman" w:hAnsi="Times New Roman" w:cs="Times New Roman"/>
        </w:rPr>
        <w:t xml:space="preserve">БЯМ </w:t>
      </w:r>
      <w:r>
        <w:rPr>
          <w:rFonts w:ascii="Times New Roman" w:hAnsi="Times New Roman" w:cs="Times New Roman"/>
        </w:rPr>
        <w:t xml:space="preserve">и с </w:t>
      </w:r>
      <w:r>
        <w:rPr>
          <w:rFonts w:ascii="Times New Roman" w:hAnsi="Times New Roman" w:cs="Times New Roman"/>
          <w:lang w:val="en-US"/>
        </w:rPr>
        <w:t>RAG</w:t>
      </w:r>
      <w:r>
        <w:rPr>
          <w:rFonts w:ascii="Times New Roman" w:hAnsi="Times New Roman" w:cs="Times New Roman"/>
        </w:rPr>
        <w:t xml:space="preserve">, и </w:t>
      </w:r>
      <w:r w:rsidR="00C137C8">
        <w:rPr>
          <w:rFonts w:ascii="Times New Roman" w:hAnsi="Times New Roman" w:cs="Times New Roman"/>
        </w:rPr>
        <w:t>с внешними сервисами.</w:t>
      </w:r>
      <w:r w:rsidR="00A37C83">
        <w:rPr>
          <w:rFonts w:ascii="Times New Roman" w:hAnsi="Times New Roman" w:cs="Times New Roman"/>
        </w:rPr>
        <w:t xml:space="preserve"> Пример использования приведен в листинге 4.1.1.4.</w:t>
      </w:r>
    </w:p>
    <w:p w14:paraId="64BB8DB6" w14:textId="168C8312" w:rsidR="009A79BD" w:rsidRDefault="003876F9" w:rsidP="009A79BD">
      <w:pPr>
        <w:spacing w:line="360" w:lineRule="auto"/>
        <w:jc w:val="both"/>
        <w:rPr>
          <w:rFonts w:ascii="Times New Roman" w:hAnsi="Times New Roman" w:cs="Times New Roman"/>
        </w:rPr>
      </w:pPr>
      <w:r>
        <w:rPr>
          <w:rFonts w:ascii="Times New Roman" w:hAnsi="Times New Roman" w:cs="Times New Roman"/>
        </w:rPr>
        <w:t xml:space="preserve">Кроме того, </w:t>
      </w:r>
      <w:r w:rsidR="007B1A6B">
        <w:rPr>
          <w:rFonts w:ascii="Times New Roman" w:hAnsi="Times New Roman" w:cs="Times New Roman"/>
        </w:rPr>
        <w:t>каждый режим может быть модифицирован с помощью</w:t>
      </w:r>
      <w:r w:rsidR="00BC7EB9">
        <w:rPr>
          <w:rFonts w:ascii="Times New Roman" w:hAnsi="Times New Roman" w:cs="Times New Roman"/>
        </w:rPr>
        <w:t xml:space="preserve"> </w:t>
      </w:r>
      <w:r w:rsidR="002D7325">
        <w:rPr>
          <w:rFonts w:ascii="Times New Roman" w:hAnsi="Times New Roman" w:cs="Times New Roman"/>
        </w:rPr>
        <w:t>выбора модели</w:t>
      </w:r>
      <w:r w:rsidR="004E7D66">
        <w:rPr>
          <w:rFonts w:ascii="Times New Roman" w:hAnsi="Times New Roman" w:cs="Times New Roman"/>
        </w:rPr>
        <w:t xml:space="preserve"> (в том числе переключения между локальной и </w:t>
      </w:r>
      <w:r w:rsidR="00223456">
        <w:rPr>
          <w:rFonts w:ascii="Times New Roman" w:hAnsi="Times New Roman" w:cs="Times New Roman"/>
        </w:rPr>
        <w:t>«облачной»</w:t>
      </w:r>
      <w:r w:rsidR="004E7D66">
        <w:rPr>
          <w:rFonts w:ascii="Times New Roman" w:hAnsi="Times New Roman" w:cs="Times New Roman"/>
        </w:rPr>
        <w:t xml:space="preserve"> моделью)</w:t>
      </w:r>
      <w:r w:rsidR="00A37C83">
        <w:rPr>
          <w:rFonts w:ascii="Times New Roman" w:hAnsi="Times New Roman" w:cs="Times New Roman"/>
        </w:rPr>
        <w:t xml:space="preserve"> – её название передается в параметре </w:t>
      </w:r>
      <w:r w:rsidR="00A37C83">
        <w:rPr>
          <w:rFonts w:ascii="Times New Roman" w:hAnsi="Times New Roman" w:cs="Times New Roman"/>
          <w:lang w:val="en-US"/>
        </w:rPr>
        <w:t>model</w:t>
      </w:r>
      <w:r w:rsidR="007B1A6B">
        <w:rPr>
          <w:rFonts w:ascii="Times New Roman" w:hAnsi="Times New Roman" w:cs="Times New Roman"/>
        </w:rPr>
        <w:t>.</w:t>
      </w:r>
      <w:r w:rsidR="00DE5EF1">
        <w:rPr>
          <w:rFonts w:ascii="Times New Roman" w:hAnsi="Times New Roman" w:cs="Times New Roman"/>
        </w:rPr>
        <w:t xml:space="preserve"> </w:t>
      </w:r>
      <w:r w:rsidR="00C16CE7">
        <w:rPr>
          <w:rFonts w:ascii="Times New Roman" w:hAnsi="Times New Roman" w:cs="Times New Roman"/>
        </w:rPr>
        <w:t>Примеры</w:t>
      </w:r>
      <w:r w:rsidR="00DE5EF1">
        <w:rPr>
          <w:rFonts w:ascii="Times New Roman" w:hAnsi="Times New Roman" w:cs="Times New Roman"/>
        </w:rPr>
        <w:t xml:space="preserve"> кода для каждого из </w:t>
      </w:r>
      <w:r w:rsidR="00C16CE7">
        <w:rPr>
          <w:rFonts w:ascii="Times New Roman" w:hAnsi="Times New Roman" w:cs="Times New Roman"/>
        </w:rPr>
        <w:t xml:space="preserve">режимов приведены в </w:t>
      </w:r>
      <w:r w:rsidR="00C16CE7" w:rsidRPr="008903CF">
        <w:rPr>
          <w:rFonts w:ascii="Times New Roman" w:hAnsi="Times New Roman" w:cs="Times New Roman"/>
        </w:rPr>
        <w:t>Листингах 4.1.1</w:t>
      </w:r>
      <w:r w:rsidR="00A37C83">
        <w:rPr>
          <w:rFonts w:ascii="Times New Roman" w:hAnsi="Times New Roman" w:cs="Times New Roman"/>
        </w:rPr>
        <w:t>.1</w:t>
      </w:r>
      <w:r w:rsidR="00C16CE7" w:rsidRPr="008903CF">
        <w:rPr>
          <w:rFonts w:ascii="Times New Roman" w:hAnsi="Times New Roman" w:cs="Times New Roman"/>
        </w:rPr>
        <w:t>-4.1.</w:t>
      </w:r>
      <w:r w:rsidR="00A37C83">
        <w:rPr>
          <w:rFonts w:ascii="Times New Roman" w:hAnsi="Times New Roman" w:cs="Times New Roman"/>
        </w:rPr>
        <w:t>1</w:t>
      </w:r>
      <w:r w:rsidR="00C16CE7" w:rsidRPr="008903CF">
        <w:rPr>
          <w:rFonts w:ascii="Times New Roman" w:hAnsi="Times New Roman" w:cs="Times New Roman"/>
        </w:rPr>
        <w:t>4.</w:t>
      </w:r>
    </w:p>
    <w:p w14:paraId="541CF2EF" w14:textId="77777777" w:rsidR="003549A6" w:rsidRPr="009A79BD" w:rsidRDefault="003549A6" w:rsidP="009A79BD">
      <w:pPr>
        <w:spacing w:line="360" w:lineRule="auto"/>
        <w:jc w:val="both"/>
        <w:rPr>
          <w:rFonts w:ascii="Times New Roman" w:hAnsi="Times New Roman" w:cs="Times New Roman"/>
        </w:rPr>
      </w:pPr>
    </w:p>
    <w:p w14:paraId="564E87A9" w14:textId="49E64A33" w:rsidR="006E36FE" w:rsidRPr="006E36FE" w:rsidRDefault="006E36FE" w:rsidP="009A79BD">
      <w:pPr>
        <w:spacing w:line="360" w:lineRule="auto"/>
        <w:jc w:val="both"/>
        <w:rPr>
          <w:rFonts w:ascii="Times New Roman" w:hAnsi="Times New Roman" w:cs="Times New Roman"/>
        </w:rPr>
      </w:pPr>
      <w:r>
        <w:rPr>
          <w:rFonts w:ascii="Times New Roman" w:hAnsi="Times New Roman" w:cs="Times New Roman"/>
        </w:rPr>
        <w:t xml:space="preserve">Листинг 4.1.1.1 – Использование </w:t>
      </w:r>
      <w:proofErr w:type="spellStart"/>
      <w:r>
        <w:rPr>
          <w:rFonts w:ascii="Times New Roman" w:hAnsi="Times New Roman" w:cs="Times New Roman"/>
          <w:lang w:val="en-US"/>
        </w:rPr>
        <w:t>ProtoLLM</w:t>
      </w:r>
      <w:proofErr w:type="spellEnd"/>
      <w:r w:rsidRPr="006E36FE">
        <w:rPr>
          <w:rFonts w:ascii="Times New Roman" w:hAnsi="Times New Roman" w:cs="Times New Roman"/>
        </w:rPr>
        <w:t xml:space="preserve"> </w:t>
      </w:r>
      <w:r>
        <w:rPr>
          <w:rFonts w:ascii="Times New Roman" w:hAnsi="Times New Roman" w:cs="Times New Roman"/>
        </w:rPr>
        <w:t>для вызова БЯМ в автономном режиме</w:t>
      </w:r>
    </w:p>
    <w:tbl>
      <w:tblPr>
        <w:tblStyle w:val="TableGrid"/>
        <w:tblW w:w="0" w:type="auto"/>
        <w:tblLook w:val="04A0" w:firstRow="1" w:lastRow="0" w:firstColumn="1" w:lastColumn="0" w:noHBand="0" w:noVBand="1"/>
      </w:tblPr>
      <w:tblGrid>
        <w:gridCol w:w="9339"/>
      </w:tblGrid>
      <w:tr w:rsidR="006E36FE" w14:paraId="3ED28C94" w14:textId="77777777" w:rsidTr="009D1401">
        <w:tc>
          <w:tcPr>
            <w:tcW w:w="9339" w:type="dxa"/>
            <w:shd w:val="clear" w:color="auto" w:fill="D0CECE" w:themeFill="background2" w:themeFillShade="E6"/>
          </w:tcPr>
          <w:p w14:paraId="509C8BA4" w14:textId="278D0688" w:rsidR="009D1401"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llmapi</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OuterLLMAPI</w:t>
            </w:r>
            <w:proofErr w:type="spellEnd"/>
            <w:r w:rsidRPr="00FC5FB9">
              <w:rPr>
                <w:rFonts w:ascii="Courier New" w:eastAsia="Times New Roman" w:hAnsi="Courier New" w:cs="Courier New"/>
                <w:color w:val="000000" w:themeColor="text1"/>
                <w:sz w:val="18"/>
                <w:szCs w:val="18"/>
                <w:lang w:val="en-GB"/>
              </w:rPr>
              <w:t>(</w:t>
            </w:r>
            <w:r w:rsidR="0F08154E" w:rsidRPr="00FC5FB9">
              <w:rPr>
                <w:rFonts w:ascii="Courier New" w:eastAsia="Times New Roman" w:hAnsi="Courier New" w:cs="Courier New"/>
                <w:color w:val="000000" w:themeColor="text1"/>
                <w:sz w:val="18"/>
                <w:szCs w:val="18"/>
                <w:lang w:val="en-GB"/>
              </w:rPr>
              <w:t xml:space="preserve">model=”llama-3.1-70binstruct”, </w:t>
            </w:r>
            <w:r w:rsidRPr="00FC5FB9">
              <w:rPr>
                <w:rFonts w:ascii="Courier New" w:eastAsia="Times New Roman" w:hAnsi="Courier New" w:cs="Courier New"/>
                <w:color w:val="000000" w:themeColor="text1"/>
                <w:sz w:val="18"/>
                <w:szCs w:val="18"/>
                <w:lang w:val="en-GB"/>
              </w:rPr>
              <w:t>key)</w:t>
            </w:r>
          </w:p>
          <w:p w14:paraId="20A5E9CC" w14:textId="77777777" w:rsidR="009D1401"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llm_request</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PromptModel</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job_id</w:t>
            </w:r>
            <w:proofErr w:type="spellEnd"/>
            <w:r w:rsidRPr="00FC5FB9">
              <w:rPr>
                <w:rFonts w:ascii="Courier New" w:eastAsia="Times New Roman" w:hAnsi="Courier New" w:cs="Courier New"/>
                <w:color w:val="000000" w:themeColor="text1"/>
                <w:sz w:val="18"/>
                <w:szCs w:val="18"/>
                <w:lang w:val="en-GB"/>
              </w:rPr>
              <w:t>=str(uuid.uuid4()),</w:t>
            </w:r>
          </w:p>
          <w:p w14:paraId="1806FB12" w14:textId="77777777" w:rsidR="009D1401"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meta=meta,</w:t>
            </w:r>
          </w:p>
          <w:p w14:paraId="5EDAB1B6" w14:textId="77777777" w:rsidR="009D1401"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content=question)</w:t>
            </w:r>
          </w:p>
          <w:p w14:paraId="06E07A99" w14:textId="77777777" w:rsidR="009D1401"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res = </w:t>
            </w:r>
            <w:proofErr w:type="spellStart"/>
            <w:r w:rsidRPr="00FC5FB9">
              <w:rPr>
                <w:rFonts w:ascii="Courier New" w:eastAsia="Times New Roman" w:hAnsi="Courier New" w:cs="Courier New"/>
                <w:color w:val="000000" w:themeColor="text1"/>
                <w:sz w:val="18"/>
                <w:szCs w:val="18"/>
                <w:lang w:val="en-GB"/>
              </w:rPr>
              <w:t>llmapi.inference</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llm_request</w:t>
            </w:r>
            <w:proofErr w:type="spellEnd"/>
            <w:r w:rsidRPr="00FC5FB9">
              <w:rPr>
                <w:rFonts w:ascii="Courier New" w:eastAsia="Times New Roman" w:hAnsi="Courier New" w:cs="Courier New"/>
                <w:color w:val="000000" w:themeColor="text1"/>
                <w:sz w:val="18"/>
                <w:szCs w:val="18"/>
                <w:lang w:val="en-GB"/>
              </w:rPr>
              <w:t>)</w:t>
            </w:r>
          </w:p>
          <w:p w14:paraId="3444648F" w14:textId="3B4B07A6" w:rsidR="006E36FE" w:rsidRPr="00FC5FB9" w:rsidRDefault="009D1401"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return </w:t>
            </w:r>
            <w:proofErr w:type="spellStart"/>
            <w:r w:rsidRPr="00FC5FB9">
              <w:rPr>
                <w:rFonts w:ascii="Courier New" w:eastAsia="Times New Roman" w:hAnsi="Courier New" w:cs="Courier New"/>
                <w:color w:val="000000" w:themeColor="text1"/>
                <w:sz w:val="18"/>
                <w:szCs w:val="18"/>
                <w:lang w:val="en-GB"/>
              </w:rPr>
              <w:t>res.content</w:t>
            </w:r>
            <w:proofErr w:type="spellEnd"/>
          </w:p>
        </w:tc>
      </w:tr>
    </w:tbl>
    <w:p w14:paraId="1BCDBF8C" w14:textId="77777777" w:rsidR="006E36FE" w:rsidRDefault="006E36FE" w:rsidP="009A79BD">
      <w:pPr>
        <w:spacing w:line="360" w:lineRule="auto"/>
        <w:jc w:val="both"/>
        <w:rPr>
          <w:rFonts w:ascii="Times New Roman" w:hAnsi="Times New Roman" w:cs="Times New Roman"/>
        </w:rPr>
      </w:pPr>
    </w:p>
    <w:p w14:paraId="6E32B50C" w14:textId="68F0C29D" w:rsidR="006E36FE" w:rsidRPr="006E36FE" w:rsidRDefault="006E36FE" w:rsidP="009A79BD">
      <w:pPr>
        <w:spacing w:line="360" w:lineRule="auto"/>
        <w:jc w:val="both"/>
        <w:rPr>
          <w:rFonts w:ascii="Times New Roman" w:hAnsi="Times New Roman" w:cs="Times New Roman"/>
        </w:rPr>
      </w:pPr>
      <w:r>
        <w:rPr>
          <w:rFonts w:ascii="Times New Roman" w:hAnsi="Times New Roman" w:cs="Times New Roman"/>
        </w:rPr>
        <w:t xml:space="preserve">Листинг 4.1.1.2 – Использование </w:t>
      </w:r>
      <w:proofErr w:type="spellStart"/>
      <w:r>
        <w:rPr>
          <w:rFonts w:ascii="Times New Roman" w:hAnsi="Times New Roman" w:cs="Times New Roman"/>
          <w:lang w:val="en-US"/>
        </w:rPr>
        <w:t>ProtoLLM</w:t>
      </w:r>
      <w:proofErr w:type="spellEnd"/>
      <w:r w:rsidRPr="006E36FE">
        <w:rPr>
          <w:rFonts w:ascii="Times New Roman" w:hAnsi="Times New Roman" w:cs="Times New Roman"/>
        </w:rPr>
        <w:t xml:space="preserve"> </w:t>
      </w:r>
      <w:r>
        <w:rPr>
          <w:rFonts w:ascii="Times New Roman" w:hAnsi="Times New Roman" w:cs="Times New Roman"/>
        </w:rPr>
        <w:t xml:space="preserve">для вызова БЯМ с </w:t>
      </w:r>
      <w:r>
        <w:rPr>
          <w:rFonts w:ascii="Times New Roman" w:hAnsi="Times New Roman" w:cs="Times New Roman"/>
          <w:lang w:val="en-US"/>
        </w:rPr>
        <w:t>RAG</w:t>
      </w:r>
    </w:p>
    <w:tbl>
      <w:tblPr>
        <w:tblStyle w:val="TableGrid"/>
        <w:tblW w:w="0" w:type="auto"/>
        <w:shd w:val="clear" w:color="auto" w:fill="D0CECE" w:themeFill="background2" w:themeFillShade="E6"/>
        <w:tblLook w:val="04A0" w:firstRow="1" w:lastRow="0" w:firstColumn="1" w:lastColumn="0" w:noHBand="0" w:noVBand="1"/>
      </w:tblPr>
      <w:tblGrid>
        <w:gridCol w:w="9339"/>
      </w:tblGrid>
      <w:tr w:rsidR="006E36FE" w:rsidRPr="008B6508" w14:paraId="28081DC5" w14:textId="77777777" w:rsidTr="008903CF">
        <w:tc>
          <w:tcPr>
            <w:tcW w:w="9339" w:type="dxa"/>
            <w:shd w:val="clear" w:color="auto" w:fill="D0CECE" w:themeFill="background2" w:themeFillShade="E6"/>
          </w:tcPr>
          <w:p w14:paraId="450076C2" w14:textId="1233B191" w:rsidR="00EE5AF0" w:rsidRPr="00FC5FB9" w:rsidRDefault="00EE5AF0"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Функция для запросов к БД</w:t>
            </w:r>
          </w:p>
          <w:p w14:paraId="4793F19F" w14:textId="7269196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def </w:t>
            </w:r>
            <w:proofErr w:type="spellStart"/>
            <w:r w:rsidRPr="00FC5FB9">
              <w:rPr>
                <w:rFonts w:ascii="Courier New" w:eastAsia="Times New Roman" w:hAnsi="Courier New" w:cs="Courier New"/>
                <w:color w:val="000000" w:themeColor="text1"/>
                <w:sz w:val="18"/>
                <w:szCs w:val="18"/>
                <w:lang w:val="en-GB"/>
              </w:rPr>
              <w:t>proto_view</w:t>
            </w:r>
            <w:proofErr w:type="spellEnd"/>
            <w:r w:rsidRPr="00FC5FB9">
              <w:rPr>
                <w:rFonts w:ascii="Courier New" w:eastAsia="Times New Roman" w:hAnsi="Courier New" w:cs="Courier New"/>
                <w:color w:val="000000" w:themeColor="text1"/>
                <w:sz w:val="18"/>
                <w:szCs w:val="18"/>
                <w:lang w:val="en-GB"/>
              </w:rPr>
              <w:t>(</w:t>
            </w:r>
          </w:p>
          <w:p w14:paraId="11A93CA1"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query: str,</w:t>
            </w:r>
          </w:p>
          <w:p w14:paraId="24879421"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collection: str,</w:t>
            </w:r>
          </w:p>
          <w:p w14:paraId="004A6CD7"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k: int = 1,</w:t>
            </w:r>
          </w:p>
          <w:p w14:paraId="423E2615"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embedding_function</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HuggingFaceHubEmbeddings</w:t>
            </w:r>
            <w:proofErr w:type="spellEnd"/>
            <w:r w:rsidRPr="00FC5FB9">
              <w:rPr>
                <w:rFonts w:ascii="Courier New" w:eastAsia="Times New Roman" w:hAnsi="Courier New" w:cs="Courier New"/>
                <w:color w:val="000000" w:themeColor="text1"/>
                <w:sz w:val="18"/>
                <w:szCs w:val="18"/>
                <w:lang w:val="en-GB"/>
              </w:rPr>
              <w:t xml:space="preserve"> = None,</w:t>
            </w:r>
          </w:p>
          <w:p w14:paraId="6547D363"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-&gt; list:</w:t>
            </w:r>
          </w:p>
          <w:p w14:paraId="0F856A70"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 Возвращает k ближайших к запросу фрагментов</w:t>
            </w:r>
          </w:p>
          <w:p w14:paraId="0C510CA1"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embedding_host</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os.environ.get</w:t>
            </w:r>
            <w:proofErr w:type="spellEnd"/>
            <w:r w:rsidRPr="00FC5FB9">
              <w:rPr>
                <w:rFonts w:ascii="Courier New" w:eastAsia="Times New Roman" w:hAnsi="Courier New" w:cs="Courier New"/>
                <w:color w:val="000000" w:themeColor="text1"/>
                <w:sz w:val="18"/>
                <w:szCs w:val="18"/>
                <w:lang w:val="en-GB"/>
              </w:rPr>
              <w:t>("EMBEDDING_HOST")</w:t>
            </w:r>
          </w:p>
          <w:p w14:paraId="1C5E29F9"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embedding_function</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HuggingFaceHubEmbeddings</w:t>
            </w:r>
            <w:proofErr w:type="spellEnd"/>
            <w:r w:rsidRPr="00FC5FB9">
              <w:rPr>
                <w:rFonts w:ascii="Courier New" w:eastAsia="Times New Roman" w:hAnsi="Courier New" w:cs="Courier New"/>
                <w:color w:val="000000" w:themeColor="text1"/>
                <w:sz w:val="18"/>
                <w:szCs w:val="18"/>
                <w:lang w:val="en-GB"/>
              </w:rPr>
              <w:t>(model=</w:t>
            </w:r>
            <w:proofErr w:type="spellStart"/>
            <w:r w:rsidRPr="00FC5FB9">
              <w:rPr>
                <w:rFonts w:ascii="Courier New" w:eastAsia="Times New Roman" w:hAnsi="Courier New" w:cs="Courier New"/>
                <w:color w:val="000000" w:themeColor="text1"/>
                <w:sz w:val="18"/>
                <w:szCs w:val="18"/>
                <w:lang w:val="en-GB"/>
              </w:rPr>
              <w:t>embedding_host</w:t>
            </w:r>
            <w:proofErr w:type="spellEnd"/>
            <w:r w:rsidRPr="00FC5FB9">
              <w:rPr>
                <w:rFonts w:ascii="Courier New" w:eastAsia="Times New Roman" w:hAnsi="Courier New" w:cs="Courier New"/>
                <w:color w:val="000000" w:themeColor="text1"/>
                <w:sz w:val="18"/>
                <w:szCs w:val="18"/>
                <w:lang w:val="en-GB"/>
              </w:rPr>
              <w:t>)</w:t>
            </w:r>
          </w:p>
          <w:p w14:paraId="637CF2BF"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chroma_client</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init_chroma_client</w:t>
            </w:r>
            <w:proofErr w:type="spellEnd"/>
            <w:r w:rsidRPr="00FC5FB9">
              <w:rPr>
                <w:rFonts w:ascii="Courier New" w:eastAsia="Times New Roman" w:hAnsi="Courier New" w:cs="Courier New"/>
                <w:color w:val="000000" w:themeColor="text1"/>
                <w:sz w:val="18"/>
                <w:szCs w:val="18"/>
                <w:lang w:val="en-GB"/>
              </w:rPr>
              <w:t>()</w:t>
            </w:r>
          </w:p>
          <w:p w14:paraId="4B79798E"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p>
          <w:p w14:paraId="0E391335"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docs_searcher_models</w:t>
            </w:r>
            <w:proofErr w:type="spellEnd"/>
            <w:r w:rsidRPr="00FC5FB9">
              <w:rPr>
                <w:rFonts w:ascii="Courier New" w:eastAsia="Times New Roman" w:hAnsi="Courier New" w:cs="Courier New"/>
                <w:color w:val="000000" w:themeColor="text1"/>
                <w:sz w:val="18"/>
                <w:szCs w:val="18"/>
                <w:lang w:val="en-GB"/>
              </w:rPr>
              <w:t xml:space="preserve"> = </w:t>
            </w:r>
            <w:proofErr w:type="spellStart"/>
            <w:r w:rsidRPr="00FC5FB9">
              <w:rPr>
                <w:rFonts w:ascii="Courier New" w:eastAsia="Times New Roman" w:hAnsi="Courier New" w:cs="Courier New"/>
                <w:color w:val="000000" w:themeColor="text1"/>
                <w:sz w:val="18"/>
                <w:szCs w:val="18"/>
                <w:lang w:val="en-GB"/>
              </w:rPr>
              <w:t>DocsSearcherModels</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embedding_model</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embedding_function</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chroma_client</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chroma_client</w:t>
            </w:r>
            <w:proofErr w:type="spellEnd"/>
            <w:r w:rsidRPr="00FC5FB9">
              <w:rPr>
                <w:rFonts w:ascii="Courier New" w:eastAsia="Times New Roman" w:hAnsi="Courier New" w:cs="Courier New"/>
                <w:color w:val="000000" w:themeColor="text1"/>
                <w:sz w:val="18"/>
                <w:szCs w:val="18"/>
                <w:lang w:val="en-GB"/>
              </w:rPr>
              <w:t>)</w:t>
            </w:r>
          </w:p>
          <w:p w14:paraId="3EA28AD5"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retriever = </w:t>
            </w:r>
            <w:proofErr w:type="spellStart"/>
            <w:r w:rsidRPr="00FC5FB9">
              <w:rPr>
                <w:rFonts w:ascii="Courier New" w:eastAsia="Times New Roman" w:hAnsi="Courier New" w:cs="Courier New"/>
                <w:color w:val="000000" w:themeColor="text1"/>
                <w:sz w:val="18"/>
                <w:szCs w:val="18"/>
                <w:lang w:val="en-GB"/>
              </w:rPr>
              <w:t>DocRetriever</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top_k</w:t>
            </w:r>
            <w:proofErr w:type="spellEnd"/>
            <w:r w:rsidRPr="00FC5FB9">
              <w:rPr>
                <w:rFonts w:ascii="Courier New" w:eastAsia="Times New Roman" w:hAnsi="Courier New" w:cs="Courier New"/>
                <w:color w:val="000000" w:themeColor="text1"/>
                <w:sz w:val="18"/>
                <w:szCs w:val="18"/>
                <w:lang w:val="en-GB"/>
              </w:rPr>
              <w:t>=k,</w:t>
            </w:r>
          </w:p>
          <w:p w14:paraId="7CB4D827"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docs_searcher_models</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docs_searcher_models</w:t>
            </w:r>
            <w:proofErr w:type="spellEnd"/>
            <w:r w:rsidRPr="00FC5FB9">
              <w:rPr>
                <w:rFonts w:ascii="Courier New" w:eastAsia="Times New Roman" w:hAnsi="Courier New" w:cs="Courier New"/>
                <w:color w:val="000000" w:themeColor="text1"/>
                <w:sz w:val="18"/>
                <w:szCs w:val="18"/>
                <w:lang w:val="en-GB"/>
              </w:rPr>
              <w:t>,</w:t>
            </w:r>
          </w:p>
          <w:p w14:paraId="40D55B03"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
          <w:p w14:paraId="54114BE5"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p>
          <w:p w14:paraId="369966CF" w14:textId="77777777" w:rsidR="00C03656" w:rsidRPr="00FC5FB9" w:rsidRDefault="00C03656"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return </w:t>
            </w:r>
            <w:proofErr w:type="spellStart"/>
            <w:r w:rsidRPr="00FC5FB9">
              <w:rPr>
                <w:rFonts w:ascii="Courier New" w:eastAsia="Times New Roman" w:hAnsi="Courier New" w:cs="Courier New"/>
                <w:color w:val="000000" w:themeColor="text1"/>
                <w:sz w:val="18"/>
                <w:szCs w:val="18"/>
                <w:lang w:val="en-GB"/>
              </w:rPr>
              <w:t>retriever.retrieve_top</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collection_name</w:t>
            </w:r>
            <w:proofErr w:type="spellEnd"/>
            <w:r w:rsidRPr="00FC5FB9">
              <w:rPr>
                <w:rFonts w:ascii="Courier New" w:eastAsia="Times New Roman" w:hAnsi="Courier New" w:cs="Courier New"/>
                <w:color w:val="000000" w:themeColor="text1"/>
                <w:sz w:val="18"/>
                <w:szCs w:val="18"/>
                <w:lang w:val="en-GB"/>
              </w:rPr>
              <w:t>=collection, query=query)</w:t>
            </w:r>
          </w:p>
          <w:p w14:paraId="1A3390E2" w14:textId="77777777" w:rsidR="006E36FE" w:rsidRPr="00FC5FB9" w:rsidRDefault="006E36FE" w:rsidP="00FC5FB9">
            <w:pPr>
              <w:pStyle w:val="a3"/>
              <w:rPr>
                <w:rFonts w:ascii="Courier New" w:eastAsia="Times New Roman" w:hAnsi="Courier New" w:cs="Courier New"/>
                <w:color w:val="000000" w:themeColor="text1"/>
                <w:sz w:val="18"/>
                <w:szCs w:val="18"/>
                <w:lang w:val="en-GB"/>
              </w:rPr>
            </w:pPr>
          </w:p>
          <w:p w14:paraId="6E34E135" w14:textId="77777777" w:rsidR="00EE5AF0" w:rsidRPr="00FC5FB9" w:rsidRDefault="00EE5AF0"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proto_view</w:t>
            </w:r>
            <w:proofErr w:type="spellEnd"/>
            <w:r w:rsidRPr="00FC5FB9">
              <w:rPr>
                <w:rFonts w:ascii="Courier New" w:eastAsia="Times New Roman" w:hAnsi="Courier New" w:cs="Courier New"/>
                <w:color w:val="000000" w:themeColor="text1"/>
                <w:sz w:val="18"/>
                <w:szCs w:val="18"/>
                <w:lang w:val="en-GB"/>
              </w:rPr>
              <w:t xml:space="preserve">(question, </w:t>
            </w:r>
            <w:proofErr w:type="spellStart"/>
            <w:r w:rsidRPr="00FC5FB9">
              <w:rPr>
                <w:rFonts w:ascii="Courier New" w:eastAsia="Times New Roman" w:hAnsi="Courier New" w:cs="Courier New"/>
                <w:color w:val="000000" w:themeColor="text1"/>
                <w:sz w:val="18"/>
                <w:szCs w:val="18"/>
                <w:lang w:val="en-GB"/>
              </w:rPr>
              <w:t>collection_name</w:t>
            </w:r>
            <w:proofErr w:type="spellEnd"/>
            <w:r w:rsidRPr="00FC5FB9">
              <w:rPr>
                <w:rFonts w:ascii="Courier New" w:eastAsia="Times New Roman" w:hAnsi="Courier New" w:cs="Courier New"/>
                <w:color w:val="000000" w:themeColor="text1"/>
                <w:sz w:val="18"/>
                <w:szCs w:val="18"/>
                <w:lang w:val="en-GB"/>
              </w:rPr>
              <w:t>)</w:t>
            </w:r>
          </w:p>
          <w:p w14:paraId="7DB0A66F" w14:textId="77777777" w:rsidR="00EE5AF0" w:rsidRPr="00FC5FB9" w:rsidRDefault="00EE5AF0"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f'Вопрос</w:t>
            </w:r>
            <w:proofErr w:type="spellEnd"/>
            <w:r w:rsidRPr="00FC5FB9">
              <w:rPr>
                <w:rFonts w:ascii="Courier New" w:eastAsia="Times New Roman" w:hAnsi="Courier New" w:cs="Courier New"/>
                <w:color w:val="000000" w:themeColor="text1"/>
                <w:sz w:val="18"/>
                <w:szCs w:val="18"/>
                <w:lang w:val="en-GB"/>
              </w:rPr>
              <w:t>: {question} Контекст: {context[0].</w:t>
            </w:r>
            <w:proofErr w:type="spellStart"/>
            <w:r w:rsidRPr="00FC5FB9">
              <w:rPr>
                <w:rFonts w:ascii="Courier New" w:eastAsia="Times New Roman" w:hAnsi="Courier New" w:cs="Courier New"/>
                <w:color w:val="000000" w:themeColor="text1"/>
                <w:sz w:val="18"/>
                <w:szCs w:val="18"/>
                <w:lang w:val="en-GB"/>
              </w:rPr>
              <w:t>page_content</w:t>
            </w:r>
            <w:proofErr w:type="spellEnd"/>
            <w:r w:rsidRPr="00FC5FB9">
              <w:rPr>
                <w:rFonts w:ascii="Courier New" w:eastAsia="Times New Roman" w:hAnsi="Courier New" w:cs="Courier New"/>
                <w:color w:val="000000" w:themeColor="text1"/>
                <w:sz w:val="18"/>
                <w:szCs w:val="18"/>
                <w:lang w:val="en-GB"/>
              </w:rPr>
              <w:t>}'</w:t>
            </w:r>
          </w:p>
          <w:p w14:paraId="7CEDFE03" w14:textId="77777777" w:rsidR="00EE5AF0" w:rsidRPr="00FC5FB9" w:rsidRDefault="00EE5AF0" w:rsidP="00FC5FB9">
            <w:pPr>
              <w:pStyle w:val="a3"/>
              <w:rPr>
                <w:rFonts w:ascii="Courier New" w:eastAsia="Times New Roman" w:hAnsi="Courier New" w:cs="Courier New"/>
                <w:color w:val="000000" w:themeColor="text1"/>
                <w:sz w:val="18"/>
                <w:szCs w:val="18"/>
                <w:lang w:val="en-GB"/>
              </w:rPr>
            </w:pPr>
          </w:p>
          <w:p w14:paraId="5136A583" w14:textId="77777777" w:rsidR="00EE5AF0" w:rsidRPr="00FC5FB9" w:rsidRDefault="00EE5AF0"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Получение ответа от БЯМ</w:t>
            </w:r>
          </w:p>
          <w:p w14:paraId="265F107C" w14:textId="2F267BD3" w:rsidR="006E36FE" w:rsidRPr="00FC5FB9" w:rsidRDefault="00EE5AF0"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print(</w:t>
            </w:r>
            <w:proofErr w:type="spellStart"/>
            <w:r w:rsidRPr="00FC5FB9">
              <w:rPr>
                <w:rFonts w:ascii="Courier New" w:eastAsia="Times New Roman" w:hAnsi="Courier New" w:cs="Courier New"/>
                <w:color w:val="000000" w:themeColor="text1"/>
                <w:sz w:val="18"/>
                <w:szCs w:val="18"/>
                <w:lang w:val="en-GB"/>
              </w:rPr>
              <w:t>f'Ответ</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VseGPT</w:t>
            </w:r>
            <w:proofErr w:type="spellEnd"/>
            <w:r w:rsidRPr="00FC5FB9">
              <w:rPr>
                <w:rFonts w:ascii="Courier New" w:eastAsia="Times New Roman" w:hAnsi="Courier New" w:cs="Courier New"/>
                <w:color w:val="000000" w:themeColor="text1"/>
                <w:sz w:val="18"/>
                <w:szCs w:val="18"/>
                <w:lang w:val="en-GB"/>
              </w:rPr>
              <w:t xml:space="preserve"> LLM: \n {</w:t>
            </w:r>
            <w:proofErr w:type="spellStart"/>
            <w:r w:rsidRPr="00FC5FB9">
              <w:rPr>
                <w:rFonts w:ascii="Courier New" w:eastAsia="Times New Roman" w:hAnsi="Courier New" w:cs="Courier New"/>
                <w:color w:val="000000" w:themeColor="text1"/>
                <w:sz w:val="18"/>
                <w:szCs w:val="18"/>
                <w:lang w:val="en-GB"/>
              </w:rPr>
              <w:t>outer_llm</w:t>
            </w:r>
            <w:proofErr w:type="spellEnd"/>
            <w:r w:rsidRPr="00FC5FB9">
              <w:rPr>
                <w:rFonts w:ascii="Courier New" w:eastAsia="Times New Roman" w:hAnsi="Courier New" w:cs="Courier New"/>
                <w:color w:val="000000" w:themeColor="text1"/>
                <w:sz w:val="18"/>
                <w:szCs w:val="18"/>
                <w:lang w:val="en-GB"/>
              </w:rPr>
              <w:t>(context, meta, key, model)}')</w:t>
            </w:r>
          </w:p>
        </w:tc>
      </w:tr>
    </w:tbl>
    <w:p w14:paraId="0D086D2F" w14:textId="77777777" w:rsidR="006E36FE" w:rsidRDefault="006E36FE" w:rsidP="009A79BD">
      <w:pPr>
        <w:spacing w:line="360" w:lineRule="auto"/>
        <w:jc w:val="both"/>
        <w:rPr>
          <w:rFonts w:ascii="Times New Roman" w:hAnsi="Times New Roman" w:cs="Times New Roman"/>
          <w:lang w:val="en-US"/>
        </w:rPr>
      </w:pPr>
    </w:p>
    <w:p w14:paraId="16E8E3C9" w14:textId="3FFCEFAB" w:rsidR="006E36FE" w:rsidRPr="006E36FE" w:rsidRDefault="006E36FE" w:rsidP="009A79BD">
      <w:pPr>
        <w:spacing w:line="360" w:lineRule="auto"/>
        <w:jc w:val="both"/>
        <w:rPr>
          <w:rFonts w:ascii="Times New Roman" w:hAnsi="Times New Roman" w:cs="Times New Roman"/>
        </w:rPr>
      </w:pPr>
      <w:r>
        <w:rPr>
          <w:rFonts w:ascii="Times New Roman" w:hAnsi="Times New Roman" w:cs="Times New Roman"/>
        </w:rPr>
        <w:t>Листинг 4.1.1.</w:t>
      </w:r>
      <w:r w:rsidRPr="006E36FE">
        <w:rPr>
          <w:rFonts w:ascii="Times New Roman" w:hAnsi="Times New Roman" w:cs="Times New Roman"/>
        </w:rPr>
        <w:t>3</w:t>
      </w:r>
      <w:r>
        <w:rPr>
          <w:rFonts w:ascii="Times New Roman" w:hAnsi="Times New Roman" w:cs="Times New Roman"/>
        </w:rPr>
        <w:t xml:space="preserve"> – Использование </w:t>
      </w:r>
      <w:proofErr w:type="spellStart"/>
      <w:r>
        <w:rPr>
          <w:rFonts w:ascii="Times New Roman" w:hAnsi="Times New Roman" w:cs="Times New Roman"/>
          <w:lang w:val="en-US"/>
        </w:rPr>
        <w:t>ProtoLLM</w:t>
      </w:r>
      <w:proofErr w:type="spellEnd"/>
      <w:r w:rsidRPr="006E36FE">
        <w:rPr>
          <w:rFonts w:ascii="Times New Roman" w:hAnsi="Times New Roman" w:cs="Times New Roman"/>
        </w:rPr>
        <w:t xml:space="preserve"> </w:t>
      </w:r>
      <w:r>
        <w:rPr>
          <w:rFonts w:ascii="Times New Roman" w:hAnsi="Times New Roman" w:cs="Times New Roman"/>
        </w:rPr>
        <w:t>для вызова БЯМ с внешн</w:t>
      </w:r>
      <w:r w:rsidR="00CA0FD8">
        <w:rPr>
          <w:rFonts w:ascii="Times New Roman" w:hAnsi="Times New Roman" w:cs="Times New Roman"/>
        </w:rPr>
        <w:t>и</w:t>
      </w:r>
      <w:r>
        <w:rPr>
          <w:rFonts w:ascii="Times New Roman" w:hAnsi="Times New Roman" w:cs="Times New Roman"/>
        </w:rPr>
        <w:t>ми</w:t>
      </w:r>
      <w:r w:rsidR="00CA0FD8">
        <w:rPr>
          <w:rFonts w:ascii="Times New Roman" w:hAnsi="Times New Roman" w:cs="Times New Roman"/>
        </w:rPr>
        <w:t xml:space="preserve"> </w:t>
      </w:r>
      <w:r>
        <w:rPr>
          <w:rFonts w:ascii="Times New Roman" w:hAnsi="Times New Roman" w:cs="Times New Roman"/>
        </w:rPr>
        <w:t>сервисами</w:t>
      </w:r>
    </w:p>
    <w:tbl>
      <w:tblPr>
        <w:tblStyle w:val="TableGrid"/>
        <w:tblW w:w="0" w:type="auto"/>
        <w:shd w:val="clear" w:color="auto" w:fill="D0CECE" w:themeFill="background2" w:themeFillShade="E6"/>
        <w:tblLook w:val="04A0" w:firstRow="1" w:lastRow="0" w:firstColumn="1" w:lastColumn="0" w:noHBand="0" w:noVBand="1"/>
      </w:tblPr>
      <w:tblGrid>
        <w:gridCol w:w="9339"/>
      </w:tblGrid>
      <w:tr w:rsidR="006E36FE" w:rsidRPr="008B6508" w14:paraId="0FA200F2" w14:textId="77777777" w:rsidTr="008903CF">
        <w:tc>
          <w:tcPr>
            <w:tcW w:w="9339" w:type="dxa"/>
            <w:shd w:val="clear" w:color="auto" w:fill="D0CECE" w:themeFill="background2" w:themeFillShade="E6"/>
          </w:tcPr>
          <w:p w14:paraId="2BEADB91"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@tool</w:t>
            </w:r>
          </w:p>
          <w:p w14:paraId="530898DB" w14:textId="2C7497B4"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def </w:t>
            </w:r>
            <w:proofErr w:type="spellStart"/>
            <w:r w:rsidRPr="00FC5FB9">
              <w:rPr>
                <w:rFonts w:ascii="Courier New" w:eastAsia="Times New Roman" w:hAnsi="Courier New" w:cs="Courier New"/>
                <w:color w:val="000000" w:themeColor="text1"/>
                <w:sz w:val="18"/>
                <w:szCs w:val="18"/>
                <w:lang w:val="en-GB"/>
              </w:rPr>
              <w:t>call_data_service</w:t>
            </w:r>
            <w:proofErr w:type="spellEnd"/>
            <w:r w:rsidRPr="00FC5FB9">
              <w:rPr>
                <w:rFonts w:ascii="Courier New" w:eastAsia="Times New Roman" w:hAnsi="Courier New" w:cs="Courier New"/>
                <w:color w:val="000000" w:themeColor="text1"/>
                <w:sz w:val="18"/>
                <w:szCs w:val="18"/>
                <w:lang w:val="en-GB"/>
              </w:rPr>
              <w:t xml:space="preserve"> (</w:t>
            </w:r>
            <w:proofErr w:type="spellStart"/>
            <w:r w:rsidR="29FCE1D9" w:rsidRPr="00FC5FB9">
              <w:rPr>
                <w:rFonts w:ascii="Courier New" w:eastAsia="Times New Roman" w:hAnsi="Courier New" w:cs="Courier New"/>
                <w:color w:val="000000" w:themeColor="text1"/>
                <w:sz w:val="18"/>
                <w:szCs w:val="18"/>
                <w:lang w:val="en-GB"/>
              </w:rPr>
              <w:t>json_data</w:t>
            </w:r>
            <w:proofErr w:type="spellEnd"/>
            <w:r w:rsidR="29FCE1D9" w:rsidRPr="00FC5FB9">
              <w:rPr>
                <w:rFonts w:ascii="Courier New" w:eastAsia="Times New Roman" w:hAnsi="Courier New" w:cs="Courier New"/>
                <w:color w:val="000000" w:themeColor="text1"/>
                <w:sz w:val="18"/>
                <w:szCs w:val="18"/>
                <w:lang w:val="en-GB"/>
              </w:rPr>
              <w:t xml:space="preserve">: </w:t>
            </w:r>
            <w:proofErr w:type="spellStart"/>
            <w:r w:rsidR="29FCE1D9" w:rsidRPr="00FC5FB9">
              <w:rPr>
                <w:rFonts w:ascii="Courier New" w:eastAsia="Times New Roman" w:hAnsi="Courier New" w:cs="Courier New"/>
                <w:color w:val="000000" w:themeColor="text1"/>
                <w:sz w:val="18"/>
                <w:szCs w:val="18"/>
                <w:lang w:val="en-GB"/>
              </w:rPr>
              <w:t>dict</w:t>
            </w:r>
            <w:proofErr w:type="spellEnd"/>
            <w:r w:rsidR="29FCE1D9" w:rsidRPr="00FC5FB9">
              <w:rPr>
                <w:rFonts w:ascii="Courier New" w:eastAsia="Times New Roman" w:hAnsi="Courier New" w:cs="Courier New"/>
                <w:color w:val="000000" w:themeColor="text1"/>
                <w:sz w:val="18"/>
                <w:szCs w:val="18"/>
                <w:lang w:val="en-GB"/>
              </w:rPr>
              <w:t xml:space="preserve">, params: </w:t>
            </w:r>
            <w:proofErr w:type="spellStart"/>
            <w:r w:rsidR="29FCE1D9" w:rsidRPr="00FC5FB9">
              <w:rPr>
                <w:rFonts w:ascii="Courier New" w:eastAsia="Times New Roman" w:hAnsi="Courier New" w:cs="Courier New"/>
                <w:color w:val="000000" w:themeColor="text1"/>
                <w:sz w:val="18"/>
                <w:szCs w:val="18"/>
                <w:lang w:val="en-GB"/>
              </w:rPr>
              <w:t>dict</w:t>
            </w:r>
            <w:proofErr w:type="spellEnd"/>
            <w:r w:rsidRPr="00FC5FB9">
              <w:rPr>
                <w:rFonts w:ascii="Courier New" w:eastAsia="Times New Roman" w:hAnsi="Courier New" w:cs="Courier New"/>
                <w:color w:val="000000" w:themeColor="text1"/>
                <w:sz w:val="18"/>
                <w:szCs w:val="18"/>
                <w:lang w:val="en-GB"/>
              </w:rPr>
              <w:t>) -&gt; str:</w:t>
            </w:r>
          </w:p>
          <w:p w14:paraId="4B20A3D8" w14:textId="6D1EBE10" w:rsidR="1DE93291" w:rsidRPr="00FC5FB9" w:rsidRDefault="1AE98CCA"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r w:rsidR="1DE93291" w:rsidRPr="00FC5FB9">
              <w:rPr>
                <w:rFonts w:ascii="Courier New" w:eastAsia="Times New Roman" w:hAnsi="Courier New" w:cs="Courier New"/>
                <w:color w:val="000000" w:themeColor="text1"/>
                <w:sz w:val="18"/>
                <w:szCs w:val="18"/>
                <w:lang w:val="en-GB"/>
              </w:rPr>
              <w:t>self._</w:t>
            </w:r>
            <w:proofErr w:type="spellStart"/>
            <w:r w:rsidR="1DE93291" w:rsidRPr="00FC5FB9">
              <w:rPr>
                <w:rFonts w:ascii="Courier New" w:eastAsia="Times New Roman" w:hAnsi="Courier New" w:cs="Courier New"/>
                <w:color w:val="000000" w:themeColor="text1"/>
                <w:sz w:val="18"/>
                <w:szCs w:val="18"/>
                <w:lang w:val="en-GB"/>
              </w:rPr>
              <w:t>check_params</w:t>
            </w:r>
            <w:proofErr w:type="spellEnd"/>
            <w:r w:rsidR="1DE93291" w:rsidRPr="00FC5FB9">
              <w:rPr>
                <w:rFonts w:ascii="Courier New" w:eastAsia="Times New Roman" w:hAnsi="Courier New" w:cs="Courier New"/>
                <w:color w:val="000000" w:themeColor="text1"/>
                <w:sz w:val="18"/>
                <w:szCs w:val="18"/>
                <w:lang w:val="en-GB"/>
              </w:rPr>
              <w:t xml:space="preserve">(params) </w:t>
            </w:r>
          </w:p>
          <w:p w14:paraId="4CF393E7" w14:textId="1A09B498" w:rsidR="1DE93291" w:rsidRPr="00FC5FB9" w:rsidRDefault="6447AA25"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1DE93291" w:rsidRPr="00FC5FB9">
              <w:rPr>
                <w:rFonts w:ascii="Courier New" w:eastAsia="Times New Roman" w:hAnsi="Courier New" w:cs="Courier New"/>
                <w:color w:val="000000" w:themeColor="text1"/>
                <w:sz w:val="18"/>
                <w:szCs w:val="18"/>
                <w:lang w:val="en-GB"/>
              </w:rPr>
              <w:t>url</w:t>
            </w:r>
            <w:proofErr w:type="spellEnd"/>
            <w:r w:rsidR="1DE93291" w:rsidRPr="00FC5FB9">
              <w:rPr>
                <w:rFonts w:ascii="Courier New" w:eastAsia="Times New Roman" w:hAnsi="Courier New" w:cs="Courier New"/>
                <w:color w:val="000000" w:themeColor="text1"/>
                <w:sz w:val="18"/>
                <w:szCs w:val="18"/>
                <w:lang w:val="en-GB"/>
              </w:rPr>
              <w:t>, params = self._</w:t>
            </w:r>
            <w:proofErr w:type="spellStart"/>
            <w:r w:rsidR="1DE93291" w:rsidRPr="00FC5FB9">
              <w:rPr>
                <w:rFonts w:ascii="Courier New" w:eastAsia="Times New Roman" w:hAnsi="Courier New" w:cs="Courier New"/>
                <w:color w:val="000000" w:themeColor="text1"/>
                <w:sz w:val="18"/>
                <w:szCs w:val="18"/>
                <w:lang w:val="en-GB"/>
              </w:rPr>
              <w:t>parse_url_params</w:t>
            </w:r>
            <w:proofErr w:type="spellEnd"/>
            <w:r w:rsidR="1DE93291" w:rsidRPr="00FC5FB9">
              <w:rPr>
                <w:rFonts w:ascii="Courier New" w:eastAsia="Times New Roman" w:hAnsi="Courier New" w:cs="Courier New"/>
                <w:color w:val="000000" w:themeColor="text1"/>
                <w:sz w:val="18"/>
                <w:szCs w:val="18"/>
                <w:lang w:val="en-GB"/>
              </w:rPr>
              <w:t xml:space="preserve">(params) </w:t>
            </w:r>
          </w:p>
          <w:p w14:paraId="280F5EA3" w14:textId="22FD0FFE" w:rsidR="1DE93291" w:rsidRPr="00FC5FB9" w:rsidRDefault="78C8606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r w:rsidR="1DE93291" w:rsidRPr="00FC5FB9">
              <w:rPr>
                <w:rFonts w:ascii="Courier New" w:eastAsia="Times New Roman" w:hAnsi="Courier New" w:cs="Courier New"/>
                <w:color w:val="000000" w:themeColor="text1"/>
                <w:sz w:val="18"/>
                <w:szCs w:val="18"/>
                <w:lang w:val="en-GB"/>
              </w:rPr>
              <w:t>result = self._</w:t>
            </w:r>
            <w:proofErr w:type="spellStart"/>
            <w:r w:rsidR="1DE93291" w:rsidRPr="00FC5FB9">
              <w:rPr>
                <w:rFonts w:ascii="Courier New" w:eastAsia="Times New Roman" w:hAnsi="Courier New" w:cs="Courier New"/>
                <w:color w:val="000000" w:themeColor="text1"/>
                <w:sz w:val="18"/>
                <w:szCs w:val="18"/>
                <w:lang w:val="en-GB"/>
              </w:rPr>
              <w:t>execute_request</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url</w:t>
            </w:r>
            <w:proofErr w:type="spellEnd"/>
            <w:r w:rsidR="1DE93291" w:rsidRPr="00FC5FB9">
              <w:rPr>
                <w:rFonts w:ascii="Courier New" w:eastAsia="Times New Roman" w:hAnsi="Courier New" w:cs="Courier New"/>
                <w:color w:val="000000" w:themeColor="text1"/>
                <w:sz w:val="18"/>
                <w:szCs w:val="18"/>
                <w:lang w:val="en-GB"/>
              </w:rPr>
              <w:t xml:space="preserve">, params=params, </w:t>
            </w:r>
            <w:proofErr w:type="spellStart"/>
            <w:r w:rsidR="1DE93291" w:rsidRPr="00FC5FB9">
              <w:rPr>
                <w:rFonts w:ascii="Courier New" w:eastAsia="Times New Roman" w:hAnsi="Courier New" w:cs="Courier New"/>
                <w:color w:val="000000" w:themeColor="text1"/>
                <w:sz w:val="18"/>
                <w:szCs w:val="18"/>
                <w:lang w:val="en-GB"/>
              </w:rPr>
              <w:t>json_data</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json_data</w:t>
            </w:r>
            <w:proofErr w:type="spellEnd"/>
            <w:r w:rsidR="1DE93291" w:rsidRPr="00FC5FB9">
              <w:rPr>
                <w:rFonts w:ascii="Courier New" w:eastAsia="Times New Roman" w:hAnsi="Courier New" w:cs="Courier New"/>
                <w:color w:val="000000" w:themeColor="text1"/>
                <w:sz w:val="18"/>
                <w:szCs w:val="18"/>
                <w:lang w:val="en-GB"/>
              </w:rPr>
              <w:t xml:space="preserve">) </w:t>
            </w:r>
          </w:p>
          <w:p w14:paraId="35DF29A2" w14:textId="73F1AAD4" w:rsidR="1DE93291" w:rsidRPr="00FC5FB9" w:rsidRDefault="78D9DC2F"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r w:rsidR="1DE93291" w:rsidRPr="00FC5FB9">
              <w:rPr>
                <w:rFonts w:ascii="Courier New" w:eastAsia="Times New Roman" w:hAnsi="Courier New" w:cs="Courier New"/>
                <w:color w:val="000000" w:themeColor="text1"/>
                <w:sz w:val="18"/>
                <w:szCs w:val="18"/>
                <w:lang w:val="en-GB"/>
              </w:rPr>
              <w:t xml:space="preserve">if </w:t>
            </w:r>
            <w:proofErr w:type="spellStart"/>
            <w:r w:rsidR="1DE93291" w:rsidRPr="00FC5FB9">
              <w:rPr>
                <w:rFonts w:ascii="Courier New" w:eastAsia="Times New Roman" w:hAnsi="Courier New" w:cs="Courier New"/>
                <w:color w:val="000000" w:themeColor="text1"/>
                <w:sz w:val="18"/>
                <w:szCs w:val="18"/>
                <w:lang w:val="en-GB"/>
              </w:rPr>
              <w:t>result.status_code</w:t>
            </w:r>
            <w:proofErr w:type="spellEnd"/>
            <w:r w:rsidR="1DE93291" w:rsidRPr="00FC5FB9">
              <w:rPr>
                <w:rFonts w:ascii="Courier New" w:eastAsia="Times New Roman" w:hAnsi="Courier New" w:cs="Courier New"/>
                <w:color w:val="000000" w:themeColor="text1"/>
                <w:sz w:val="18"/>
                <w:szCs w:val="18"/>
                <w:lang w:val="en-GB"/>
              </w:rPr>
              <w:t xml:space="preserve"> != 200: </w:t>
            </w:r>
          </w:p>
          <w:p w14:paraId="21523438" w14:textId="7E158727" w:rsidR="1DE93291" w:rsidRPr="00FC5FB9" w:rsidRDefault="06FE1627"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1DE93291" w:rsidRPr="00FC5FB9">
              <w:rPr>
                <w:rFonts w:ascii="Courier New" w:eastAsia="Times New Roman" w:hAnsi="Courier New" w:cs="Courier New"/>
                <w:color w:val="000000" w:themeColor="text1"/>
                <w:sz w:val="18"/>
                <w:szCs w:val="18"/>
                <w:lang w:val="en-GB"/>
              </w:rPr>
              <w:t>logger.error</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f"url</w:t>
            </w:r>
            <w:proofErr w:type="spellEnd"/>
            <w:r w:rsidR="1DE93291" w:rsidRPr="00FC5FB9">
              <w:rPr>
                <w:rFonts w:ascii="Courier New" w:eastAsia="Times New Roman" w:hAnsi="Courier New" w:cs="Courier New"/>
                <w:color w:val="000000" w:themeColor="text1"/>
                <w:sz w:val="18"/>
                <w:szCs w:val="18"/>
                <w:lang w:val="en-GB"/>
              </w:rPr>
              <w:t>: {</w:t>
            </w:r>
            <w:proofErr w:type="spellStart"/>
            <w:r w:rsidR="1DE93291" w:rsidRPr="00FC5FB9">
              <w:rPr>
                <w:rFonts w:ascii="Courier New" w:eastAsia="Times New Roman" w:hAnsi="Courier New" w:cs="Courier New"/>
                <w:color w:val="000000" w:themeColor="text1"/>
                <w:sz w:val="18"/>
                <w:szCs w:val="18"/>
                <w:lang w:val="en-GB"/>
              </w:rPr>
              <w:t>url</w:t>
            </w:r>
            <w:proofErr w:type="spellEnd"/>
            <w:r w:rsidR="1DE93291" w:rsidRPr="00FC5FB9">
              <w:rPr>
                <w:rFonts w:ascii="Courier New" w:eastAsia="Times New Roman" w:hAnsi="Courier New" w:cs="Courier New"/>
                <w:color w:val="000000" w:themeColor="text1"/>
                <w:sz w:val="18"/>
                <w:szCs w:val="18"/>
                <w:lang w:val="en-GB"/>
              </w:rPr>
              <w:t xml:space="preserve">}") </w:t>
            </w:r>
          </w:p>
          <w:p w14:paraId="27729EEA" w14:textId="79479B9A" w:rsidR="1DE93291" w:rsidRPr="00FC5FB9" w:rsidRDefault="40528F23"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1DE93291" w:rsidRPr="00FC5FB9">
              <w:rPr>
                <w:rFonts w:ascii="Courier New" w:eastAsia="Times New Roman" w:hAnsi="Courier New" w:cs="Courier New"/>
                <w:color w:val="000000" w:themeColor="text1"/>
                <w:sz w:val="18"/>
                <w:szCs w:val="18"/>
                <w:lang w:val="en-GB"/>
              </w:rPr>
              <w:t>logger.error</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f"params</w:t>
            </w:r>
            <w:proofErr w:type="spellEnd"/>
            <w:r w:rsidR="1DE93291" w:rsidRPr="00FC5FB9">
              <w:rPr>
                <w:rFonts w:ascii="Courier New" w:eastAsia="Times New Roman" w:hAnsi="Courier New" w:cs="Courier New"/>
                <w:color w:val="000000" w:themeColor="text1"/>
                <w:sz w:val="18"/>
                <w:szCs w:val="18"/>
                <w:lang w:val="en-GB"/>
              </w:rPr>
              <w:t xml:space="preserve">: {params}") </w:t>
            </w:r>
          </w:p>
          <w:p w14:paraId="07E82F76" w14:textId="46D2CEA2" w:rsidR="1DE93291" w:rsidRPr="00FC5FB9" w:rsidRDefault="27F29AAD"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1DE93291" w:rsidRPr="00FC5FB9">
              <w:rPr>
                <w:rFonts w:ascii="Courier New" w:eastAsia="Times New Roman" w:hAnsi="Courier New" w:cs="Courier New"/>
                <w:color w:val="000000" w:themeColor="text1"/>
                <w:sz w:val="18"/>
                <w:szCs w:val="18"/>
                <w:lang w:val="en-GB"/>
              </w:rPr>
              <w:t>logger.error</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f"json_data</w:t>
            </w:r>
            <w:proofErr w:type="spellEnd"/>
            <w:r w:rsidR="1DE93291" w:rsidRPr="00FC5FB9">
              <w:rPr>
                <w:rFonts w:ascii="Courier New" w:eastAsia="Times New Roman" w:hAnsi="Courier New" w:cs="Courier New"/>
                <w:color w:val="000000" w:themeColor="text1"/>
                <w:sz w:val="18"/>
                <w:szCs w:val="18"/>
                <w:lang w:val="en-GB"/>
              </w:rPr>
              <w:t>: {</w:t>
            </w:r>
            <w:proofErr w:type="spellStart"/>
            <w:r w:rsidR="1DE93291" w:rsidRPr="00FC5FB9">
              <w:rPr>
                <w:rFonts w:ascii="Courier New" w:eastAsia="Times New Roman" w:hAnsi="Courier New" w:cs="Courier New"/>
                <w:color w:val="000000" w:themeColor="text1"/>
                <w:sz w:val="18"/>
                <w:szCs w:val="18"/>
                <w:lang w:val="en-GB"/>
              </w:rPr>
              <w:t>json_data</w:t>
            </w:r>
            <w:proofErr w:type="spellEnd"/>
            <w:r w:rsidR="1DE93291" w:rsidRPr="00FC5FB9">
              <w:rPr>
                <w:rFonts w:ascii="Courier New" w:eastAsia="Times New Roman" w:hAnsi="Courier New" w:cs="Courier New"/>
                <w:color w:val="000000" w:themeColor="text1"/>
                <w:sz w:val="18"/>
                <w:szCs w:val="18"/>
                <w:lang w:val="en-GB"/>
              </w:rPr>
              <w:t xml:space="preserve">}") </w:t>
            </w:r>
          </w:p>
          <w:p w14:paraId="566120FD" w14:textId="4AD91176" w:rsidR="1DE93291" w:rsidRPr="00FC5FB9" w:rsidRDefault="69C69AA2"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r w:rsidR="1DE93291" w:rsidRPr="00FC5FB9">
              <w:rPr>
                <w:rFonts w:ascii="Courier New" w:eastAsia="Times New Roman" w:hAnsi="Courier New" w:cs="Courier New"/>
                <w:color w:val="000000" w:themeColor="text1"/>
                <w:sz w:val="18"/>
                <w:szCs w:val="18"/>
                <w:lang w:val="en-GB"/>
              </w:rPr>
              <w:t xml:space="preserve">raise </w:t>
            </w:r>
            <w:proofErr w:type="spellStart"/>
            <w:r w:rsidR="1DE93291" w:rsidRPr="00FC5FB9">
              <w:rPr>
                <w:rFonts w:ascii="Courier New" w:eastAsia="Times New Roman" w:hAnsi="Courier New" w:cs="Courier New"/>
                <w:color w:val="000000" w:themeColor="text1"/>
                <w:sz w:val="18"/>
                <w:szCs w:val="18"/>
                <w:lang w:val="en-GB"/>
              </w:rPr>
              <w:t>RequestException</w:t>
            </w:r>
            <w:proofErr w:type="spellEnd"/>
            <w:r w:rsidR="1DE93291" w:rsidRPr="00FC5FB9">
              <w:rPr>
                <w:rFonts w:ascii="Courier New" w:eastAsia="Times New Roman" w:hAnsi="Courier New" w:cs="Courier New"/>
                <w:color w:val="000000" w:themeColor="text1"/>
                <w:sz w:val="18"/>
                <w:szCs w:val="18"/>
                <w:lang w:val="en-GB"/>
              </w:rPr>
              <w:t>(</w:t>
            </w:r>
            <w:proofErr w:type="spellStart"/>
            <w:r w:rsidR="1DE93291" w:rsidRPr="00FC5FB9">
              <w:rPr>
                <w:rFonts w:ascii="Courier New" w:eastAsia="Times New Roman" w:hAnsi="Courier New" w:cs="Courier New"/>
                <w:color w:val="000000" w:themeColor="text1"/>
                <w:sz w:val="18"/>
                <w:szCs w:val="18"/>
                <w:lang w:val="en-GB"/>
              </w:rPr>
              <w:t>result.status_code</w:t>
            </w:r>
            <w:proofErr w:type="spellEnd"/>
            <w:r w:rsidR="1DE93291" w:rsidRPr="00FC5FB9">
              <w:rPr>
                <w:rFonts w:ascii="Courier New" w:eastAsia="Times New Roman" w:hAnsi="Courier New" w:cs="Courier New"/>
                <w:color w:val="000000" w:themeColor="text1"/>
                <w:sz w:val="18"/>
                <w:szCs w:val="18"/>
                <w:lang w:val="en-GB"/>
              </w:rPr>
              <w:t xml:space="preserve">) </w:t>
            </w:r>
          </w:p>
          <w:p w14:paraId="0401B1FC" w14:textId="063889C3" w:rsidR="1DE93291" w:rsidRPr="00FC5FB9" w:rsidRDefault="0B52C44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r w:rsidR="1DE93291" w:rsidRPr="00FC5FB9">
              <w:rPr>
                <w:rFonts w:ascii="Courier New" w:eastAsia="Times New Roman" w:hAnsi="Courier New" w:cs="Courier New"/>
                <w:color w:val="000000" w:themeColor="text1"/>
                <w:sz w:val="18"/>
                <w:szCs w:val="18"/>
                <w:lang w:val="en-GB"/>
              </w:rPr>
              <w:t xml:space="preserve">return </w:t>
            </w:r>
            <w:proofErr w:type="spellStart"/>
            <w:r w:rsidR="1DE93291" w:rsidRPr="00FC5FB9">
              <w:rPr>
                <w:rFonts w:ascii="Courier New" w:eastAsia="Times New Roman" w:hAnsi="Courier New" w:cs="Courier New"/>
                <w:color w:val="000000" w:themeColor="text1"/>
                <w:sz w:val="18"/>
                <w:szCs w:val="18"/>
                <w:lang w:val="en-GB"/>
              </w:rPr>
              <w:t>result.json</w:t>
            </w:r>
            <w:proofErr w:type="spellEnd"/>
            <w:r w:rsidR="1DE93291" w:rsidRPr="00FC5FB9">
              <w:rPr>
                <w:rFonts w:ascii="Courier New" w:eastAsia="Times New Roman" w:hAnsi="Courier New" w:cs="Courier New"/>
                <w:color w:val="000000" w:themeColor="text1"/>
                <w:sz w:val="18"/>
                <w:szCs w:val="18"/>
                <w:lang w:val="en-GB"/>
              </w:rPr>
              <w:t>()</w:t>
            </w:r>
          </w:p>
          <w:p w14:paraId="76084FA4" w14:textId="2ED93D20" w:rsidR="006E112C" w:rsidRPr="00FC5FB9" w:rsidRDefault="006E112C" w:rsidP="00FC5FB9">
            <w:pPr>
              <w:pStyle w:val="a3"/>
              <w:rPr>
                <w:rFonts w:ascii="Courier New" w:eastAsia="Times New Roman" w:hAnsi="Courier New" w:cs="Courier New"/>
                <w:color w:val="000000" w:themeColor="text1"/>
                <w:sz w:val="18"/>
                <w:szCs w:val="18"/>
                <w:lang w:val="en-GB"/>
              </w:rPr>
            </w:pPr>
          </w:p>
          <w:p w14:paraId="37E8E559" w14:textId="0FC3E2AB"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call_data_service</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input_data</w:t>
            </w:r>
            <w:proofErr w:type="spellEnd"/>
            <w:r w:rsidR="59EE9569" w:rsidRPr="00FC5FB9">
              <w:rPr>
                <w:rFonts w:ascii="Courier New" w:eastAsia="Times New Roman" w:hAnsi="Courier New" w:cs="Courier New"/>
                <w:color w:val="000000" w:themeColor="text1"/>
                <w:sz w:val="18"/>
                <w:szCs w:val="18"/>
                <w:lang w:val="en-GB"/>
              </w:rPr>
              <w:t>, params</w:t>
            </w:r>
            <w:r w:rsidRPr="00FC5FB9">
              <w:rPr>
                <w:rFonts w:ascii="Courier New" w:eastAsia="Times New Roman" w:hAnsi="Courier New" w:cs="Courier New"/>
                <w:color w:val="000000" w:themeColor="text1"/>
                <w:sz w:val="18"/>
                <w:szCs w:val="18"/>
                <w:lang w:val="en-GB"/>
              </w:rPr>
              <w:t>)</w:t>
            </w:r>
          </w:p>
          <w:p w14:paraId="7CB350C2" w14:textId="37DA2F45"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f'Вопрос</w:t>
            </w:r>
            <w:proofErr w:type="spellEnd"/>
            <w:r w:rsidRPr="00FC5FB9">
              <w:rPr>
                <w:rFonts w:ascii="Courier New" w:eastAsia="Times New Roman" w:hAnsi="Courier New" w:cs="Courier New"/>
                <w:color w:val="000000" w:themeColor="text1"/>
                <w:sz w:val="18"/>
                <w:szCs w:val="18"/>
                <w:lang w:val="en-GB"/>
              </w:rPr>
              <w:t>: {question} Ответ сервиса: {context[0].</w:t>
            </w:r>
            <w:proofErr w:type="spellStart"/>
            <w:r w:rsidRPr="00FC5FB9">
              <w:rPr>
                <w:rFonts w:ascii="Courier New" w:eastAsia="Times New Roman" w:hAnsi="Courier New" w:cs="Courier New"/>
                <w:color w:val="000000" w:themeColor="text1"/>
                <w:sz w:val="18"/>
                <w:szCs w:val="18"/>
                <w:lang w:val="en-GB"/>
              </w:rPr>
              <w:t>page_content</w:t>
            </w:r>
            <w:proofErr w:type="spellEnd"/>
            <w:r w:rsidRPr="00FC5FB9">
              <w:rPr>
                <w:rFonts w:ascii="Courier New" w:eastAsia="Times New Roman" w:hAnsi="Courier New" w:cs="Courier New"/>
                <w:color w:val="000000" w:themeColor="text1"/>
                <w:sz w:val="18"/>
                <w:szCs w:val="18"/>
                <w:lang w:val="en-GB"/>
              </w:rPr>
              <w:t>}'</w:t>
            </w:r>
          </w:p>
          <w:p w14:paraId="062E22FC"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p>
          <w:p w14:paraId="3300BE71"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Получение</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ответа</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от</w:t>
            </w:r>
            <w:proofErr w:type="spellEnd"/>
            <w:r w:rsidRPr="00FC5FB9">
              <w:rPr>
                <w:rFonts w:ascii="Courier New" w:eastAsia="Times New Roman" w:hAnsi="Courier New" w:cs="Courier New"/>
                <w:color w:val="000000" w:themeColor="text1"/>
                <w:sz w:val="18"/>
                <w:szCs w:val="18"/>
                <w:lang w:val="en-GB"/>
              </w:rPr>
              <w:t xml:space="preserve"> БЯМ</w:t>
            </w:r>
          </w:p>
          <w:p w14:paraId="4BDDF401" w14:textId="3E96C4ED"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print(</w:t>
            </w:r>
            <w:proofErr w:type="spellStart"/>
            <w:r w:rsidRPr="00FC5FB9">
              <w:rPr>
                <w:rFonts w:ascii="Courier New" w:eastAsia="Times New Roman" w:hAnsi="Courier New" w:cs="Courier New"/>
                <w:color w:val="000000" w:themeColor="text1"/>
                <w:sz w:val="18"/>
                <w:szCs w:val="18"/>
                <w:lang w:val="en-GB"/>
              </w:rPr>
              <w:t>f'Ответ</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VseGPT</w:t>
            </w:r>
            <w:proofErr w:type="spellEnd"/>
            <w:r w:rsidRPr="00FC5FB9">
              <w:rPr>
                <w:rFonts w:ascii="Courier New" w:eastAsia="Times New Roman" w:hAnsi="Courier New" w:cs="Courier New"/>
                <w:color w:val="000000" w:themeColor="text1"/>
                <w:sz w:val="18"/>
                <w:szCs w:val="18"/>
                <w:lang w:val="en-GB"/>
              </w:rPr>
              <w:t xml:space="preserve"> LLM: \n {</w:t>
            </w:r>
            <w:proofErr w:type="spellStart"/>
            <w:r w:rsidRPr="00FC5FB9">
              <w:rPr>
                <w:rFonts w:ascii="Courier New" w:eastAsia="Times New Roman" w:hAnsi="Courier New" w:cs="Courier New"/>
                <w:color w:val="000000" w:themeColor="text1"/>
                <w:sz w:val="18"/>
                <w:szCs w:val="18"/>
                <w:lang w:val="en-GB"/>
              </w:rPr>
              <w:t>outer_llm</w:t>
            </w:r>
            <w:proofErr w:type="spellEnd"/>
            <w:r w:rsidRPr="00FC5FB9">
              <w:rPr>
                <w:rFonts w:ascii="Courier New" w:eastAsia="Times New Roman" w:hAnsi="Courier New" w:cs="Courier New"/>
                <w:color w:val="000000" w:themeColor="text1"/>
                <w:sz w:val="18"/>
                <w:szCs w:val="18"/>
                <w:lang w:val="en-GB"/>
              </w:rPr>
              <w:t>(context, meta, key, model)}')</w:t>
            </w:r>
          </w:p>
          <w:p w14:paraId="60434459" w14:textId="5D179921" w:rsidR="006E36FE" w:rsidRPr="00FC5FB9" w:rsidRDefault="006E36FE" w:rsidP="00FC5FB9">
            <w:pPr>
              <w:pStyle w:val="a3"/>
              <w:rPr>
                <w:rFonts w:ascii="Courier New" w:eastAsia="Times New Roman" w:hAnsi="Courier New" w:cs="Courier New"/>
                <w:color w:val="000000" w:themeColor="text1"/>
                <w:sz w:val="18"/>
                <w:szCs w:val="18"/>
                <w:lang w:val="en-GB"/>
              </w:rPr>
            </w:pPr>
          </w:p>
        </w:tc>
      </w:tr>
    </w:tbl>
    <w:p w14:paraId="5419135D" w14:textId="3A83A5E8" w:rsidR="60B100F8" w:rsidRPr="008B6508" w:rsidRDefault="60B100F8">
      <w:pPr>
        <w:rPr>
          <w:lang w:val="en-US"/>
        </w:rPr>
      </w:pPr>
    </w:p>
    <w:p w14:paraId="0A5D1C23" w14:textId="77777777" w:rsidR="006E36FE" w:rsidRPr="006E112C" w:rsidRDefault="006E36FE" w:rsidP="009A79BD">
      <w:pPr>
        <w:spacing w:line="360" w:lineRule="auto"/>
        <w:jc w:val="both"/>
        <w:rPr>
          <w:rFonts w:ascii="Times New Roman" w:hAnsi="Times New Roman" w:cs="Times New Roman"/>
          <w:lang w:val="en-US"/>
        </w:rPr>
      </w:pPr>
    </w:p>
    <w:p w14:paraId="3AD0E475" w14:textId="65834FCE" w:rsidR="006E36FE" w:rsidRDefault="006E36FE" w:rsidP="009A79BD">
      <w:pPr>
        <w:spacing w:line="360" w:lineRule="auto"/>
        <w:jc w:val="both"/>
        <w:rPr>
          <w:rFonts w:ascii="Times New Roman" w:hAnsi="Times New Roman" w:cs="Times New Roman"/>
        </w:rPr>
      </w:pPr>
      <w:r>
        <w:rPr>
          <w:rFonts w:ascii="Times New Roman" w:hAnsi="Times New Roman" w:cs="Times New Roman"/>
        </w:rPr>
        <w:t xml:space="preserve">Листинг 4.1.1.4 – Использование </w:t>
      </w:r>
      <w:proofErr w:type="spellStart"/>
      <w:r>
        <w:rPr>
          <w:rFonts w:ascii="Times New Roman" w:hAnsi="Times New Roman" w:cs="Times New Roman"/>
          <w:lang w:val="en-US"/>
        </w:rPr>
        <w:t>ProtoLLM</w:t>
      </w:r>
      <w:proofErr w:type="spellEnd"/>
      <w:r w:rsidRPr="006E36FE">
        <w:rPr>
          <w:rFonts w:ascii="Times New Roman" w:hAnsi="Times New Roman" w:cs="Times New Roman"/>
        </w:rPr>
        <w:t xml:space="preserve"> </w:t>
      </w:r>
      <w:r>
        <w:rPr>
          <w:rFonts w:ascii="Times New Roman" w:hAnsi="Times New Roman" w:cs="Times New Roman"/>
        </w:rPr>
        <w:t xml:space="preserve">для вызова БЯМ с </w:t>
      </w:r>
      <w:r>
        <w:rPr>
          <w:rFonts w:ascii="Times New Roman" w:hAnsi="Times New Roman" w:cs="Times New Roman"/>
          <w:lang w:val="en-US"/>
        </w:rPr>
        <w:t>RAG</w:t>
      </w:r>
      <w:r>
        <w:rPr>
          <w:rFonts w:ascii="Times New Roman" w:hAnsi="Times New Roman" w:cs="Times New Roman"/>
        </w:rPr>
        <w:t xml:space="preserve"> и внешн</w:t>
      </w:r>
      <w:r w:rsidR="00CA0FD8">
        <w:rPr>
          <w:rFonts w:ascii="Times New Roman" w:hAnsi="Times New Roman" w:cs="Times New Roman"/>
        </w:rPr>
        <w:t>и</w:t>
      </w:r>
      <w:r>
        <w:rPr>
          <w:rFonts w:ascii="Times New Roman" w:hAnsi="Times New Roman" w:cs="Times New Roman"/>
        </w:rPr>
        <w:t>ми</w:t>
      </w:r>
      <w:r w:rsidR="00CA0FD8">
        <w:rPr>
          <w:rFonts w:ascii="Times New Roman" w:hAnsi="Times New Roman" w:cs="Times New Roman"/>
        </w:rPr>
        <w:t xml:space="preserve"> </w:t>
      </w:r>
      <w:r>
        <w:rPr>
          <w:rFonts w:ascii="Times New Roman" w:hAnsi="Times New Roman" w:cs="Times New Roman"/>
        </w:rPr>
        <w:t>сервисами</w:t>
      </w:r>
    </w:p>
    <w:tbl>
      <w:tblPr>
        <w:tblStyle w:val="TableGrid"/>
        <w:tblW w:w="0" w:type="auto"/>
        <w:tblLook w:val="04A0" w:firstRow="1" w:lastRow="0" w:firstColumn="1" w:lastColumn="0" w:noHBand="0" w:noVBand="1"/>
      </w:tblPr>
      <w:tblGrid>
        <w:gridCol w:w="9339"/>
      </w:tblGrid>
      <w:tr w:rsidR="006E36FE" w:rsidRPr="008B6508" w14:paraId="5B5809CA" w14:textId="77777777" w:rsidTr="00B76A06">
        <w:tc>
          <w:tcPr>
            <w:tcW w:w="9339" w:type="dxa"/>
            <w:shd w:val="clear" w:color="auto" w:fill="D0CECE" w:themeFill="background2" w:themeFillShade="E6"/>
          </w:tcPr>
          <w:p w14:paraId="6F5E0385"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call_data_service</w:t>
            </w:r>
            <w:proofErr w:type="spellEnd"/>
            <w:r w:rsidRPr="00FC5FB9">
              <w:rPr>
                <w:rFonts w:ascii="Courier New" w:eastAsia="Times New Roman" w:hAnsi="Courier New" w:cs="Courier New"/>
                <w:color w:val="000000" w:themeColor="text1"/>
                <w:sz w:val="18"/>
                <w:szCs w:val="18"/>
                <w:lang w:val="en-GB"/>
              </w:rPr>
              <w:t>(</w:t>
            </w:r>
            <w:proofErr w:type="spellStart"/>
            <w:r w:rsidRPr="00FC5FB9">
              <w:rPr>
                <w:rFonts w:ascii="Courier New" w:eastAsia="Times New Roman" w:hAnsi="Courier New" w:cs="Courier New"/>
                <w:color w:val="000000" w:themeColor="text1"/>
                <w:sz w:val="18"/>
                <w:szCs w:val="18"/>
                <w:lang w:val="en-GB"/>
              </w:rPr>
              <w:t>input_data</w:t>
            </w:r>
            <w:proofErr w:type="spellEnd"/>
            <w:r w:rsidRPr="00FC5FB9">
              <w:rPr>
                <w:rFonts w:ascii="Courier New" w:eastAsia="Times New Roman" w:hAnsi="Courier New" w:cs="Courier New"/>
                <w:color w:val="000000" w:themeColor="text1"/>
                <w:sz w:val="18"/>
                <w:szCs w:val="18"/>
                <w:lang w:val="en-GB"/>
              </w:rPr>
              <w:t>)</w:t>
            </w:r>
          </w:p>
          <w:p w14:paraId="04BA048C"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f'Вопрос</w:t>
            </w:r>
            <w:proofErr w:type="spellEnd"/>
            <w:r w:rsidRPr="00FC5FB9">
              <w:rPr>
                <w:rFonts w:ascii="Courier New" w:eastAsia="Times New Roman" w:hAnsi="Courier New" w:cs="Courier New"/>
                <w:color w:val="000000" w:themeColor="text1"/>
                <w:sz w:val="18"/>
                <w:szCs w:val="18"/>
                <w:lang w:val="en-GB"/>
              </w:rPr>
              <w:t>: {question} Ответ сервиса: {context[0].</w:t>
            </w:r>
            <w:proofErr w:type="spellStart"/>
            <w:r w:rsidRPr="00FC5FB9">
              <w:rPr>
                <w:rFonts w:ascii="Courier New" w:eastAsia="Times New Roman" w:hAnsi="Courier New" w:cs="Courier New"/>
                <w:color w:val="000000" w:themeColor="text1"/>
                <w:sz w:val="18"/>
                <w:szCs w:val="18"/>
                <w:lang w:val="en-GB"/>
              </w:rPr>
              <w:t>page_content</w:t>
            </w:r>
            <w:proofErr w:type="spellEnd"/>
            <w:r w:rsidRPr="00FC5FB9">
              <w:rPr>
                <w:rFonts w:ascii="Courier New" w:eastAsia="Times New Roman" w:hAnsi="Courier New" w:cs="Courier New"/>
                <w:color w:val="000000" w:themeColor="text1"/>
                <w:sz w:val="18"/>
                <w:szCs w:val="18"/>
                <w:lang w:val="en-GB"/>
              </w:rPr>
              <w:t>}'</w:t>
            </w:r>
          </w:p>
          <w:p w14:paraId="2E672D8B"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w:t>
            </w:r>
            <w:proofErr w:type="spellStart"/>
            <w:r w:rsidRPr="00FC5FB9">
              <w:rPr>
                <w:rFonts w:ascii="Courier New" w:eastAsia="Times New Roman" w:hAnsi="Courier New" w:cs="Courier New"/>
                <w:color w:val="000000" w:themeColor="text1"/>
                <w:sz w:val="18"/>
                <w:szCs w:val="18"/>
                <w:lang w:val="en-GB"/>
              </w:rPr>
              <w:t>proto_view</w:t>
            </w:r>
            <w:proofErr w:type="spellEnd"/>
            <w:r w:rsidRPr="00FC5FB9">
              <w:rPr>
                <w:rFonts w:ascii="Courier New" w:eastAsia="Times New Roman" w:hAnsi="Courier New" w:cs="Courier New"/>
                <w:color w:val="000000" w:themeColor="text1"/>
                <w:sz w:val="18"/>
                <w:szCs w:val="18"/>
                <w:lang w:val="en-GB"/>
              </w:rPr>
              <w:t xml:space="preserve">(question, </w:t>
            </w:r>
            <w:proofErr w:type="spellStart"/>
            <w:r w:rsidRPr="00FC5FB9">
              <w:rPr>
                <w:rFonts w:ascii="Courier New" w:eastAsia="Times New Roman" w:hAnsi="Courier New" w:cs="Courier New"/>
                <w:color w:val="000000" w:themeColor="text1"/>
                <w:sz w:val="18"/>
                <w:szCs w:val="18"/>
                <w:lang w:val="en-GB"/>
              </w:rPr>
              <w:t>collection_name</w:t>
            </w:r>
            <w:proofErr w:type="spellEnd"/>
            <w:r w:rsidRPr="00FC5FB9">
              <w:rPr>
                <w:rFonts w:ascii="Courier New" w:eastAsia="Times New Roman" w:hAnsi="Courier New" w:cs="Courier New"/>
                <w:color w:val="000000" w:themeColor="text1"/>
                <w:sz w:val="18"/>
                <w:szCs w:val="18"/>
                <w:lang w:val="en-GB"/>
              </w:rPr>
              <w:t>)</w:t>
            </w:r>
          </w:p>
          <w:p w14:paraId="474B00E4" w14:textId="55DB7704"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context = context += f'Ответ </w:t>
            </w:r>
            <w:proofErr w:type="spellStart"/>
            <w:r w:rsidRPr="00FC5FB9">
              <w:rPr>
                <w:rFonts w:ascii="Courier New" w:eastAsia="Times New Roman" w:hAnsi="Courier New" w:cs="Courier New"/>
                <w:color w:val="000000" w:themeColor="text1"/>
                <w:sz w:val="18"/>
                <w:szCs w:val="18"/>
                <w:lang w:val="en-GB"/>
              </w:rPr>
              <w:t>сериса</w:t>
            </w:r>
            <w:proofErr w:type="spellEnd"/>
            <w:r w:rsidRPr="00FC5FB9">
              <w:rPr>
                <w:rFonts w:ascii="Courier New" w:eastAsia="Times New Roman" w:hAnsi="Courier New" w:cs="Courier New"/>
                <w:color w:val="000000" w:themeColor="text1"/>
                <w:sz w:val="18"/>
                <w:szCs w:val="18"/>
                <w:lang w:val="en-GB"/>
              </w:rPr>
              <w:t>: {context[0].</w:t>
            </w:r>
            <w:proofErr w:type="spellStart"/>
            <w:r w:rsidRPr="00FC5FB9">
              <w:rPr>
                <w:rFonts w:ascii="Courier New" w:eastAsia="Times New Roman" w:hAnsi="Courier New" w:cs="Courier New"/>
                <w:color w:val="000000" w:themeColor="text1"/>
                <w:sz w:val="18"/>
                <w:szCs w:val="18"/>
                <w:lang w:val="en-GB"/>
              </w:rPr>
              <w:t>page_content</w:t>
            </w:r>
            <w:proofErr w:type="spellEnd"/>
            <w:r w:rsidRPr="00FC5FB9">
              <w:rPr>
                <w:rFonts w:ascii="Courier New" w:eastAsia="Times New Roman" w:hAnsi="Courier New" w:cs="Courier New"/>
                <w:color w:val="000000" w:themeColor="text1"/>
                <w:sz w:val="18"/>
                <w:szCs w:val="18"/>
                <w:lang w:val="en-GB"/>
              </w:rPr>
              <w:t>}'</w:t>
            </w:r>
          </w:p>
          <w:p w14:paraId="6F4D32D1"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p>
          <w:p w14:paraId="7FA37275" w14:textId="77777777" w:rsidR="006E112C"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Получение</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ответа</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от</w:t>
            </w:r>
            <w:proofErr w:type="spellEnd"/>
            <w:r w:rsidRPr="00FC5FB9">
              <w:rPr>
                <w:rFonts w:ascii="Courier New" w:eastAsia="Times New Roman" w:hAnsi="Courier New" w:cs="Courier New"/>
                <w:color w:val="000000" w:themeColor="text1"/>
                <w:sz w:val="18"/>
                <w:szCs w:val="18"/>
                <w:lang w:val="en-GB"/>
              </w:rPr>
              <w:t xml:space="preserve"> БЯМ</w:t>
            </w:r>
          </w:p>
          <w:p w14:paraId="7E033011" w14:textId="1C7DB326" w:rsidR="006E36FE" w:rsidRPr="00FC5FB9" w:rsidRDefault="006E112C" w:rsidP="00FC5FB9">
            <w:pPr>
              <w:pStyle w:val="a3"/>
              <w:rPr>
                <w:rFonts w:ascii="Courier New" w:eastAsia="Times New Roman" w:hAnsi="Courier New" w:cs="Courier New"/>
                <w:color w:val="000000" w:themeColor="text1"/>
                <w:sz w:val="18"/>
                <w:szCs w:val="18"/>
                <w:lang w:val="en-GB"/>
              </w:rPr>
            </w:pPr>
            <w:r w:rsidRPr="00FC5FB9">
              <w:rPr>
                <w:rFonts w:ascii="Courier New" w:eastAsia="Times New Roman" w:hAnsi="Courier New" w:cs="Courier New"/>
                <w:color w:val="000000" w:themeColor="text1"/>
                <w:sz w:val="18"/>
                <w:szCs w:val="18"/>
                <w:lang w:val="en-GB"/>
              </w:rPr>
              <w:t>print(</w:t>
            </w:r>
            <w:proofErr w:type="spellStart"/>
            <w:r w:rsidRPr="00FC5FB9">
              <w:rPr>
                <w:rFonts w:ascii="Courier New" w:eastAsia="Times New Roman" w:hAnsi="Courier New" w:cs="Courier New"/>
                <w:color w:val="000000" w:themeColor="text1"/>
                <w:sz w:val="18"/>
                <w:szCs w:val="18"/>
                <w:lang w:val="en-GB"/>
              </w:rPr>
              <w:t>f'Ответ</w:t>
            </w:r>
            <w:proofErr w:type="spellEnd"/>
            <w:r w:rsidRPr="00FC5FB9">
              <w:rPr>
                <w:rFonts w:ascii="Courier New" w:eastAsia="Times New Roman" w:hAnsi="Courier New" w:cs="Courier New"/>
                <w:color w:val="000000" w:themeColor="text1"/>
                <w:sz w:val="18"/>
                <w:szCs w:val="18"/>
                <w:lang w:val="en-GB"/>
              </w:rPr>
              <w:t xml:space="preserve"> </w:t>
            </w:r>
            <w:proofErr w:type="spellStart"/>
            <w:r w:rsidRPr="00FC5FB9">
              <w:rPr>
                <w:rFonts w:ascii="Courier New" w:eastAsia="Times New Roman" w:hAnsi="Courier New" w:cs="Courier New"/>
                <w:color w:val="000000" w:themeColor="text1"/>
                <w:sz w:val="18"/>
                <w:szCs w:val="18"/>
                <w:lang w:val="en-GB"/>
              </w:rPr>
              <w:t>VseGPT</w:t>
            </w:r>
            <w:proofErr w:type="spellEnd"/>
            <w:r w:rsidRPr="00FC5FB9">
              <w:rPr>
                <w:rFonts w:ascii="Courier New" w:eastAsia="Times New Roman" w:hAnsi="Courier New" w:cs="Courier New"/>
                <w:color w:val="000000" w:themeColor="text1"/>
                <w:sz w:val="18"/>
                <w:szCs w:val="18"/>
                <w:lang w:val="en-GB"/>
              </w:rPr>
              <w:t xml:space="preserve"> LLM: \n {</w:t>
            </w:r>
            <w:proofErr w:type="spellStart"/>
            <w:r w:rsidRPr="00FC5FB9">
              <w:rPr>
                <w:rFonts w:ascii="Courier New" w:eastAsia="Times New Roman" w:hAnsi="Courier New" w:cs="Courier New"/>
                <w:color w:val="000000" w:themeColor="text1"/>
                <w:sz w:val="18"/>
                <w:szCs w:val="18"/>
                <w:lang w:val="en-GB"/>
              </w:rPr>
              <w:t>outer_llm</w:t>
            </w:r>
            <w:proofErr w:type="spellEnd"/>
            <w:r w:rsidRPr="00FC5FB9">
              <w:rPr>
                <w:rFonts w:ascii="Courier New" w:eastAsia="Times New Roman" w:hAnsi="Courier New" w:cs="Courier New"/>
                <w:color w:val="000000" w:themeColor="text1"/>
                <w:sz w:val="18"/>
                <w:szCs w:val="18"/>
                <w:lang w:val="en-GB"/>
              </w:rPr>
              <w:t>(context, meta, key, model)}')</w:t>
            </w:r>
          </w:p>
        </w:tc>
      </w:tr>
    </w:tbl>
    <w:p w14:paraId="791FE906" w14:textId="77777777" w:rsidR="006E36FE" w:rsidRPr="006E112C" w:rsidRDefault="006E36FE" w:rsidP="009A79BD">
      <w:pPr>
        <w:spacing w:line="360" w:lineRule="auto"/>
        <w:jc w:val="both"/>
        <w:rPr>
          <w:rFonts w:ascii="Times New Roman" w:hAnsi="Times New Roman" w:cs="Times New Roman"/>
          <w:lang w:val="en-US"/>
        </w:rPr>
      </w:pPr>
    </w:p>
    <w:p w14:paraId="2E128081" w14:textId="67AFB21D" w:rsidR="5171322C" w:rsidRPr="002C2A09" w:rsidRDefault="000D0507" w:rsidP="002C2A09">
      <w:pPr>
        <w:spacing w:line="360" w:lineRule="auto"/>
        <w:ind w:firstLine="708"/>
        <w:jc w:val="both"/>
        <w:rPr>
          <w:rFonts w:ascii="Times New Roman" w:hAnsi="Times New Roman" w:cs="Times New Roman"/>
        </w:rPr>
      </w:pPr>
      <w:r>
        <w:rPr>
          <w:rFonts w:ascii="Times New Roman" w:hAnsi="Times New Roman" w:cs="Times New Roman"/>
        </w:rPr>
        <w:t xml:space="preserve">В качестве примера </w:t>
      </w:r>
      <w:r w:rsidR="00883DB7">
        <w:rPr>
          <w:rFonts w:ascii="Times New Roman" w:hAnsi="Times New Roman" w:cs="Times New Roman"/>
        </w:rPr>
        <w:t>эффекта от</w:t>
      </w:r>
      <w:r>
        <w:rPr>
          <w:rFonts w:ascii="Times New Roman" w:hAnsi="Times New Roman" w:cs="Times New Roman"/>
        </w:rPr>
        <w:t xml:space="preserve"> использования различных режимов </w:t>
      </w:r>
      <w:r w:rsidR="003F15E1">
        <w:rPr>
          <w:rFonts w:ascii="Times New Roman" w:hAnsi="Times New Roman" w:cs="Times New Roman"/>
        </w:rPr>
        <w:t>рассмотрим у</w:t>
      </w:r>
      <w:r w:rsidR="5171322C" w:rsidRPr="12D2FF7C">
        <w:rPr>
          <w:rFonts w:ascii="Times New Roman" w:hAnsi="Times New Roman" w:cs="Times New Roman"/>
        </w:rPr>
        <w:t>рбанистическ</w:t>
      </w:r>
      <w:r w:rsidR="003F15E1">
        <w:rPr>
          <w:rFonts w:ascii="Times New Roman" w:hAnsi="Times New Roman" w:cs="Times New Roman"/>
        </w:rPr>
        <w:t>ую</w:t>
      </w:r>
      <w:r w:rsidR="5171322C" w:rsidRPr="002C2A09">
        <w:rPr>
          <w:rFonts w:ascii="Times New Roman" w:hAnsi="Times New Roman" w:cs="Times New Roman"/>
        </w:rPr>
        <w:t xml:space="preserve"> мульти-</w:t>
      </w:r>
      <w:proofErr w:type="spellStart"/>
      <w:r w:rsidR="5171322C" w:rsidRPr="12D2FF7C">
        <w:rPr>
          <w:rFonts w:ascii="Times New Roman" w:hAnsi="Times New Roman" w:cs="Times New Roman"/>
        </w:rPr>
        <w:t>агентн</w:t>
      </w:r>
      <w:r w:rsidR="003F15E1">
        <w:rPr>
          <w:rFonts w:ascii="Times New Roman" w:hAnsi="Times New Roman" w:cs="Times New Roman"/>
        </w:rPr>
        <w:t>ую</w:t>
      </w:r>
      <w:proofErr w:type="spellEnd"/>
      <w:r w:rsidR="5171322C" w:rsidRPr="002C2A09">
        <w:rPr>
          <w:rFonts w:ascii="Times New Roman" w:hAnsi="Times New Roman" w:cs="Times New Roman"/>
        </w:rPr>
        <w:t xml:space="preserve"> БЯМ</w:t>
      </w:r>
      <w:r w:rsidR="003F15E1">
        <w:rPr>
          <w:rFonts w:ascii="Times New Roman" w:hAnsi="Times New Roman" w:cs="Times New Roman"/>
        </w:rPr>
        <w:t>-</w:t>
      </w:r>
      <w:r w:rsidR="5171322C" w:rsidRPr="12D2FF7C">
        <w:rPr>
          <w:rFonts w:ascii="Times New Roman" w:hAnsi="Times New Roman" w:cs="Times New Roman"/>
        </w:rPr>
        <w:t>систем</w:t>
      </w:r>
      <w:r w:rsidR="003F15E1">
        <w:rPr>
          <w:rFonts w:ascii="Times New Roman" w:hAnsi="Times New Roman" w:cs="Times New Roman"/>
        </w:rPr>
        <w:t xml:space="preserve">у, </w:t>
      </w:r>
      <w:r w:rsidR="005C5EBB">
        <w:rPr>
          <w:rFonts w:ascii="Times New Roman" w:hAnsi="Times New Roman" w:cs="Times New Roman"/>
        </w:rPr>
        <w:t>созданную с помощью</w:t>
      </w:r>
      <w:r w:rsidR="003F15E1">
        <w:rPr>
          <w:rFonts w:ascii="Times New Roman" w:hAnsi="Times New Roman" w:cs="Times New Roman"/>
        </w:rPr>
        <w:t xml:space="preserve"> </w:t>
      </w:r>
      <w:proofErr w:type="spellStart"/>
      <w:r w:rsidR="005C5EBB">
        <w:rPr>
          <w:rFonts w:ascii="Times New Roman" w:hAnsi="Times New Roman" w:cs="Times New Roman"/>
          <w:lang w:val="en-US"/>
        </w:rPr>
        <w:t>ProtoLLM</w:t>
      </w:r>
      <w:proofErr w:type="spellEnd"/>
      <w:r w:rsidR="005C5EBB" w:rsidRPr="005C5EBB">
        <w:rPr>
          <w:rFonts w:ascii="Times New Roman" w:hAnsi="Times New Roman" w:cs="Times New Roman"/>
        </w:rPr>
        <w:t xml:space="preserve">, </w:t>
      </w:r>
      <w:r w:rsidR="003F15E1">
        <w:rPr>
          <w:rFonts w:ascii="Times New Roman" w:hAnsi="Times New Roman" w:cs="Times New Roman"/>
        </w:rPr>
        <w:t>которая</w:t>
      </w:r>
      <w:r w:rsidR="5171322C" w:rsidRPr="002C2A09">
        <w:rPr>
          <w:rFonts w:ascii="Times New Roman" w:hAnsi="Times New Roman" w:cs="Times New Roman"/>
        </w:rPr>
        <w:t xml:space="preserve"> </w:t>
      </w:r>
      <w:r w:rsidR="13F248E6" w:rsidRPr="002C2A09">
        <w:rPr>
          <w:rFonts w:ascii="Times New Roman" w:hAnsi="Times New Roman" w:cs="Times New Roman"/>
        </w:rPr>
        <w:t xml:space="preserve">должна предоставлять комплексную информацию о городе, его проблемах, состоянии на основе различных источников данных. </w:t>
      </w:r>
      <w:r w:rsidR="6D0C3CF7" w:rsidRPr="002C2A09">
        <w:rPr>
          <w:rFonts w:ascii="Times New Roman" w:hAnsi="Times New Roman" w:cs="Times New Roman"/>
        </w:rPr>
        <w:t>Для этого в</w:t>
      </w:r>
      <w:r w:rsidR="13F248E6" w:rsidRPr="002C2A09">
        <w:rPr>
          <w:rFonts w:ascii="Times New Roman" w:hAnsi="Times New Roman" w:cs="Times New Roman"/>
        </w:rPr>
        <w:t xml:space="preserve"> ней </w:t>
      </w:r>
      <w:r w:rsidR="00F06B9E">
        <w:rPr>
          <w:rFonts w:ascii="Times New Roman" w:hAnsi="Times New Roman" w:cs="Times New Roman"/>
        </w:rPr>
        <w:t>использованы</w:t>
      </w:r>
      <w:r w:rsidR="7BAB33D0" w:rsidRPr="002C2A09">
        <w:rPr>
          <w:rFonts w:ascii="Times New Roman" w:hAnsi="Times New Roman" w:cs="Times New Roman"/>
        </w:rPr>
        <w:t xml:space="preserve"> </w:t>
      </w:r>
      <w:r w:rsidR="13F248E6" w:rsidRPr="002C2A09">
        <w:rPr>
          <w:rFonts w:ascii="Times New Roman" w:hAnsi="Times New Roman" w:cs="Times New Roman"/>
        </w:rPr>
        <w:t>различные режимы работы</w:t>
      </w:r>
      <w:r w:rsidR="00F06B9E">
        <w:rPr>
          <w:rFonts w:ascii="Times New Roman" w:hAnsi="Times New Roman" w:cs="Times New Roman"/>
        </w:rPr>
        <w:t xml:space="preserve"> </w:t>
      </w:r>
      <w:proofErr w:type="spellStart"/>
      <w:r w:rsidR="00F06B9E">
        <w:rPr>
          <w:rFonts w:ascii="Times New Roman" w:hAnsi="Times New Roman" w:cs="Times New Roman"/>
          <w:lang w:val="en-US"/>
        </w:rPr>
        <w:t>ProtoLLM</w:t>
      </w:r>
      <w:proofErr w:type="spellEnd"/>
      <w:r w:rsidR="13F248E6" w:rsidRPr="002C2A09">
        <w:rPr>
          <w:rFonts w:ascii="Times New Roman" w:hAnsi="Times New Roman" w:cs="Times New Roman"/>
        </w:rPr>
        <w:t xml:space="preserve">, которые обеспечивают извлечение нужного контекста из векторной базы данных и API урбанистической платформы. </w:t>
      </w:r>
      <w:r w:rsidR="1CBA3E5C" w:rsidRPr="002C2A09">
        <w:rPr>
          <w:rFonts w:ascii="Times New Roman" w:hAnsi="Times New Roman" w:cs="Times New Roman"/>
        </w:rPr>
        <w:t>Также в системе предусмотрена возможность использовать для расчетов различные виды БЯМ.</w:t>
      </w:r>
    </w:p>
    <w:p w14:paraId="66F0FE9F" w14:textId="783FE101" w:rsidR="13F248E6" w:rsidRPr="002C2A09" w:rsidRDefault="08A1091C" w:rsidP="002C2A09">
      <w:pPr>
        <w:spacing w:line="360" w:lineRule="auto"/>
        <w:ind w:firstLine="708"/>
        <w:jc w:val="both"/>
        <w:rPr>
          <w:rFonts w:ascii="Times New Roman" w:hAnsi="Times New Roman" w:cs="Times New Roman"/>
        </w:rPr>
      </w:pPr>
      <w:r w:rsidRPr="002C2A09">
        <w:rPr>
          <w:rFonts w:ascii="Times New Roman" w:hAnsi="Times New Roman" w:cs="Times New Roman"/>
        </w:rPr>
        <w:t xml:space="preserve"> </w:t>
      </w:r>
      <w:r w:rsidR="13F248E6" w:rsidRPr="002C2A09">
        <w:rPr>
          <w:rFonts w:ascii="Times New Roman" w:hAnsi="Times New Roman" w:cs="Times New Roman"/>
        </w:rPr>
        <w:t xml:space="preserve">Чтобы корректно ответить на вопрос пользователя, необходимо правильно маршрутизировать </w:t>
      </w:r>
      <w:r w:rsidR="37256464" w:rsidRPr="002C2A09">
        <w:rPr>
          <w:rFonts w:ascii="Times New Roman" w:hAnsi="Times New Roman" w:cs="Times New Roman"/>
        </w:rPr>
        <w:t xml:space="preserve">его </w:t>
      </w:r>
      <w:r w:rsidR="13F248E6" w:rsidRPr="002C2A09">
        <w:rPr>
          <w:rFonts w:ascii="Times New Roman" w:hAnsi="Times New Roman" w:cs="Times New Roman"/>
        </w:rPr>
        <w:t>запрос</w:t>
      </w:r>
      <w:r w:rsidR="7BEF0983" w:rsidRPr="002C2A09">
        <w:rPr>
          <w:rFonts w:ascii="Times New Roman" w:hAnsi="Times New Roman" w:cs="Times New Roman"/>
        </w:rPr>
        <w:t xml:space="preserve"> и использовать нужный режим</w:t>
      </w:r>
      <w:r w:rsidR="13F248E6" w:rsidRPr="002C2A09">
        <w:rPr>
          <w:rFonts w:ascii="Times New Roman" w:hAnsi="Times New Roman" w:cs="Times New Roman"/>
        </w:rPr>
        <w:t>.  Прежде всего необходимо выбрать сервис (БД или API). Затем из БД необходимо подобрать нужные документы, а из API нужные функции для вызова вместе с параметрами.</w:t>
      </w:r>
    </w:p>
    <w:p w14:paraId="34487D6F" w14:textId="06B308C0" w:rsidR="00B76028" w:rsidRPr="00716BEF" w:rsidRDefault="00716BEF" w:rsidP="008F6F78">
      <w:pPr>
        <w:pStyle w:val="ListParagraph"/>
        <w:numPr>
          <w:ilvl w:val="1"/>
          <w:numId w:val="2"/>
        </w:numPr>
        <w:spacing w:before="240" w:after="240" w:line="360" w:lineRule="auto"/>
        <w:ind w:left="1276" w:hanging="567"/>
        <w:jc w:val="both"/>
        <w:outlineLvl w:val="1"/>
        <w:rPr>
          <w:rFonts w:ascii="Times New Roman" w:hAnsi="Times New Roman" w:cs="Times New Roman"/>
          <w:b/>
          <w:bCs/>
        </w:rPr>
      </w:pPr>
      <w:bookmarkStart w:id="40" w:name="_Toc185708538"/>
      <w:r w:rsidRPr="00716BEF">
        <w:rPr>
          <w:rFonts w:ascii="Times New Roman" w:hAnsi="Times New Roman" w:cs="Times New Roman"/>
          <w:b/>
          <w:bCs/>
        </w:rPr>
        <w:t xml:space="preserve">Порядок оценки качества </w:t>
      </w:r>
      <w:r w:rsidR="00496BCE">
        <w:rPr>
          <w:rFonts w:ascii="Times New Roman" w:hAnsi="Times New Roman" w:cs="Times New Roman"/>
          <w:b/>
          <w:bCs/>
        </w:rPr>
        <w:t>результатов программы</w:t>
      </w:r>
      <w:r w:rsidR="009E228B">
        <w:rPr>
          <w:rFonts w:ascii="Times New Roman" w:hAnsi="Times New Roman" w:cs="Times New Roman"/>
          <w:b/>
          <w:bCs/>
        </w:rPr>
        <w:t xml:space="preserve"> </w:t>
      </w:r>
      <w:r w:rsidR="009E228B" w:rsidRPr="00496BCE">
        <w:rPr>
          <w:rFonts w:ascii="Times New Roman" w:hAnsi="Times New Roman" w:cs="Times New Roman"/>
          <w:color w:val="FF0000"/>
          <w:highlight w:val="yellow"/>
        </w:rPr>
        <w:t>(Луценко)</w:t>
      </w:r>
      <w:bookmarkEnd w:id="40"/>
    </w:p>
    <w:p w14:paraId="5A9D055D" w14:textId="26354FB1" w:rsidR="00716BEF" w:rsidRPr="00F237D7" w:rsidRDefault="004C7E2B" w:rsidP="008F6F78">
      <w:pPr>
        <w:pStyle w:val="ListParagraph"/>
        <w:numPr>
          <w:ilvl w:val="2"/>
          <w:numId w:val="2"/>
        </w:numPr>
        <w:spacing w:before="240" w:after="120" w:line="360" w:lineRule="auto"/>
        <w:ind w:left="0" w:firstLine="709"/>
        <w:jc w:val="both"/>
        <w:outlineLvl w:val="1"/>
        <w:rPr>
          <w:rFonts w:ascii="Times New Roman" w:hAnsi="Times New Roman" w:cs="Times New Roman"/>
        </w:rPr>
      </w:pPr>
      <w:bookmarkStart w:id="41" w:name="_Toc185708539"/>
      <w:r w:rsidRPr="00F237D7">
        <w:rPr>
          <w:rFonts w:ascii="Times New Roman" w:hAnsi="Times New Roman" w:cs="Times New Roman"/>
        </w:rPr>
        <w:t xml:space="preserve">Оценка </w:t>
      </w:r>
      <w:r w:rsidR="00141270">
        <w:rPr>
          <w:rFonts w:ascii="Times New Roman" w:hAnsi="Times New Roman" w:cs="Times New Roman"/>
        </w:rPr>
        <w:t>качества</w:t>
      </w:r>
      <w:r w:rsidR="00160241" w:rsidRPr="00F237D7">
        <w:rPr>
          <w:rFonts w:ascii="Times New Roman" w:hAnsi="Times New Roman" w:cs="Times New Roman"/>
        </w:rPr>
        <w:t xml:space="preserve"> маршрутизации </w:t>
      </w:r>
      <w:r w:rsidR="00717F13" w:rsidRPr="00F237D7">
        <w:rPr>
          <w:rFonts w:ascii="Times New Roman" w:hAnsi="Times New Roman" w:cs="Times New Roman"/>
        </w:rPr>
        <w:t>запроса</w:t>
      </w:r>
      <w:r w:rsidR="003A3C25">
        <w:rPr>
          <w:rFonts w:ascii="Times New Roman" w:hAnsi="Times New Roman" w:cs="Times New Roman"/>
        </w:rPr>
        <w:t xml:space="preserve"> </w:t>
      </w:r>
      <w:r w:rsidR="003A3C25" w:rsidRPr="003A3C25">
        <w:rPr>
          <w:rFonts w:ascii="Times New Roman" w:hAnsi="Times New Roman" w:cs="Times New Roman"/>
        </w:rPr>
        <w:t>системой на основе БЯМ</w:t>
      </w:r>
      <w:r w:rsidR="00717F13" w:rsidRPr="00F237D7">
        <w:rPr>
          <w:rFonts w:ascii="Times New Roman" w:hAnsi="Times New Roman" w:cs="Times New Roman"/>
        </w:rPr>
        <w:t xml:space="preserve"> </w:t>
      </w:r>
      <w:r w:rsidR="004C7A38" w:rsidRPr="00F237D7">
        <w:rPr>
          <w:rFonts w:ascii="Times New Roman" w:hAnsi="Times New Roman" w:cs="Times New Roman"/>
        </w:rPr>
        <w:t xml:space="preserve">к </w:t>
      </w:r>
      <w:r w:rsidR="00C17131" w:rsidRPr="00F237D7">
        <w:rPr>
          <w:rFonts w:ascii="Times New Roman" w:hAnsi="Times New Roman" w:cs="Times New Roman"/>
        </w:rPr>
        <w:t xml:space="preserve">подключенному </w:t>
      </w:r>
      <w:r w:rsidR="00251564" w:rsidRPr="00F237D7">
        <w:rPr>
          <w:rFonts w:ascii="Times New Roman" w:hAnsi="Times New Roman" w:cs="Times New Roman"/>
        </w:rPr>
        <w:t xml:space="preserve">плагину или </w:t>
      </w:r>
      <w:r w:rsidR="00C17131" w:rsidRPr="00F237D7">
        <w:rPr>
          <w:rFonts w:ascii="Times New Roman" w:hAnsi="Times New Roman" w:cs="Times New Roman"/>
        </w:rPr>
        <w:t>сервису</w:t>
      </w:r>
      <w:bookmarkEnd w:id="41"/>
    </w:p>
    <w:p w14:paraId="3A45DEAA" w14:textId="726B7238" w:rsidR="00141270" w:rsidRPr="00626930" w:rsidRDefault="00141270" w:rsidP="12D2FF7C">
      <w:pPr>
        <w:spacing w:line="360" w:lineRule="auto"/>
        <w:ind w:firstLine="708"/>
        <w:jc w:val="both"/>
        <w:rPr>
          <w:rFonts w:ascii="Times New Roman" w:hAnsi="Times New Roman" w:cs="Times New Roman"/>
        </w:rPr>
      </w:pPr>
      <w:r w:rsidRPr="00626930">
        <w:rPr>
          <w:rFonts w:ascii="Times New Roman" w:hAnsi="Times New Roman" w:cs="Times New Roman"/>
        </w:rPr>
        <w:t xml:space="preserve">Для оценки качества маршрутизации запроса системой на основе БЯМ к подключенному плагину или сервису используется метрика </w:t>
      </w:r>
      <w:r w:rsidRPr="00626930">
        <w:rPr>
          <w:rFonts w:ascii="Times New Roman" w:hAnsi="Times New Roman" w:cs="Times New Roman"/>
          <w:lang w:val="en-US"/>
        </w:rPr>
        <w:t>Accuracy</w:t>
      </w:r>
      <w:r w:rsidRPr="00626930">
        <w:rPr>
          <w:rFonts w:ascii="Times New Roman" w:hAnsi="Times New Roman" w:cs="Times New Roman"/>
        </w:rPr>
        <w:t xml:space="preserve"> (точность</w:t>
      </w:r>
      <w:r w:rsidR="00472C20" w:rsidRPr="00626930">
        <w:rPr>
          <w:rFonts w:ascii="Times New Roman" w:hAnsi="Times New Roman" w:cs="Times New Roman"/>
        </w:rPr>
        <w:t xml:space="preserve">, </w:t>
      </w:r>
      <w:r w:rsidR="00626930" w:rsidRPr="00626930">
        <w:rPr>
          <w:rFonts w:ascii="Times New Roman" w:hAnsi="Times New Roman" w:cs="Times New Roman"/>
        </w:rPr>
        <w:t>в %</w:t>
      </w:r>
      <w:r w:rsidRPr="00626930">
        <w:rPr>
          <w:rFonts w:ascii="Times New Roman" w:hAnsi="Times New Roman" w:cs="Times New Roman"/>
        </w:rPr>
        <w:t>)</w:t>
      </w:r>
      <w:r w:rsidR="00626930" w:rsidRPr="00626930">
        <w:rPr>
          <w:rFonts w:ascii="Times New Roman" w:hAnsi="Times New Roman" w:cs="Times New Roman"/>
        </w:rPr>
        <w:t>.</w:t>
      </w:r>
    </w:p>
    <w:p w14:paraId="14A5EA60" w14:textId="6D2247D3" w:rsidR="00D2021A" w:rsidRDefault="00E20EBD" w:rsidP="12D2FF7C">
      <w:pPr>
        <w:spacing w:line="360" w:lineRule="auto"/>
        <w:ind w:firstLine="708"/>
        <w:jc w:val="both"/>
        <w:rPr>
          <w:rFonts w:ascii="Times New Roman" w:hAnsi="Times New Roman" w:cs="Times New Roman"/>
        </w:rPr>
      </w:pPr>
      <w:r>
        <w:rPr>
          <w:rFonts w:ascii="Times New Roman" w:hAnsi="Times New Roman" w:cs="Times New Roman"/>
        </w:rPr>
        <w:t>Значения метрики</w:t>
      </w:r>
      <w:r w:rsidR="00D2021A">
        <w:rPr>
          <w:rFonts w:ascii="Times New Roman" w:hAnsi="Times New Roman" w:cs="Times New Roman"/>
        </w:rPr>
        <w:t xml:space="preserve"> точност</w:t>
      </w:r>
      <w:r w:rsidR="001460E6">
        <w:rPr>
          <w:rFonts w:ascii="Times New Roman" w:hAnsi="Times New Roman" w:cs="Times New Roman"/>
        </w:rPr>
        <w:t>и</w:t>
      </w:r>
      <w:r w:rsidR="00D2021A">
        <w:rPr>
          <w:rFonts w:ascii="Times New Roman" w:hAnsi="Times New Roman" w:cs="Times New Roman"/>
        </w:rPr>
        <w:t xml:space="preserve"> выбора режима </w:t>
      </w:r>
      <w:r w:rsidR="0051542C">
        <w:rPr>
          <w:rFonts w:ascii="Times New Roman" w:hAnsi="Times New Roman" w:cs="Times New Roman"/>
        </w:rPr>
        <w:t xml:space="preserve">работы </w:t>
      </w:r>
      <w:proofErr w:type="spellStart"/>
      <w:r w:rsidR="0051542C">
        <w:rPr>
          <w:rFonts w:ascii="Times New Roman" w:hAnsi="Times New Roman" w:cs="Times New Roman"/>
          <w:lang w:val="en-US"/>
        </w:rPr>
        <w:t>ProtoLLM</w:t>
      </w:r>
      <w:proofErr w:type="spellEnd"/>
      <w:r w:rsidR="00D2021A">
        <w:rPr>
          <w:rFonts w:ascii="Times New Roman" w:hAnsi="Times New Roman" w:cs="Times New Roman"/>
        </w:rPr>
        <w:t xml:space="preserve"> </w:t>
      </w:r>
      <w:r w:rsidR="0051542C">
        <w:rPr>
          <w:rFonts w:ascii="Times New Roman" w:hAnsi="Times New Roman" w:cs="Times New Roman"/>
        </w:rPr>
        <w:t>с помощью БЯМ</w:t>
      </w:r>
      <w:r w:rsidR="001460E6">
        <w:rPr>
          <w:rFonts w:ascii="Times New Roman" w:hAnsi="Times New Roman" w:cs="Times New Roman"/>
        </w:rPr>
        <w:t xml:space="preserve"> представлены в таблице </w:t>
      </w:r>
      <w:r w:rsidR="00924DBF">
        <w:rPr>
          <w:rFonts w:ascii="Times New Roman" w:hAnsi="Times New Roman" w:cs="Times New Roman"/>
        </w:rPr>
        <w:t>4.2.1</w:t>
      </w:r>
      <w:r w:rsidR="0051542C">
        <w:rPr>
          <w:rFonts w:ascii="Times New Roman" w:hAnsi="Times New Roman" w:cs="Times New Roman"/>
        </w:rPr>
        <w:t>.</w:t>
      </w:r>
    </w:p>
    <w:p w14:paraId="48A6BF30" w14:textId="7021EB76" w:rsidR="66544F8C" w:rsidRPr="00AF2242" w:rsidRDefault="00DB4F63" w:rsidP="12D2FF7C">
      <w:pPr>
        <w:spacing w:line="360" w:lineRule="auto"/>
        <w:ind w:firstLine="708"/>
        <w:jc w:val="both"/>
        <w:rPr>
          <w:rFonts w:ascii="Times New Roman" w:hAnsi="Times New Roman" w:cs="Times New Roman"/>
        </w:rPr>
      </w:pPr>
      <w:r>
        <w:rPr>
          <w:rFonts w:ascii="Times New Roman" w:hAnsi="Times New Roman" w:cs="Times New Roman"/>
        </w:rPr>
        <w:t>Метрик</w:t>
      </w:r>
      <w:r w:rsidR="009B2F6F">
        <w:rPr>
          <w:rFonts w:ascii="Times New Roman" w:hAnsi="Times New Roman" w:cs="Times New Roman"/>
        </w:rPr>
        <w:t>а</w:t>
      </w:r>
      <w:r>
        <w:rPr>
          <w:rFonts w:ascii="Times New Roman" w:hAnsi="Times New Roman" w:cs="Times New Roman"/>
        </w:rPr>
        <w:t xml:space="preserve"> в таблице 4.2.1 оценены на примере</w:t>
      </w:r>
      <w:r w:rsidR="66544F8C" w:rsidRPr="00AF2242">
        <w:rPr>
          <w:rFonts w:ascii="Times New Roman" w:hAnsi="Times New Roman" w:cs="Times New Roman"/>
        </w:rPr>
        <w:t xml:space="preserve"> систем</w:t>
      </w:r>
      <w:r>
        <w:rPr>
          <w:rFonts w:ascii="Times New Roman" w:hAnsi="Times New Roman" w:cs="Times New Roman"/>
        </w:rPr>
        <w:t xml:space="preserve">ы, включающей </w:t>
      </w:r>
      <w:r w:rsidR="66544F8C" w:rsidRPr="00AF2242">
        <w:rPr>
          <w:rFonts w:ascii="Times New Roman" w:hAnsi="Times New Roman" w:cs="Times New Roman"/>
        </w:rPr>
        <w:t xml:space="preserve">в себя несколько агентов, которые маршрутизируют запросы с помощью механизма </w:t>
      </w:r>
      <w:r w:rsidR="66544F8C" w:rsidRPr="12D2FF7C">
        <w:rPr>
          <w:rFonts w:ascii="Times New Roman" w:hAnsi="Times New Roman" w:cs="Times New Roman"/>
          <w:lang w:val="en-US"/>
        </w:rPr>
        <w:t>Function</w:t>
      </w:r>
      <w:r w:rsidR="66544F8C" w:rsidRPr="00AF2242">
        <w:rPr>
          <w:rFonts w:ascii="Times New Roman" w:hAnsi="Times New Roman" w:cs="Times New Roman"/>
        </w:rPr>
        <w:t xml:space="preserve"> </w:t>
      </w:r>
      <w:r w:rsidR="66544F8C" w:rsidRPr="12D2FF7C">
        <w:rPr>
          <w:rFonts w:ascii="Times New Roman" w:hAnsi="Times New Roman" w:cs="Times New Roman"/>
          <w:lang w:val="en-US"/>
        </w:rPr>
        <w:t>Calling</w:t>
      </w:r>
      <w:r w:rsidR="66544F8C" w:rsidRPr="00AF2242">
        <w:rPr>
          <w:rFonts w:ascii="Times New Roman" w:hAnsi="Times New Roman" w:cs="Times New Roman"/>
        </w:rPr>
        <w:t xml:space="preserve">. Один агент отвечает за выбор правильного источника данных: БД или </w:t>
      </w:r>
      <w:r w:rsidR="66544F8C" w:rsidRPr="12D2FF7C">
        <w:rPr>
          <w:rFonts w:ascii="Times New Roman" w:hAnsi="Times New Roman" w:cs="Times New Roman"/>
          <w:lang w:val="en-US"/>
        </w:rPr>
        <w:t>API</w:t>
      </w:r>
      <w:r w:rsidR="66544F8C" w:rsidRPr="00AF2242">
        <w:rPr>
          <w:rFonts w:ascii="Times New Roman" w:hAnsi="Times New Roman" w:cs="Times New Roman"/>
        </w:rPr>
        <w:t xml:space="preserve">. Второй агент выбирает необходимые функции для извлечения контекста из </w:t>
      </w:r>
      <w:r w:rsidR="66544F8C" w:rsidRPr="12D2FF7C">
        <w:rPr>
          <w:rFonts w:ascii="Times New Roman" w:hAnsi="Times New Roman" w:cs="Times New Roman"/>
          <w:lang w:val="en-US"/>
        </w:rPr>
        <w:t>API</w:t>
      </w:r>
      <w:r w:rsidR="66544F8C" w:rsidRPr="00AF2242">
        <w:rPr>
          <w:rFonts w:ascii="Times New Roman" w:hAnsi="Times New Roman" w:cs="Times New Roman"/>
        </w:rPr>
        <w:t xml:space="preserve">. </w:t>
      </w:r>
      <w:r>
        <w:rPr>
          <w:rFonts w:ascii="Times New Roman" w:hAnsi="Times New Roman" w:cs="Times New Roman"/>
        </w:rPr>
        <w:t>Метрик</w:t>
      </w:r>
      <w:r w:rsidR="009B2F6F">
        <w:rPr>
          <w:rFonts w:ascii="Times New Roman" w:hAnsi="Times New Roman" w:cs="Times New Roman"/>
        </w:rPr>
        <w:t>а точности</w:t>
      </w:r>
      <w:r>
        <w:rPr>
          <w:rFonts w:ascii="Times New Roman" w:hAnsi="Times New Roman" w:cs="Times New Roman"/>
        </w:rPr>
        <w:t xml:space="preserve"> </w:t>
      </w:r>
      <w:r w:rsidR="009B2F6F">
        <w:rPr>
          <w:rFonts w:ascii="Times New Roman" w:hAnsi="Times New Roman" w:cs="Times New Roman"/>
        </w:rPr>
        <w:t>могут быть оценены</w:t>
      </w:r>
      <w:r w:rsidR="66544F8C" w:rsidRPr="00AF2242">
        <w:rPr>
          <w:rFonts w:ascii="Times New Roman" w:hAnsi="Times New Roman" w:cs="Times New Roman"/>
        </w:rPr>
        <w:t xml:space="preserve"> на различных БЯМ, чтобы проверить качество работы агентов. </w:t>
      </w:r>
    </w:p>
    <w:p w14:paraId="21A87FFB" w14:textId="54CC57B0" w:rsidR="12D2FF7C" w:rsidRPr="00AF2242" w:rsidRDefault="12D2FF7C" w:rsidP="12D2FF7C">
      <w:pPr>
        <w:spacing w:line="360" w:lineRule="auto"/>
        <w:ind w:firstLine="708"/>
        <w:jc w:val="both"/>
        <w:rPr>
          <w:rFonts w:ascii="Times New Roman" w:hAnsi="Times New Roman" w:cs="Times New Roman"/>
        </w:rPr>
      </w:pPr>
    </w:p>
    <w:p w14:paraId="3B5195DF" w14:textId="0C05B738" w:rsidR="704BF11D" w:rsidRDefault="704BF11D" w:rsidP="12D2FF7C">
      <w:pPr>
        <w:spacing w:line="360" w:lineRule="auto"/>
        <w:ind w:firstLine="708"/>
        <w:rPr>
          <w:rFonts w:ascii="Times New Roman" w:hAnsi="Times New Roman" w:cs="Times New Roman"/>
        </w:rPr>
      </w:pPr>
      <w:proofErr w:type="spellStart"/>
      <w:r w:rsidRPr="12D2FF7C">
        <w:rPr>
          <w:rFonts w:ascii="Times New Roman" w:hAnsi="Times New Roman" w:cs="Times New Roman"/>
          <w:lang w:val="en-US"/>
        </w:rPr>
        <w:t>Таблица</w:t>
      </w:r>
      <w:proofErr w:type="spellEnd"/>
      <w:r w:rsidRPr="12D2FF7C">
        <w:rPr>
          <w:rFonts w:ascii="Times New Roman" w:hAnsi="Times New Roman" w:cs="Times New Roman"/>
          <w:lang w:val="en-US"/>
        </w:rPr>
        <w:t xml:space="preserve"> 4.2.1</w:t>
      </w:r>
      <w:r w:rsidR="6B20CE50" w:rsidRPr="12D2FF7C">
        <w:rPr>
          <w:rFonts w:ascii="Times New Roman" w:hAnsi="Times New Roman" w:cs="Times New Roman"/>
          <w:lang w:val="en-US"/>
        </w:rPr>
        <w:t xml:space="preserve">.1 </w:t>
      </w:r>
      <w:r w:rsidR="6B20CE50" w:rsidRPr="12D2FF7C">
        <w:rPr>
          <w:rFonts w:ascii="Times New Roman" w:eastAsia="Times New Roman" w:hAnsi="Times New Roman" w:cs="Times New Roman"/>
          <w:color w:val="000000" w:themeColor="text1"/>
        </w:rPr>
        <w:t xml:space="preserve">— </w:t>
      </w:r>
      <w:r w:rsidR="2CF22BE6" w:rsidRPr="12D2FF7C">
        <w:rPr>
          <w:rFonts w:ascii="Times New Roman" w:hAnsi="Times New Roman" w:cs="Times New Roman"/>
        </w:rPr>
        <w:t>Оценка точности маршрутизации запроса</w:t>
      </w:r>
    </w:p>
    <w:tbl>
      <w:tblPr>
        <w:tblStyle w:val="TableGrid"/>
        <w:tblW w:w="0" w:type="auto"/>
        <w:tblInd w:w="708" w:type="dxa"/>
        <w:tblLook w:val="06A0" w:firstRow="1" w:lastRow="0" w:firstColumn="1" w:lastColumn="0" w:noHBand="1" w:noVBand="1"/>
      </w:tblPr>
      <w:tblGrid>
        <w:gridCol w:w="2880"/>
        <w:gridCol w:w="2955"/>
        <w:gridCol w:w="2700"/>
      </w:tblGrid>
      <w:tr w:rsidR="7587BE96" w14:paraId="192B8718" w14:textId="77777777" w:rsidTr="12D2FF7C">
        <w:trPr>
          <w:trHeight w:val="300"/>
        </w:trPr>
        <w:tc>
          <w:tcPr>
            <w:tcW w:w="2880" w:type="dxa"/>
          </w:tcPr>
          <w:p w14:paraId="57B5284C" w14:textId="5ED654B2" w:rsidR="7587BE96" w:rsidRDefault="3E01B9DB" w:rsidP="61FD35F8">
            <w:pPr>
              <w:rPr>
                <w:rFonts w:ascii="Times New Roman" w:hAnsi="Times New Roman" w:cs="Times New Roman"/>
              </w:rPr>
            </w:pPr>
            <w:r w:rsidRPr="12D2FF7C">
              <w:rPr>
                <w:rFonts w:ascii="Times New Roman" w:hAnsi="Times New Roman" w:cs="Times New Roman"/>
              </w:rPr>
              <w:t>Модель</w:t>
            </w:r>
          </w:p>
        </w:tc>
        <w:tc>
          <w:tcPr>
            <w:tcW w:w="2955" w:type="dxa"/>
          </w:tcPr>
          <w:p w14:paraId="61CEA057" w14:textId="259EDC67" w:rsidR="7587BE96" w:rsidRDefault="3E01B9DB" w:rsidP="12D2FF7C">
            <w:pPr>
              <w:jc w:val="center"/>
              <w:rPr>
                <w:rFonts w:ascii="Times New Roman" w:hAnsi="Times New Roman" w:cs="Times New Roman"/>
              </w:rPr>
            </w:pPr>
            <w:r w:rsidRPr="12D2FF7C">
              <w:rPr>
                <w:rFonts w:ascii="Times New Roman" w:hAnsi="Times New Roman" w:cs="Times New Roman"/>
              </w:rPr>
              <w:t xml:space="preserve">Выбор источника </w:t>
            </w:r>
          </w:p>
          <w:p w14:paraId="22342097" w14:textId="7BC01FF9" w:rsidR="7587BE96" w:rsidRDefault="3E01B9DB" w:rsidP="12D2FF7C">
            <w:pPr>
              <w:jc w:val="center"/>
              <w:rPr>
                <w:rFonts w:ascii="Times New Roman" w:hAnsi="Times New Roman" w:cs="Times New Roman"/>
              </w:rPr>
            </w:pPr>
            <w:r w:rsidRPr="12D2FF7C">
              <w:rPr>
                <w:rFonts w:ascii="Times New Roman" w:hAnsi="Times New Roman" w:cs="Times New Roman"/>
              </w:rPr>
              <w:t>данных, %</w:t>
            </w:r>
          </w:p>
        </w:tc>
        <w:tc>
          <w:tcPr>
            <w:tcW w:w="2700" w:type="dxa"/>
          </w:tcPr>
          <w:p w14:paraId="62315B71" w14:textId="50315B89" w:rsidR="7587BE96" w:rsidRDefault="3E01B9DB" w:rsidP="12D2FF7C">
            <w:pPr>
              <w:jc w:val="center"/>
              <w:rPr>
                <w:rFonts w:ascii="Times New Roman" w:hAnsi="Times New Roman" w:cs="Times New Roman"/>
              </w:rPr>
            </w:pPr>
            <w:r w:rsidRPr="12D2FF7C">
              <w:rPr>
                <w:rFonts w:ascii="Times New Roman" w:hAnsi="Times New Roman" w:cs="Times New Roman"/>
              </w:rPr>
              <w:t xml:space="preserve">Выбор функции </w:t>
            </w:r>
          </w:p>
          <w:p w14:paraId="7BB1F684" w14:textId="270DE5BA" w:rsidR="7587BE96" w:rsidRDefault="3E01B9DB" w:rsidP="12D2FF7C">
            <w:pPr>
              <w:jc w:val="center"/>
              <w:rPr>
                <w:rFonts w:ascii="Times New Roman" w:hAnsi="Times New Roman" w:cs="Times New Roman"/>
              </w:rPr>
            </w:pPr>
            <w:r w:rsidRPr="12D2FF7C">
              <w:rPr>
                <w:rFonts w:ascii="Times New Roman" w:hAnsi="Times New Roman" w:cs="Times New Roman"/>
              </w:rPr>
              <w:t>для API, %</w:t>
            </w:r>
          </w:p>
        </w:tc>
      </w:tr>
      <w:tr w:rsidR="7587BE96" w14:paraId="0D9B87D0" w14:textId="77777777" w:rsidTr="12D2FF7C">
        <w:trPr>
          <w:trHeight w:val="300"/>
        </w:trPr>
        <w:tc>
          <w:tcPr>
            <w:tcW w:w="2880" w:type="dxa"/>
          </w:tcPr>
          <w:p w14:paraId="37508B33" w14:textId="751D7551" w:rsidR="7587BE96" w:rsidRDefault="7587BE96">
            <w:r w:rsidRPr="7587BE96">
              <w:rPr>
                <w:rFonts w:ascii="Times New Roman" w:eastAsia="Times New Roman" w:hAnsi="Times New Roman" w:cs="Times New Roman"/>
              </w:rPr>
              <w:t>gpt-4o-2024-08-06</w:t>
            </w:r>
          </w:p>
        </w:tc>
        <w:tc>
          <w:tcPr>
            <w:tcW w:w="2955" w:type="dxa"/>
          </w:tcPr>
          <w:p w14:paraId="2F052440" w14:textId="01FA8192" w:rsidR="7587BE96" w:rsidRDefault="3E01B9DB" w:rsidP="12D2FF7C">
            <w:pPr>
              <w:jc w:val="center"/>
              <w:rPr>
                <w:rFonts w:ascii="Times New Roman" w:hAnsi="Times New Roman" w:cs="Times New Roman"/>
              </w:rPr>
            </w:pPr>
            <w:r w:rsidRPr="12D2FF7C">
              <w:rPr>
                <w:rFonts w:ascii="Times New Roman" w:hAnsi="Times New Roman" w:cs="Times New Roman"/>
              </w:rPr>
              <w:t>9</w:t>
            </w:r>
            <w:r w:rsidR="625CD076" w:rsidRPr="12D2FF7C">
              <w:rPr>
                <w:rFonts w:ascii="Times New Roman" w:hAnsi="Times New Roman" w:cs="Times New Roman"/>
              </w:rPr>
              <w:t>7</w:t>
            </w:r>
            <w:r w:rsidRPr="12D2FF7C">
              <w:rPr>
                <w:rFonts w:ascii="Times New Roman" w:hAnsi="Times New Roman" w:cs="Times New Roman"/>
              </w:rPr>
              <w:t>.3</w:t>
            </w:r>
          </w:p>
        </w:tc>
        <w:tc>
          <w:tcPr>
            <w:tcW w:w="2700" w:type="dxa"/>
          </w:tcPr>
          <w:p w14:paraId="7E51D369" w14:textId="1E66551C" w:rsidR="7587BE96" w:rsidRDefault="3E01B9DB" w:rsidP="12D2FF7C">
            <w:pPr>
              <w:jc w:val="center"/>
              <w:rPr>
                <w:rFonts w:ascii="Times New Roman" w:hAnsi="Times New Roman" w:cs="Times New Roman"/>
              </w:rPr>
            </w:pPr>
            <w:r w:rsidRPr="12D2FF7C">
              <w:rPr>
                <w:rFonts w:ascii="Times New Roman" w:hAnsi="Times New Roman" w:cs="Times New Roman"/>
              </w:rPr>
              <w:t>80.0</w:t>
            </w:r>
          </w:p>
        </w:tc>
      </w:tr>
      <w:tr w:rsidR="7587BE96" w14:paraId="66999A69" w14:textId="77777777" w:rsidTr="12D2FF7C">
        <w:trPr>
          <w:trHeight w:val="300"/>
        </w:trPr>
        <w:tc>
          <w:tcPr>
            <w:tcW w:w="2880" w:type="dxa"/>
          </w:tcPr>
          <w:p w14:paraId="4C8D95AD" w14:textId="69A7DFC0" w:rsidR="7587BE96" w:rsidRDefault="7587BE96">
            <w:r w:rsidRPr="7587BE96">
              <w:rPr>
                <w:rFonts w:ascii="Times New Roman" w:eastAsia="Times New Roman" w:hAnsi="Times New Roman" w:cs="Times New Roman"/>
              </w:rPr>
              <w:t>mixtral-8x22binstruct</w:t>
            </w:r>
          </w:p>
        </w:tc>
        <w:tc>
          <w:tcPr>
            <w:tcW w:w="2955" w:type="dxa"/>
          </w:tcPr>
          <w:p w14:paraId="39CE90D7" w14:textId="75F7A18F" w:rsidR="7587BE96" w:rsidRDefault="3E01B9DB" w:rsidP="12D2FF7C">
            <w:pPr>
              <w:jc w:val="center"/>
              <w:rPr>
                <w:rFonts w:ascii="Times New Roman" w:hAnsi="Times New Roman" w:cs="Times New Roman"/>
              </w:rPr>
            </w:pPr>
            <w:r w:rsidRPr="12D2FF7C">
              <w:rPr>
                <w:rFonts w:ascii="Times New Roman" w:hAnsi="Times New Roman" w:cs="Times New Roman"/>
              </w:rPr>
              <w:t>94.0</w:t>
            </w:r>
          </w:p>
        </w:tc>
        <w:tc>
          <w:tcPr>
            <w:tcW w:w="2700" w:type="dxa"/>
          </w:tcPr>
          <w:p w14:paraId="70258ED2" w14:textId="3AC89B9D" w:rsidR="7587BE96" w:rsidRDefault="3E01B9DB" w:rsidP="12D2FF7C">
            <w:pPr>
              <w:jc w:val="center"/>
              <w:rPr>
                <w:rFonts w:ascii="Times New Roman" w:hAnsi="Times New Roman" w:cs="Times New Roman"/>
              </w:rPr>
            </w:pPr>
            <w:r w:rsidRPr="12D2FF7C">
              <w:rPr>
                <w:rFonts w:ascii="Times New Roman" w:hAnsi="Times New Roman" w:cs="Times New Roman"/>
              </w:rPr>
              <w:t>94.7</w:t>
            </w:r>
          </w:p>
        </w:tc>
      </w:tr>
      <w:tr w:rsidR="7587BE96" w14:paraId="09720857" w14:textId="77777777" w:rsidTr="12D2FF7C">
        <w:trPr>
          <w:trHeight w:val="300"/>
        </w:trPr>
        <w:tc>
          <w:tcPr>
            <w:tcW w:w="2880" w:type="dxa"/>
          </w:tcPr>
          <w:p w14:paraId="5B9DB939" w14:textId="7A8D1773" w:rsidR="7587BE96" w:rsidRDefault="7587BE96">
            <w:r w:rsidRPr="7587BE96">
              <w:rPr>
                <w:rFonts w:ascii="Times New Roman" w:eastAsia="Times New Roman" w:hAnsi="Times New Roman" w:cs="Times New Roman"/>
              </w:rPr>
              <w:t>llama-3.1-70binstruct</w:t>
            </w:r>
          </w:p>
        </w:tc>
        <w:tc>
          <w:tcPr>
            <w:tcW w:w="2955" w:type="dxa"/>
          </w:tcPr>
          <w:p w14:paraId="54D237EA" w14:textId="0B5A21B3" w:rsidR="7587BE96" w:rsidRDefault="3E01B9DB" w:rsidP="12D2FF7C">
            <w:pPr>
              <w:jc w:val="center"/>
              <w:rPr>
                <w:rFonts w:ascii="Times New Roman" w:hAnsi="Times New Roman" w:cs="Times New Roman"/>
              </w:rPr>
            </w:pPr>
            <w:r w:rsidRPr="12D2FF7C">
              <w:rPr>
                <w:rFonts w:ascii="Times New Roman" w:hAnsi="Times New Roman" w:cs="Times New Roman"/>
              </w:rPr>
              <w:t>99.3</w:t>
            </w:r>
          </w:p>
        </w:tc>
        <w:tc>
          <w:tcPr>
            <w:tcW w:w="2700" w:type="dxa"/>
          </w:tcPr>
          <w:p w14:paraId="23FB987D" w14:textId="6438514A" w:rsidR="7587BE96" w:rsidRDefault="3E01B9DB" w:rsidP="12D2FF7C">
            <w:pPr>
              <w:jc w:val="center"/>
              <w:rPr>
                <w:rFonts w:ascii="Times New Roman" w:hAnsi="Times New Roman" w:cs="Times New Roman"/>
              </w:rPr>
            </w:pPr>
            <w:r w:rsidRPr="12D2FF7C">
              <w:rPr>
                <w:rFonts w:ascii="Times New Roman" w:hAnsi="Times New Roman" w:cs="Times New Roman"/>
              </w:rPr>
              <w:t>96.0</w:t>
            </w:r>
          </w:p>
        </w:tc>
      </w:tr>
      <w:tr w:rsidR="7587BE96" w14:paraId="4CCAB205" w14:textId="77777777" w:rsidTr="12D2FF7C">
        <w:trPr>
          <w:trHeight w:val="300"/>
        </w:trPr>
        <w:tc>
          <w:tcPr>
            <w:tcW w:w="2880" w:type="dxa"/>
          </w:tcPr>
          <w:p w14:paraId="597BCD28" w14:textId="45C6015F" w:rsidR="7587BE96" w:rsidRDefault="7587BE96">
            <w:r w:rsidRPr="7587BE96">
              <w:rPr>
                <w:rFonts w:ascii="Times New Roman" w:eastAsia="Times New Roman" w:hAnsi="Times New Roman" w:cs="Times New Roman"/>
              </w:rPr>
              <w:t>llama-3.1-70binstruct-int4</w:t>
            </w:r>
          </w:p>
        </w:tc>
        <w:tc>
          <w:tcPr>
            <w:tcW w:w="2955" w:type="dxa"/>
          </w:tcPr>
          <w:p w14:paraId="1FAEAEF2" w14:textId="026C0E2E" w:rsidR="7587BE96" w:rsidRDefault="3E01B9DB" w:rsidP="12D2FF7C">
            <w:pPr>
              <w:jc w:val="center"/>
              <w:rPr>
                <w:rFonts w:ascii="Times New Roman" w:hAnsi="Times New Roman" w:cs="Times New Roman"/>
              </w:rPr>
            </w:pPr>
            <w:r w:rsidRPr="12D2FF7C">
              <w:rPr>
                <w:rFonts w:ascii="Times New Roman" w:hAnsi="Times New Roman" w:cs="Times New Roman"/>
              </w:rPr>
              <w:t>98.7</w:t>
            </w:r>
          </w:p>
        </w:tc>
        <w:tc>
          <w:tcPr>
            <w:tcW w:w="2700" w:type="dxa"/>
          </w:tcPr>
          <w:p w14:paraId="1DA4CCDE" w14:textId="79F0A77F" w:rsidR="7587BE96" w:rsidRDefault="3E01B9DB" w:rsidP="12D2FF7C">
            <w:pPr>
              <w:jc w:val="center"/>
              <w:rPr>
                <w:rFonts w:ascii="Times New Roman" w:hAnsi="Times New Roman" w:cs="Times New Roman"/>
              </w:rPr>
            </w:pPr>
            <w:r w:rsidRPr="12D2FF7C">
              <w:rPr>
                <w:rFonts w:ascii="Times New Roman" w:hAnsi="Times New Roman" w:cs="Times New Roman"/>
              </w:rPr>
              <w:t>93.3</w:t>
            </w:r>
          </w:p>
        </w:tc>
      </w:tr>
    </w:tbl>
    <w:p w14:paraId="20216F43" w14:textId="7583563D" w:rsidR="1ED1F902" w:rsidRDefault="1ED1F902" w:rsidP="12D2FF7C">
      <w:pPr>
        <w:spacing w:line="360" w:lineRule="auto"/>
        <w:ind w:firstLine="708"/>
        <w:jc w:val="both"/>
        <w:rPr>
          <w:rFonts w:ascii="Times New Roman" w:hAnsi="Times New Roman" w:cs="Times New Roman"/>
          <w:lang w:val="en-US"/>
        </w:rPr>
      </w:pPr>
    </w:p>
    <w:p w14:paraId="6D972F75" w14:textId="371D87C6" w:rsidR="1ED1F902" w:rsidRPr="00AF2242" w:rsidRDefault="23A36223" w:rsidP="12D2FF7C">
      <w:pPr>
        <w:spacing w:line="360" w:lineRule="auto"/>
        <w:ind w:firstLine="708"/>
        <w:jc w:val="both"/>
        <w:rPr>
          <w:rFonts w:ascii="Times New Roman" w:hAnsi="Times New Roman" w:cs="Times New Roman"/>
        </w:rPr>
      </w:pPr>
      <w:r w:rsidRPr="00AF2242">
        <w:rPr>
          <w:rFonts w:ascii="Times New Roman" w:hAnsi="Times New Roman" w:cs="Times New Roman"/>
        </w:rPr>
        <w:t xml:space="preserve">В первой колонке результаты подбора источника данных. Все модели показывают высокий результат от 94% до 99%. Лучший результат показала </w:t>
      </w:r>
      <w:proofErr w:type="spellStart"/>
      <w:r w:rsidRPr="00AF2242">
        <w:rPr>
          <w:rFonts w:ascii="Times New Roman" w:hAnsi="Times New Roman" w:cs="Times New Roman"/>
        </w:rPr>
        <w:t>неквантизованная</w:t>
      </w:r>
      <w:proofErr w:type="spellEnd"/>
      <w:r w:rsidRPr="00AF2242">
        <w:rPr>
          <w:rFonts w:ascii="Times New Roman" w:hAnsi="Times New Roman" w:cs="Times New Roman"/>
        </w:rPr>
        <w:t xml:space="preserve"> </w:t>
      </w:r>
      <w:r w:rsidRPr="12D2FF7C">
        <w:rPr>
          <w:rFonts w:ascii="Times New Roman" w:hAnsi="Times New Roman" w:cs="Times New Roman"/>
          <w:lang w:val="en-US"/>
        </w:rPr>
        <w:t>Llama</w:t>
      </w:r>
      <w:r w:rsidRPr="00AF2242">
        <w:rPr>
          <w:rFonts w:ascii="Times New Roman" w:hAnsi="Times New Roman" w:cs="Times New Roman"/>
        </w:rPr>
        <w:t xml:space="preserve"> 3.1-70</w:t>
      </w:r>
      <w:r w:rsidRPr="12D2FF7C">
        <w:rPr>
          <w:rFonts w:ascii="Times New Roman" w:hAnsi="Times New Roman" w:cs="Times New Roman"/>
          <w:lang w:val="en-US"/>
        </w:rPr>
        <w:t>b</w:t>
      </w:r>
      <w:r w:rsidRPr="00AF2242">
        <w:rPr>
          <w:rFonts w:ascii="Times New Roman" w:hAnsi="Times New Roman" w:cs="Times New Roman"/>
        </w:rPr>
        <w:t>-</w:t>
      </w:r>
      <w:r w:rsidRPr="12D2FF7C">
        <w:rPr>
          <w:rFonts w:ascii="Times New Roman" w:hAnsi="Times New Roman" w:cs="Times New Roman"/>
          <w:lang w:val="en-US"/>
        </w:rPr>
        <w:t>instruct</w:t>
      </w:r>
      <w:r w:rsidRPr="00AF2242">
        <w:rPr>
          <w:rFonts w:ascii="Times New Roman" w:hAnsi="Times New Roman" w:cs="Times New Roman"/>
        </w:rPr>
        <w:t xml:space="preserve">. Во второй колонке результаты подбора функции </w:t>
      </w:r>
      <w:r w:rsidRPr="12D2FF7C">
        <w:rPr>
          <w:rFonts w:ascii="Times New Roman" w:hAnsi="Times New Roman" w:cs="Times New Roman"/>
          <w:lang w:val="en-US"/>
        </w:rPr>
        <w:t>API</w:t>
      </w:r>
      <w:r w:rsidRPr="00AF2242">
        <w:rPr>
          <w:rFonts w:ascii="Times New Roman" w:hAnsi="Times New Roman" w:cs="Times New Roman"/>
        </w:rPr>
        <w:t xml:space="preserve">. В этом случае БЯМ нужно было выбирать между большим числом функций, это привело к снижению качества. У трёх моделей результаты </w:t>
      </w:r>
      <w:r w:rsidR="65764CC2" w:rsidRPr="00AF2242">
        <w:rPr>
          <w:rFonts w:ascii="Times New Roman" w:hAnsi="Times New Roman" w:cs="Times New Roman"/>
        </w:rPr>
        <w:t>снизились на несколько процентов до</w:t>
      </w:r>
      <w:r w:rsidRPr="00AF2242">
        <w:rPr>
          <w:rFonts w:ascii="Times New Roman" w:hAnsi="Times New Roman" w:cs="Times New Roman"/>
        </w:rPr>
        <w:t xml:space="preserve"> 93% - 96%. Худшие результаты у модели </w:t>
      </w:r>
      <w:proofErr w:type="spellStart"/>
      <w:r w:rsidRPr="12D2FF7C">
        <w:rPr>
          <w:rFonts w:ascii="Times New Roman" w:hAnsi="Times New Roman" w:cs="Times New Roman"/>
          <w:lang w:val="en-US"/>
        </w:rPr>
        <w:t>gpt</w:t>
      </w:r>
      <w:proofErr w:type="spellEnd"/>
      <w:r w:rsidRPr="00AF2242">
        <w:rPr>
          <w:rFonts w:ascii="Times New Roman" w:hAnsi="Times New Roman" w:cs="Times New Roman"/>
        </w:rPr>
        <w:t>-4</w:t>
      </w:r>
      <w:r w:rsidRPr="12D2FF7C">
        <w:rPr>
          <w:rFonts w:ascii="Times New Roman" w:hAnsi="Times New Roman" w:cs="Times New Roman"/>
          <w:lang w:val="en-US"/>
        </w:rPr>
        <w:t>o</w:t>
      </w:r>
      <w:r w:rsidRPr="00AF2242">
        <w:rPr>
          <w:rFonts w:ascii="Times New Roman" w:hAnsi="Times New Roman" w:cs="Times New Roman"/>
        </w:rPr>
        <w:t>-2024-08-06</w:t>
      </w:r>
      <w:r w:rsidR="46CA91DB" w:rsidRPr="00AF2242">
        <w:rPr>
          <w:rFonts w:ascii="Times New Roman" w:hAnsi="Times New Roman" w:cs="Times New Roman"/>
        </w:rPr>
        <w:t xml:space="preserve"> - </w:t>
      </w:r>
      <w:r w:rsidRPr="00AF2242">
        <w:rPr>
          <w:rFonts w:ascii="Times New Roman" w:hAnsi="Times New Roman" w:cs="Times New Roman"/>
        </w:rPr>
        <w:t>80%.</w:t>
      </w:r>
      <w:r w:rsidR="7566C387" w:rsidRPr="00AF2242">
        <w:rPr>
          <w:rFonts w:ascii="Times New Roman" w:hAnsi="Times New Roman" w:cs="Times New Roman"/>
        </w:rPr>
        <w:t xml:space="preserve"> </w:t>
      </w:r>
      <w:r w:rsidRPr="00AF2242">
        <w:rPr>
          <w:rFonts w:ascii="Times New Roman" w:hAnsi="Times New Roman" w:cs="Times New Roman"/>
        </w:rPr>
        <w:t xml:space="preserve">Лучший результат </w:t>
      </w:r>
      <w:r w:rsidR="2FE11C25" w:rsidRPr="00AF2242">
        <w:rPr>
          <w:rFonts w:ascii="Times New Roman" w:hAnsi="Times New Roman" w:cs="Times New Roman"/>
        </w:rPr>
        <w:t xml:space="preserve">опять </w:t>
      </w:r>
      <w:r w:rsidRPr="00AF2242">
        <w:rPr>
          <w:rFonts w:ascii="Times New Roman" w:hAnsi="Times New Roman" w:cs="Times New Roman"/>
        </w:rPr>
        <w:t xml:space="preserve">показала </w:t>
      </w:r>
      <w:proofErr w:type="spellStart"/>
      <w:r w:rsidRPr="00AF2242">
        <w:rPr>
          <w:rFonts w:ascii="Times New Roman" w:hAnsi="Times New Roman" w:cs="Times New Roman"/>
        </w:rPr>
        <w:t>неквантизованная</w:t>
      </w:r>
      <w:proofErr w:type="spellEnd"/>
      <w:r w:rsidRPr="00AF2242">
        <w:rPr>
          <w:rFonts w:ascii="Times New Roman" w:hAnsi="Times New Roman" w:cs="Times New Roman"/>
        </w:rPr>
        <w:t xml:space="preserve"> </w:t>
      </w:r>
      <w:r w:rsidRPr="12D2FF7C">
        <w:rPr>
          <w:rFonts w:ascii="Times New Roman" w:hAnsi="Times New Roman" w:cs="Times New Roman"/>
          <w:lang w:val="en-US"/>
        </w:rPr>
        <w:t>Llama</w:t>
      </w:r>
      <w:r w:rsidRPr="00AF2242">
        <w:rPr>
          <w:rFonts w:ascii="Times New Roman" w:hAnsi="Times New Roman" w:cs="Times New Roman"/>
        </w:rPr>
        <w:t xml:space="preserve"> 3.1-70</w:t>
      </w:r>
      <w:r w:rsidRPr="12D2FF7C">
        <w:rPr>
          <w:rFonts w:ascii="Times New Roman" w:hAnsi="Times New Roman" w:cs="Times New Roman"/>
          <w:lang w:val="en-US"/>
        </w:rPr>
        <w:t>b</w:t>
      </w:r>
      <w:r w:rsidRPr="00AF2242">
        <w:rPr>
          <w:rFonts w:ascii="Times New Roman" w:hAnsi="Times New Roman" w:cs="Times New Roman"/>
        </w:rPr>
        <w:t>-</w:t>
      </w:r>
      <w:r w:rsidRPr="12D2FF7C">
        <w:rPr>
          <w:rFonts w:ascii="Times New Roman" w:hAnsi="Times New Roman" w:cs="Times New Roman"/>
          <w:lang w:val="en-US"/>
        </w:rPr>
        <w:t>instruct</w:t>
      </w:r>
      <w:r w:rsidRPr="00AF2242">
        <w:rPr>
          <w:rFonts w:ascii="Times New Roman" w:hAnsi="Times New Roman" w:cs="Times New Roman"/>
        </w:rPr>
        <w:t>.</w:t>
      </w:r>
    </w:p>
    <w:p w14:paraId="3E7B3F07" w14:textId="475F93E0" w:rsidR="1ED1F902" w:rsidRPr="00AF2242" w:rsidRDefault="23A36223" w:rsidP="12D2FF7C">
      <w:pPr>
        <w:spacing w:line="360" w:lineRule="auto"/>
        <w:jc w:val="both"/>
        <w:rPr>
          <w:rFonts w:ascii="Times New Roman" w:hAnsi="Times New Roman" w:cs="Times New Roman"/>
        </w:rPr>
      </w:pPr>
      <w:r w:rsidRPr="00AF2242">
        <w:rPr>
          <w:rFonts w:ascii="Times New Roman" w:hAnsi="Times New Roman" w:cs="Times New Roman"/>
        </w:rPr>
        <w:t xml:space="preserve"> </w:t>
      </w:r>
      <w:r w:rsidR="1ED1F902">
        <w:tab/>
      </w:r>
      <w:r w:rsidRPr="00AF2242">
        <w:rPr>
          <w:rFonts w:ascii="Times New Roman" w:hAnsi="Times New Roman" w:cs="Times New Roman"/>
        </w:rPr>
        <w:t>Таким образом, мы можем заключить, что агенты с оптимально подобранными моделями</w:t>
      </w:r>
      <w:r w:rsidR="28D8102C" w:rsidRPr="00AF2242">
        <w:rPr>
          <w:rFonts w:ascii="Times New Roman" w:hAnsi="Times New Roman" w:cs="Times New Roman"/>
        </w:rPr>
        <w:t xml:space="preserve"> </w:t>
      </w:r>
      <w:r w:rsidRPr="00AF2242">
        <w:rPr>
          <w:rFonts w:ascii="Times New Roman" w:hAnsi="Times New Roman" w:cs="Times New Roman"/>
        </w:rPr>
        <w:t>и достаточно подробными описаниями функций обеспечивают успешн</w:t>
      </w:r>
      <w:r w:rsidR="60AD11D5" w:rsidRPr="00AF2242">
        <w:rPr>
          <w:rFonts w:ascii="Times New Roman" w:hAnsi="Times New Roman" w:cs="Times New Roman"/>
        </w:rPr>
        <w:t>ую маршрутизацию запросов пользователя</w:t>
      </w:r>
      <w:r w:rsidRPr="00AF2242">
        <w:rPr>
          <w:rFonts w:ascii="Times New Roman" w:hAnsi="Times New Roman" w:cs="Times New Roman"/>
        </w:rPr>
        <w:t>.</w:t>
      </w:r>
    </w:p>
    <w:p w14:paraId="41655C35" w14:textId="118DFB45" w:rsidR="003A3C25" w:rsidRPr="003A3C25" w:rsidRDefault="00A436ED" w:rsidP="008F6F78">
      <w:pPr>
        <w:pStyle w:val="ListParagraph"/>
        <w:numPr>
          <w:ilvl w:val="2"/>
          <w:numId w:val="2"/>
        </w:numPr>
        <w:spacing w:before="240" w:after="240" w:line="360" w:lineRule="auto"/>
        <w:ind w:left="0" w:firstLine="709"/>
        <w:jc w:val="both"/>
        <w:outlineLvl w:val="1"/>
        <w:rPr>
          <w:rFonts w:ascii="Times New Roman" w:hAnsi="Times New Roman" w:cs="Times New Roman"/>
        </w:rPr>
      </w:pPr>
      <w:bookmarkStart w:id="42" w:name="_Toc185708540"/>
      <w:r w:rsidRPr="12D2FF7C">
        <w:rPr>
          <w:rFonts w:ascii="Times New Roman" w:hAnsi="Times New Roman" w:cs="Times New Roman"/>
        </w:rPr>
        <w:t xml:space="preserve">Оценка </w:t>
      </w:r>
      <w:r w:rsidR="009052C2" w:rsidRPr="12D2FF7C">
        <w:rPr>
          <w:rFonts w:ascii="Times New Roman" w:hAnsi="Times New Roman" w:cs="Times New Roman"/>
        </w:rPr>
        <w:t>корректности ответа</w:t>
      </w:r>
      <w:r w:rsidR="003A3C25" w:rsidRPr="12D2FF7C">
        <w:rPr>
          <w:rFonts w:ascii="Times New Roman" w:hAnsi="Times New Roman" w:cs="Times New Roman"/>
        </w:rPr>
        <w:t xml:space="preserve"> системы на основе БЯМ</w:t>
      </w:r>
      <w:bookmarkEnd w:id="42"/>
      <w:r w:rsidRPr="12D2FF7C">
        <w:rPr>
          <w:rFonts w:ascii="Times New Roman" w:hAnsi="Times New Roman" w:cs="Times New Roman"/>
        </w:rPr>
        <w:t xml:space="preserve"> </w:t>
      </w:r>
    </w:p>
    <w:p w14:paraId="387B745F" w14:textId="33DA15DC" w:rsidR="0B736AF7" w:rsidRDefault="0051542C" w:rsidP="0051542C">
      <w:pPr>
        <w:spacing w:before="240" w:after="240" w:line="360" w:lineRule="auto"/>
        <w:ind w:firstLine="360"/>
        <w:jc w:val="both"/>
        <w:rPr>
          <w:rFonts w:ascii="Times New Roman" w:hAnsi="Times New Roman" w:cs="Times New Roman"/>
        </w:rPr>
      </w:pPr>
      <w:bookmarkStart w:id="43" w:name="_Toc185708541"/>
      <w:r w:rsidRPr="0051542C">
        <w:rPr>
          <w:rFonts w:ascii="Times New Roman" w:hAnsi="Times New Roman" w:cs="Times New Roman"/>
        </w:rPr>
        <w:t xml:space="preserve">В рамках эксперимента оценивалась точность выбора режима работы </w:t>
      </w:r>
      <w:proofErr w:type="spellStart"/>
      <w:r w:rsidRPr="0051542C">
        <w:rPr>
          <w:rFonts w:ascii="Times New Roman" w:hAnsi="Times New Roman" w:cs="Times New Roman"/>
          <w:lang w:val="en-US"/>
        </w:rPr>
        <w:t>ProtoLLM</w:t>
      </w:r>
      <w:proofErr w:type="spellEnd"/>
      <w:r w:rsidRPr="0051542C">
        <w:rPr>
          <w:rFonts w:ascii="Times New Roman" w:hAnsi="Times New Roman" w:cs="Times New Roman"/>
        </w:rPr>
        <w:t xml:space="preserve"> с помощью БЯМ.</w:t>
      </w:r>
      <w:r w:rsidR="005D7A33">
        <w:rPr>
          <w:rFonts w:ascii="Times New Roman" w:hAnsi="Times New Roman" w:cs="Times New Roman"/>
        </w:rPr>
        <w:t xml:space="preserve"> </w:t>
      </w:r>
      <w:r w:rsidR="0B736AF7" w:rsidRPr="12D2FF7C">
        <w:rPr>
          <w:rFonts w:ascii="Times New Roman" w:hAnsi="Times New Roman" w:cs="Times New Roman"/>
        </w:rPr>
        <w:t>Для оценки корректности ответов на вопросы были использованы метрики G-</w:t>
      </w:r>
      <w:proofErr w:type="spellStart"/>
      <w:r w:rsidR="0B736AF7" w:rsidRPr="12D2FF7C">
        <w:rPr>
          <w:rFonts w:ascii="Times New Roman" w:hAnsi="Times New Roman" w:cs="Times New Roman"/>
        </w:rPr>
        <w:t>Eval</w:t>
      </w:r>
      <w:proofErr w:type="spellEnd"/>
      <w:r w:rsidR="0B736AF7" w:rsidRPr="12D2FF7C">
        <w:rPr>
          <w:rFonts w:ascii="Times New Roman" w:hAnsi="Times New Roman" w:cs="Times New Roman"/>
        </w:rPr>
        <w:t xml:space="preserve"> и </w:t>
      </w:r>
      <w:proofErr w:type="spellStart"/>
      <w:r w:rsidR="0B736AF7" w:rsidRPr="12D2FF7C">
        <w:rPr>
          <w:rFonts w:ascii="Times New Roman" w:hAnsi="Times New Roman" w:cs="Times New Roman"/>
        </w:rPr>
        <w:t>Answer</w:t>
      </w:r>
      <w:proofErr w:type="spellEnd"/>
      <w:r w:rsidR="0B736AF7" w:rsidRPr="12D2FF7C">
        <w:rPr>
          <w:rFonts w:ascii="Times New Roman" w:hAnsi="Times New Roman" w:cs="Times New Roman"/>
        </w:rPr>
        <w:t xml:space="preserve"> </w:t>
      </w:r>
      <w:proofErr w:type="spellStart"/>
      <w:r w:rsidR="0B736AF7" w:rsidRPr="12D2FF7C">
        <w:rPr>
          <w:rFonts w:ascii="Times New Roman" w:hAnsi="Times New Roman" w:cs="Times New Roman"/>
        </w:rPr>
        <w:t>Relevancy</w:t>
      </w:r>
      <w:proofErr w:type="spellEnd"/>
      <w:r w:rsidR="0B736AF7" w:rsidRPr="12D2FF7C">
        <w:rPr>
          <w:rFonts w:ascii="Times New Roman" w:hAnsi="Times New Roman" w:cs="Times New Roman"/>
        </w:rPr>
        <w:t xml:space="preserve"> (AR) из фреймворка </w:t>
      </w:r>
      <w:proofErr w:type="spellStart"/>
      <w:r w:rsidR="0B736AF7" w:rsidRPr="12D2FF7C">
        <w:rPr>
          <w:rFonts w:ascii="Times New Roman" w:hAnsi="Times New Roman" w:cs="Times New Roman"/>
        </w:rPr>
        <w:t>DeepEval</w:t>
      </w:r>
      <w:proofErr w:type="spellEnd"/>
      <w:r w:rsidR="0B736AF7" w:rsidRPr="12D2FF7C">
        <w:rPr>
          <w:rFonts w:ascii="Times New Roman" w:hAnsi="Times New Roman" w:cs="Times New Roman"/>
        </w:rPr>
        <w:t>.</w:t>
      </w:r>
      <w:bookmarkEnd w:id="43"/>
      <w:r w:rsidR="0B736AF7" w:rsidRPr="12D2FF7C">
        <w:rPr>
          <w:rFonts w:ascii="Times New Roman" w:hAnsi="Times New Roman" w:cs="Times New Roman"/>
        </w:rPr>
        <w:t xml:space="preserve"> </w:t>
      </w:r>
    </w:p>
    <w:p w14:paraId="1FA8064B" w14:textId="77777777" w:rsidR="0B736AF7" w:rsidRDefault="0B736AF7" w:rsidP="0051542C">
      <w:pPr>
        <w:spacing w:before="240" w:after="240" w:line="360" w:lineRule="auto"/>
        <w:ind w:firstLine="360"/>
        <w:jc w:val="both"/>
        <w:rPr>
          <w:rFonts w:ascii="Times New Roman" w:hAnsi="Times New Roman" w:cs="Times New Roman"/>
        </w:rPr>
      </w:pPr>
      <w:bookmarkStart w:id="44" w:name="_Toc185708542"/>
      <w:r w:rsidRPr="12D2FF7C">
        <w:rPr>
          <w:rFonts w:ascii="Times New Roman" w:hAnsi="Times New Roman" w:cs="Times New Roman"/>
        </w:rPr>
        <w:t>Метрика G-</w:t>
      </w:r>
      <w:proofErr w:type="spellStart"/>
      <w:r w:rsidRPr="12D2FF7C">
        <w:rPr>
          <w:rFonts w:ascii="Times New Roman" w:hAnsi="Times New Roman" w:cs="Times New Roman"/>
        </w:rPr>
        <w:t>Eval</w:t>
      </w:r>
      <w:proofErr w:type="spellEnd"/>
      <w:r w:rsidRPr="12D2FF7C">
        <w:rPr>
          <w:rFonts w:ascii="Times New Roman" w:hAnsi="Times New Roman" w:cs="Times New Roman"/>
        </w:rPr>
        <w:t xml:space="preserve"> даёт оценку максимально приближённую к человеческой. Она использует БЯМ с техникой </w:t>
      </w:r>
      <w:proofErr w:type="spellStart"/>
      <w:r w:rsidRPr="12D2FF7C">
        <w:rPr>
          <w:rFonts w:ascii="Times New Roman" w:hAnsi="Times New Roman" w:cs="Times New Roman"/>
        </w:rPr>
        <w:t>chain-of-thoughts</w:t>
      </w:r>
      <w:proofErr w:type="spellEnd"/>
      <w:r w:rsidRPr="12D2FF7C">
        <w:rPr>
          <w:rFonts w:ascii="Times New Roman" w:hAnsi="Times New Roman" w:cs="Times New Roman"/>
        </w:rPr>
        <w:t xml:space="preserve"> (</w:t>
      </w:r>
      <w:proofErr w:type="spellStart"/>
      <w:r w:rsidRPr="12D2FF7C">
        <w:rPr>
          <w:rFonts w:ascii="Times New Roman" w:hAnsi="Times New Roman" w:cs="Times New Roman"/>
        </w:rPr>
        <w:t>CoT</w:t>
      </w:r>
      <w:proofErr w:type="spellEnd"/>
      <w:r w:rsidRPr="12D2FF7C">
        <w:rPr>
          <w:rFonts w:ascii="Times New Roman" w:hAnsi="Times New Roman" w:cs="Times New Roman"/>
        </w:rPr>
        <w:t>)</w:t>
      </w:r>
      <w:r w:rsidR="00345AF5" w:rsidRPr="00345AF5">
        <w:rPr>
          <w:rFonts w:ascii="Times New Roman" w:hAnsi="Times New Roman" w:cs="Times New Roman"/>
        </w:rPr>
        <w:t xml:space="preserve"> [1]</w:t>
      </w:r>
      <w:r w:rsidRPr="12D2FF7C">
        <w:rPr>
          <w:rFonts w:ascii="Times New Roman" w:hAnsi="Times New Roman" w:cs="Times New Roman"/>
        </w:rPr>
        <w:t>, чтобы оценивать ответы от приложений с БЯМ на основе заданных критериев. Для оценки результатов работы системы, были разработаны критерии, которые строго проверяют фактическую точность ответов.</w:t>
      </w:r>
      <w:bookmarkEnd w:id="44"/>
      <w:r w:rsidRPr="12D2FF7C">
        <w:rPr>
          <w:rFonts w:ascii="Times New Roman" w:hAnsi="Times New Roman" w:cs="Times New Roman"/>
        </w:rPr>
        <w:t xml:space="preserve"> </w:t>
      </w:r>
    </w:p>
    <w:p w14:paraId="33BEDA6D" w14:textId="68DA742E" w:rsidR="0B736AF7" w:rsidRPr="00E55F04" w:rsidRDefault="0B736AF7" w:rsidP="00E55F04">
      <w:pPr>
        <w:spacing w:before="240" w:after="240" w:line="360" w:lineRule="auto"/>
        <w:ind w:firstLine="360"/>
        <w:jc w:val="both"/>
        <w:rPr>
          <w:rFonts w:ascii="Times New Roman" w:hAnsi="Times New Roman" w:cs="Times New Roman"/>
        </w:rPr>
      </w:pPr>
      <w:r w:rsidRPr="12D2FF7C">
        <w:rPr>
          <w:rFonts w:ascii="Times New Roman" w:hAnsi="Times New Roman" w:cs="Times New Roman"/>
        </w:rPr>
        <w:t>Метрика AR также основана на использовании БЯМ. Она оценивает, насколько ответ от системы с БЯМ соответствует правильному</w:t>
      </w:r>
      <w:r w:rsidR="2C60D156" w:rsidRPr="12D2FF7C">
        <w:rPr>
          <w:rFonts w:ascii="Times New Roman" w:hAnsi="Times New Roman" w:cs="Times New Roman"/>
        </w:rPr>
        <w:t xml:space="preserve"> </w:t>
      </w:r>
      <w:r w:rsidRPr="12D2FF7C">
        <w:rPr>
          <w:rFonts w:ascii="Times New Roman" w:hAnsi="Times New Roman" w:cs="Times New Roman"/>
        </w:rPr>
        <w:t xml:space="preserve">ответу </w:t>
      </w:r>
      <w:r w:rsidR="353838CB" w:rsidRPr="12D2FF7C">
        <w:rPr>
          <w:rFonts w:ascii="Times New Roman" w:hAnsi="Times New Roman" w:cs="Times New Roman"/>
        </w:rPr>
        <w:t xml:space="preserve">от </w:t>
      </w:r>
      <w:r w:rsidRPr="12D2FF7C">
        <w:rPr>
          <w:rFonts w:ascii="Times New Roman" w:hAnsi="Times New Roman" w:cs="Times New Roman"/>
        </w:rPr>
        <w:t>эксперта. Метрика AR намного менее жёсткая чем G-</w:t>
      </w:r>
      <w:proofErr w:type="spellStart"/>
      <w:r w:rsidRPr="12D2FF7C">
        <w:rPr>
          <w:rFonts w:ascii="Times New Roman" w:hAnsi="Times New Roman" w:cs="Times New Roman"/>
        </w:rPr>
        <w:t>Eval</w:t>
      </w:r>
      <w:proofErr w:type="spellEnd"/>
      <w:r w:rsidR="00FC700A" w:rsidRPr="003549A6">
        <w:rPr>
          <w:rFonts w:ascii="Times New Roman" w:hAnsi="Times New Roman" w:cs="Times New Roman"/>
        </w:rPr>
        <w:t xml:space="preserve"> [</w:t>
      </w:r>
      <w:r w:rsidR="00345AF5" w:rsidRPr="003549A6">
        <w:rPr>
          <w:rFonts w:ascii="Times New Roman" w:hAnsi="Times New Roman" w:cs="Times New Roman"/>
        </w:rPr>
        <w:t>2</w:t>
      </w:r>
      <w:r w:rsidR="00FC700A" w:rsidRPr="003549A6">
        <w:rPr>
          <w:rFonts w:ascii="Times New Roman" w:hAnsi="Times New Roman" w:cs="Times New Roman"/>
        </w:rPr>
        <w:t>]</w:t>
      </w:r>
      <w:r w:rsidRPr="12D2FF7C">
        <w:rPr>
          <w:rFonts w:ascii="Times New Roman" w:hAnsi="Times New Roman" w:cs="Times New Roman"/>
        </w:rPr>
        <w:t>.</w:t>
      </w:r>
    </w:p>
    <w:p w14:paraId="4543960D" w14:textId="27443F5D" w:rsidR="0B736AF7" w:rsidRDefault="1C71053F" w:rsidP="295CE333">
      <w:pPr>
        <w:spacing w:before="240" w:after="240" w:line="360" w:lineRule="auto"/>
        <w:ind w:firstLine="708"/>
        <w:jc w:val="both"/>
        <w:rPr>
          <w:rFonts w:ascii="Times New Roman" w:hAnsi="Times New Roman" w:cs="Times New Roman"/>
        </w:rPr>
      </w:pPr>
      <w:r w:rsidRPr="1EF07DF8">
        <w:rPr>
          <w:rFonts w:ascii="Times New Roman" w:hAnsi="Times New Roman" w:cs="Times New Roman"/>
        </w:rPr>
        <w:t>Были вычислены</w:t>
      </w:r>
      <w:r w:rsidR="76FB099F" w:rsidRPr="1EF07DF8">
        <w:rPr>
          <w:rFonts w:ascii="Times New Roman" w:hAnsi="Times New Roman" w:cs="Times New Roman"/>
        </w:rPr>
        <w:t xml:space="preserve"> метрики для ра</w:t>
      </w:r>
      <w:r w:rsidR="36072669" w:rsidRPr="1EF07DF8">
        <w:rPr>
          <w:rFonts w:ascii="Times New Roman" w:hAnsi="Times New Roman" w:cs="Times New Roman"/>
        </w:rPr>
        <w:t xml:space="preserve">зличных </w:t>
      </w:r>
      <w:r w:rsidR="76FB099F" w:rsidRPr="1EF07DF8">
        <w:rPr>
          <w:rFonts w:ascii="Times New Roman" w:hAnsi="Times New Roman" w:cs="Times New Roman"/>
        </w:rPr>
        <w:t xml:space="preserve">БЯМ </w:t>
      </w:r>
      <w:r w:rsidR="02A76FC1" w:rsidRPr="1EF07DF8">
        <w:rPr>
          <w:rFonts w:ascii="Times New Roman" w:hAnsi="Times New Roman" w:cs="Times New Roman"/>
        </w:rPr>
        <w:t>на</w:t>
      </w:r>
      <w:r w:rsidR="76FB099F" w:rsidRPr="1EF07DF8">
        <w:rPr>
          <w:rFonts w:ascii="Times New Roman" w:hAnsi="Times New Roman" w:cs="Times New Roman"/>
        </w:rPr>
        <w:t xml:space="preserve"> разных режим</w:t>
      </w:r>
      <w:r w:rsidR="18AB7610" w:rsidRPr="1EF07DF8">
        <w:rPr>
          <w:rFonts w:ascii="Times New Roman" w:hAnsi="Times New Roman" w:cs="Times New Roman"/>
        </w:rPr>
        <w:t>ах</w:t>
      </w:r>
      <w:r w:rsidR="76FB099F" w:rsidRPr="1EF07DF8">
        <w:rPr>
          <w:rFonts w:ascii="Times New Roman" w:hAnsi="Times New Roman" w:cs="Times New Roman"/>
        </w:rPr>
        <w:t xml:space="preserve"> работы системы:</w:t>
      </w:r>
      <w:r w:rsidR="35535E24" w:rsidRPr="1EF07DF8">
        <w:rPr>
          <w:rFonts w:ascii="Times New Roman" w:hAnsi="Times New Roman" w:cs="Times New Roman"/>
        </w:rPr>
        <w:t xml:space="preserve"> </w:t>
      </w:r>
      <w:r w:rsidR="76FB099F" w:rsidRPr="1EF07DF8">
        <w:rPr>
          <w:rFonts w:ascii="Times New Roman" w:hAnsi="Times New Roman" w:cs="Times New Roman"/>
        </w:rPr>
        <w:t>БЯМ без контекста</w:t>
      </w:r>
      <w:r w:rsidR="62622078" w:rsidRPr="1EF07DF8">
        <w:rPr>
          <w:rFonts w:ascii="Times New Roman" w:hAnsi="Times New Roman" w:cs="Times New Roman"/>
        </w:rPr>
        <w:t xml:space="preserve">, </w:t>
      </w:r>
      <w:r w:rsidR="76FB099F" w:rsidRPr="1EF07DF8">
        <w:rPr>
          <w:rFonts w:ascii="Times New Roman" w:hAnsi="Times New Roman" w:cs="Times New Roman"/>
        </w:rPr>
        <w:t>БЯМ с контекстом только из векторной БД</w:t>
      </w:r>
      <w:r w:rsidR="45749381" w:rsidRPr="1EF07DF8">
        <w:rPr>
          <w:rFonts w:ascii="Times New Roman" w:hAnsi="Times New Roman" w:cs="Times New Roman"/>
        </w:rPr>
        <w:t xml:space="preserve">, </w:t>
      </w:r>
      <w:r w:rsidR="76FB099F" w:rsidRPr="1EF07DF8">
        <w:rPr>
          <w:rFonts w:ascii="Times New Roman" w:hAnsi="Times New Roman" w:cs="Times New Roman"/>
        </w:rPr>
        <w:t>БЯМ с контексто</w:t>
      </w:r>
      <w:r w:rsidR="07D2B54E" w:rsidRPr="1EF07DF8">
        <w:rPr>
          <w:rFonts w:ascii="Times New Roman" w:hAnsi="Times New Roman" w:cs="Times New Roman"/>
        </w:rPr>
        <w:t>м</w:t>
      </w:r>
      <w:r w:rsidR="76FB099F" w:rsidRPr="1EF07DF8">
        <w:rPr>
          <w:rFonts w:ascii="Times New Roman" w:hAnsi="Times New Roman" w:cs="Times New Roman"/>
        </w:rPr>
        <w:t xml:space="preserve"> только из API</w:t>
      </w:r>
      <w:r w:rsidR="04FC18A3" w:rsidRPr="1EF07DF8">
        <w:rPr>
          <w:rFonts w:ascii="Times New Roman" w:hAnsi="Times New Roman" w:cs="Times New Roman"/>
        </w:rPr>
        <w:t xml:space="preserve"> и </w:t>
      </w:r>
      <w:r w:rsidR="76FB099F" w:rsidRPr="1EF07DF8">
        <w:rPr>
          <w:rFonts w:ascii="Times New Roman" w:hAnsi="Times New Roman" w:cs="Times New Roman"/>
        </w:rPr>
        <w:t>БЯМ с контекстом из БД и API</w:t>
      </w:r>
      <w:r w:rsidR="39A9D612" w:rsidRPr="1EF07DF8">
        <w:rPr>
          <w:rFonts w:ascii="Times New Roman" w:hAnsi="Times New Roman" w:cs="Times New Roman"/>
        </w:rPr>
        <w:t xml:space="preserve"> одновременно.</w:t>
      </w:r>
      <w:r w:rsidR="0A1C2BF6" w:rsidRPr="1EF07DF8">
        <w:rPr>
          <w:rFonts w:ascii="Times New Roman" w:hAnsi="Times New Roman" w:cs="Times New Roman"/>
        </w:rPr>
        <w:t xml:space="preserve"> С</w:t>
      </w:r>
      <w:r w:rsidR="0B736AF7" w:rsidRPr="1EF07DF8">
        <w:rPr>
          <w:rFonts w:ascii="Times New Roman" w:hAnsi="Times New Roman" w:cs="Times New Roman"/>
        </w:rPr>
        <w:t>редни</w:t>
      </w:r>
      <w:r w:rsidR="565234E2" w:rsidRPr="1EF07DF8">
        <w:rPr>
          <w:rFonts w:ascii="Times New Roman" w:hAnsi="Times New Roman" w:cs="Times New Roman"/>
        </w:rPr>
        <w:t>е</w:t>
      </w:r>
      <w:r w:rsidR="0B736AF7" w:rsidRPr="1EF07DF8">
        <w:rPr>
          <w:rFonts w:ascii="Times New Roman" w:hAnsi="Times New Roman" w:cs="Times New Roman"/>
        </w:rPr>
        <w:t xml:space="preserve"> значени</w:t>
      </w:r>
      <w:r w:rsidR="36707F12" w:rsidRPr="1EF07DF8">
        <w:rPr>
          <w:rFonts w:ascii="Times New Roman" w:hAnsi="Times New Roman" w:cs="Times New Roman"/>
        </w:rPr>
        <w:t>я обеих</w:t>
      </w:r>
      <w:r w:rsidR="0B736AF7" w:rsidRPr="1EF07DF8">
        <w:rPr>
          <w:rFonts w:ascii="Times New Roman" w:hAnsi="Times New Roman" w:cs="Times New Roman"/>
        </w:rPr>
        <w:t xml:space="preserve"> метрик на всех вопросах представлены в таблице </w:t>
      </w:r>
      <w:r w:rsidR="68D16F22" w:rsidRPr="00AF2242">
        <w:rPr>
          <w:rFonts w:ascii="Times New Roman" w:hAnsi="Times New Roman" w:cs="Times New Roman"/>
        </w:rPr>
        <w:t>4.2.2.1.</w:t>
      </w:r>
    </w:p>
    <w:p w14:paraId="7F71121A" w14:textId="567F7F26" w:rsidR="68D16F22" w:rsidRDefault="051BDE1B" w:rsidP="004B7407">
      <w:pPr>
        <w:spacing w:before="240" w:after="240" w:line="360" w:lineRule="auto"/>
        <w:rPr>
          <w:rFonts w:ascii="Times New Roman" w:hAnsi="Times New Roman" w:cs="Times New Roman"/>
        </w:rPr>
      </w:pPr>
      <w:proofErr w:type="spellStart"/>
      <w:r w:rsidRPr="1EF07DF8">
        <w:rPr>
          <w:rFonts w:ascii="Times New Roman" w:hAnsi="Times New Roman" w:cs="Times New Roman"/>
          <w:lang w:val="en-US"/>
        </w:rPr>
        <w:t>Таблица</w:t>
      </w:r>
      <w:proofErr w:type="spellEnd"/>
      <w:r w:rsidRPr="1EF07DF8">
        <w:rPr>
          <w:rFonts w:ascii="Times New Roman" w:hAnsi="Times New Roman" w:cs="Times New Roman"/>
          <w:lang w:val="en-US"/>
        </w:rPr>
        <w:t xml:space="preserve"> 4.2.2.1 </w:t>
      </w:r>
      <w:r w:rsidRPr="1EF07DF8">
        <w:rPr>
          <w:rFonts w:ascii="Times New Roman" w:eastAsia="Times New Roman" w:hAnsi="Times New Roman" w:cs="Times New Roman"/>
          <w:color w:val="000000" w:themeColor="text1"/>
        </w:rPr>
        <w:t xml:space="preserve">— </w:t>
      </w:r>
      <w:r w:rsidRPr="1EF07DF8">
        <w:rPr>
          <w:rFonts w:ascii="Times New Roman" w:hAnsi="Times New Roman" w:cs="Times New Roman"/>
        </w:rPr>
        <w:t>Оценка корректности ответа</w:t>
      </w:r>
    </w:p>
    <w:tbl>
      <w:tblPr>
        <w:tblStyle w:val="TableGrid"/>
        <w:tblW w:w="5000" w:type="pct"/>
        <w:tblLook w:val="06A0" w:firstRow="1" w:lastRow="0" w:firstColumn="1" w:lastColumn="0" w:noHBand="1" w:noVBand="1"/>
      </w:tblPr>
      <w:tblGrid>
        <w:gridCol w:w="2184"/>
        <w:gridCol w:w="1033"/>
        <w:gridCol w:w="794"/>
        <w:gridCol w:w="1067"/>
        <w:gridCol w:w="794"/>
        <w:gridCol w:w="1050"/>
        <w:gridCol w:w="699"/>
        <w:gridCol w:w="1033"/>
        <w:gridCol w:w="685"/>
      </w:tblGrid>
      <w:tr w:rsidR="1EF07DF8" w14:paraId="2A395B70" w14:textId="77777777" w:rsidTr="004B7407">
        <w:trPr>
          <w:trHeight w:val="300"/>
        </w:trPr>
        <w:tc>
          <w:tcPr>
            <w:tcW w:w="1170" w:type="pct"/>
            <w:vMerge w:val="restart"/>
          </w:tcPr>
          <w:p w14:paraId="2B8F4B7B" w14:textId="1CD2B066" w:rsidR="1EF07DF8" w:rsidRPr="00380F3A" w:rsidRDefault="1EF07DF8" w:rsidP="1EF07DF8">
            <w:pPr>
              <w:rPr>
                <w:rFonts w:ascii="Times New Roman" w:hAnsi="Times New Roman" w:cs="Times New Roman"/>
              </w:rPr>
            </w:pPr>
            <w:r w:rsidRPr="00380F3A">
              <w:rPr>
                <w:rFonts w:ascii="Times New Roman" w:hAnsi="Times New Roman" w:cs="Times New Roman"/>
              </w:rPr>
              <w:t>Модель</w:t>
            </w:r>
          </w:p>
        </w:tc>
        <w:tc>
          <w:tcPr>
            <w:tcW w:w="978" w:type="pct"/>
            <w:gridSpan w:val="2"/>
          </w:tcPr>
          <w:p w14:paraId="1DEC66F9" w14:textId="6FF85732" w:rsidR="1EF07DF8" w:rsidRPr="00380F3A" w:rsidRDefault="1EF07DF8" w:rsidP="1EF07DF8">
            <w:pPr>
              <w:jc w:val="center"/>
              <w:rPr>
                <w:rFonts w:ascii="Times New Roman" w:hAnsi="Times New Roman" w:cs="Times New Roman"/>
              </w:rPr>
            </w:pPr>
            <w:r w:rsidRPr="00380F3A">
              <w:rPr>
                <w:rFonts w:ascii="Times New Roman" w:hAnsi="Times New Roman" w:cs="Times New Roman"/>
              </w:rPr>
              <w:t>БЯМ</w:t>
            </w:r>
          </w:p>
        </w:tc>
        <w:tc>
          <w:tcPr>
            <w:tcW w:w="995" w:type="pct"/>
            <w:gridSpan w:val="2"/>
          </w:tcPr>
          <w:p w14:paraId="712DB586" w14:textId="4BD217A1" w:rsidR="1EF07DF8" w:rsidRPr="00380F3A" w:rsidRDefault="1EF07DF8" w:rsidP="1EF07DF8">
            <w:pPr>
              <w:jc w:val="center"/>
              <w:rPr>
                <w:rFonts w:ascii="Times New Roman" w:hAnsi="Times New Roman" w:cs="Times New Roman"/>
              </w:rPr>
            </w:pPr>
            <w:r w:rsidRPr="00380F3A">
              <w:rPr>
                <w:rFonts w:ascii="Times New Roman" w:hAnsi="Times New Roman" w:cs="Times New Roman"/>
              </w:rPr>
              <w:t xml:space="preserve">БЯМ + ДБ </w:t>
            </w:r>
          </w:p>
        </w:tc>
        <w:tc>
          <w:tcPr>
            <w:tcW w:w="936" w:type="pct"/>
            <w:gridSpan w:val="2"/>
          </w:tcPr>
          <w:p w14:paraId="383D0BCA" w14:textId="19804338" w:rsidR="1EF07DF8" w:rsidRPr="00380F3A" w:rsidRDefault="1EF07DF8" w:rsidP="1EF07DF8">
            <w:pPr>
              <w:jc w:val="center"/>
              <w:rPr>
                <w:rFonts w:ascii="Times New Roman" w:hAnsi="Times New Roman" w:cs="Times New Roman"/>
              </w:rPr>
            </w:pPr>
            <w:r w:rsidRPr="00380F3A">
              <w:rPr>
                <w:rFonts w:ascii="Times New Roman" w:hAnsi="Times New Roman" w:cs="Times New Roman"/>
              </w:rPr>
              <w:t>БЯМ + API</w:t>
            </w:r>
          </w:p>
        </w:tc>
        <w:tc>
          <w:tcPr>
            <w:tcW w:w="922" w:type="pct"/>
            <w:gridSpan w:val="2"/>
          </w:tcPr>
          <w:p w14:paraId="6DFDD929" w14:textId="003D8469" w:rsidR="1EF07DF8" w:rsidRPr="00380F3A" w:rsidRDefault="1EF07DF8" w:rsidP="1EF07DF8">
            <w:pPr>
              <w:jc w:val="center"/>
              <w:rPr>
                <w:rFonts w:ascii="Times New Roman" w:hAnsi="Times New Roman" w:cs="Times New Roman"/>
              </w:rPr>
            </w:pPr>
            <w:r w:rsidRPr="00380F3A">
              <w:rPr>
                <w:rFonts w:ascii="Times New Roman" w:hAnsi="Times New Roman" w:cs="Times New Roman"/>
              </w:rPr>
              <w:t>БЯМ + ДБ  + API</w:t>
            </w:r>
          </w:p>
        </w:tc>
      </w:tr>
      <w:tr w:rsidR="1EF07DF8" w14:paraId="7F1D6A39" w14:textId="77777777" w:rsidTr="004B7407">
        <w:trPr>
          <w:trHeight w:val="300"/>
        </w:trPr>
        <w:tc>
          <w:tcPr>
            <w:tcW w:w="1170" w:type="pct"/>
            <w:vMerge/>
          </w:tcPr>
          <w:p w14:paraId="751C2933" w14:textId="77777777" w:rsidR="00834F4C" w:rsidRDefault="00834F4C"/>
        </w:tc>
        <w:tc>
          <w:tcPr>
            <w:tcW w:w="553" w:type="pct"/>
          </w:tcPr>
          <w:p w14:paraId="46591C85" w14:textId="3805917B"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G-</w:t>
            </w:r>
            <w:proofErr w:type="spellStart"/>
            <w:r w:rsidRPr="00380F3A">
              <w:rPr>
                <w:rFonts w:ascii="Times New Roman" w:eastAsia="Times New Roman" w:hAnsi="Times New Roman" w:cs="Times New Roman"/>
              </w:rPr>
              <w:t>Eval</w:t>
            </w:r>
            <w:proofErr w:type="spellEnd"/>
          </w:p>
        </w:tc>
        <w:tc>
          <w:tcPr>
            <w:tcW w:w="425" w:type="pct"/>
          </w:tcPr>
          <w:p w14:paraId="37D01408" w14:textId="6F58D462"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AR</w:t>
            </w:r>
          </w:p>
        </w:tc>
        <w:tc>
          <w:tcPr>
            <w:tcW w:w="571" w:type="pct"/>
          </w:tcPr>
          <w:p w14:paraId="712EBFA8" w14:textId="080147A9"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G-</w:t>
            </w:r>
            <w:proofErr w:type="spellStart"/>
            <w:r w:rsidRPr="00380F3A">
              <w:rPr>
                <w:rFonts w:ascii="Times New Roman" w:eastAsia="Times New Roman" w:hAnsi="Times New Roman" w:cs="Times New Roman"/>
              </w:rPr>
              <w:t>Eval</w:t>
            </w:r>
            <w:proofErr w:type="spellEnd"/>
          </w:p>
        </w:tc>
        <w:tc>
          <w:tcPr>
            <w:tcW w:w="425" w:type="pct"/>
          </w:tcPr>
          <w:p w14:paraId="136BB676" w14:textId="2C7FD32B"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AR</w:t>
            </w:r>
          </w:p>
        </w:tc>
        <w:tc>
          <w:tcPr>
            <w:tcW w:w="562" w:type="pct"/>
          </w:tcPr>
          <w:p w14:paraId="663C8FF6" w14:textId="1E50BDDF"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G-</w:t>
            </w:r>
            <w:proofErr w:type="spellStart"/>
            <w:r w:rsidRPr="00380F3A">
              <w:rPr>
                <w:rFonts w:ascii="Times New Roman" w:eastAsia="Times New Roman" w:hAnsi="Times New Roman" w:cs="Times New Roman"/>
              </w:rPr>
              <w:t>Eval</w:t>
            </w:r>
            <w:proofErr w:type="spellEnd"/>
          </w:p>
        </w:tc>
        <w:tc>
          <w:tcPr>
            <w:tcW w:w="374" w:type="pct"/>
          </w:tcPr>
          <w:p w14:paraId="0B29EBBA" w14:textId="4CE43B29"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AR</w:t>
            </w:r>
          </w:p>
        </w:tc>
        <w:tc>
          <w:tcPr>
            <w:tcW w:w="553" w:type="pct"/>
          </w:tcPr>
          <w:p w14:paraId="23A6A2A1" w14:textId="13825FA3"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G-</w:t>
            </w:r>
            <w:proofErr w:type="spellStart"/>
            <w:r w:rsidRPr="00380F3A">
              <w:rPr>
                <w:rFonts w:ascii="Times New Roman" w:eastAsia="Times New Roman" w:hAnsi="Times New Roman" w:cs="Times New Roman"/>
              </w:rPr>
              <w:t>Eval</w:t>
            </w:r>
            <w:proofErr w:type="spellEnd"/>
          </w:p>
        </w:tc>
        <w:tc>
          <w:tcPr>
            <w:tcW w:w="368" w:type="pct"/>
          </w:tcPr>
          <w:p w14:paraId="172391E4" w14:textId="69A90F1A" w:rsidR="1EF07DF8" w:rsidRPr="00380F3A" w:rsidRDefault="1EF07DF8" w:rsidP="1EF07DF8">
            <w:pPr>
              <w:jc w:val="center"/>
              <w:rPr>
                <w:rFonts w:ascii="Times New Roman" w:eastAsia="Times New Roman" w:hAnsi="Times New Roman" w:cs="Times New Roman"/>
              </w:rPr>
            </w:pPr>
            <w:r w:rsidRPr="00380F3A">
              <w:rPr>
                <w:rFonts w:ascii="Times New Roman" w:eastAsia="Times New Roman" w:hAnsi="Times New Roman" w:cs="Times New Roman"/>
              </w:rPr>
              <w:t>AR</w:t>
            </w:r>
          </w:p>
        </w:tc>
      </w:tr>
      <w:tr w:rsidR="1EF07DF8" w14:paraId="3EED6CED" w14:textId="77777777" w:rsidTr="004B7407">
        <w:trPr>
          <w:trHeight w:val="300"/>
        </w:trPr>
        <w:tc>
          <w:tcPr>
            <w:tcW w:w="1170" w:type="pct"/>
          </w:tcPr>
          <w:p w14:paraId="18B38C49" w14:textId="7628F10D" w:rsidR="1EF07DF8" w:rsidRPr="00380F3A" w:rsidRDefault="1EF07DF8" w:rsidP="1EF07DF8">
            <w:pPr>
              <w:rPr>
                <w:rFonts w:ascii="Times New Roman" w:eastAsia="Times New Roman" w:hAnsi="Times New Roman" w:cs="Times New Roman"/>
              </w:rPr>
            </w:pPr>
            <w:r w:rsidRPr="00380F3A">
              <w:rPr>
                <w:rFonts w:ascii="Times New Roman" w:eastAsia="Times New Roman" w:hAnsi="Times New Roman" w:cs="Times New Roman"/>
              </w:rPr>
              <w:t>gpt-4o-2024-08-06</w:t>
            </w:r>
          </w:p>
        </w:tc>
        <w:tc>
          <w:tcPr>
            <w:tcW w:w="553" w:type="pct"/>
          </w:tcPr>
          <w:p w14:paraId="77FFB4DD" w14:textId="74CDABFE"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0.30</w:t>
            </w:r>
          </w:p>
        </w:tc>
        <w:tc>
          <w:tcPr>
            <w:tcW w:w="425" w:type="pct"/>
          </w:tcPr>
          <w:p w14:paraId="7A82F475" w14:textId="4D192211"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0.93</w:t>
            </w:r>
          </w:p>
        </w:tc>
        <w:tc>
          <w:tcPr>
            <w:tcW w:w="571" w:type="pct"/>
          </w:tcPr>
          <w:p w14:paraId="4313B8C4" w14:textId="28DFBDCE"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0.38</w:t>
            </w:r>
          </w:p>
        </w:tc>
        <w:tc>
          <w:tcPr>
            <w:tcW w:w="425" w:type="pct"/>
          </w:tcPr>
          <w:p w14:paraId="4E06FA87" w14:textId="429EBD39"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0.65</w:t>
            </w:r>
          </w:p>
        </w:tc>
        <w:tc>
          <w:tcPr>
            <w:tcW w:w="562" w:type="pct"/>
          </w:tcPr>
          <w:p w14:paraId="14E99021" w14:textId="06AA1E66"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0.52</w:t>
            </w:r>
          </w:p>
        </w:tc>
        <w:tc>
          <w:tcPr>
            <w:tcW w:w="374" w:type="pct"/>
          </w:tcPr>
          <w:p w14:paraId="3A05C242" w14:textId="016ED0CA"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0.66</w:t>
            </w:r>
          </w:p>
        </w:tc>
        <w:tc>
          <w:tcPr>
            <w:tcW w:w="553" w:type="pct"/>
          </w:tcPr>
          <w:p w14:paraId="05095285" w14:textId="4F0AD08B"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0.71</w:t>
            </w:r>
          </w:p>
        </w:tc>
        <w:tc>
          <w:tcPr>
            <w:tcW w:w="368" w:type="pct"/>
          </w:tcPr>
          <w:p w14:paraId="1DFF26C6" w14:textId="28305119"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0.94</w:t>
            </w:r>
          </w:p>
        </w:tc>
      </w:tr>
      <w:tr w:rsidR="1EF07DF8" w14:paraId="70A3EBDD" w14:textId="77777777" w:rsidTr="004B7407">
        <w:trPr>
          <w:trHeight w:val="300"/>
        </w:trPr>
        <w:tc>
          <w:tcPr>
            <w:tcW w:w="1170" w:type="pct"/>
          </w:tcPr>
          <w:p w14:paraId="180676F0" w14:textId="02E6575C" w:rsidR="1EF07DF8" w:rsidRPr="00380F3A" w:rsidRDefault="1EF07DF8" w:rsidP="1EF07DF8">
            <w:pPr>
              <w:rPr>
                <w:rFonts w:ascii="Times New Roman" w:eastAsia="Times New Roman" w:hAnsi="Times New Roman" w:cs="Times New Roman"/>
              </w:rPr>
            </w:pPr>
            <w:r w:rsidRPr="00380F3A">
              <w:rPr>
                <w:rFonts w:ascii="Times New Roman" w:eastAsia="Times New Roman" w:hAnsi="Times New Roman" w:cs="Times New Roman"/>
              </w:rPr>
              <w:t>mixtral-8x22binstruct</w:t>
            </w:r>
          </w:p>
        </w:tc>
        <w:tc>
          <w:tcPr>
            <w:tcW w:w="553" w:type="pct"/>
          </w:tcPr>
          <w:p w14:paraId="0B1C6A35" w14:textId="75286A43"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0.38</w:t>
            </w:r>
          </w:p>
        </w:tc>
        <w:tc>
          <w:tcPr>
            <w:tcW w:w="425" w:type="pct"/>
          </w:tcPr>
          <w:p w14:paraId="3ADB8771" w14:textId="76DC2740"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0.90</w:t>
            </w:r>
          </w:p>
        </w:tc>
        <w:tc>
          <w:tcPr>
            <w:tcW w:w="571" w:type="pct"/>
          </w:tcPr>
          <w:p w14:paraId="5074B4EE" w14:textId="4D217AAA"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0.43</w:t>
            </w:r>
          </w:p>
        </w:tc>
        <w:tc>
          <w:tcPr>
            <w:tcW w:w="425" w:type="pct"/>
          </w:tcPr>
          <w:p w14:paraId="5B4F47DE" w14:textId="758F70FB"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0.70</w:t>
            </w:r>
          </w:p>
        </w:tc>
        <w:tc>
          <w:tcPr>
            <w:tcW w:w="562" w:type="pct"/>
          </w:tcPr>
          <w:p w14:paraId="76D5D39A" w14:textId="61181DD7"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0.51</w:t>
            </w:r>
          </w:p>
        </w:tc>
        <w:tc>
          <w:tcPr>
            <w:tcW w:w="374" w:type="pct"/>
          </w:tcPr>
          <w:p w14:paraId="21375FB6" w14:textId="7ACDFA0F"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0.73</w:t>
            </w:r>
          </w:p>
        </w:tc>
        <w:tc>
          <w:tcPr>
            <w:tcW w:w="553" w:type="pct"/>
          </w:tcPr>
          <w:p w14:paraId="7344042B" w14:textId="590BA563"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0.68</w:t>
            </w:r>
          </w:p>
        </w:tc>
        <w:tc>
          <w:tcPr>
            <w:tcW w:w="368" w:type="pct"/>
          </w:tcPr>
          <w:p w14:paraId="34782BC9" w14:textId="23FB8555"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0.91</w:t>
            </w:r>
          </w:p>
        </w:tc>
      </w:tr>
      <w:tr w:rsidR="1EF07DF8" w14:paraId="5D8713C3" w14:textId="77777777" w:rsidTr="004B7407">
        <w:trPr>
          <w:trHeight w:val="300"/>
        </w:trPr>
        <w:tc>
          <w:tcPr>
            <w:tcW w:w="1170" w:type="pct"/>
          </w:tcPr>
          <w:p w14:paraId="632B7D52" w14:textId="131A8295" w:rsidR="1EF07DF8" w:rsidRPr="00380F3A" w:rsidRDefault="1EF07DF8" w:rsidP="1EF07DF8">
            <w:pPr>
              <w:rPr>
                <w:rFonts w:ascii="Times New Roman" w:eastAsia="Times New Roman" w:hAnsi="Times New Roman" w:cs="Times New Roman"/>
              </w:rPr>
            </w:pPr>
            <w:r w:rsidRPr="00380F3A">
              <w:rPr>
                <w:rFonts w:ascii="Times New Roman" w:eastAsia="Times New Roman" w:hAnsi="Times New Roman" w:cs="Times New Roman"/>
              </w:rPr>
              <w:t>llama-3.1-70binstruct</w:t>
            </w:r>
          </w:p>
        </w:tc>
        <w:tc>
          <w:tcPr>
            <w:tcW w:w="553" w:type="pct"/>
          </w:tcPr>
          <w:p w14:paraId="5D9FA921" w14:textId="73FAA67C"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0.38</w:t>
            </w:r>
          </w:p>
        </w:tc>
        <w:tc>
          <w:tcPr>
            <w:tcW w:w="425" w:type="pct"/>
          </w:tcPr>
          <w:p w14:paraId="4B21F990" w14:textId="3028B7F2"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0.95</w:t>
            </w:r>
          </w:p>
        </w:tc>
        <w:tc>
          <w:tcPr>
            <w:tcW w:w="571" w:type="pct"/>
          </w:tcPr>
          <w:p w14:paraId="5ECB699E" w14:textId="2E65FF62"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0.41</w:t>
            </w:r>
          </w:p>
        </w:tc>
        <w:tc>
          <w:tcPr>
            <w:tcW w:w="425" w:type="pct"/>
          </w:tcPr>
          <w:p w14:paraId="6E4450FA" w14:textId="3CAF699B"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0.74</w:t>
            </w:r>
          </w:p>
        </w:tc>
        <w:tc>
          <w:tcPr>
            <w:tcW w:w="562" w:type="pct"/>
          </w:tcPr>
          <w:p w14:paraId="5500DDE5" w14:textId="460D659A"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0.54</w:t>
            </w:r>
          </w:p>
        </w:tc>
        <w:tc>
          <w:tcPr>
            <w:tcW w:w="374" w:type="pct"/>
          </w:tcPr>
          <w:p w14:paraId="75A3F726" w14:textId="034F4C6A"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0.71</w:t>
            </w:r>
          </w:p>
        </w:tc>
        <w:tc>
          <w:tcPr>
            <w:tcW w:w="553" w:type="pct"/>
          </w:tcPr>
          <w:p w14:paraId="242A3ED1" w14:textId="2389C3EE"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0.74</w:t>
            </w:r>
          </w:p>
        </w:tc>
        <w:tc>
          <w:tcPr>
            <w:tcW w:w="368" w:type="pct"/>
          </w:tcPr>
          <w:p w14:paraId="17C4E73B" w14:textId="54181159"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0.95</w:t>
            </w:r>
          </w:p>
        </w:tc>
      </w:tr>
      <w:tr w:rsidR="1EF07DF8" w14:paraId="3FDF53C2" w14:textId="77777777" w:rsidTr="004B7407">
        <w:trPr>
          <w:trHeight w:val="300"/>
        </w:trPr>
        <w:tc>
          <w:tcPr>
            <w:tcW w:w="1170" w:type="pct"/>
          </w:tcPr>
          <w:p w14:paraId="7C8D2AC5" w14:textId="74B45326" w:rsidR="1EF07DF8" w:rsidRPr="00380F3A" w:rsidRDefault="1EF07DF8" w:rsidP="1EF07DF8">
            <w:pPr>
              <w:rPr>
                <w:rFonts w:ascii="Times New Roman" w:eastAsia="Times New Roman" w:hAnsi="Times New Roman" w:cs="Times New Roman"/>
              </w:rPr>
            </w:pPr>
            <w:r w:rsidRPr="00380F3A">
              <w:rPr>
                <w:rFonts w:ascii="Times New Roman" w:eastAsia="Times New Roman" w:hAnsi="Times New Roman" w:cs="Times New Roman"/>
              </w:rPr>
              <w:t>llama-3.1-70binstruct-int4</w:t>
            </w:r>
          </w:p>
        </w:tc>
        <w:tc>
          <w:tcPr>
            <w:tcW w:w="553" w:type="pct"/>
          </w:tcPr>
          <w:p w14:paraId="433973AA" w14:textId="06110238"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0.38</w:t>
            </w:r>
          </w:p>
        </w:tc>
        <w:tc>
          <w:tcPr>
            <w:tcW w:w="425" w:type="pct"/>
          </w:tcPr>
          <w:p w14:paraId="1CFB6F44" w14:textId="15997C17"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0.98</w:t>
            </w:r>
          </w:p>
        </w:tc>
        <w:tc>
          <w:tcPr>
            <w:tcW w:w="571" w:type="pct"/>
          </w:tcPr>
          <w:p w14:paraId="23722C04" w14:textId="15C1F944"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0.39</w:t>
            </w:r>
          </w:p>
        </w:tc>
        <w:tc>
          <w:tcPr>
            <w:tcW w:w="425" w:type="pct"/>
          </w:tcPr>
          <w:p w14:paraId="2C58DE94" w14:textId="0BCAC2D4"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0.71</w:t>
            </w:r>
          </w:p>
        </w:tc>
        <w:tc>
          <w:tcPr>
            <w:tcW w:w="562" w:type="pct"/>
          </w:tcPr>
          <w:p w14:paraId="0A15BAD2" w14:textId="01791E8C"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0.50</w:t>
            </w:r>
          </w:p>
        </w:tc>
        <w:tc>
          <w:tcPr>
            <w:tcW w:w="374" w:type="pct"/>
          </w:tcPr>
          <w:p w14:paraId="69EFF5AB" w14:textId="6B163CA9"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0.69</w:t>
            </w:r>
          </w:p>
        </w:tc>
        <w:tc>
          <w:tcPr>
            <w:tcW w:w="553" w:type="pct"/>
          </w:tcPr>
          <w:p w14:paraId="1895346D" w14:textId="434AB1AD"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0.71</w:t>
            </w:r>
          </w:p>
        </w:tc>
        <w:tc>
          <w:tcPr>
            <w:tcW w:w="368" w:type="pct"/>
          </w:tcPr>
          <w:p w14:paraId="2A03905C" w14:textId="6A428A51" w:rsidR="1EF07DF8" w:rsidRPr="00380F3A" w:rsidRDefault="1EF07DF8" w:rsidP="1EF07DF8">
            <w:pPr>
              <w:jc w:val="center"/>
              <w:rPr>
                <w:rFonts w:ascii="Times New Roman" w:hAnsi="Times New Roman" w:cs="Times New Roman"/>
              </w:rPr>
            </w:pPr>
            <w:r w:rsidRPr="00380F3A">
              <w:rPr>
                <w:rFonts w:ascii="Times New Roman" w:hAnsi="Times New Roman" w:cs="Times New Roman"/>
              </w:rPr>
              <w:t>0.92</w:t>
            </w:r>
          </w:p>
        </w:tc>
      </w:tr>
    </w:tbl>
    <w:p w14:paraId="7C34F3AE" w14:textId="6006C513" w:rsidR="68D16F22" w:rsidRPr="00AF2242" w:rsidRDefault="68D16F22" w:rsidP="1EF07DF8">
      <w:pPr>
        <w:spacing w:before="240" w:after="240" w:line="360" w:lineRule="auto"/>
        <w:ind w:firstLine="708"/>
        <w:jc w:val="both"/>
        <w:rPr>
          <w:rFonts w:ascii="Times New Roman" w:hAnsi="Times New Roman" w:cs="Times New Roman"/>
        </w:rPr>
      </w:pPr>
      <w:r w:rsidRPr="00AF2242">
        <w:rPr>
          <w:rFonts w:ascii="Times New Roman" w:hAnsi="Times New Roman" w:cs="Times New Roman"/>
        </w:rPr>
        <w:t xml:space="preserve">В первой колонке находятся данные для БЯМ без контекста. Результаты </w:t>
      </w:r>
      <w:r w:rsidRPr="1EF07DF8">
        <w:rPr>
          <w:rFonts w:ascii="Times New Roman" w:hAnsi="Times New Roman" w:cs="Times New Roman"/>
          <w:lang w:val="en-US"/>
        </w:rPr>
        <w:t>G</w:t>
      </w:r>
      <w:r w:rsidRPr="00AF2242">
        <w:rPr>
          <w:rFonts w:ascii="Times New Roman" w:hAnsi="Times New Roman" w:cs="Times New Roman"/>
        </w:rPr>
        <w:t>-</w:t>
      </w:r>
      <w:r w:rsidRPr="1EF07DF8">
        <w:rPr>
          <w:rFonts w:ascii="Times New Roman" w:hAnsi="Times New Roman" w:cs="Times New Roman"/>
          <w:lang w:val="en-US"/>
        </w:rPr>
        <w:t>Eval</w:t>
      </w:r>
      <w:r w:rsidRPr="00AF2242">
        <w:rPr>
          <w:rFonts w:ascii="Times New Roman" w:hAnsi="Times New Roman" w:cs="Times New Roman"/>
        </w:rPr>
        <w:t xml:space="preserve"> для всех моделей примерно одинаковые 0.30-0.38.</w:t>
      </w:r>
      <w:r w:rsidR="0967731B" w:rsidRPr="00AF2242">
        <w:rPr>
          <w:rFonts w:ascii="Times New Roman" w:hAnsi="Times New Roman" w:cs="Times New Roman"/>
        </w:rPr>
        <w:t xml:space="preserve"> </w:t>
      </w:r>
      <w:r w:rsidRPr="00AF2242">
        <w:rPr>
          <w:rFonts w:ascii="Times New Roman" w:hAnsi="Times New Roman" w:cs="Times New Roman"/>
        </w:rPr>
        <w:t>Показатели достаточно низкие, это свидетельствует о том, что БЯМ не могут полноценно отвечать на вопросы без предоставления дополнительной информации.</w:t>
      </w:r>
      <w:r w:rsidR="7378A26C" w:rsidRPr="00AF2242">
        <w:rPr>
          <w:rFonts w:ascii="Times New Roman" w:hAnsi="Times New Roman" w:cs="Times New Roman"/>
        </w:rPr>
        <w:t xml:space="preserve"> </w:t>
      </w:r>
      <w:r w:rsidRPr="00AF2242">
        <w:rPr>
          <w:rFonts w:ascii="Times New Roman" w:hAnsi="Times New Roman" w:cs="Times New Roman"/>
        </w:rPr>
        <w:t xml:space="preserve">При этом показатели </w:t>
      </w:r>
      <w:r w:rsidRPr="1EF07DF8">
        <w:rPr>
          <w:rFonts w:ascii="Times New Roman" w:hAnsi="Times New Roman" w:cs="Times New Roman"/>
          <w:lang w:val="en-US"/>
        </w:rPr>
        <w:t>AR</w:t>
      </w:r>
      <w:r w:rsidRPr="00AF2242">
        <w:rPr>
          <w:rFonts w:ascii="Times New Roman" w:hAnsi="Times New Roman" w:cs="Times New Roman"/>
        </w:rPr>
        <w:t xml:space="preserve"> высокие 0.90-0.98. БЯМ хорошо справляются с задачей генерации текста на заданную тему, но часто в процессе выдумывают информацию.</w:t>
      </w:r>
      <w:r w:rsidR="56B38689" w:rsidRPr="00AF2242">
        <w:rPr>
          <w:rFonts w:ascii="Times New Roman" w:hAnsi="Times New Roman" w:cs="Times New Roman"/>
        </w:rPr>
        <w:t xml:space="preserve"> Это объясняет высокие показатели </w:t>
      </w:r>
      <w:r w:rsidR="56B38689" w:rsidRPr="1EF07DF8">
        <w:rPr>
          <w:rFonts w:ascii="Times New Roman" w:hAnsi="Times New Roman" w:cs="Times New Roman"/>
          <w:lang w:val="en-US"/>
        </w:rPr>
        <w:t>AR</w:t>
      </w:r>
      <w:r w:rsidR="56B38689" w:rsidRPr="00AF2242">
        <w:rPr>
          <w:rFonts w:ascii="Times New Roman" w:hAnsi="Times New Roman" w:cs="Times New Roman"/>
        </w:rPr>
        <w:t xml:space="preserve"> и более низкие показатели </w:t>
      </w:r>
      <w:r w:rsidR="56B38689" w:rsidRPr="1EF07DF8">
        <w:rPr>
          <w:rFonts w:ascii="Times New Roman" w:hAnsi="Times New Roman" w:cs="Times New Roman"/>
          <w:lang w:val="en-US"/>
        </w:rPr>
        <w:t>G</w:t>
      </w:r>
      <w:r w:rsidR="56B38689" w:rsidRPr="00AF2242">
        <w:rPr>
          <w:rFonts w:ascii="Times New Roman" w:hAnsi="Times New Roman" w:cs="Times New Roman"/>
        </w:rPr>
        <w:t>-</w:t>
      </w:r>
      <w:r w:rsidR="56B38689" w:rsidRPr="1EF07DF8">
        <w:rPr>
          <w:rFonts w:ascii="Times New Roman" w:hAnsi="Times New Roman" w:cs="Times New Roman"/>
          <w:lang w:val="en-US"/>
        </w:rPr>
        <w:t>Eval</w:t>
      </w:r>
      <w:r w:rsidR="56B38689" w:rsidRPr="00AF2242">
        <w:rPr>
          <w:rFonts w:ascii="Times New Roman" w:hAnsi="Times New Roman" w:cs="Times New Roman"/>
        </w:rPr>
        <w:t>.</w:t>
      </w:r>
    </w:p>
    <w:p w14:paraId="6B0970FB" w14:textId="65995919" w:rsidR="68D16F22" w:rsidRPr="00AF2242" w:rsidRDefault="68D16F22" w:rsidP="18548E9C">
      <w:pPr>
        <w:spacing w:before="240" w:after="240" w:line="360" w:lineRule="auto"/>
        <w:ind w:firstLine="708"/>
        <w:jc w:val="both"/>
        <w:rPr>
          <w:rFonts w:ascii="Times New Roman" w:hAnsi="Times New Roman" w:cs="Times New Roman"/>
        </w:rPr>
      </w:pPr>
      <w:r w:rsidRPr="00AF2242">
        <w:rPr>
          <w:rFonts w:ascii="Times New Roman" w:hAnsi="Times New Roman" w:cs="Times New Roman"/>
        </w:rPr>
        <w:t xml:space="preserve">Во второй колонке </w:t>
      </w:r>
      <w:r w:rsidR="11FCDF30" w:rsidRPr="00AF2242">
        <w:rPr>
          <w:rFonts w:ascii="Times New Roman" w:hAnsi="Times New Roman" w:cs="Times New Roman"/>
        </w:rPr>
        <w:t xml:space="preserve">находятся  </w:t>
      </w:r>
      <w:r w:rsidRPr="00AF2242">
        <w:rPr>
          <w:rFonts w:ascii="Times New Roman" w:hAnsi="Times New Roman" w:cs="Times New Roman"/>
        </w:rPr>
        <w:t xml:space="preserve">результаты БЯМ с контекстом из БД. С добавлением контекста значения метрик </w:t>
      </w:r>
      <w:r w:rsidRPr="18548E9C">
        <w:rPr>
          <w:rFonts w:ascii="Times New Roman" w:hAnsi="Times New Roman" w:cs="Times New Roman"/>
          <w:lang w:val="en-US"/>
        </w:rPr>
        <w:t>G</w:t>
      </w:r>
      <w:r w:rsidRPr="00AF2242">
        <w:rPr>
          <w:rFonts w:ascii="Times New Roman" w:hAnsi="Times New Roman" w:cs="Times New Roman"/>
        </w:rPr>
        <w:t>-</w:t>
      </w:r>
      <w:r w:rsidRPr="18548E9C">
        <w:rPr>
          <w:rFonts w:ascii="Times New Roman" w:hAnsi="Times New Roman" w:cs="Times New Roman"/>
          <w:lang w:val="en-US"/>
        </w:rPr>
        <w:t>Eval</w:t>
      </w:r>
      <w:r w:rsidRPr="00AF2242">
        <w:rPr>
          <w:rFonts w:ascii="Times New Roman" w:hAnsi="Times New Roman" w:cs="Times New Roman"/>
        </w:rPr>
        <w:t xml:space="preserve"> повысились на 13%. </w:t>
      </w:r>
      <w:r w:rsidR="5FE38A80" w:rsidRPr="00AF2242">
        <w:rPr>
          <w:rFonts w:ascii="Times New Roman" w:hAnsi="Times New Roman" w:cs="Times New Roman"/>
        </w:rPr>
        <w:t xml:space="preserve"> </w:t>
      </w:r>
      <w:r w:rsidRPr="00AF2242">
        <w:rPr>
          <w:rFonts w:ascii="Times New Roman" w:hAnsi="Times New Roman" w:cs="Times New Roman"/>
        </w:rPr>
        <w:t>Прирост не очень высокий, потому что вопросы на тему стратегии развития города достаточно общие, с некоторыми БЯМ хорошо справляется без контекста.</w:t>
      </w:r>
      <w:r w:rsidR="046DFAA6" w:rsidRPr="00AF2242">
        <w:rPr>
          <w:rFonts w:ascii="Times New Roman" w:hAnsi="Times New Roman" w:cs="Times New Roman"/>
        </w:rPr>
        <w:t xml:space="preserve"> </w:t>
      </w:r>
      <w:r w:rsidRPr="00AF2242">
        <w:rPr>
          <w:rFonts w:ascii="Times New Roman" w:hAnsi="Times New Roman" w:cs="Times New Roman"/>
        </w:rPr>
        <w:t xml:space="preserve">Показатели </w:t>
      </w:r>
      <w:r w:rsidRPr="18548E9C">
        <w:rPr>
          <w:rFonts w:ascii="Times New Roman" w:hAnsi="Times New Roman" w:cs="Times New Roman"/>
          <w:lang w:val="en-US"/>
        </w:rPr>
        <w:t>AR</w:t>
      </w:r>
      <w:r w:rsidRPr="00AF2242">
        <w:rPr>
          <w:rFonts w:ascii="Times New Roman" w:hAnsi="Times New Roman" w:cs="Times New Roman"/>
        </w:rPr>
        <w:t xml:space="preserve"> при этом понизились до 0.65-0.74. Система была разработана таким образом, чтобы все ответы давались исключительно на основе предоставленного контекста.</w:t>
      </w:r>
      <w:r w:rsidR="43A388DE" w:rsidRPr="00AF2242">
        <w:rPr>
          <w:rFonts w:ascii="Times New Roman" w:hAnsi="Times New Roman" w:cs="Times New Roman"/>
        </w:rPr>
        <w:t xml:space="preserve"> </w:t>
      </w:r>
      <w:r w:rsidRPr="00AF2242">
        <w:rPr>
          <w:rFonts w:ascii="Times New Roman" w:hAnsi="Times New Roman" w:cs="Times New Roman"/>
        </w:rPr>
        <w:t xml:space="preserve">Если нужной информации нет, система возвращает сообщение, что данные для ответа не предоставлены. Это снижает показатели метрики </w:t>
      </w:r>
      <w:r w:rsidRPr="18548E9C">
        <w:rPr>
          <w:rFonts w:ascii="Times New Roman" w:hAnsi="Times New Roman" w:cs="Times New Roman"/>
          <w:lang w:val="en-US"/>
        </w:rPr>
        <w:t>AR</w:t>
      </w:r>
      <w:r w:rsidRPr="00AF2242">
        <w:rPr>
          <w:rFonts w:ascii="Times New Roman" w:hAnsi="Times New Roman" w:cs="Times New Roman"/>
        </w:rPr>
        <w:t>.</w:t>
      </w:r>
    </w:p>
    <w:p w14:paraId="06A9F656" w14:textId="2935A027" w:rsidR="68D16F22" w:rsidRPr="00AF2242" w:rsidRDefault="68D16F22" w:rsidP="1EF07DF8">
      <w:pPr>
        <w:spacing w:before="240" w:after="240" w:line="360" w:lineRule="auto"/>
        <w:ind w:firstLine="708"/>
        <w:jc w:val="both"/>
        <w:rPr>
          <w:rFonts w:ascii="Times New Roman" w:hAnsi="Times New Roman" w:cs="Times New Roman"/>
        </w:rPr>
      </w:pPr>
      <w:r w:rsidRPr="00AF2242">
        <w:rPr>
          <w:rFonts w:ascii="Times New Roman" w:hAnsi="Times New Roman" w:cs="Times New Roman"/>
        </w:rPr>
        <w:t xml:space="preserve">В </w:t>
      </w:r>
      <w:r w:rsidR="650393BB" w:rsidRPr="00AF2242">
        <w:rPr>
          <w:rFonts w:ascii="Times New Roman" w:hAnsi="Times New Roman" w:cs="Times New Roman"/>
        </w:rPr>
        <w:t xml:space="preserve">третьей </w:t>
      </w:r>
      <w:r w:rsidRPr="00AF2242">
        <w:rPr>
          <w:rFonts w:ascii="Times New Roman" w:hAnsi="Times New Roman" w:cs="Times New Roman"/>
        </w:rPr>
        <w:t xml:space="preserve">колонке </w:t>
      </w:r>
      <w:r w:rsidR="50F20551" w:rsidRPr="00AF2242">
        <w:rPr>
          <w:rFonts w:ascii="Times New Roman" w:hAnsi="Times New Roman" w:cs="Times New Roman"/>
        </w:rPr>
        <w:t xml:space="preserve">находятся  </w:t>
      </w:r>
      <w:r w:rsidRPr="00AF2242">
        <w:rPr>
          <w:rFonts w:ascii="Times New Roman" w:hAnsi="Times New Roman" w:cs="Times New Roman"/>
        </w:rPr>
        <w:t xml:space="preserve">результаты БЯМ с контекстом из </w:t>
      </w:r>
      <w:r w:rsidRPr="1EF07DF8">
        <w:rPr>
          <w:rFonts w:ascii="Times New Roman" w:hAnsi="Times New Roman" w:cs="Times New Roman"/>
          <w:lang w:val="en-US"/>
        </w:rPr>
        <w:t>API</w:t>
      </w:r>
      <w:r w:rsidRPr="00AF2242">
        <w:rPr>
          <w:rFonts w:ascii="Times New Roman" w:hAnsi="Times New Roman" w:cs="Times New Roman"/>
        </w:rPr>
        <w:t xml:space="preserve">. В этом случае после добавления контекста значения метрик </w:t>
      </w:r>
      <w:r w:rsidRPr="1EF07DF8">
        <w:rPr>
          <w:rFonts w:ascii="Times New Roman" w:hAnsi="Times New Roman" w:cs="Times New Roman"/>
          <w:lang w:val="en-US"/>
        </w:rPr>
        <w:t>G</w:t>
      </w:r>
      <w:r w:rsidRPr="00AF2242">
        <w:rPr>
          <w:rFonts w:ascii="Times New Roman" w:hAnsi="Times New Roman" w:cs="Times New Roman"/>
        </w:rPr>
        <w:t>-</w:t>
      </w:r>
      <w:r w:rsidRPr="1EF07DF8">
        <w:rPr>
          <w:rFonts w:ascii="Times New Roman" w:hAnsi="Times New Roman" w:cs="Times New Roman"/>
          <w:lang w:val="en-US"/>
        </w:rPr>
        <w:t>Eval</w:t>
      </w:r>
      <w:r w:rsidRPr="00AF2242">
        <w:rPr>
          <w:rFonts w:ascii="Times New Roman" w:hAnsi="Times New Roman" w:cs="Times New Roman"/>
        </w:rPr>
        <w:t xml:space="preserve"> повысились на 45%.</w:t>
      </w:r>
      <w:r w:rsidR="1BF20090" w:rsidRPr="00AF2242">
        <w:rPr>
          <w:rFonts w:ascii="Times New Roman" w:hAnsi="Times New Roman" w:cs="Times New Roman"/>
        </w:rPr>
        <w:t xml:space="preserve"> </w:t>
      </w:r>
      <w:r w:rsidRPr="00AF2242">
        <w:rPr>
          <w:rFonts w:ascii="Times New Roman" w:hAnsi="Times New Roman" w:cs="Times New Roman"/>
        </w:rPr>
        <w:t>В вопросах по этой теме часто нужны точные числовые показатели. БЯМ с релевантным контекс</w:t>
      </w:r>
      <w:r w:rsidR="3BEFA275" w:rsidRPr="00AF2242">
        <w:rPr>
          <w:rFonts w:ascii="Times New Roman" w:hAnsi="Times New Roman" w:cs="Times New Roman"/>
        </w:rPr>
        <w:t>т</w:t>
      </w:r>
      <w:r w:rsidRPr="00AF2242">
        <w:rPr>
          <w:rFonts w:ascii="Times New Roman" w:hAnsi="Times New Roman" w:cs="Times New Roman"/>
        </w:rPr>
        <w:t>ом отлично справляется с такой задачей.</w:t>
      </w:r>
      <w:r w:rsidR="0893BD4F" w:rsidRPr="00AF2242">
        <w:rPr>
          <w:rFonts w:ascii="Times New Roman" w:hAnsi="Times New Roman" w:cs="Times New Roman"/>
        </w:rPr>
        <w:t xml:space="preserve"> </w:t>
      </w:r>
      <w:r w:rsidRPr="00AF2242">
        <w:rPr>
          <w:rFonts w:ascii="Times New Roman" w:hAnsi="Times New Roman" w:cs="Times New Roman"/>
        </w:rPr>
        <w:t xml:space="preserve">БЯМ без контекста почти никогда не может дать правильный ответ. </w:t>
      </w:r>
      <w:r w:rsidR="353D3BF1" w:rsidRPr="00AF2242">
        <w:rPr>
          <w:rFonts w:ascii="Times New Roman" w:hAnsi="Times New Roman" w:cs="Times New Roman"/>
        </w:rPr>
        <w:t xml:space="preserve">Показатели </w:t>
      </w:r>
      <w:r w:rsidR="353D3BF1" w:rsidRPr="1EF07DF8">
        <w:rPr>
          <w:rFonts w:ascii="Times New Roman" w:hAnsi="Times New Roman" w:cs="Times New Roman"/>
          <w:lang w:val="en-US"/>
        </w:rPr>
        <w:t>AR</w:t>
      </w:r>
      <w:r w:rsidR="353D3BF1" w:rsidRPr="00AF2242">
        <w:rPr>
          <w:rFonts w:ascii="Times New Roman" w:hAnsi="Times New Roman" w:cs="Times New Roman"/>
        </w:rPr>
        <w:t xml:space="preserve"> в этом случае очень близки к </w:t>
      </w:r>
      <w:r w:rsidR="353D3BF1" w:rsidRPr="1EF07DF8">
        <w:rPr>
          <w:rFonts w:ascii="Times New Roman" w:hAnsi="Times New Roman" w:cs="Times New Roman"/>
          <w:lang w:val="en-US"/>
        </w:rPr>
        <w:t>AR</w:t>
      </w:r>
      <w:r w:rsidR="353D3BF1" w:rsidRPr="00AF2242">
        <w:rPr>
          <w:rFonts w:ascii="Times New Roman" w:hAnsi="Times New Roman" w:cs="Times New Roman"/>
        </w:rPr>
        <w:t xml:space="preserve"> для БЯМ </w:t>
      </w:r>
      <w:r w:rsidR="3DE0677D" w:rsidRPr="00AF2242">
        <w:rPr>
          <w:rFonts w:ascii="Times New Roman" w:hAnsi="Times New Roman" w:cs="Times New Roman"/>
        </w:rPr>
        <w:t>с контекстом из БД.</w:t>
      </w:r>
    </w:p>
    <w:p w14:paraId="31594F6B" w14:textId="36E64C30" w:rsidR="68D16F22" w:rsidRPr="00AF2242" w:rsidRDefault="4D945940" w:rsidP="5A16390F">
      <w:pPr>
        <w:spacing w:before="240" w:after="240" w:line="360" w:lineRule="auto"/>
        <w:ind w:firstLine="708"/>
        <w:jc w:val="both"/>
        <w:rPr>
          <w:rFonts w:ascii="Times New Roman" w:hAnsi="Times New Roman" w:cs="Times New Roman"/>
        </w:rPr>
      </w:pPr>
      <w:r w:rsidRPr="00AF2242">
        <w:rPr>
          <w:rFonts w:ascii="Times New Roman" w:hAnsi="Times New Roman" w:cs="Times New Roman"/>
        </w:rPr>
        <w:t xml:space="preserve">В четвертой колонке представлены результаты для БЯМ с контекстом из обоих источников. Значения метрик </w:t>
      </w:r>
      <w:r w:rsidRPr="44CBBB63">
        <w:rPr>
          <w:rFonts w:ascii="Times New Roman" w:hAnsi="Times New Roman" w:cs="Times New Roman"/>
          <w:lang w:val="en-US"/>
        </w:rPr>
        <w:t>G</w:t>
      </w:r>
      <w:r w:rsidRPr="00AF2242">
        <w:rPr>
          <w:rFonts w:ascii="Times New Roman" w:hAnsi="Times New Roman" w:cs="Times New Roman"/>
        </w:rPr>
        <w:t>-</w:t>
      </w:r>
      <w:r w:rsidRPr="44CBBB63">
        <w:rPr>
          <w:rFonts w:ascii="Times New Roman" w:hAnsi="Times New Roman" w:cs="Times New Roman"/>
          <w:lang w:val="en-US"/>
        </w:rPr>
        <w:t>Eval</w:t>
      </w:r>
      <w:r w:rsidRPr="00AF2242">
        <w:rPr>
          <w:rFonts w:ascii="Times New Roman" w:hAnsi="Times New Roman" w:cs="Times New Roman"/>
        </w:rPr>
        <w:t xml:space="preserve"> значительно повысились для всех моделей: </w:t>
      </w:r>
      <w:r w:rsidR="67148C62" w:rsidRPr="00AF2242">
        <w:rPr>
          <w:rFonts w:ascii="Times New Roman" w:hAnsi="Times New Roman" w:cs="Times New Roman"/>
        </w:rPr>
        <w:t xml:space="preserve">до </w:t>
      </w:r>
      <w:r w:rsidRPr="00AF2242">
        <w:rPr>
          <w:rFonts w:ascii="Times New Roman" w:hAnsi="Times New Roman" w:cs="Times New Roman"/>
        </w:rPr>
        <w:t xml:space="preserve">0.68 - 0.74. Метрика </w:t>
      </w:r>
      <w:r w:rsidRPr="44CBBB63">
        <w:rPr>
          <w:rFonts w:ascii="Times New Roman" w:hAnsi="Times New Roman" w:cs="Times New Roman"/>
          <w:lang w:val="en-US"/>
        </w:rPr>
        <w:t>G</w:t>
      </w:r>
      <w:r w:rsidRPr="00AF2242">
        <w:rPr>
          <w:rFonts w:ascii="Times New Roman" w:hAnsi="Times New Roman" w:cs="Times New Roman"/>
        </w:rPr>
        <w:t>-</w:t>
      </w:r>
      <w:r w:rsidRPr="44CBBB63">
        <w:rPr>
          <w:rFonts w:ascii="Times New Roman" w:hAnsi="Times New Roman" w:cs="Times New Roman"/>
          <w:lang w:val="en-US"/>
        </w:rPr>
        <w:t>Eval</w:t>
      </w:r>
      <w:r w:rsidRPr="00AF2242">
        <w:rPr>
          <w:rFonts w:ascii="Times New Roman" w:hAnsi="Times New Roman" w:cs="Times New Roman"/>
        </w:rPr>
        <w:t xml:space="preserve"> очень строгая и требует полного соответствия ответа БЯМ правильному ответу. Часто в правильном ответе от экспертов присутствует</w:t>
      </w:r>
      <w:r w:rsidR="484CE0DE" w:rsidRPr="00AF2242">
        <w:rPr>
          <w:rFonts w:ascii="Times New Roman" w:hAnsi="Times New Roman" w:cs="Times New Roman"/>
        </w:rPr>
        <w:t xml:space="preserve"> </w:t>
      </w:r>
      <w:r w:rsidRPr="00AF2242">
        <w:rPr>
          <w:rFonts w:ascii="Times New Roman" w:hAnsi="Times New Roman" w:cs="Times New Roman"/>
        </w:rPr>
        <w:t>дополнительная информация, которая не требуется в ответе</w:t>
      </w:r>
      <w:r w:rsidR="3AEDF605" w:rsidRPr="00AF2242">
        <w:rPr>
          <w:rFonts w:ascii="Times New Roman" w:hAnsi="Times New Roman" w:cs="Times New Roman"/>
        </w:rPr>
        <w:t xml:space="preserve"> от БЯМ, чтобы он считался верным</w:t>
      </w:r>
      <w:r w:rsidRPr="00AF2242">
        <w:rPr>
          <w:rFonts w:ascii="Times New Roman" w:hAnsi="Times New Roman" w:cs="Times New Roman"/>
        </w:rPr>
        <w:t xml:space="preserve">. </w:t>
      </w:r>
      <w:r w:rsidR="3E2C7663" w:rsidRPr="44CBBB63">
        <w:rPr>
          <w:rFonts w:ascii="Times New Roman" w:hAnsi="Times New Roman" w:cs="Times New Roman"/>
          <w:lang w:val="en-US"/>
        </w:rPr>
        <w:t>G</w:t>
      </w:r>
      <w:r w:rsidR="3E2C7663" w:rsidRPr="00AF2242">
        <w:rPr>
          <w:rFonts w:ascii="Times New Roman" w:hAnsi="Times New Roman" w:cs="Times New Roman"/>
        </w:rPr>
        <w:t>-</w:t>
      </w:r>
      <w:r w:rsidR="3E2C7663" w:rsidRPr="44CBBB63">
        <w:rPr>
          <w:rFonts w:ascii="Times New Roman" w:hAnsi="Times New Roman" w:cs="Times New Roman"/>
          <w:lang w:val="en-US"/>
        </w:rPr>
        <w:t>Eval</w:t>
      </w:r>
      <w:r w:rsidR="3E2C7663" w:rsidRPr="00AF2242">
        <w:rPr>
          <w:rFonts w:ascii="Times New Roman" w:hAnsi="Times New Roman" w:cs="Times New Roman"/>
        </w:rPr>
        <w:t xml:space="preserve"> очень чувствительна к эти отличиям, э</w:t>
      </w:r>
      <w:r w:rsidRPr="00AF2242">
        <w:rPr>
          <w:rFonts w:ascii="Times New Roman" w:hAnsi="Times New Roman" w:cs="Times New Roman"/>
        </w:rPr>
        <w:t>то приводит к снижению метрики. Таким образом</w:t>
      </w:r>
      <w:r w:rsidR="7480CE68" w:rsidRPr="00AF2242">
        <w:rPr>
          <w:rFonts w:ascii="Times New Roman" w:hAnsi="Times New Roman" w:cs="Times New Roman"/>
        </w:rPr>
        <w:t>,</w:t>
      </w:r>
      <w:r w:rsidRPr="00AF2242">
        <w:rPr>
          <w:rFonts w:ascii="Times New Roman" w:hAnsi="Times New Roman" w:cs="Times New Roman"/>
        </w:rPr>
        <w:t xml:space="preserve"> можно считать, что значение </w:t>
      </w:r>
      <w:r w:rsidRPr="44CBBB63">
        <w:rPr>
          <w:rFonts w:ascii="Times New Roman" w:hAnsi="Times New Roman" w:cs="Times New Roman"/>
          <w:lang w:val="en-US"/>
        </w:rPr>
        <w:t>G</w:t>
      </w:r>
      <w:r w:rsidRPr="00AF2242">
        <w:rPr>
          <w:rFonts w:ascii="Times New Roman" w:hAnsi="Times New Roman" w:cs="Times New Roman"/>
        </w:rPr>
        <w:t>-</w:t>
      </w:r>
      <w:r w:rsidRPr="44CBBB63">
        <w:rPr>
          <w:rFonts w:ascii="Times New Roman" w:hAnsi="Times New Roman" w:cs="Times New Roman"/>
          <w:lang w:val="en-US"/>
        </w:rPr>
        <w:t>Eval</w:t>
      </w:r>
      <w:r w:rsidRPr="00AF2242">
        <w:rPr>
          <w:rFonts w:ascii="Times New Roman" w:hAnsi="Times New Roman" w:cs="Times New Roman"/>
        </w:rPr>
        <w:t xml:space="preserve"> </w:t>
      </w:r>
      <w:r w:rsidR="7E37B4EB" w:rsidRPr="00AF2242">
        <w:rPr>
          <w:rFonts w:ascii="Times New Roman" w:hAnsi="Times New Roman" w:cs="Times New Roman"/>
        </w:rPr>
        <w:t xml:space="preserve">выше </w:t>
      </w:r>
      <w:r w:rsidRPr="00AF2242">
        <w:rPr>
          <w:rFonts w:ascii="Times New Roman" w:hAnsi="Times New Roman" w:cs="Times New Roman"/>
        </w:rPr>
        <w:t xml:space="preserve">0.8 </w:t>
      </w:r>
      <w:r w:rsidR="331FAC17" w:rsidRPr="00AF2242">
        <w:rPr>
          <w:rFonts w:ascii="Times New Roman" w:hAnsi="Times New Roman" w:cs="Times New Roman"/>
        </w:rPr>
        <w:t xml:space="preserve">показатель </w:t>
      </w:r>
      <w:r w:rsidR="7FB1F16F" w:rsidRPr="00AF2242">
        <w:rPr>
          <w:rFonts w:ascii="Times New Roman" w:hAnsi="Times New Roman" w:cs="Times New Roman"/>
        </w:rPr>
        <w:t>верного ответа</w:t>
      </w:r>
      <w:r w:rsidRPr="00AF2242">
        <w:rPr>
          <w:rFonts w:ascii="Times New Roman" w:hAnsi="Times New Roman" w:cs="Times New Roman"/>
        </w:rPr>
        <w:t>.</w:t>
      </w:r>
      <w:r w:rsidR="67A7EAB8" w:rsidRPr="00AF2242">
        <w:rPr>
          <w:rFonts w:ascii="Times New Roman" w:hAnsi="Times New Roman" w:cs="Times New Roman"/>
        </w:rPr>
        <w:t xml:space="preserve"> </w:t>
      </w:r>
      <w:r w:rsidRPr="00AF2242">
        <w:rPr>
          <w:rFonts w:ascii="Times New Roman" w:hAnsi="Times New Roman" w:cs="Times New Roman"/>
        </w:rPr>
        <w:t xml:space="preserve">Значения </w:t>
      </w:r>
      <w:r w:rsidRPr="44CBBB63">
        <w:rPr>
          <w:rFonts w:ascii="Times New Roman" w:hAnsi="Times New Roman" w:cs="Times New Roman"/>
          <w:lang w:val="en-US"/>
        </w:rPr>
        <w:t>AR</w:t>
      </w:r>
      <w:r w:rsidRPr="00AF2242">
        <w:rPr>
          <w:rFonts w:ascii="Times New Roman" w:hAnsi="Times New Roman" w:cs="Times New Roman"/>
        </w:rPr>
        <w:t xml:space="preserve"> в этом режиме </w:t>
      </w:r>
      <w:r w:rsidR="50FBB9C3" w:rsidRPr="00AF2242">
        <w:rPr>
          <w:rFonts w:ascii="Times New Roman" w:hAnsi="Times New Roman" w:cs="Times New Roman"/>
        </w:rPr>
        <w:t xml:space="preserve">также </w:t>
      </w:r>
      <w:r w:rsidRPr="00AF2242">
        <w:rPr>
          <w:rFonts w:ascii="Times New Roman" w:hAnsi="Times New Roman" w:cs="Times New Roman"/>
        </w:rPr>
        <w:t>высокие 0.91 - 0.95</w:t>
      </w:r>
      <w:r w:rsidR="59C1E2C6" w:rsidRPr="00AF2242">
        <w:rPr>
          <w:rFonts w:ascii="Times New Roman" w:hAnsi="Times New Roman" w:cs="Times New Roman"/>
        </w:rPr>
        <w:t>.</w:t>
      </w:r>
      <w:r w:rsidRPr="00AF2242">
        <w:rPr>
          <w:rFonts w:ascii="Times New Roman" w:hAnsi="Times New Roman" w:cs="Times New Roman"/>
        </w:rPr>
        <w:t xml:space="preserve"> </w:t>
      </w:r>
      <w:r w:rsidR="22FC3B89" w:rsidRPr="00AF2242">
        <w:rPr>
          <w:rFonts w:ascii="Times New Roman" w:hAnsi="Times New Roman" w:cs="Times New Roman"/>
        </w:rPr>
        <w:t xml:space="preserve">Это </w:t>
      </w:r>
      <w:r w:rsidRPr="00AF2242">
        <w:rPr>
          <w:rFonts w:ascii="Times New Roman" w:hAnsi="Times New Roman" w:cs="Times New Roman"/>
        </w:rPr>
        <w:t>говорит о том, что система эффективно подбирает источник контекста.</w:t>
      </w:r>
    </w:p>
    <w:p w14:paraId="1F981DAA" w14:textId="37302646" w:rsidR="12D2FF7C" w:rsidRPr="00AF2242" w:rsidRDefault="68D16F22" w:rsidP="33BEB615">
      <w:pPr>
        <w:spacing w:before="240" w:after="240" w:line="360" w:lineRule="auto"/>
        <w:ind w:firstLine="708"/>
        <w:jc w:val="both"/>
        <w:rPr>
          <w:rFonts w:ascii="Times New Roman" w:hAnsi="Times New Roman" w:cs="Times New Roman"/>
        </w:rPr>
      </w:pPr>
      <w:r w:rsidRPr="00AF2242">
        <w:rPr>
          <w:rFonts w:ascii="Times New Roman" w:hAnsi="Times New Roman" w:cs="Times New Roman"/>
        </w:rPr>
        <w:t>Таким образом, мы можем заключить, что при использовании БЯМ выбор подходящего источника данных и последующее</w:t>
      </w:r>
      <w:r w:rsidR="2E6B3C33" w:rsidRPr="00AF2242">
        <w:rPr>
          <w:rFonts w:ascii="Times New Roman" w:hAnsi="Times New Roman" w:cs="Times New Roman"/>
        </w:rPr>
        <w:t xml:space="preserve"> </w:t>
      </w:r>
      <w:r w:rsidRPr="00AF2242">
        <w:rPr>
          <w:rFonts w:ascii="Times New Roman" w:hAnsi="Times New Roman" w:cs="Times New Roman"/>
        </w:rPr>
        <w:t>извлечение правильного контекста играют решающую роль в обработке сложных запросов</w:t>
      </w:r>
      <w:r w:rsidR="45B30466" w:rsidRPr="00AF2242">
        <w:rPr>
          <w:rFonts w:ascii="Times New Roman" w:hAnsi="Times New Roman" w:cs="Times New Roman"/>
        </w:rPr>
        <w:t>.</w:t>
      </w:r>
    </w:p>
    <w:p w14:paraId="37D025AA" w14:textId="60202C5B" w:rsidR="002F3F01" w:rsidRPr="007A7AB4" w:rsidRDefault="0E9CF32E" w:rsidP="002F3F01">
      <w:pPr>
        <w:ind w:left="708"/>
        <w:rPr>
          <w:rFonts w:ascii="Times New Roman" w:hAnsi="Times New Roman" w:cs="Times New Roman"/>
          <w:bCs/>
          <w:color w:val="FF0000"/>
        </w:rPr>
      </w:pPr>
      <w:r w:rsidRPr="12D2FF7C">
        <w:rPr>
          <w:rFonts w:ascii="Times New Roman" w:hAnsi="Times New Roman" w:cs="Times New Roman"/>
          <w:color w:val="FF0000"/>
        </w:rPr>
        <w:t xml:space="preserve">Описание </w:t>
      </w:r>
      <w:r w:rsidR="77918D0E" w:rsidRPr="12D2FF7C">
        <w:rPr>
          <w:rFonts w:ascii="Times New Roman" w:hAnsi="Times New Roman" w:cs="Times New Roman"/>
          <w:color w:val="FF0000"/>
          <w:lang w:val="en-US"/>
        </w:rPr>
        <w:t>G</w:t>
      </w:r>
      <w:r w:rsidR="77918D0E" w:rsidRPr="12D2FF7C">
        <w:rPr>
          <w:rFonts w:ascii="Times New Roman" w:hAnsi="Times New Roman" w:cs="Times New Roman"/>
          <w:color w:val="FF0000"/>
        </w:rPr>
        <w:t>-</w:t>
      </w:r>
      <w:r w:rsidR="77918D0E" w:rsidRPr="12D2FF7C">
        <w:rPr>
          <w:rFonts w:ascii="Times New Roman" w:hAnsi="Times New Roman" w:cs="Times New Roman"/>
          <w:color w:val="FF0000"/>
          <w:lang w:val="en-US"/>
        </w:rPr>
        <w:t>eval</w:t>
      </w:r>
      <w:r w:rsidR="77918D0E" w:rsidRPr="12D2FF7C">
        <w:rPr>
          <w:rFonts w:ascii="Times New Roman" w:hAnsi="Times New Roman" w:cs="Times New Roman"/>
          <w:color w:val="FF0000"/>
        </w:rPr>
        <w:t xml:space="preserve"> и </w:t>
      </w:r>
      <w:r w:rsidR="77918D0E" w:rsidRPr="12D2FF7C">
        <w:rPr>
          <w:rFonts w:ascii="Times New Roman" w:hAnsi="Times New Roman" w:cs="Times New Roman"/>
          <w:color w:val="FF0000"/>
          <w:lang w:val="en-US"/>
        </w:rPr>
        <w:t>AR</w:t>
      </w:r>
      <w:r w:rsidR="77918D0E" w:rsidRPr="12D2FF7C">
        <w:rPr>
          <w:rFonts w:ascii="Times New Roman" w:hAnsi="Times New Roman" w:cs="Times New Roman"/>
          <w:color w:val="FF0000"/>
        </w:rPr>
        <w:t xml:space="preserve"> из статьи</w:t>
      </w:r>
      <w:r w:rsidR="1FB1506A" w:rsidRPr="12D2FF7C">
        <w:rPr>
          <w:rFonts w:ascii="Times New Roman" w:hAnsi="Times New Roman" w:cs="Times New Roman"/>
          <w:color w:val="FF0000"/>
        </w:rPr>
        <w:t xml:space="preserve"> и примеры таблицы с их оценкой из статьи</w:t>
      </w:r>
    </w:p>
    <w:p w14:paraId="3CE8C7BD" w14:textId="1804FDC2" w:rsidR="12D2FF7C" w:rsidRDefault="12D2FF7C" w:rsidP="12D2FF7C">
      <w:pPr>
        <w:ind w:left="708"/>
        <w:rPr>
          <w:rFonts w:ascii="Times New Roman" w:hAnsi="Times New Roman" w:cs="Times New Roman"/>
          <w:color w:val="FF0000"/>
        </w:rPr>
      </w:pPr>
    </w:p>
    <w:p w14:paraId="3AAE7C9D" w14:textId="77777777" w:rsidR="00A93864" w:rsidRDefault="00A93864" w:rsidP="002F3F01">
      <w:pPr>
        <w:ind w:left="708"/>
        <w:rPr>
          <w:rFonts w:ascii="Times New Roman" w:hAnsi="Times New Roman" w:cs="Times New Roman"/>
          <w:b/>
        </w:rPr>
      </w:pPr>
    </w:p>
    <w:p w14:paraId="46617CD9" w14:textId="4332E06C" w:rsidR="00A93864" w:rsidRDefault="00A93864" w:rsidP="008F6F78">
      <w:pPr>
        <w:pStyle w:val="ListParagraph"/>
        <w:numPr>
          <w:ilvl w:val="2"/>
          <w:numId w:val="2"/>
        </w:numPr>
        <w:rPr>
          <w:rFonts w:ascii="Times New Roman" w:hAnsi="Times New Roman" w:cs="Times New Roman"/>
          <w:bCs/>
        </w:rPr>
      </w:pPr>
      <w:r w:rsidRPr="12D2FF7C">
        <w:rPr>
          <w:rFonts w:ascii="Times New Roman" w:hAnsi="Times New Roman" w:cs="Times New Roman"/>
        </w:rPr>
        <w:t xml:space="preserve">Оценка времени </w:t>
      </w:r>
      <w:r w:rsidR="004900DE" w:rsidRPr="12D2FF7C">
        <w:rPr>
          <w:rFonts w:ascii="Times New Roman" w:hAnsi="Times New Roman" w:cs="Times New Roman"/>
        </w:rPr>
        <w:t>выполнения запросов системой на основе БЯМ</w:t>
      </w:r>
    </w:p>
    <w:p w14:paraId="38F8B0AA" w14:textId="6D72154D" w:rsidR="007A7AB4" w:rsidRDefault="007A7AB4" w:rsidP="12D2FF7C">
      <w:pPr>
        <w:rPr>
          <w:rFonts w:ascii="Times New Roman" w:hAnsi="Times New Roman" w:cs="Times New Roman"/>
        </w:rPr>
      </w:pPr>
    </w:p>
    <w:p w14:paraId="650D8D8E" w14:textId="7F25E849" w:rsidR="007A7AB4" w:rsidRDefault="76A7FB09" w:rsidP="12D2FF7C">
      <w:pPr>
        <w:spacing w:line="360" w:lineRule="auto"/>
        <w:ind w:firstLine="708"/>
        <w:rPr>
          <w:rFonts w:ascii="Times New Roman" w:hAnsi="Times New Roman" w:cs="Times New Roman"/>
        </w:rPr>
      </w:pPr>
      <w:r w:rsidRPr="12D2FF7C">
        <w:rPr>
          <w:rFonts w:ascii="Times New Roman" w:hAnsi="Times New Roman" w:cs="Times New Roman"/>
        </w:rPr>
        <w:t xml:space="preserve">Было измерено время работы системы в разных режимах. Результаты представлены в таблице </w:t>
      </w:r>
      <w:r w:rsidRPr="00AF2242">
        <w:rPr>
          <w:rFonts w:ascii="Times New Roman" w:hAnsi="Times New Roman" w:cs="Times New Roman"/>
        </w:rPr>
        <w:t>4.2.3.1</w:t>
      </w:r>
      <w:r w:rsidRPr="12D2FF7C">
        <w:rPr>
          <w:rFonts w:ascii="Times New Roman" w:hAnsi="Times New Roman" w:cs="Times New Roman"/>
        </w:rPr>
        <w:t>.</w:t>
      </w:r>
    </w:p>
    <w:p w14:paraId="63B2F266" w14:textId="076239C4" w:rsidR="76A7FB09" w:rsidRDefault="76A7FB09" w:rsidP="1EF07DF8">
      <w:pPr>
        <w:spacing w:line="360" w:lineRule="auto"/>
      </w:pPr>
      <w:r w:rsidRPr="1EF07DF8">
        <w:rPr>
          <w:rFonts w:ascii="Times New Roman" w:hAnsi="Times New Roman" w:cs="Times New Roman"/>
        </w:rPr>
        <w:t xml:space="preserve"> </w:t>
      </w:r>
    </w:p>
    <w:p w14:paraId="6DD886CC" w14:textId="788633A3" w:rsidR="5549FFC1" w:rsidRDefault="5549FFC1" w:rsidP="004B7407">
      <w:pPr>
        <w:spacing w:line="360" w:lineRule="auto"/>
        <w:jc w:val="both"/>
        <w:rPr>
          <w:rFonts w:ascii="Times New Roman" w:hAnsi="Times New Roman" w:cs="Times New Roman"/>
        </w:rPr>
      </w:pPr>
      <w:r w:rsidRPr="00AF2242">
        <w:rPr>
          <w:rFonts w:ascii="Times New Roman" w:hAnsi="Times New Roman" w:cs="Times New Roman"/>
        </w:rPr>
        <w:t xml:space="preserve">Таблица 4.2.3.1 </w:t>
      </w:r>
      <w:r w:rsidRPr="1EF07DF8">
        <w:rPr>
          <w:rFonts w:ascii="Times New Roman" w:eastAsia="Times New Roman" w:hAnsi="Times New Roman" w:cs="Times New Roman"/>
          <w:color w:val="000000" w:themeColor="text1"/>
        </w:rPr>
        <w:t xml:space="preserve">— </w:t>
      </w:r>
      <w:r w:rsidRPr="1EF07DF8">
        <w:rPr>
          <w:rFonts w:ascii="Times New Roman" w:hAnsi="Times New Roman" w:cs="Times New Roman"/>
        </w:rPr>
        <w:t>Оценка времени выполнения запросов</w:t>
      </w:r>
    </w:p>
    <w:tbl>
      <w:tblPr>
        <w:tblStyle w:val="TableGrid"/>
        <w:tblW w:w="0" w:type="auto"/>
        <w:tblLook w:val="06A0" w:firstRow="1" w:lastRow="0" w:firstColumn="1" w:lastColumn="0" w:noHBand="1" w:noVBand="1"/>
      </w:tblPr>
      <w:tblGrid>
        <w:gridCol w:w="2383"/>
        <w:gridCol w:w="1352"/>
        <w:gridCol w:w="1868"/>
        <w:gridCol w:w="1868"/>
        <w:gridCol w:w="1868"/>
      </w:tblGrid>
      <w:tr w:rsidR="1EF07DF8" w14:paraId="298F1BE7" w14:textId="77777777" w:rsidTr="1EF07DF8">
        <w:trPr>
          <w:trHeight w:val="300"/>
        </w:trPr>
        <w:tc>
          <w:tcPr>
            <w:tcW w:w="2385" w:type="dxa"/>
          </w:tcPr>
          <w:p w14:paraId="752A91D3" w14:textId="6B1DD536" w:rsidR="1EF07DF8" w:rsidRDefault="1EF07DF8" w:rsidP="1EF07DF8">
            <w:pPr>
              <w:spacing w:line="259" w:lineRule="auto"/>
              <w:rPr>
                <w:rFonts w:ascii="Times New Roman" w:hAnsi="Times New Roman" w:cs="Times New Roman"/>
              </w:rPr>
            </w:pPr>
            <w:r w:rsidRPr="1EF07DF8">
              <w:rPr>
                <w:rFonts w:ascii="Times New Roman" w:hAnsi="Times New Roman" w:cs="Times New Roman"/>
              </w:rPr>
              <w:t>Модель</w:t>
            </w:r>
          </w:p>
        </w:tc>
        <w:tc>
          <w:tcPr>
            <w:tcW w:w="1353" w:type="dxa"/>
          </w:tcPr>
          <w:p w14:paraId="0EDBA2AA" w14:textId="617CABD4" w:rsidR="1EF07DF8" w:rsidRDefault="1EF07DF8" w:rsidP="1EF07DF8">
            <w:pPr>
              <w:jc w:val="center"/>
              <w:rPr>
                <w:rFonts w:ascii="Times New Roman" w:hAnsi="Times New Roman" w:cs="Times New Roman"/>
              </w:rPr>
            </w:pPr>
            <w:r w:rsidRPr="1EF07DF8">
              <w:rPr>
                <w:rFonts w:ascii="Times New Roman" w:hAnsi="Times New Roman" w:cs="Times New Roman"/>
              </w:rPr>
              <w:t>БЯМ, с</w:t>
            </w:r>
          </w:p>
        </w:tc>
        <w:tc>
          <w:tcPr>
            <w:tcW w:w="1869" w:type="dxa"/>
          </w:tcPr>
          <w:p w14:paraId="7911E2CB" w14:textId="2FECB16B" w:rsidR="1EF07DF8" w:rsidRDefault="1EF07DF8" w:rsidP="1EF07DF8">
            <w:pPr>
              <w:jc w:val="center"/>
              <w:rPr>
                <w:rFonts w:ascii="Times New Roman" w:hAnsi="Times New Roman" w:cs="Times New Roman"/>
              </w:rPr>
            </w:pPr>
            <w:r w:rsidRPr="1EF07DF8">
              <w:rPr>
                <w:rFonts w:ascii="Times New Roman" w:hAnsi="Times New Roman" w:cs="Times New Roman"/>
              </w:rPr>
              <w:t>БЯМ + ДБ, с</w:t>
            </w:r>
          </w:p>
        </w:tc>
        <w:tc>
          <w:tcPr>
            <w:tcW w:w="1869" w:type="dxa"/>
          </w:tcPr>
          <w:p w14:paraId="61494D1A" w14:textId="2C3DEBCA" w:rsidR="1EF07DF8" w:rsidRDefault="1EF07DF8" w:rsidP="1EF07DF8">
            <w:pPr>
              <w:jc w:val="center"/>
              <w:rPr>
                <w:rFonts w:ascii="Times New Roman" w:hAnsi="Times New Roman" w:cs="Times New Roman"/>
              </w:rPr>
            </w:pPr>
            <w:r w:rsidRPr="1EF07DF8">
              <w:rPr>
                <w:rFonts w:ascii="Times New Roman" w:hAnsi="Times New Roman" w:cs="Times New Roman"/>
              </w:rPr>
              <w:t>БЯМ + API, с</w:t>
            </w:r>
          </w:p>
        </w:tc>
        <w:tc>
          <w:tcPr>
            <w:tcW w:w="1869" w:type="dxa"/>
          </w:tcPr>
          <w:p w14:paraId="4ECC7E87" w14:textId="6A9B472B" w:rsidR="1EF07DF8" w:rsidRDefault="1EF07DF8" w:rsidP="1EF07DF8">
            <w:pPr>
              <w:jc w:val="center"/>
              <w:rPr>
                <w:rFonts w:ascii="Times New Roman" w:hAnsi="Times New Roman" w:cs="Times New Roman"/>
              </w:rPr>
            </w:pPr>
            <w:r w:rsidRPr="1EF07DF8">
              <w:rPr>
                <w:rFonts w:ascii="Times New Roman" w:hAnsi="Times New Roman" w:cs="Times New Roman"/>
              </w:rPr>
              <w:t>БЯМ + ДБ  + API, с</w:t>
            </w:r>
          </w:p>
          <w:p w14:paraId="4A2F725D" w14:textId="504F8D2D" w:rsidR="1EF07DF8" w:rsidRDefault="1EF07DF8" w:rsidP="1EF07DF8">
            <w:pPr>
              <w:jc w:val="center"/>
              <w:rPr>
                <w:rFonts w:ascii="Times New Roman" w:hAnsi="Times New Roman" w:cs="Times New Roman"/>
              </w:rPr>
            </w:pPr>
          </w:p>
        </w:tc>
      </w:tr>
      <w:tr w:rsidR="1EF07DF8" w14:paraId="3263EB41" w14:textId="77777777" w:rsidTr="1EF07DF8">
        <w:trPr>
          <w:trHeight w:val="300"/>
        </w:trPr>
        <w:tc>
          <w:tcPr>
            <w:tcW w:w="2385" w:type="dxa"/>
          </w:tcPr>
          <w:p w14:paraId="0ACB80F6" w14:textId="751D7551" w:rsidR="1EF07DF8" w:rsidRDefault="1EF07DF8">
            <w:r w:rsidRPr="1EF07DF8">
              <w:rPr>
                <w:rFonts w:ascii="Times New Roman" w:eastAsia="Times New Roman" w:hAnsi="Times New Roman" w:cs="Times New Roman"/>
              </w:rPr>
              <w:t>gpt-4o-2024-08-06</w:t>
            </w:r>
          </w:p>
        </w:tc>
        <w:tc>
          <w:tcPr>
            <w:tcW w:w="1353" w:type="dxa"/>
          </w:tcPr>
          <w:p w14:paraId="3FCED210" w14:textId="30ADA502" w:rsidR="1EF07DF8" w:rsidRDefault="1EF07DF8" w:rsidP="1EF07DF8">
            <w:pPr>
              <w:jc w:val="center"/>
              <w:rPr>
                <w:rFonts w:ascii="Times New Roman" w:hAnsi="Times New Roman" w:cs="Times New Roman"/>
              </w:rPr>
            </w:pPr>
            <w:r w:rsidRPr="1EF07DF8">
              <w:rPr>
                <w:rFonts w:ascii="Times New Roman" w:hAnsi="Times New Roman" w:cs="Times New Roman"/>
              </w:rPr>
              <w:t>2.6</w:t>
            </w:r>
          </w:p>
        </w:tc>
        <w:tc>
          <w:tcPr>
            <w:tcW w:w="1869" w:type="dxa"/>
          </w:tcPr>
          <w:p w14:paraId="3E696FDA" w14:textId="67D3ED39" w:rsidR="1EF07DF8" w:rsidRDefault="1EF07DF8" w:rsidP="1EF07DF8">
            <w:pPr>
              <w:jc w:val="center"/>
              <w:rPr>
                <w:rFonts w:ascii="Times New Roman" w:hAnsi="Times New Roman" w:cs="Times New Roman"/>
              </w:rPr>
            </w:pPr>
            <w:r w:rsidRPr="1EF07DF8">
              <w:rPr>
                <w:rFonts w:ascii="Times New Roman" w:hAnsi="Times New Roman" w:cs="Times New Roman"/>
              </w:rPr>
              <w:t>6.1</w:t>
            </w:r>
          </w:p>
        </w:tc>
        <w:tc>
          <w:tcPr>
            <w:tcW w:w="1869" w:type="dxa"/>
          </w:tcPr>
          <w:p w14:paraId="02389493" w14:textId="5FB22CBE" w:rsidR="1EF07DF8" w:rsidRDefault="1EF07DF8" w:rsidP="1EF07DF8">
            <w:pPr>
              <w:jc w:val="center"/>
              <w:rPr>
                <w:rFonts w:ascii="Times New Roman" w:hAnsi="Times New Roman" w:cs="Times New Roman"/>
              </w:rPr>
            </w:pPr>
            <w:r w:rsidRPr="1EF07DF8">
              <w:rPr>
                <w:rFonts w:ascii="Times New Roman" w:hAnsi="Times New Roman" w:cs="Times New Roman"/>
              </w:rPr>
              <w:t>17.4</w:t>
            </w:r>
          </w:p>
        </w:tc>
        <w:tc>
          <w:tcPr>
            <w:tcW w:w="1869" w:type="dxa"/>
          </w:tcPr>
          <w:p w14:paraId="47E12B00" w14:textId="5928352B" w:rsidR="1EF07DF8" w:rsidRDefault="1EF07DF8" w:rsidP="1EF07DF8">
            <w:pPr>
              <w:jc w:val="center"/>
              <w:rPr>
                <w:rFonts w:ascii="Times New Roman" w:hAnsi="Times New Roman" w:cs="Times New Roman"/>
              </w:rPr>
            </w:pPr>
            <w:r w:rsidRPr="1EF07DF8">
              <w:rPr>
                <w:rFonts w:ascii="Times New Roman" w:hAnsi="Times New Roman" w:cs="Times New Roman"/>
              </w:rPr>
              <w:t>12.1</w:t>
            </w:r>
          </w:p>
        </w:tc>
      </w:tr>
      <w:tr w:rsidR="1EF07DF8" w14:paraId="3C241704" w14:textId="77777777" w:rsidTr="1EF07DF8">
        <w:trPr>
          <w:trHeight w:val="300"/>
        </w:trPr>
        <w:tc>
          <w:tcPr>
            <w:tcW w:w="2385" w:type="dxa"/>
          </w:tcPr>
          <w:p w14:paraId="4F0E5D5E" w14:textId="69A7DFC0" w:rsidR="1EF07DF8" w:rsidRDefault="1EF07DF8">
            <w:r w:rsidRPr="1EF07DF8">
              <w:rPr>
                <w:rFonts w:ascii="Times New Roman" w:eastAsia="Times New Roman" w:hAnsi="Times New Roman" w:cs="Times New Roman"/>
              </w:rPr>
              <w:t>mixtral-8x22binstruct</w:t>
            </w:r>
          </w:p>
        </w:tc>
        <w:tc>
          <w:tcPr>
            <w:tcW w:w="1353" w:type="dxa"/>
          </w:tcPr>
          <w:p w14:paraId="34C81F76" w14:textId="478669A3" w:rsidR="1EF07DF8" w:rsidRDefault="1EF07DF8" w:rsidP="1EF07DF8">
            <w:pPr>
              <w:jc w:val="center"/>
              <w:rPr>
                <w:rFonts w:ascii="Times New Roman" w:hAnsi="Times New Roman" w:cs="Times New Roman"/>
              </w:rPr>
            </w:pPr>
            <w:r w:rsidRPr="1EF07DF8">
              <w:rPr>
                <w:rFonts w:ascii="Times New Roman" w:hAnsi="Times New Roman" w:cs="Times New Roman"/>
              </w:rPr>
              <w:t>3.8</w:t>
            </w:r>
          </w:p>
        </w:tc>
        <w:tc>
          <w:tcPr>
            <w:tcW w:w="1869" w:type="dxa"/>
          </w:tcPr>
          <w:p w14:paraId="51BB37ED" w14:textId="11EA5799" w:rsidR="1EF07DF8" w:rsidRDefault="1EF07DF8" w:rsidP="1EF07DF8">
            <w:pPr>
              <w:jc w:val="center"/>
              <w:rPr>
                <w:rFonts w:ascii="Times New Roman" w:hAnsi="Times New Roman" w:cs="Times New Roman"/>
              </w:rPr>
            </w:pPr>
            <w:r w:rsidRPr="1EF07DF8">
              <w:rPr>
                <w:rFonts w:ascii="Times New Roman" w:hAnsi="Times New Roman" w:cs="Times New Roman"/>
              </w:rPr>
              <w:t>4.2</w:t>
            </w:r>
          </w:p>
        </w:tc>
        <w:tc>
          <w:tcPr>
            <w:tcW w:w="1869" w:type="dxa"/>
          </w:tcPr>
          <w:p w14:paraId="5ED1CD8F" w14:textId="03CD8909" w:rsidR="1EF07DF8" w:rsidRDefault="1EF07DF8" w:rsidP="1EF07DF8">
            <w:pPr>
              <w:jc w:val="center"/>
              <w:rPr>
                <w:rFonts w:ascii="Times New Roman" w:hAnsi="Times New Roman" w:cs="Times New Roman"/>
              </w:rPr>
            </w:pPr>
            <w:r w:rsidRPr="1EF07DF8">
              <w:rPr>
                <w:rFonts w:ascii="Times New Roman" w:hAnsi="Times New Roman" w:cs="Times New Roman"/>
              </w:rPr>
              <w:t>17.1</w:t>
            </w:r>
          </w:p>
        </w:tc>
        <w:tc>
          <w:tcPr>
            <w:tcW w:w="1869" w:type="dxa"/>
          </w:tcPr>
          <w:p w14:paraId="3408F05B" w14:textId="27CE4DB0" w:rsidR="1EF07DF8" w:rsidRDefault="1EF07DF8" w:rsidP="1EF07DF8">
            <w:pPr>
              <w:jc w:val="center"/>
              <w:rPr>
                <w:rFonts w:ascii="Times New Roman" w:hAnsi="Times New Roman" w:cs="Times New Roman"/>
              </w:rPr>
            </w:pPr>
            <w:r w:rsidRPr="1EF07DF8">
              <w:rPr>
                <w:rFonts w:ascii="Times New Roman" w:hAnsi="Times New Roman" w:cs="Times New Roman"/>
              </w:rPr>
              <w:t>10.5</w:t>
            </w:r>
          </w:p>
        </w:tc>
      </w:tr>
      <w:tr w:rsidR="1EF07DF8" w14:paraId="5E52FB64" w14:textId="77777777" w:rsidTr="1EF07DF8">
        <w:trPr>
          <w:trHeight w:val="300"/>
        </w:trPr>
        <w:tc>
          <w:tcPr>
            <w:tcW w:w="2385" w:type="dxa"/>
          </w:tcPr>
          <w:p w14:paraId="7C31F274" w14:textId="7A8D1773" w:rsidR="1EF07DF8" w:rsidRDefault="1EF07DF8">
            <w:r w:rsidRPr="1EF07DF8">
              <w:rPr>
                <w:rFonts w:ascii="Times New Roman" w:eastAsia="Times New Roman" w:hAnsi="Times New Roman" w:cs="Times New Roman"/>
              </w:rPr>
              <w:t>llama-3.1-70binstruct</w:t>
            </w:r>
          </w:p>
        </w:tc>
        <w:tc>
          <w:tcPr>
            <w:tcW w:w="1353" w:type="dxa"/>
          </w:tcPr>
          <w:p w14:paraId="24C83380" w14:textId="68907D6A" w:rsidR="1EF07DF8" w:rsidRDefault="1EF07DF8" w:rsidP="1EF07DF8">
            <w:pPr>
              <w:jc w:val="center"/>
              <w:rPr>
                <w:rFonts w:ascii="Times New Roman" w:hAnsi="Times New Roman" w:cs="Times New Roman"/>
              </w:rPr>
            </w:pPr>
            <w:r w:rsidRPr="1EF07DF8">
              <w:rPr>
                <w:rFonts w:ascii="Times New Roman" w:hAnsi="Times New Roman" w:cs="Times New Roman"/>
              </w:rPr>
              <w:t>7.4</w:t>
            </w:r>
          </w:p>
        </w:tc>
        <w:tc>
          <w:tcPr>
            <w:tcW w:w="1869" w:type="dxa"/>
          </w:tcPr>
          <w:p w14:paraId="6C7C097C" w14:textId="51358840" w:rsidR="1EF07DF8" w:rsidRDefault="1EF07DF8" w:rsidP="1EF07DF8">
            <w:pPr>
              <w:jc w:val="center"/>
              <w:rPr>
                <w:rFonts w:ascii="Times New Roman" w:hAnsi="Times New Roman" w:cs="Times New Roman"/>
              </w:rPr>
            </w:pPr>
            <w:r w:rsidRPr="1EF07DF8">
              <w:rPr>
                <w:rFonts w:ascii="Times New Roman" w:hAnsi="Times New Roman" w:cs="Times New Roman"/>
              </w:rPr>
              <w:t>10.0</w:t>
            </w:r>
          </w:p>
        </w:tc>
        <w:tc>
          <w:tcPr>
            <w:tcW w:w="1869" w:type="dxa"/>
          </w:tcPr>
          <w:p w14:paraId="094BD476" w14:textId="18239774" w:rsidR="1EF07DF8" w:rsidRDefault="1EF07DF8" w:rsidP="1EF07DF8">
            <w:pPr>
              <w:jc w:val="center"/>
              <w:rPr>
                <w:rFonts w:ascii="Times New Roman" w:hAnsi="Times New Roman" w:cs="Times New Roman"/>
              </w:rPr>
            </w:pPr>
            <w:r w:rsidRPr="1EF07DF8">
              <w:rPr>
                <w:rFonts w:ascii="Times New Roman" w:hAnsi="Times New Roman" w:cs="Times New Roman"/>
              </w:rPr>
              <w:t>21.8</w:t>
            </w:r>
          </w:p>
        </w:tc>
        <w:tc>
          <w:tcPr>
            <w:tcW w:w="1869" w:type="dxa"/>
          </w:tcPr>
          <w:p w14:paraId="51C8D4AE" w14:textId="16EB50EB" w:rsidR="1EF07DF8" w:rsidRDefault="1EF07DF8" w:rsidP="1EF07DF8">
            <w:pPr>
              <w:jc w:val="center"/>
              <w:rPr>
                <w:rFonts w:ascii="Times New Roman" w:hAnsi="Times New Roman" w:cs="Times New Roman"/>
              </w:rPr>
            </w:pPr>
            <w:r w:rsidRPr="1EF07DF8">
              <w:rPr>
                <w:rFonts w:ascii="Times New Roman" w:hAnsi="Times New Roman" w:cs="Times New Roman"/>
              </w:rPr>
              <w:t>14.6</w:t>
            </w:r>
          </w:p>
        </w:tc>
      </w:tr>
      <w:tr w:rsidR="1EF07DF8" w14:paraId="3234516A" w14:textId="77777777" w:rsidTr="1EF07DF8">
        <w:trPr>
          <w:trHeight w:val="300"/>
        </w:trPr>
        <w:tc>
          <w:tcPr>
            <w:tcW w:w="2385" w:type="dxa"/>
          </w:tcPr>
          <w:p w14:paraId="47FCC0C4" w14:textId="45C6015F" w:rsidR="1EF07DF8" w:rsidRDefault="1EF07DF8">
            <w:r w:rsidRPr="1EF07DF8">
              <w:rPr>
                <w:rFonts w:ascii="Times New Roman" w:eastAsia="Times New Roman" w:hAnsi="Times New Roman" w:cs="Times New Roman"/>
              </w:rPr>
              <w:t>llama-3.1-70binstruct-int4</w:t>
            </w:r>
          </w:p>
        </w:tc>
        <w:tc>
          <w:tcPr>
            <w:tcW w:w="1353" w:type="dxa"/>
          </w:tcPr>
          <w:p w14:paraId="3CF0D794" w14:textId="1A030E16" w:rsidR="1EF07DF8" w:rsidRDefault="1EF07DF8" w:rsidP="1EF07DF8">
            <w:pPr>
              <w:jc w:val="center"/>
              <w:rPr>
                <w:rFonts w:ascii="Times New Roman" w:hAnsi="Times New Roman" w:cs="Times New Roman"/>
              </w:rPr>
            </w:pPr>
            <w:r w:rsidRPr="1EF07DF8">
              <w:rPr>
                <w:rFonts w:ascii="Times New Roman" w:hAnsi="Times New Roman" w:cs="Times New Roman"/>
              </w:rPr>
              <w:t>2.5</w:t>
            </w:r>
          </w:p>
        </w:tc>
        <w:tc>
          <w:tcPr>
            <w:tcW w:w="1869" w:type="dxa"/>
          </w:tcPr>
          <w:p w14:paraId="7EDCB56B" w14:textId="4BB875D1" w:rsidR="1EF07DF8" w:rsidRDefault="1EF07DF8" w:rsidP="1EF07DF8">
            <w:pPr>
              <w:jc w:val="center"/>
              <w:rPr>
                <w:rFonts w:ascii="Times New Roman" w:hAnsi="Times New Roman" w:cs="Times New Roman"/>
              </w:rPr>
            </w:pPr>
            <w:r w:rsidRPr="1EF07DF8">
              <w:rPr>
                <w:rFonts w:ascii="Times New Roman" w:hAnsi="Times New Roman" w:cs="Times New Roman"/>
              </w:rPr>
              <w:t>3.3</w:t>
            </w:r>
          </w:p>
        </w:tc>
        <w:tc>
          <w:tcPr>
            <w:tcW w:w="1869" w:type="dxa"/>
          </w:tcPr>
          <w:p w14:paraId="2C9F2B77" w14:textId="518FA9D2" w:rsidR="1EF07DF8" w:rsidRDefault="1EF07DF8" w:rsidP="1EF07DF8">
            <w:pPr>
              <w:jc w:val="center"/>
              <w:rPr>
                <w:rFonts w:ascii="Times New Roman" w:hAnsi="Times New Roman" w:cs="Times New Roman"/>
              </w:rPr>
            </w:pPr>
            <w:r w:rsidRPr="1EF07DF8">
              <w:rPr>
                <w:rFonts w:ascii="Times New Roman" w:hAnsi="Times New Roman" w:cs="Times New Roman"/>
              </w:rPr>
              <w:t>15.2</w:t>
            </w:r>
          </w:p>
        </w:tc>
        <w:tc>
          <w:tcPr>
            <w:tcW w:w="1869" w:type="dxa"/>
          </w:tcPr>
          <w:p w14:paraId="6BC98CFC" w14:textId="22117978" w:rsidR="1EF07DF8" w:rsidRDefault="1EF07DF8" w:rsidP="1EF07DF8">
            <w:pPr>
              <w:jc w:val="center"/>
              <w:rPr>
                <w:rFonts w:ascii="Times New Roman" w:hAnsi="Times New Roman" w:cs="Times New Roman"/>
              </w:rPr>
            </w:pPr>
            <w:r w:rsidRPr="1EF07DF8">
              <w:rPr>
                <w:rFonts w:ascii="Times New Roman" w:hAnsi="Times New Roman" w:cs="Times New Roman"/>
              </w:rPr>
              <w:t>9.2</w:t>
            </w:r>
          </w:p>
        </w:tc>
      </w:tr>
    </w:tbl>
    <w:p w14:paraId="524F8B00" w14:textId="07DFCE1E" w:rsidR="1EF07DF8" w:rsidRDefault="1EF07DF8" w:rsidP="1EF07DF8">
      <w:pPr>
        <w:spacing w:line="360" w:lineRule="auto"/>
        <w:ind w:firstLine="708"/>
        <w:rPr>
          <w:rFonts w:ascii="Times New Roman" w:hAnsi="Times New Roman" w:cs="Times New Roman"/>
        </w:rPr>
      </w:pPr>
    </w:p>
    <w:p w14:paraId="6BB4945A" w14:textId="2A28BBD9" w:rsidR="007A7AB4" w:rsidRDefault="76A7FB09" w:rsidP="12D2FF7C">
      <w:pPr>
        <w:spacing w:line="360" w:lineRule="auto"/>
        <w:ind w:firstLine="708"/>
      </w:pPr>
      <w:r w:rsidRPr="12D2FF7C">
        <w:rPr>
          <w:rFonts w:ascii="Times New Roman" w:hAnsi="Times New Roman" w:cs="Times New Roman"/>
        </w:rPr>
        <w:t>БЯМ без контекста работа</w:t>
      </w:r>
      <w:r w:rsidR="05AEB072" w:rsidRPr="12D2FF7C">
        <w:rPr>
          <w:rFonts w:ascii="Times New Roman" w:hAnsi="Times New Roman" w:cs="Times New Roman"/>
        </w:rPr>
        <w:t>е</w:t>
      </w:r>
      <w:r w:rsidRPr="12D2FF7C">
        <w:rPr>
          <w:rFonts w:ascii="Times New Roman" w:hAnsi="Times New Roman" w:cs="Times New Roman"/>
        </w:rPr>
        <w:t xml:space="preserve">т достаточно быстро, </w:t>
      </w:r>
      <w:r w:rsidR="608ED920" w:rsidRPr="12D2FF7C">
        <w:rPr>
          <w:rFonts w:ascii="Times New Roman" w:hAnsi="Times New Roman" w:cs="Times New Roman"/>
        </w:rPr>
        <w:t xml:space="preserve">среднее время на обработку одного запроса </w:t>
      </w:r>
      <w:r w:rsidRPr="12D2FF7C">
        <w:rPr>
          <w:rFonts w:ascii="Times New Roman" w:hAnsi="Times New Roman" w:cs="Times New Roman"/>
        </w:rPr>
        <w:t xml:space="preserve"> 3-7 секунд. БЯМ </w:t>
      </w:r>
      <w:r w:rsidR="19CF6185" w:rsidRPr="12D2FF7C">
        <w:rPr>
          <w:rFonts w:ascii="Times New Roman" w:hAnsi="Times New Roman" w:cs="Times New Roman"/>
        </w:rPr>
        <w:t xml:space="preserve">с </w:t>
      </w:r>
      <w:r w:rsidRPr="12D2FF7C">
        <w:rPr>
          <w:rFonts w:ascii="Times New Roman" w:hAnsi="Times New Roman" w:cs="Times New Roman"/>
        </w:rPr>
        <w:t>контекстом из векторной БД  в среднем работает на 2 секунды дольше, а БЯМ с контекстом из API на 14 секунд дольше.</w:t>
      </w:r>
    </w:p>
    <w:p w14:paraId="12449F32" w14:textId="1B84B20B" w:rsidR="007A7AB4" w:rsidRDefault="76A7FB09" w:rsidP="1EF07DF8">
      <w:pPr>
        <w:spacing w:line="360" w:lineRule="auto"/>
        <w:rPr>
          <w:rFonts w:ascii="Times New Roman" w:hAnsi="Times New Roman" w:cs="Times New Roman"/>
        </w:rPr>
      </w:pPr>
      <w:r w:rsidRPr="1EF07DF8">
        <w:rPr>
          <w:rFonts w:ascii="Times New Roman" w:hAnsi="Times New Roman" w:cs="Times New Roman"/>
        </w:rPr>
        <w:t xml:space="preserve"> </w:t>
      </w:r>
      <w:r>
        <w:tab/>
      </w:r>
      <w:r w:rsidRPr="1EF07DF8">
        <w:rPr>
          <w:rFonts w:ascii="Times New Roman" w:hAnsi="Times New Roman" w:cs="Times New Roman"/>
        </w:rPr>
        <w:t>Система в режиме БЯМ с контекстом из БД и API в среднем работает на 8 секунд больше чем БЯМ без контекста.</w:t>
      </w:r>
      <w:r w:rsidR="439D35B8" w:rsidRPr="1EF07DF8">
        <w:rPr>
          <w:rFonts w:ascii="Times New Roman" w:hAnsi="Times New Roman" w:cs="Times New Roman"/>
        </w:rPr>
        <w:t xml:space="preserve"> </w:t>
      </w:r>
      <w:r w:rsidRPr="1EF07DF8">
        <w:rPr>
          <w:rFonts w:ascii="Times New Roman" w:hAnsi="Times New Roman" w:cs="Times New Roman"/>
        </w:rPr>
        <w:t xml:space="preserve">Дополнительное время необходимо для подбора нужного источника данных </w:t>
      </w:r>
      <w:r w:rsidR="7DAB4466" w:rsidRPr="1EF07DF8">
        <w:rPr>
          <w:rFonts w:ascii="Times New Roman" w:hAnsi="Times New Roman" w:cs="Times New Roman"/>
        </w:rPr>
        <w:t xml:space="preserve">(дополнительные запросы к БЯМ) </w:t>
      </w:r>
      <w:r w:rsidRPr="1EF07DF8">
        <w:rPr>
          <w:rFonts w:ascii="Times New Roman" w:hAnsi="Times New Roman" w:cs="Times New Roman"/>
        </w:rPr>
        <w:t>и извлечения контекста</w:t>
      </w:r>
      <w:r w:rsidR="387D2EE6" w:rsidRPr="1EF07DF8">
        <w:rPr>
          <w:rFonts w:ascii="Times New Roman" w:hAnsi="Times New Roman" w:cs="Times New Roman"/>
        </w:rPr>
        <w:t xml:space="preserve"> из БД и API</w:t>
      </w:r>
      <w:r w:rsidRPr="1EF07DF8">
        <w:rPr>
          <w:rFonts w:ascii="Times New Roman" w:hAnsi="Times New Roman" w:cs="Times New Roman"/>
        </w:rPr>
        <w:t>.</w:t>
      </w:r>
    </w:p>
    <w:p w14:paraId="4A6D1DBE" w14:textId="18510C44" w:rsidR="1EF07DF8" w:rsidRDefault="1EF07DF8" w:rsidP="1EF07DF8">
      <w:pPr>
        <w:rPr>
          <w:rFonts w:ascii="Times New Roman" w:hAnsi="Times New Roman" w:cs="Times New Roman"/>
          <w:b/>
          <w:bCs/>
        </w:rPr>
      </w:pPr>
    </w:p>
    <w:p w14:paraId="78A09ED2" w14:textId="0C64BCE8" w:rsidR="1EF07DF8" w:rsidRDefault="1EF07DF8">
      <w:r>
        <w:br w:type="page"/>
      </w:r>
    </w:p>
    <w:p w14:paraId="571A3C51" w14:textId="6CDC29FC" w:rsidR="1EF07DF8" w:rsidRDefault="1EF07DF8" w:rsidP="1EF07DF8">
      <w:pPr>
        <w:rPr>
          <w:rFonts w:ascii="Times New Roman" w:hAnsi="Times New Roman" w:cs="Times New Roman"/>
          <w:b/>
          <w:bCs/>
        </w:rPr>
      </w:pPr>
    </w:p>
    <w:p w14:paraId="2D9848C6" w14:textId="693157A8" w:rsidR="003F00B3" w:rsidRDefault="003F00B3" w:rsidP="008F6F78">
      <w:pPr>
        <w:pStyle w:val="ListParagraph"/>
        <w:numPr>
          <w:ilvl w:val="0"/>
          <w:numId w:val="2"/>
        </w:numPr>
        <w:spacing w:before="240" w:after="240" w:line="360" w:lineRule="auto"/>
        <w:ind w:left="0"/>
        <w:jc w:val="center"/>
        <w:outlineLvl w:val="0"/>
        <w:rPr>
          <w:rFonts w:ascii="Times New Roman" w:hAnsi="Times New Roman" w:cs="Times New Roman"/>
          <w:b/>
        </w:rPr>
      </w:pPr>
      <w:bookmarkStart w:id="45" w:name="_Toc185708543"/>
      <w:r w:rsidRPr="0046714D">
        <w:rPr>
          <w:rFonts w:ascii="Times New Roman" w:hAnsi="Times New Roman" w:cs="Times New Roman"/>
          <w:b/>
        </w:rPr>
        <w:t>ОБРАЩЕНИЕ К ПРОГРАММЕ</w:t>
      </w:r>
      <w:bookmarkEnd w:id="45"/>
    </w:p>
    <w:p w14:paraId="78BA6885" w14:textId="77777777" w:rsidR="009D2E15" w:rsidRPr="009D2E15" w:rsidRDefault="009D2E15" w:rsidP="009D2E15">
      <w:pPr>
        <w:pStyle w:val="ListParagraph"/>
        <w:numPr>
          <w:ilvl w:val="1"/>
          <w:numId w:val="2"/>
        </w:numPr>
        <w:spacing w:line="360" w:lineRule="auto"/>
        <w:ind w:left="0" w:firstLine="0"/>
        <w:jc w:val="both"/>
        <w:outlineLvl w:val="1"/>
        <w:rPr>
          <w:rFonts w:ascii="Times New Roman" w:hAnsi="Times New Roman" w:cs="Times New Roman"/>
          <w:b/>
          <w:bCs/>
        </w:rPr>
      </w:pPr>
      <w:bookmarkStart w:id="46" w:name="_Toc185703857"/>
      <w:bookmarkStart w:id="47" w:name="_Toc185708544"/>
      <w:commentRangeStart w:id="48"/>
      <w:commentRangeStart w:id="49"/>
      <w:r w:rsidRPr="009D2E15">
        <w:rPr>
          <w:rFonts w:ascii="Times New Roman" w:hAnsi="Times New Roman" w:cs="Times New Roman"/>
          <w:b/>
          <w:bCs/>
        </w:rPr>
        <w:t>Вызов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48"/>
      <w:r w:rsidRPr="009D2E15">
        <w:commentReference w:id="48"/>
      </w:r>
      <w:commentRangeEnd w:id="49"/>
      <w:r w:rsidRPr="009D2E15">
        <w:commentReference w:id="49"/>
      </w:r>
      <w:bookmarkEnd w:id="46"/>
      <w:bookmarkEnd w:id="47"/>
    </w:p>
    <w:p w14:paraId="2248ABA8" w14:textId="74162201" w:rsidR="009D2E15" w:rsidRPr="002345D4" w:rsidRDefault="009D2E15" w:rsidP="009D2E15">
      <w:pPr>
        <w:pStyle w:val="a3"/>
      </w:pPr>
      <w:r>
        <w:t xml:space="preserve">В листинге Листинг </w:t>
      </w:r>
      <w:r w:rsidRPr="00597E89">
        <w:t>5.1.</w:t>
      </w:r>
      <w:r>
        <w:t>1 приведен пример использования модуля для упрощения и ускорения прототипирования систем с БЯМ с возможностью авто</w:t>
      </w:r>
      <w:r w:rsidR="005F7CA4">
        <w:t>м</w:t>
      </w:r>
      <w:r>
        <w:t>атизированного подключения внешних сервисов</w:t>
      </w:r>
      <w:r w:rsidRPr="00490224">
        <w:t xml:space="preserve">, </w:t>
      </w:r>
      <w:r>
        <w:t>приложений</w:t>
      </w:r>
      <w:r w:rsidRPr="0007547E">
        <w:t xml:space="preserve">, </w:t>
      </w:r>
      <w:r>
        <w:t>моделей в виде плагинов</w:t>
      </w:r>
      <w:r w:rsidRPr="0007547E">
        <w:t>.</w:t>
      </w:r>
    </w:p>
    <w:p w14:paraId="0E0DEFDE" w14:textId="77777777" w:rsidR="005F7CA4" w:rsidRDefault="005F7CA4" w:rsidP="005F7CA4"/>
    <w:p w14:paraId="58EE10E4" w14:textId="77777777" w:rsidR="009D2E15" w:rsidRDefault="009D2E15" w:rsidP="009D2E15">
      <w:pPr>
        <w:pStyle w:val="Caption"/>
        <w:keepNext/>
      </w:pPr>
      <w:r>
        <w:t xml:space="preserve">Листинг </w:t>
      </w:r>
      <w:r w:rsidRPr="00170174">
        <w:t>5</w:t>
      </w:r>
      <w:r>
        <w:t>.1.1</w:t>
      </w:r>
      <w:r w:rsidRPr="00670DC8">
        <w:t xml:space="preserve"> – </w:t>
      </w:r>
      <w:r>
        <w:t>Фрагмент кода для создания агента с помощью модуля прототипирования систем с БЯМ</w:t>
      </w:r>
      <w:r w:rsidRPr="00641928">
        <w:t>.</w:t>
      </w:r>
    </w:p>
    <w:tbl>
      <w:tblPr>
        <w:tblStyle w:val="TableGrid"/>
        <w:tblW w:w="0" w:type="auto"/>
        <w:shd w:val="clear" w:color="auto" w:fill="E7E6E6" w:themeFill="background2"/>
        <w:tblLook w:val="04A0" w:firstRow="1" w:lastRow="0" w:firstColumn="1" w:lastColumn="0" w:noHBand="0" w:noVBand="1"/>
      </w:tblPr>
      <w:tblGrid>
        <w:gridCol w:w="9016"/>
      </w:tblGrid>
      <w:tr w:rsidR="009D2E15" w:rsidRPr="000D0507" w14:paraId="4DC88C8C" w14:textId="77777777">
        <w:trPr>
          <w:trHeight w:val="557"/>
        </w:trPr>
        <w:tc>
          <w:tcPr>
            <w:tcW w:w="9016" w:type="dxa"/>
            <w:shd w:val="clear" w:color="auto" w:fill="E7E6E6" w:themeFill="background2"/>
          </w:tcPr>
          <w:p w14:paraId="400AD1E5"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from </w:t>
            </w:r>
            <w:proofErr w:type="spellStart"/>
            <w:r w:rsidRPr="00632938">
              <w:rPr>
                <w:rFonts w:ascii="Courier New" w:eastAsia="Times New Roman" w:hAnsi="Courier New" w:cs="Courier New"/>
                <w:color w:val="000000" w:themeColor="text1"/>
                <w:sz w:val="18"/>
                <w:szCs w:val="18"/>
                <w:lang w:val="en-GB"/>
              </w:rPr>
              <w:t>langchain.agents</w:t>
            </w:r>
            <w:proofErr w:type="spellEnd"/>
            <w:r w:rsidRPr="00632938">
              <w:rPr>
                <w:rFonts w:ascii="Courier New" w:eastAsia="Times New Roman" w:hAnsi="Courier New" w:cs="Courier New"/>
                <w:color w:val="000000" w:themeColor="text1"/>
                <w:sz w:val="18"/>
                <w:szCs w:val="18"/>
                <w:lang w:val="en-GB"/>
              </w:rPr>
              <w:t xml:space="preserve"> import (</w:t>
            </w:r>
          </w:p>
          <w:p w14:paraId="7A231A93"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w:t>
            </w:r>
            <w:proofErr w:type="spellStart"/>
            <w:r w:rsidRPr="00632938">
              <w:rPr>
                <w:rFonts w:ascii="Courier New" w:eastAsia="Times New Roman" w:hAnsi="Courier New" w:cs="Courier New"/>
                <w:color w:val="000000" w:themeColor="text1"/>
                <w:sz w:val="18"/>
                <w:szCs w:val="18"/>
                <w:lang w:val="en-GB"/>
              </w:rPr>
              <w:t>create_structured_chat_agent</w:t>
            </w:r>
            <w:proofErr w:type="spellEnd"/>
            <w:r w:rsidRPr="00632938">
              <w:rPr>
                <w:rFonts w:ascii="Courier New" w:eastAsia="Times New Roman" w:hAnsi="Courier New" w:cs="Courier New"/>
                <w:color w:val="000000" w:themeColor="text1"/>
                <w:sz w:val="18"/>
                <w:szCs w:val="18"/>
                <w:lang w:val="en-GB"/>
              </w:rPr>
              <w:t>,</w:t>
            </w:r>
          </w:p>
          <w:p w14:paraId="2FBF782F"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w:t>
            </w:r>
            <w:proofErr w:type="spellStart"/>
            <w:r w:rsidRPr="00632938">
              <w:rPr>
                <w:rFonts w:ascii="Courier New" w:eastAsia="Times New Roman" w:hAnsi="Courier New" w:cs="Courier New"/>
                <w:color w:val="000000" w:themeColor="text1"/>
                <w:sz w:val="18"/>
                <w:szCs w:val="18"/>
                <w:lang w:val="en-GB"/>
              </w:rPr>
              <w:t>AgentExecutor</w:t>
            </w:r>
            <w:proofErr w:type="spellEnd"/>
            <w:r w:rsidRPr="00632938">
              <w:rPr>
                <w:rFonts w:ascii="Courier New" w:eastAsia="Times New Roman" w:hAnsi="Courier New" w:cs="Courier New"/>
                <w:color w:val="000000" w:themeColor="text1"/>
                <w:sz w:val="18"/>
                <w:szCs w:val="18"/>
                <w:lang w:val="en-GB"/>
              </w:rPr>
              <w:t>,</w:t>
            </w:r>
          </w:p>
          <w:p w14:paraId="5F726370"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    tool,</w:t>
            </w:r>
          </w:p>
          <w:p w14:paraId="425D9AA7"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w:t>
            </w:r>
          </w:p>
          <w:p w14:paraId="1C02BFC7"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from </w:t>
            </w:r>
            <w:proofErr w:type="spellStart"/>
            <w:r w:rsidRPr="00632938">
              <w:rPr>
                <w:rFonts w:ascii="Courier New" w:eastAsia="Times New Roman" w:hAnsi="Courier New" w:cs="Courier New"/>
                <w:color w:val="000000" w:themeColor="text1"/>
                <w:sz w:val="18"/>
                <w:szCs w:val="18"/>
                <w:lang w:val="en-GB"/>
              </w:rPr>
              <w:t>langchain.prompts</w:t>
            </w:r>
            <w:proofErr w:type="spellEnd"/>
            <w:r w:rsidRPr="00632938">
              <w:rPr>
                <w:rFonts w:ascii="Courier New" w:eastAsia="Times New Roman" w:hAnsi="Courier New" w:cs="Courier New"/>
                <w:color w:val="000000" w:themeColor="text1"/>
                <w:sz w:val="18"/>
                <w:szCs w:val="18"/>
                <w:lang w:val="en-GB"/>
              </w:rPr>
              <w:t xml:space="preserve"> import </w:t>
            </w:r>
            <w:proofErr w:type="spellStart"/>
            <w:r w:rsidRPr="00632938">
              <w:rPr>
                <w:rFonts w:ascii="Courier New" w:eastAsia="Times New Roman" w:hAnsi="Courier New" w:cs="Courier New"/>
                <w:color w:val="000000" w:themeColor="text1"/>
                <w:sz w:val="18"/>
                <w:szCs w:val="18"/>
                <w:lang w:val="en-GB"/>
              </w:rPr>
              <w:t>ChatPromptTemplate</w:t>
            </w:r>
            <w:proofErr w:type="spellEnd"/>
            <w:r w:rsidRPr="00632938">
              <w:rPr>
                <w:rFonts w:ascii="Courier New" w:eastAsia="Times New Roman" w:hAnsi="Courier New" w:cs="Courier New"/>
                <w:color w:val="000000" w:themeColor="text1"/>
                <w:sz w:val="18"/>
                <w:szCs w:val="18"/>
                <w:lang w:val="en-GB"/>
              </w:rPr>
              <w:t xml:space="preserve">, </w:t>
            </w:r>
            <w:proofErr w:type="spellStart"/>
            <w:r w:rsidRPr="00632938">
              <w:rPr>
                <w:rFonts w:ascii="Courier New" w:eastAsia="Times New Roman" w:hAnsi="Courier New" w:cs="Courier New"/>
                <w:color w:val="000000" w:themeColor="text1"/>
                <w:sz w:val="18"/>
                <w:szCs w:val="18"/>
                <w:lang w:val="en-GB"/>
              </w:rPr>
              <w:t>MessagesPlaceholder</w:t>
            </w:r>
            <w:proofErr w:type="spellEnd"/>
          </w:p>
          <w:p w14:paraId="3083F73B"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from </w:t>
            </w:r>
            <w:proofErr w:type="spellStart"/>
            <w:r w:rsidRPr="00632938">
              <w:rPr>
                <w:rFonts w:ascii="Courier New" w:eastAsia="Times New Roman" w:hAnsi="Courier New" w:cs="Courier New"/>
                <w:color w:val="000000" w:themeColor="text1"/>
                <w:sz w:val="18"/>
                <w:szCs w:val="18"/>
                <w:lang w:val="en-GB"/>
              </w:rPr>
              <w:t>langchain.tools.render</w:t>
            </w:r>
            <w:proofErr w:type="spellEnd"/>
            <w:r w:rsidRPr="00632938">
              <w:rPr>
                <w:rFonts w:ascii="Courier New" w:eastAsia="Times New Roman" w:hAnsi="Courier New" w:cs="Courier New"/>
                <w:color w:val="000000" w:themeColor="text1"/>
                <w:sz w:val="18"/>
                <w:szCs w:val="18"/>
                <w:lang w:val="en-GB"/>
              </w:rPr>
              <w:t xml:space="preserve"> import </w:t>
            </w:r>
            <w:proofErr w:type="spellStart"/>
            <w:r w:rsidRPr="00632938">
              <w:rPr>
                <w:rFonts w:ascii="Courier New" w:eastAsia="Times New Roman" w:hAnsi="Courier New" w:cs="Courier New"/>
                <w:color w:val="000000" w:themeColor="text1"/>
                <w:sz w:val="18"/>
                <w:szCs w:val="18"/>
                <w:lang w:val="en-GB"/>
              </w:rPr>
              <w:t>render_text_description_and_args</w:t>
            </w:r>
            <w:proofErr w:type="spellEnd"/>
          </w:p>
          <w:p w14:paraId="51B06647" w14:textId="77777777" w:rsidR="009D2E15" w:rsidRPr="00632938"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 xml:space="preserve">from </w:t>
            </w:r>
            <w:proofErr w:type="spellStart"/>
            <w:r w:rsidRPr="00632938">
              <w:rPr>
                <w:rFonts w:ascii="Courier New" w:eastAsia="Times New Roman" w:hAnsi="Courier New" w:cs="Courier New"/>
                <w:color w:val="000000" w:themeColor="text1"/>
                <w:sz w:val="18"/>
                <w:szCs w:val="18"/>
                <w:lang w:val="en-GB"/>
              </w:rPr>
              <w:t>langchain_core.prompts</w:t>
            </w:r>
            <w:proofErr w:type="spellEnd"/>
            <w:r w:rsidRPr="00632938">
              <w:rPr>
                <w:rFonts w:ascii="Courier New" w:eastAsia="Times New Roman" w:hAnsi="Courier New" w:cs="Courier New"/>
                <w:color w:val="000000" w:themeColor="text1"/>
                <w:sz w:val="18"/>
                <w:szCs w:val="18"/>
                <w:lang w:val="en-GB"/>
              </w:rPr>
              <w:t xml:space="preserve"> import </w:t>
            </w:r>
            <w:proofErr w:type="spellStart"/>
            <w:r w:rsidRPr="00632938">
              <w:rPr>
                <w:rFonts w:ascii="Courier New" w:eastAsia="Times New Roman" w:hAnsi="Courier New" w:cs="Courier New"/>
                <w:color w:val="000000" w:themeColor="text1"/>
                <w:sz w:val="18"/>
                <w:szCs w:val="18"/>
                <w:lang w:val="en-GB"/>
              </w:rPr>
              <w:t>SystemMessagePromptTemplate</w:t>
            </w:r>
            <w:proofErr w:type="spellEnd"/>
            <w:r w:rsidRPr="00632938">
              <w:rPr>
                <w:rFonts w:ascii="Courier New" w:eastAsia="Times New Roman" w:hAnsi="Courier New" w:cs="Courier New"/>
                <w:color w:val="000000" w:themeColor="text1"/>
                <w:sz w:val="18"/>
                <w:szCs w:val="18"/>
                <w:lang w:val="en-GB"/>
              </w:rPr>
              <w:t xml:space="preserve">, </w:t>
            </w:r>
            <w:proofErr w:type="spellStart"/>
            <w:r w:rsidRPr="00632938">
              <w:rPr>
                <w:rFonts w:ascii="Courier New" w:eastAsia="Times New Roman" w:hAnsi="Courier New" w:cs="Courier New"/>
                <w:color w:val="000000" w:themeColor="text1"/>
                <w:sz w:val="18"/>
                <w:szCs w:val="18"/>
                <w:lang w:val="en-GB"/>
              </w:rPr>
              <w:t>HumanMessagePromptTemplate</w:t>
            </w:r>
            <w:proofErr w:type="spellEnd"/>
          </w:p>
          <w:p w14:paraId="77509572" w14:textId="77777777" w:rsidR="009D2E15" w:rsidRPr="00632938" w:rsidRDefault="009D2E15">
            <w:pPr>
              <w:pStyle w:val="a3"/>
              <w:rPr>
                <w:rFonts w:ascii="Courier New" w:eastAsia="Times New Roman" w:hAnsi="Courier New" w:cs="Courier New"/>
                <w:color w:val="000000" w:themeColor="text1"/>
                <w:sz w:val="18"/>
                <w:szCs w:val="18"/>
                <w:lang w:val="en-GB"/>
              </w:rPr>
            </w:pPr>
          </w:p>
          <w:p w14:paraId="69822694" w14:textId="77777777" w:rsidR="009D2E15" w:rsidRDefault="009D2E15">
            <w:pPr>
              <w:pStyle w:val="a3"/>
              <w:rPr>
                <w:rFonts w:ascii="Courier New" w:eastAsia="Times New Roman" w:hAnsi="Courier New" w:cs="Courier New"/>
                <w:color w:val="000000" w:themeColor="text1"/>
                <w:sz w:val="18"/>
                <w:szCs w:val="18"/>
                <w:lang w:val="en-GB"/>
              </w:rPr>
            </w:pPr>
            <w:r w:rsidRPr="00632938">
              <w:rPr>
                <w:rFonts w:ascii="Courier New" w:eastAsia="Times New Roman" w:hAnsi="Courier New" w:cs="Courier New"/>
                <w:color w:val="000000" w:themeColor="text1"/>
                <w:sz w:val="18"/>
                <w:szCs w:val="18"/>
                <w:lang w:val="en-GB"/>
              </w:rPr>
              <w:t>from protollm.agents.llama31_agents.llama31_agent import Llama31ChatModel</w:t>
            </w:r>
          </w:p>
          <w:p w14:paraId="410EF8D2" w14:textId="77777777" w:rsidR="009D2E15" w:rsidRDefault="009D2E15">
            <w:pPr>
              <w:pStyle w:val="a3"/>
              <w:ind w:firstLine="0"/>
              <w:rPr>
                <w:rFonts w:ascii="Courier New" w:eastAsia="Times New Roman" w:hAnsi="Courier New" w:cs="Courier New"/>
                <w:color w:val="000000" w:themeColor="text1"/>
                <w:sz w:val="18"/>
                <w:szCs w:val="18"/>
                <w:lang w:val="en-GB"/>
              </w:rPr>
            </w:pPr>
          </w:p>
          <w:p w14:paraId="766C7032"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system_message</w:t>
            </w:r>
            <w:proofErr w:type="spellEnd"/>
            <w:r w:rsidRPr="00F33DA6">
              <w:rPr>
                <w:rFonts w:ascii="Courier New" w:eastAsia="Times New Roman" w:hAnsi="Courier New" w:cs="Courier New"/>
                <w:color w:val="000000" w:themeColor="text1"/>
                <w:sz w:val="18"/>
                <w:szCs w:val="18"/>
                <w:lang w:val="en-GB"/>
              </w:rPr>
              <w:t xml:space="preserve"> = </w:t>
            </w:r>
            <w:proofErr w:type="spellStart"/>
            <w:r w:rsidRPr="00F33DA6">
              <w:rPr>
                <w:rFonts w:ascii="Courier New" w:eastAsia="Times New Roman" w:hAnsi="Courier New" w:cs="Courier New"/>
                <w:color w:val="000000" w:themeColor="text1"/>
                <w:sz w:val="18"/>
                <w:szCs w:val="18"/>
                <w:lang w:val="en-GB"/>
              </w:rPr>
              <w:t>SystemMessagePromptTemplate.from_template</w:t>
            </w:r>
            <w:proofErr w:type="spellEnd"/>
            <w:r w:rsidRPr="00F33DA6">
              <w:rPr>
                <w:rFonts w:ascii="Courier New" w:eastAsia="Times New Roman" w:hAnsi="Courier New" w:cs="Courier New"/>
                <w:color w:val="000000" w:themeColor="text1"/>
                <w:sz w:val="18"/>
                <w:szCs w:val="18"/>
                <w:lang w:val="en-GB"/>
              </w:rPr>
              <w:t>(</w:t>
            </w:r>
          </w:p>
          <w:p w14:paraId="39191B2F" w14:textId="77777777" w:rsidR="009D2E15"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Pr>
                <w:rFonts w:ascii="Courier New" w:eastAsia="Times New Roman" w:hAnsi="Courier New" w:cs="Courier New"/>
                <w:color w:val="000000" w:themeColor="text1"/>
                <w:sz w:val="18"/>
                <w:szCs w:val="18"/>
                <w:lang w:val="en-US"/>
              </w:rPr>
              <w:t>“some</w:t>
            </w:r>
          </w:p>
          <w:p w14:paraId="1334BF01"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Pr>
                <w:rFonts w:ascii="Courier New" w:eastAsia="Times New Roman" w:hAnsi="Courier New" w:cs="Courier New"/>
                <w:color w:val="000000" w:themeColor="text1"/>
                <w:sz w:val="18"/>
                <w:szCs w:val="18"/>
                <w:lang w:val="en-US"/>
              </w:rPr>
              <w:t>“some system prompt”</w:t>
            </w:r>
            <w:r w:rsidRPr="00F33DA6">
              <w:rPr>
                <w:rFonts w:ascii="Courier New" w:eastAsia="Times New Roman" w:hAnsi="Courier New" w:cs="Courier New"/>
                <w:color w:val="000000" w:themeColor="text1"/>
                <w:sz w:val="18"/>
                <w:szCs w:val="18"/>
                <w:lang w:val="en-GB"/>
              </w:rPr>
              <w:t>,</w:t>
            </w:r>
          </w:p>
          <w:p w14:paraId="6990568A"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roofErr w:type="spellStart"/>
            <w:r w:rsidRPr="00F33DA6">
              <w:rPr>
                <w:rFonts w:ascii="Courier New" w:eastAsia="Times New Roman" w:hAnsi="Courier New" w:cs="Courier New"/>
                <w:color w:val="000000" w:themeColor="text1"/>
                <w:sz w:val="18"/>
                <w:szCs w:val="18"/>
                <w:lang w:val="en-GB"/>
              </w:rPr>
              <w:t>input_variables</w:t>
            </w:r>
            <w:proofErr w:type="spellEnd"/>
            <w:r w:rsidRPr="00F33DA6">
              <w:rPr>
                <w:rFonts w:ascii="Courier New" w:eastAsia="Times New Roman" w:hAnsi="Courier New" w:cs="Courier New"/>
                <w:color w:val="000000" w:themeColor="text1"/>
                <w:sz w:val="18"/>
                <w:szCs w:val="18"/>
                <w:lang w:val="en-GB"/>
              </w:rPr>
              <w:t>=["tools", "</w:t>
            </w:r>
            <w:proofErr w:type="spellStart"/>
            <w:r w:rsidRPr="00F33DA6">
              <w:rPr>
                <w:rFonts w:ascii="Courier New" w:eastAsia="Times New Roman" w:hAnsi="Courier New" w:cs="Courier New"/>
                <w:color w:val="000000" w:themeColor="text1"/>
                <w:sz w:val="18"/>
                <w:szCs w:val="18"/>
                <w:lang w:val="en-GB"/>
              </w:rPr>
              <w:t>tool_names</w:t>
            </w:r>
            <w:proofErr w:type="spellEnd"/>
            <w:r w:rsidRPr="00F33DA6">
              <w:rPr>
                <w:rFonts w:ascii="Courier New" w:eastAsia="Times New Roman" w:hAnsi="Courier New" w:cs="Courier New"/>
                <w:color w:val="000000" w:themeColor="text1"/>
                <w:sz w:val="18"/>
                <w:szCs w:val="18"/>
                <w:lang w:val="en-GB"/>
              </w:rPr>
              <w:t>"],</w:t>
            </w:r>
          </w:p>
          <w:p w14:paraId="6154C96B"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0CBFED2F"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human_message</w:t>
            </w:r>
            <w:proofErr w:type="spellEnd"/>
            <w:r w:rsidRPr="00F33DA6">
              <w:rPr>
                <w:rFonts w:ascii="Courier New" w:eastAsia="Times New Roman" w:hAnsi="Courier New" w:cs="Courier New"/>
                <w:color w:val="000000" w:themeColor="text1"/>
                <w:sz w:val="18"/>
                <w:szCs w:val="18"/>
                <w:lang w:val="en-GB"/>
              </w:rPr>
              <w:t xml:space="preserve"> = </w:t>
            </w:r>
            <w:proofErr w:type="spellStart"/>
            <w:r w:rsidRPr="00F33DA6">
              <w:rPr>
                <w:rFonts w:ascii="Courier New" w:eastAsia="Times New Roman" w:hAnsi="Courier New" w:cs="Courier New"/>
                <w:color w:val="000000" w:themeColor="text1"/>
                <w:sz w:val="18"/>
                <w:szCs w:val="18"/>
                <w:lang w:val="en-GB"/>
              </w:rPr>
              <w:t>HumanMessagePromptTemplate.from_template</w:t>
            </w:r>
            <w:proofErr w:type="spellEnd"/>
            <w:r w:rsidRPr="00F33DA6">
              <w:rPr>
                <w:rFonts w:ascii="Courier New" w:eastAsia="Times New Roman" w:hAnsi="Courier New" w:cs="Courier New"/>
                <w:color w:val="000000" w:themeColor="text1"/>
                <w:sz w:val="18"/>
                <w:szCs w:val="18"/>
                <w:lang w:val="en-GB"/>
              </w:rPr>
              <w:t>(</w:t>
            </w:r>
          </w:p>
          <w:p w14:paraId="39FAD959" w14:textId="77777777" w:rsidR="009D2E15"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Pr>
                <w:rFonts w:ascii="Courier New" w:eastAsia="Times New Roman" w:hAnsi="Courier New" w:cs="Courier New"/>
                <w:color w:val="000000" w:themeColor="text1"/>
                <w:sz w:val="18"/>
                <w:szCs w:val="18"/>
                <w:lang w:val="en-GB"/>
              </w:rPr>
              <w:t>“some</w:t>
            </w:r>
          </w:p>
          <w:p w14:paraId="67710ACA"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r>
              <w:rPr>
                <w:rFonts w:ascii="Courier New" w:eastAsia="Times New Roman" w:hAnsi="Courier New" w:cs="Courier New"/>
                <w:color w:val="000000" w:themeColor="text1"/>
                <w:sz w:val="18"/>
                <w:szCs w:val="18"/>
                <w:lang w:val="en-GB"/>
              </w:rPr>
              <w:t xml:space="preserve">“some </w:t>
            </w:r>
            <w:r w:rsidRPr="00F33DA6">
              <w:rPr>
                <w:rFonts w:ascii="Courier New" w:eastAsia="Times New Roman" w:hAnsi="Courier New" w:cs="Courier New"/>
                <w:color w:val="000000" w:themeColor="text1"/>
                <w:sz w:val="18"/>
                <w:szCs w:val="18"/>
                <w:lang w:val="en-GB"/>
              </w:rPr>
              <w:t>human</w:t>
            </w:r>
            <w:r>
              <w:rPr>
                <w:rFonts w:ascii="Courier New" w:eastAsia="Times New Roman" w:hAnsi="Courier New" w:cs="Courier New"/>
                <w:color w:val="000000" w:themeColor="text1"/>
                <w:sz w:val="18"/>
                <w:szCs w:val="18"/>
                <w:lang w:val="en-GB"/>
              </w:rPr>
              <w:t xml:space="preserve"> </w:t>
            </w:r>
            <w:r w:rsidRPr="00F33DA6">
              <w:rPr>
                <w:rFonts w:ascii="Courier New" w:eastAsia="Times New Roman" w:hAnsi="Courier New" w:cs="Courier New"/>
                <w:color w:val="000000" w:themeColor="text1"/>
                <w:sz w:val="18"/>
                <w:szCs w:val="18"/>
                <w:lang w:val="en-GB"/>
              </w:rPr>
              <w:t>prompt</w:t>
            </w:r>
            <w:r>
              <w:rPr>
                <w:rFonts w:ascii="Courier New" w:eastAsia="Times New Roman" w:hAnsi="Courier New" w:cs="Courier New"/>
                <w:color w:val="000000" w:themeColor="text1"/>
                <w:sz w:val="18"/>
                <w:szCs w:val="18"/>
                <w:lang w:val="en-GB"/>
              </w:rPr>
              <w:t>”</w:t>
            </w:r>
            <w:r w:rsidRPr="00F33DA6">
              <w:rPr>
                <w:rFonts w:ascii="Courier New" w:eastAsia="Times New Roman" w:hAnsi="Courier New" w:cs="Courier New"/>
                <w:color w:val="000000" w:themeColor="text1"/>
                <w:sz w:val="18"/>
                <w:szCs w:val="18"/>
                <w:lang w:val="en-GB"/>
              </w:rPr>
              <w:t>,</w:t>
            </w:r>
          </w:p>
          <w:p w14:paraId="76B7D0F4"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roofErr w:type="spellStart"/>
            <w:r w:rsidRPr="00F33DA6">
              <w:rPr>
                <w:rFonts w:ascii="Courier New" w:eastAsia="Times New Roman" w:hAnsi="Courier New" w:cs="Courier New"/>
                <w:color w:val="000000" w:themeColor="text1"/>
                <w:sz w:val="18"/>
                <w:szCs w:val="18"/>
                <w:lang w:val="en-GB"/>
              </w:rPr>
              <w:t>input_variables</w:t>
            </w:r>
            <w:proofErr w:type="spellEnd"/>
            <w:r w:rsidRPr="00F33DA6">
              <w:rPr>
                <w:rFonts w:ascii="Courier New" w:eastAsia="Times New Roman" w:hAnsi="Courier New" w:cs="Courier New"/>
                <w:color w:val="000000" w:themeColor="text1"/>
                <w:sz w:val="18"/>
                <w:szCs w:val="18"/>
                <w:lang w:val="en-GB"/>
              </w:rPr>
              <w:t>=["input", "</w:t>
            </w:r>
            <w:proofErr w:type="spellStart"/>
            <w:r w:rsidRPr="00F33DA6">
              <w:rPr>
                <w:rFonts w:ascii="Courier New" w:eastAsia="Times New Roman" w:hAnsi="Courier New" w:cs="Courier New"/>
                <w:color w:val="000000" w:themeColor="text1"/>
                <w:sz w:val="18"/>
                <w:szCs w:val="18"/>
                <w:lang w:val="en-GB"/>
              </w:rPr>
              <w:t>agent_scratchpad</w:t>
            </w:r>
            <w:proofErr w:type="spellEnd"/>
            <w:r w:rsidRPr="00F33DA6">
              <w:rPr>
                <w:rFonts w:ascii="Courier New" w:eastAsia="Times New Roman" w:hAnsi="Courier New" w:cs="Courier New"/>
                <w:color w:val="000000" w:themeColor="text1"/>
                <w:sz w:val="18"/>
                <w:szCs w:val="18"/>
                <w:lang w:val="en-GB"/>
              </w:rPr>
              <w:t>"],</w:t>
            </w:r>
          </w:p>
          <w:p w14:paraId="04D81E39"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720C34AA" w14:textId="77777777" w:rsidR="009D2E15" w:rsidRPr="00F33DA6" w:rsidRDefault="009D2E15">
            <w:pPr>
              <w:pStyle w:val="a3"/>
              <w:rPr>
                <w:rFonts w:ascii="Courier New" w:eastAsia="Times New Roman" w:hAnsi="Courier New" w:cs="Courier New"/>
                <w:color w:val="000000" w:themeColor="text1"/>
                <w:sz w:val="18"/>
                <w:szCs w:val="18"/>
                <w:lang w:val="en-GB"/>
              </w:rPr>
            </w:pPr>
          </w:p>
          <w:p w14:paraId="594D544B"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prompt = </w:t>
            </w:r>
            <w:proofErr w:type="spellStart"/>
            <w:r w:rsidRPr="00F33DA6">
              <w:rPr>
                <w:rFonts w:ascii="Courier New" w:eastAsia="Times New Roman" w:hAnsi="Courier New" w:cs="Courier New"/>
                <w:color w:val="000000" w:themeColor="text1"/>
                <w:sz w:val="18"/>
                <w:szCs w:val="18"/>
                <w:lang w:val="en-GB"/>
              </w:rPr>
              <w:t>ChatPromptTemplate.from_messages</w:t>
            </w:r>
            <w:proofErr w:type="spellEnd"/>
            <w:r w:rsidRPr="00F33DA6">
              <w:rPr>
                <w:rFonts w:ascii="Courier New" w:eastAsia="Times New Roman" w:hAnsi="Courier New" w:cs="Courier New"/>
                <w:color w:val="000000" w:themeColor="text1"/>
                <w:sz w:val="18"/>
                <w:szCs w:val="18"/>
                <w:lang w:val="en-GB"/>
              </w:rPr>
              <w:t>([</w:t>
            </w:r>
          </w:p>
          <w:p w14:paraId="06A7A8E0" w14:textId="77777777" w:rsidR="009D2E15"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
          <w:p w14:paraId="690654DE"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system_message</w:t>
            </w:r>
            <w:proofErr w:type="spellEnd"/>
            <w:r w:rsidRPr="00F33DA6">
              <w:rPr>
                <w:rFonts w:ascii="Courier New" w:eastAsia="Times New Roman" w:hAnsi="Courier New" w:cs="Courier New"/>
                <w:color w:val="000000" w:themeColor="text1"/>
                <w:sz w:val="18"/>
                <w:szCs w:val="18"/>
                <w:lang w:val="en-GB"/>
              </w:rPr>
              <w:t>,</w:t>
            </w:r>
          </w:p>
          <w:p w14:paraId="32F2AB08"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roofErr w:type="spellStart"/>
            <w:r w:rsidRPr="00F33DA6">
              <w:rPr>
                <w:rFonts w:ascii="Courier New" w:eastAsia="Times New Roman" w:hAnsi="Courier New" w:cs="Courier New"/>
                <w:color w:val="000000" w:themeColor="text1"/>
                <w:sz w:val="18"/>
                <w:szCs w:val="18"/>
                <w:lang w:val="en-GB"/>
              </w:rPr>
              <w:t>MessagesPlaceholder</w:t>
            </w:r>
            <w:proofErr w:type="spellEnd"/>
            <w:r w:rsidRPr="00F33DA6">
              <w:rPr>
                <w:rFonts w:ascii="Courier New" w:eastAsia="Times New Roman" w:hAnsi="Courier New" w:cs="Courier New"/>
                <w:color w:val="000000" w:themeColor="text1"/>
                <w:sz w:val="18"/>
                <w:szCs w:val="18"/>
                <w:lang w:val="en-GB"/>
              </w:rPr>
              <w:t>(</w:t>
            </w:r>
            <w:proofErr w:type="spellStart"/>
            <w:r w:rsidRPr="00F33DA6">
              <w:rPr>
                <w:rFonts w:ascii="Courier New" w:eastAsia="Times New Roman" w:hAnsi="Courier New" w:cs="Courier New"/>
                <w:color w:val="000000" w:themeColor="text1"/>
                <w:sz w:val="18"/>
                <w:szCs w:val="18"/>
                <w:lang w:val="en-GB"/>
              </w:rPr>
              <w:t>variable_name</w:t>
            </w:r>
            <w:proofErr w:type="spellEnd"/>
            <w:r w:rsidRPr="00F33DA6">
              <w:rPr>
                <w:rFonts w:ascii="Courier New" w:eastAsia="Times New Roman" w:hAnsi="Courier New" w:cs="Courier New"/>
                <w:color w:val="000000" w:themeColor="text1"/>
                <w:sz w:val="18"/>
                <w:szCs w:val="18"/>
                <w:lang w:val="en-GB"/>
              </w:rPr>
              <w:t>="</w:t>
            </w:r>
            <w:proofErr w:type="spellStart"/>
            <w:r w:rsidRPr="00F33DA6">
              <w:rPr>
                <w:rFonts w:ascii="Courier New" w:eastAsia="Times New Roman" w:hAnsi="Courier New" w:cs="Courier New"/>
                <w:color w:val="000000" w:themeColor="text1"/>
                <w:sz w:val="18"/>
                <w:szCs w:val="18"/>
                <w:lang w:val="en-GB"/>
              </w:rPr>
              <w:t>chat_history</w:t>
            </w:r>
            <w:proofErr w:type="spellEnd"/>
            <w:r w:rsidRPr="00F33DA6">
              <w:rPr>
                <w:rFonts w:ascii="Courier New" w:eastAsia="Times New Roman" w:hAnsi="Courier New" w:cs="Courier New"/>
                <w:color w:val="000000" w:themeColor="text1"/>
                <w:sz w:val="18"/>
                <w:szCs w:val="18"/>
                <w:lang w:val="en-GB"/>
              </w:rPr>
              <w:t>", optional=True),</w:t>
            </w:r>
          </w:p>
          <w:p w14:paraId="22981857"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w:t>
            </w:r>
            <w:proofErr w:type="spellStart"/>
            <w:r w:rsidRPr="00F33DA6">
              <w:rPr>
                <w:rFonts w:ascii="Courier New" w:eastAsia="Times New Roman" w:hAnsi="Courier New" w:cs="Courier New"/>
                <w:color w:val="000000" w:themeColor="text1"/>
                <w:sz w:val="18"/>
                <w:szCs w:val="18"/>
                <w:lang w:val="en-GB"/>
              </w:rPr>
              <w:t>human_message</w:t>
            </w:r>
            <w:proofErr w:type="spellEnd"/>
            <w:r w:rsidRPr="00F33DA6">
              <w:rPr>
                <w:rFonts w:ascii="Courier New" w:eastAsia="Times New Roman" w:hAnsi="Courier New" w:cs="Courier New"/>
                <w:color w:val="000000" w:themeColor="text1"/>
                <w:sz w:val="18"/>
                <w:szCs w:val="18"/>
                <w:lang w:val="en-GB"/>
              </w:rPr>
              <w:t>])</w:t>
            </w:r>
            <w:ins w:id="50" w:author="Microsoft Word" w:date="2024-12-19T06:46:00Z">
              <w:r w:rsidRPr="00F33DA6">
                <w:rPr>
                  <w:rFonts w:ascii="Courier New" w:eastAsia="Times New Roman" w:hAnsi="Courier New" w:cs="Courier New"/>
                  <w:color w:val="000000" w:themeColor="text1"/>
                  <w:sz w:val="18"/>
                  <w:szCs w:val="18"/>
                  <w:lang w:val="en-GB"/>
                </w:rPr>
                <w:t>,])</w:t>
              </w:r>
            </w:ins>
          </w:p>
          <w:p w14:paraId="3FEA918E" w14:textId="77777777" w:rsidR="009D2E15" w:rsidRPr="00F33DA6" w:rsidRDefault="009D2E15">
            <w:pPr>
              <w:pStyle w:val="a3"/>
              <w:rPr>
                <w:rFonts w:ascii="Courier New" w:eastAsia="Times New Roman" w:hAnsi="Courier New" w:cs="Courier New"/>
                <w:color w:val="000000" w:themeColor="text1"/>
                <w:sz w:val="18"/>
                <w:szCs w:val="18"/>
                <w:lang w:val="en-GB"/>
              </w:rPr>
            </w:pPr>
          </w:p>
          <w:p w14:paraId="24DEC729"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llm</w:t>
            </w:r>
            <w:proofErr w:type="spellEnd"/>
            <w:r w:rsidRPr="00F33DA6">
              <w:rPr>
                <w:rFonts w:ascii="Courier New" w:eastAsia="Times New Roman" w:hAnsi="Courier New" w:cs="Courier New"/>
                <w:color w:val="000000" w:themeColor="text1"/>
                <w:sz w:val="18"/>
                <w:szCs w:val="18"/>
                <w:lang w:val="en-GB"/>
              </w:rPr>
              <w:t xml:space="preserve"> = Llama31ChatModel(</w:t>
            </w:r>
            <w:proofErr w:type="spellStart"/>
            <w:r w:rsidRPr="00F33DA6">
              <w:rPr>
                <w:rFonts w:ascii="Courier New" w:eastAsia="Times New Roman" w:hAnsi="Courier New" w:cs="Courier New"/>
                <w:color w:val="000000" w:themeColor="text1"/>
                <w:sz w:val="18"/>
                <w:szCs w:val="18"/>
                <w:lang w:val="en-GB"/>
              </w:rPr>
              <w:t>api_key</w:t>
            </w:r>
            <w:proofErr w:type="spellEnd"/>
            <w:r w:rsidRPr="00F33DA6">
              <w:rPr>
                <w:rFonts w:ascii="Courier New" w:eastAsia="Times New Roman" w:hAnsi="Courier New" w:cs="Courier New"/>
                <w:color w:val="000000" w:themeColor="text1"/>
                <w:sz w:val="18"/>
                <w:szCs w:val="18"/>
                <w:lang w:val="en-GB"/>
              </w:rPr>
              <w:t>="API_KEY",</w:t>
            </w:r>
            <w:r w:rsidRPr="008A6BC0">
              <w:rPr>
                <w:rFonts w:ascii="Courier New" w:eastAsia="Times New Roman" w:hAnsi="Courier New" w:cs="Courier New"/>
                <w:color w:val="000000" w:themeColor="text1"/>
                <w:sz w:val="18"/>
                <w:szCs w:val="18"/>
                <w:lang w:val="en-US"/>
              </w:rPr>
              <w:t xml:space="preserve"> </w:t>
            </w:r>
            <w:proofErr w:type="spellStart"/>
            <w:r w:rsidRPr="00F33DA6">
              <w:rPr>
                <w:rFonts w:ascii="Courier New" w:eastAsia="Times New Roman" w:hAnsi="Courier New" w:cs="Courier New"/>
                <w:color w:val="000000" w:themeColor="text1"/>
                <w:sz w:val="18"/>
                <w:szCs w:val="18"/>
                <w:lang w:val="en-GB"/>
              </w:rPr>
              <w:t>base_url</w:t>
            </w:r>
            <w:proofErr w:type="spellEnd"/>
            <w:r w:rsidRPr="00F33DA6">
              <w:rPr>
                <w:rFonts w:ascii="Courier New" w:eastAsia="Times New Roman" w:hAnsi="Courier New" w:cs="Courier New"/>
                <w:color w:val="000000" w:themeColor="text1"/>
                <w:sz w:val="18"/>
                <w:szCs w:val="18"/>
                <w:lang w:val="en-GB"/>
              </w:rPr>
              <w:t>="BASE_URL",</w:t>
            </w:r>
          </w:p>
          <w:p w14:paraId="118B29D1" w14:textId="77777777" w:rsidR="009D2E15" w:rsidRPr="00F33DA6" w:rsidRDefault="009D2E15">
            <w:pPr>
              <w:pStyle w:val="a3"/>
              <w:rPr>
                <w:rFonts w:ascii="Courier New" w:eastAsia="Times New Roman" w:hAnsi="Courier New" w:cs="Courier New"/>
                <w:color w:val="000000" w:themeColor="text1"/>
                <w:sz w:val="18"/>
                <w:szCs w:val="18"/>
                <w:lang w:val="en-GB"/>
              </w:rPr>
            </w:pPr>
            <w:r>
              <w:rPr>
                <w:rFonts w:ascii="Courier New" w:eastAsia="Times New Roman" w:hAnsi="Courier New" w:cs="Courier New"/>
                <w:color w:val="000000" w:themeColor="text1"/>
                <w:sz w:val="18"/>
                <w:szCs w:val="18"/>
                <w:lang w:val="en-GB"/>
              </w:rPr>
              <w:t>model="MODEL</w:t>
            </w:r>
            <w:ins w:id="51" w:author="Microsoft Word" w:date="2024-12-19T06:46:00Z" w16du:dateUtc="2024-12-19T14:46:00Z">
              <w:r>
                <w:rPr>
                  <w:rFonts w:ascii="Courier New" w:eastAsia="Times New Roman" w:hAnsi="Courier New" w:cs="Courier New"/>
                  <w:color w:val="000000" w:themeColor="text1"/>
                  <w:sz w:val="18"/>
                  <w:szCs w:val="18"/>
                  <w:lang w:val="en-GB"/>
                </w:rPr>
                <w:t>"</w:t>
              </w:r>
              <w:r w:rsidRPr="00F33DA6">
                <w:rPr>
                  <w:rFonts w:ascii="Courier New" w:eastAsia="Times New Roman" w:hAnsi="Courier New" w:cs="Courier New"/>
                  <w:color w:val="000000" w:themeColor="text1"/>
                  <w:sz w:val="18"/>
                  <w:szCs w:val="18"/>
                  <w:lang w:val="en-GB"/>
                </w:rPr>
                <w:t>)</w:t>
              </w:r>
            </w:ins>
          </w:p>
          <w:p w14:paraId="22CFFA10"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agent = </w:t>
            </w:r>
            <w:proofErr w:type="spellStart"/>
            <w:r w:rsidRPr="00F33DA6">
              <w:rPr>
                <w:rFonts w:ascii="Courier New" w:eastAsia="Times New Roman" w:hAnsi="Courier New" w:cs="Courier New"/>
                <w:color w:val="000000" w:themeColor="text1"/>
                <w:sz w:val="18"/>
                <w:szCs w:val="18"/>
                <w:lang w:val="en-GB"/>
              </w:rPr>
              <w:t>create_structured_chat_agent</w:t>
            </w:r>
            <w:proofErr w:type="spellEnd"/>
            <w:r w:rsidRPr="00F33DA6">
              <w:rPr>
                <w:rFonts w:ascii="Courier New" w:eastAsia="Times New Roman" w:hAnsi="Courier New" w:cs="Courier New"/>
                <w:color w:val="000000" w:themeColor="text1"/>
                <w:sz w:val="18"/>
                <w:szCs w:val="18"/>
                <w:lang w:val="en-GB"/>
              </w:rPr>
              <w:t>(</w:t>
            </w:r>
            <w:proofErr w:type="spellStart"/>
            <w:r w:rsidRPr="00F33DA6">
              <w:rPr>
                <w:rFonts w:ascii="Courier New" w:eastAsia="Times New Roman" w:hAnsi="Courier New" w:cs="Courier New"/>
                <w:color w:val="000000" w:themeColor="text1"/>
                <w:sz w:val="18"/>
                <w:szCs w:val="18"/>
                <w:lang w:val="en-GB"/>
              </w:rPr>
              <w:t>llm</w:t>
            </w:r>
            <w:proofErr w:type="spellEnd"/>
            <w:r w:rsidRPr="00F33DA6">
              <w:rPr>
                <w:rFonts w:ascii="Courier New" w:eastAsia="Times New Roman" w:hAnsi="Courier New" w:cs="Courier New"/>
                <w:color w:val="000000" w:themeColor="text1"/>
                <w:sz w:val="18"/>
                <w:szCs w:val="18"/>
                <w:lang w:val="en-GB"/>
              </w:rPr>
              <w:t>=</w:t>
            </w:r>
            <w:proofErr w:type="spellStart"/>
            <w:r w:rsidRPr="00F33DA6">
              <w:rPr>
                <w:rFonts w:ascii="Courier New" w:eastAsia="Times New Roman" w:hAnsi="Courier New" w:cs="Courier New"/>
                <w:color w:val="000000" w:themeColor="text1"/>
                <w:sz w:val="18"/>
                <w:szCs w:val="18"/>
                <w:lang w:val="en-GB"/>
              </w:rPr>
              <w:t>llm</w:t>
            </w:r>
            <w:proofErr w:type="spellEnd"/>
            <w:r w:rsidRPr="00F33DA6">
              <w:rPr>
                <w:rFonts w:ascii="Courier New" w:eastAsia="Times New Roman" w:hAnsi="Courier New" w:cs="Courier New"/>
                <w:color w:val="000000" w:themeColor="text1"/>
                <w:sz w:val="18"/>
                <w:szCs w:val="18"/>
                <w:lang w:val="en-GB"/>
              </w:rPr>
              <w:t>, tools=tools,</w:t>
            </w:r>
          </w:p>
          <w:p w14:paraId="1FB90810"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    prompt=prompt, </w:t>
            </w:r>
            <w:proofErr w:type="spellStart"/>
            <w:r w:rsidRPr="00F33DA6">
              <w:rPr>
                <w:rFonts w:ascii="Courier New" w:eastAsia="Times New Roman" w:hAnsi="Courier New" w:cs="Courier New"/>
                <w:color w:val="000000" w:themeColor="text1"/>
                <w:sz w:val="18"/>
                <w:szCs w:val="18"/>
                <w:lang w:val="en-GB"/>
              </w:rPr>
              <w:t>stop_sequence</w:t>
            </w:r>
            <w:proofErr w:type="spellEnd"/>
            <w:r w:rsidRPr="00F33DA6">
              <w:rPr>
                <w:rFonts w:ascii="Courier New" w:eastAsia="Times New Roman" w:hAnsi="Courier New" w:cs="Courier New"/>
                <w:color w:val="000000" w:themeColor="text1"/>
                <w:sz w:val="18"/>
                <w:szCs w:val="18"/>
                <w:lang w:val="en-GB"/>
              </w:rPr>
              <w:t>=True)</w:t>
            </w:r>
          </w:p>
          <w:p w14:paraId="187715E5"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agent_executor</w:t>
            </w:r>
            <w:proofErr w:type="spellEnd"/>
            <w:r w:rsidRPr="00F33DA6">
              <w:rPr>
                <w:rFonts w:ascii="Courier New" w:eastAsia="Times New Roman" w:hAnsi="Courier New" w:cs="Courier New"/>
                <w:color w:val="000000" w:themeColor="text1"/>
                <w:sz w:val="18"/>
                <w:szCs w:val="18"/>
                <w:lang w:val="en-GB"/>
              </w:rPr>
              <w:t xml:space="preserve"> = </w:t>
            </w:r>
            <w:proofErr w:type="spellStart"/>
            <w:r w:rsidRPr="00F33DA6">
              <w:rPr>
                <w:rFonts w:ascii="Courier New" w:eastAsia="Times New Roman" w:hAnsi="Courier New" w:cs="Courier New"/>
                <w:color w:val="000000" w:themeColor="text1"/>
                <w:sz w:val="18"/>
                <w:szCs w:val="18"/>
                <w:lang w:val="en-GB"/>
              </w:rPr>
              <w:t>AgentExecutor.from_agent_and_tools</w:t>
            </w:r>
            <w:proofErr w:type="spellEnd"/>
            <w:r w:rsidRPr="00F33DA6">
              <w:rPr>
                <w:rFonts w:ascii="Courier New" w:eastAsia="Times New Roman" w:hAnsi="Courier New" w:cs="Courier New"/>
                <w:color w:val="000000" w:themeColor="text1"/>
                <w:sz w:val="18"/>
                <w:szCs w:val="18"/>
                <w:lang w:val="en-GB"/>
              </w:rPr>
              <w:t>(</w:t>
            </w:r>
          </w:p>
          <w:p w14:paraId="2B8FC1FE"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agent=agent,</w:t>
            </w:r>
            <w:r w:rsidRPr="008512A8">
              <w:rPr>
                <w:rFonts w:ascii="Courier New" w:eastAsia="Times New Roman" w:hAnsi="Courier New" w:cs="Courier New"/>
                <w:color w:val="000000" w:themeColor="text1"/>
                <w:sz w:val="18"/>
                <w:szCs w:val="18"/>
                <w:lang w:val="en-US"/>
              </w:rPr>
              <w:t xml:space="preserve"> </w:t>
            </w:r>
            <w:r w:rsidRPr="00F33DA6">
              <w:rPr>
                <w:rFonts w:ascii="Courier New" w:eastAsia="Times New Roman" w:hAnsi="Courier New" w:cs="Courier New"/>
                <w:color w:val="000000" w:themeColor="text1"/>
                <w:sz w:val="18"/>
                <w:szCs w:val="18"/>
                <w:lang w:val="en-GB"/>
              </w:rPr>
              <w:t>tools=tools,</w:t>
            </w:r>
          </w:p>
          <w:p w14:paraId="4511F1E8"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verbose=True,</w:t>
            </w:r>
            <w:r w:rsidRPr="005B3CBA">
              <w:rPr>
                <w:rFonts w:ascii="Courier New" w:eastAsia="Times New Roman" w:hAnsi="Courier New" w:cs="Courier New"/>
                <w:color w:val="000000" w:themeColor="text1"/>
                <w:sz w:val="18"/>
                <w:szCs w:val="18"/>
                <w:lang w:val="en-US"/>
              </w:rPr>
              <w:t xml:space="preserve"> </w:t>
            </w:r>
            <w:proofErr w:type="spellStart"/>
            <w:r w:rsidRPr="00F33DA6">
              <w:rPr>
                <w:rFonts w:ascii="Courier New" w:eastAsia="Times New Roman" w:hAnsi="Courier New" w:cs="Courier New"/>
                <w:color w:val="000000" w:themeColor="text1"/>
                <w:sz w:val="18"/>
                <w:szCs w:val="18"/>
                <w:lang w:val="en-GB"/>
              </w:rPr>
              <w:t>return_intermediate_steps</w:t>
            </w:r>
            <w:proofErr w:type="spellEnd"/>
            <w:r w:rsidRPr="00F33DA6">
              <w:rPr>
                <w:rFonts w:ascii="Courier New" w:eastAsia="Times New Roman" w:hAnsi="Courier New" w:cs="Courier New"/>
                <w:color w:val="000000" w:themeColor="text1"/>
                <w:sz w:val="18"/>
                <w:szCs w:val="18"/>
                <w:lang w:val="en-GB"/>
              </w:rPr>
              <w:t>=True,</w:t>
            </w:r>
            <w:r w:rsidRPr="005B3CBA">
              <w:rPr>
                <w:rFonts w:ascii="Courier New" w:eastAsia="Times New Roman" w:hAnsi="Courier New" w:cs="Courier New"/>
                <w:color w:val="000000" w:themeColor="text1"/>
                <w:sz w:val="18"/>
                <w:szCs w:val="18"/>
                <w:lang w:val="en-US"/>
              </w:rPr>
              <w:t xml:space="preserve"> </w:t>
            </w:r>
            <w:proofErr w:type="spellStart"/>
            <w:r w:rsidRPr="00F33DA6">
              <w:rPr>
                <w:rFonts w:ascii="Courier New" w:eastAsia="Times New Roman" w:hAnsi="Courier New" w:cs="Courier New"/>
                <w:color w:val="000000" w:themeColor="text1"/>
                <w:sz w:val="18"/>
                <w:szCs w:val="18"/>
                <w:lang w:val="en-GB"/>
              </w:rPr>
              <w:t>output_keys</w:t>
            </w:r>
            <w:proofErr w:type="spellEnd"/>
            <w:r w:rsidRPr="00F33DA6">
              <w:rPr>
                <w:rFonts w:ascii="Courier New" w:eastAsia="Times New Roman" w:hAnsi="Courier New" w:cs="Courier New"/>
                <w:color w:val="000000" w:themeColor="text1"/>
                <w:sz w:val="18"/>
                <w:szCs w:val="18"/>
                <w:lang w:val="en-GB"/>
              </w:rPr>
              <w:t>=["output"],</w:t>
            </w:r>
          </w:p>
          <w:p w14:paraId="5C7A39CE" w14:textId="77777777" w:rsidR="009D2E15"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w:t>
            </w:r>
          </w:p>
          <w:p w14:paraId="58087C96" w14:textId="77777777" w:rsidR="009D2E15" w:rsidRDefault="009D2E15">
            <w:pPr>
              <w:pStyle w:val="a3"/>
              <w:rPr>
                <w:rFonts w:ascii="Courier New" w:eastAsia="Times New Roman" w:hAnsi="Courier New" w:cs="Courier New"/>
                <w:color w:val="000000" w:themeColor="text1"/>
                <w:sz w:val="18"/>
                <w:szCs w:val="18"/>
                <w:lang w:val="en-GB"/>
              </w:rPr>
            </w:pPr>
          </w:p>
          <w:p w14:paraId="58A05DC8"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user_question</w:t>
            </w:r>
            <w:proofErr w:type="spellEnd"/>
            <w:r w:rsidRPr="00F33DA6">
              <w:rPr>
                <w:rFonts w:ascii="Courier New" w:eastAsia="Times New Roman" w:hAnsi="Courier New" w:cs="Courier New"/>
                <w:color w:val="000000" w:themeColor="text1"/>
                <w:sz w:val="18"/>
                <w:szCs w:val="18"/>
                <w:lang w:val="en-GB"/>
              </w:rPr>
              <w:t xml:space="preserve"> = "What is the sum and product of 15 and 27?"</w:t>
            </w:r>
          </w:p>
          <w:p w14:paraId="1B3AB2F3" w14:textId="77777777" w:rsidR="009D2E15" w:rsidRPr="00F33DA6"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 xml:space="preserve">response = </w:t>
            </w:r>
            <w:proofErr w:type="spellStart"/>
            <w:r w:rsidRPr="00F33DA6">
              <w:rPr>
                <w:rFonts w:ascii="Courier New" w:eastAsia="Times New Roman" w:hAnsi="Courier New" w:cs="Courier New"/>
                <w:color w:val="000000" w:themeColor="text1"/>
                <w:sz w:val="18"/>
                <w:szCs w:val="18"/>
                <w:lang w:val="en-GB"/>
              </w:rPr>
              <w:t>agent_executor.invoke</w:t>
            </w:r>
            <w:proofErr w:type="spellEnd"/>
            <w:r w:rsidRPr="00F33DA6">
              <w:rPr>
                <w:rFonts w:ascii="Courier New" w:eastAsia="Times New Roman" w:hAnsi="Courier New" w:cs="Courier New"/>
                <w:color w:val="000000" w:themeColor="text1"/>
                <w:sz w:val="18"/>
                <w:szCs w:val="18"/>
                <w:lang w:val="en-GB"/>
              </w:rPr>
              <w:t xml:space="preserve">({"input": </w:t>
            </w:r>
            <w:proofErr w:type="spellStart"/>
            <w:r w:rsidRPr="00F33DA6">
              <w:rPr>
                <w:rFonts w:ascii="Courier New" w:eastAsia="Times New Roman" w:hAnsi="Courier New" w:cs="Courier New"/>
                <w:color w:val="000000" w:themeColor="text1"/>
                <w:sz w:val="18"/>
                <w:szCs w:val="18"/>
                <w:lang w:val="en-GB"/>
              </w:rPr>
              <w:t>user_question</w:t>
            </w:r>
            <w:proofErr w:type="spellEnd"/>
            <w:r w:rsidRPr="00F33DA6">
              <w:rPr>
                <w:rFonts w:ascii="Courier New" w:eastAsia="Times New Roman" w:hAnsi="Courier New" w:cs="Courier New"/>
                <w:color w:val="000000" w:themeColor="text1"/>
                <w:sz w:val="18"/>
                <w:szCs w:val="18"/>
                <w:lang w:val="en-GB"/>
              </w:rPr>
              <w:t>})</w:t>
            </w:r>
          </w:p>
          <w:p w14:paraId="35EFE055" w14:textId="77777777" w:rsidR="009D2E15" w:rsidRPr="00F33DA6" w:rsidRDefault="009D2E15">
            <w:pPr>
              <w:pStyle w:val="a3"/>
              <w:rPr>
                <w:rFonts w:ascii="Courier New" w:eastAsia="Times New Roman" w:hAnsi="Courier New" w:cs="Courier New"/>
                <w:color w:val="000000" w:themeColor="text1"/>
                <w:sz w:val="18"/>
                <w:szCs w:val="18"/>
                <w:lang w:val="en-GB"/>
              </w:rPr>
            </w:pPr>
            <w:proofErr w:type="spellStart"/>
            <w:r w:rsidRPr="00F33DA6">
              <w:rPr>
                <w:rFonts w:ascii="Courier New" w:eastAsia="Times New Roman" w:hAnsi="Courier New" w:cs="Courier New"/>
                <w:color w:val="000000" w:themeColor="text1"/>
                <w:sz w:val="18"/>
                <w:szCs w:val="18"/>
                <w:lang w:val="en-GB"/>
              </w:rPr>
              <w:t>final_answer</w:t>
            </w:r>
            <w:proofErr w:type="spellEnd"/>
            <w:r w:rsidRPr="00F33DA6">
              <w:rPr>
                <w:rFonts w:ascii="Courier New" w:eastAsia="Times New Roman" w:hAnsi="Courier New" w:cs="Courier New"/>
                <w:color w:val="000000" w:themeColor="text1"/>
                <w:sz w:val="18"/>
                <w:szCs w:val="18"/>
                <w:lang w:val="en-GB"/>
              </w:rPr>
              <w:t xml:space="preserve"> = response["output"]</w:t>
            </w:r>
          </w:p>
          <w:p w14:paraId="4E7DDE5E" w14:textId="77777777" w:rsidR="009D2E15" w:rsidRPr="00BE4865" w:rsidRDefault="009D2E15">
            <w:pPr>
              <w:pStyle w:val="a3"/>
              <w:rPr>
                <w:rFonts w:ascii="Courier New" w:eastAsia="Times New Roman" w:hAnsi="Courier New" w:cs="Courier New"/>
                <w:color w:val="000000" w:themeColor="text1"/>
                <w:sz w:val="18"/>
                <w:szCs w:val="18"/>
                <w:lang w:val="en-GB"/>
              </w:rPr>
            </w:pPr>
            <w:r w:rsidRPr="00F33DA6">
              <w:rPr>
                <w:rFonts w:ascii="Courier New" w:eastAsia="Times New Roman" w:hAnsi="Courier New" w:cs="Courier New"/>
                <w:color w:val="000000" w:themeColor="text1"/>
                <w:sz w:val="18"/>
                <w:szCs w:val="18"/>
                <w:lang w:val="en-GB"/>
              </w:rPr>
              <w:t>print(</w:t>
            </w:r>
            <w:proofErr w:type="spellStart"/>
            <w:r w:rsidRPr="00F33DA6">
              <w:rPr>
                <w:rFonts w:ascii="Courier New" w:eastAsia="Times New Roman" w:hAnsi="Courier New" w:cs="Courier New"/>
                <w:color w:val="000000" w:themeColor="text1"/>
                <w:sz w:val="18"/>
                <w:szCs w:val="18"/>
                <w:lang w:val="en-GB"/>
              </w:rPr>
              <w:t>f"Agent's</w:t>
            </w:r>
            <w:proofErr w:type="spellEnd"/>
            <w:r w:rsidRPr="00F33DA6">
              <w:rPr>
                <w:rFonts w:ascii="Courier New" w:eastAsia="Times New Roman" w:hAnsi="Courier New" w:cs="Courier New"/>
                <w:color w:val="000000" w:themeColor="text1"/>
                <w:sz w:val="18"/>
                <w:szCs w:val="18"/>
                <w:lang w:val="en-GB"/>
              </w:rPr>
              <w:t xml:space="preserve"> Response: \n {</w:t>
            </w:r>
            <w:proofErr w:type="spellStart"/>
            <w:r w:rsidRPr="00F33DA6">
              <w:rPr>
                <w:rFonts w:ascii="Courier New" w:eastAsia="Times New Roman" w:hAnsi="Courier New" w:cs="Courier New"/>
                <w:color w:val="000000" w:themeColor="text1"/>
                <w:sz w:val="18"/>
                <w:szCs w:val="18"/>
                <w:lang w:val="en-GB"/>
              </w:rPr>
              <w:t>final_answer</w:t>
            </w:r>
            <w:proofErr w:type="spellEnd"/>
            <w:r w:rsidRPr="00F33DA6">
              <w:rPr>
                <w:rFonts w:ascii="Courier New" w:eastAsia="Times New Roman" w:hAnsi="Courier New" w:cs="Courier New"/>
                <w:color w:val="000000" w:themeColor="text1"/>
                <w:sz w:val="18"/>
                <w:szCs w:val="18"/>
                <w:lang w:val="en-GB"/>
              </w:rPr>
              <w:t>}")</w:t>
            </w:r>
          </w:p>
        </w:tc>
      </w:tr>
    </w:tbl>
    <w:p w14:paraId="21C4ACE1" w14:textId="77777777" w:rsidR="009D2E15" w:rsidRPr="00673CE3" w:rsidRDefault="009D2E15" w:rsidP="009D2E15">
      <w:pPr>
        <w:pStyle w:val="a3"/>
        <w:rPr>
          <w:highlight w:val="yellow"/>
          <w:lang w:val="en-US"/>
        </w:rPr>
      </w:pPr>
    </w:p>
    <w:p w14:paraId="1128FB4C" w14:textId="3B499A1A" w:rsidR="009D2E15" w:rsidRDefault="009D2E15" w:rsidP="009D2E15">
      <w:pPr>
        <w:pStyle w:val="a3"/>
      </w:pPr>
      <w:r>
        <w:t>Класс</w:t>
      </w:r>
      <w:r w:rsidRPr="00C771EA">
        <w:rPr>
          <w:lang w:val="en-US"/>
        </w:rPr>
        <w:t xml:space="preserve"> </w:t>
      </w:r>
      <w:r>
        <w:rPr>
          <w:lang w:val="en-US"/>
        </w:rPr>
        <w:t xml:space="preserve">Llama31ChatModel </w:t>
      </w:r>
      <w:r>
        <w:t>является</w:t>
      </w:r>
      <w:r w:rsidRPr="00C771EA">
        <w:rPr>
          <w:lang w:val="en-US"/>
        </w:rPr>
        <w:t xml:space="preserve"> </w:t>
      </w:r>
      <w:proofErr w:type="spellStart"/>
      <w:r>
        <w:rPr>
          <w:lang w:val="en-US"/>
        </w:rPr>
        <w:t>langchain</w:t>
      </w:r>
      <w:proofErr w:type="spellEnd"/>
      <w:r>
        <w:rPr>
          <w:lang w:val="en-US"/>
        </w:rPr>
        <w:t>-</w:t>
      </w:r>
      <w:r>
        <w:t>совместимым</w:t>
      </w:r>
      <w:r w:rsidR="00345AF5">
        <w:rPr>
          <w:lang w:val="en-US"/>
        </w:rPr>
        <w:t xml:space="preserve"> [3]</w:t>
      </w:r>
      <w:r>
        <w:rPr>
          <w:lang w:val="en-US"/>
        </w:rPr>
        <w:t xml:space="preserve">. </w:t>
      </w:r>
      <w:r>
        <w:t xml:space="preserve">Для его работы необходимо </w:t>
      </w:r>
      <w:proofErr w:type="spellStart"/>
      <w:r>
        <w:t>применнить</w:t>
      </w:r>
      <w:proofErr w:type="spellEnd"/>
      <w:r>
        <w:t xml:space="preserve"> его любом классическом сценарии </w:t>
      </w:r>
      <w:proofErr w:type="spellStart"/>
      <w:r>
        <w:rPr>
          <w:lang w:val="en-US"/>
        </w:rPr>
        <w:t>langchain</w:t>
      </w:r>
      <w:proofErr w:type="spellEnd"/>
      <w:r w:rsidRPr="00C771EA">
        <w:t xml:space="preserve"> </w:t>
      </w:r>
      <w:r>
        <w:t>для создания системы на основе БЯМ</w:t>
      </w:r>
      <w:r w:rsidRPr="00C771EA">
        <w:t xml:space="preserve">, </w:t>
      </w:r>
      <w:r>
        <w:t>которая может использовать сервисы</w:t>
      </w:r>
      <w:r w:rsidRPr="00C771EA">
        <w:t xml:space="preserve">, </w:t>
      </w:r>
      <w:r>
        <w:t>приложения и плагины в виде инструментов</w:t>
      </w:r>
      <w:r w:rsidRPr="00C771EA">
        <w:t xml:space="preserve">. </w:t>
      </w:r>
    </w:p>
    <w:p w14:paraId="0E5673AF" w14:textId="77777777" w:rsidR="0063145B" w:rsidRPr="00C771EA" w:rsidRDefault="0063145B" w:rsidP="009D2E15">
      <w:pPr>
        <w:pStyle w:val="a3"/>
      </w:pPr>
    </w:p>
    <w:p w14:paraId="6C3D57FE" w14:textId="77777777" w:rsidR="009D2E15" w:rsidRPr="0063145B" w:rsidRDefault="009D2E15" w:rsidP="0063145B">
      <w:pPr>
        <w:pStyle w:val="ListParagraph"/>
        <w:numPr>
          <w:ilvl w:val="1"/>
          <w:numId w:val="2"/>
        </w:numPr>
        <w:spacing w:line="360" w:lineRule="auto"/>
        <w:ind w:left="0" w:firstLine="0"/>
        <w:jc w:val="both"/>
        <w:outlineLvl w:val="1"/>
        <w:rPr>
          <w:rFonts w:ascii="Times New Roman" w:hAnsi="Times New Roman" w:cs="Times New Roman"/>
          <w:b/>
          <w:bCs/>
        </w:rPr>
      </w:pPr>
      <w:bookmarkStart w:id="52" w:name="_Toc185703858"/>
      <w:bookmarkStart w:id="53" w:name="_Toc185708545"/>
      <w:commentRangeStart w:id="54"/>
      <w:commentRangeStart w:id="55"/>
      <w:r w:rsidRPr="0063145B">
        <w:rPr>
          <w:rFonts w:ascii="Times New Roman" w:hAnsi="Times New Roman" w:cs="Times New Roman"/>
          <w:b/>
          <w:bCs/>
        </w:rPr>
        <w:t>Вызов модуля на основе алгоритма упрощения и ускорения прототипирования систем с БЯМ на основе RAG</w:t>
      </w:r>
      <w:commentRangeEnd w:id="54"/>
      <w:r>
        <w:rPr>
          <w:rStyle w:val="CommentReference"/>
          <w:rFonts w:ascii="Calibri" w:eastAsia="Calibri" w:hAnsi="Calibri" w:cs="Times New Roman"/>
          <w:b/>
        </w:rPr>
        <w:commentReference w:id="54"/>
      </w:r>
      <w:commentRangeEnd w:id="55"/>
      <w:r>
        <w:rPr>
          <w:rStyle w:val="CommentReference"/>
          <w:rFonts w:ascii="Calibri" w:eastAsia="Calibri" w:hAnsi="Calibri" w:cs="Times New Roman"/>
          <w:b/>
        </w:rPr>
        <w:commentReference w:id="55"/>
      </w:r>
      <w:bookmarkEnd w:id="52"/>
      <w:bookmarkEnd w:id="53"/>
    </w:p>
    <w:p w14:paraId="645AABEA" w14:textId="77777777" w:rsidR="0063145B" w:rsidRDefault="0063145B" w:rsidP="009D2E15">
      <w:pPr>
        <w:pStyle w:val="a3"/>
      </w:pPr>
    </w:p>
    <w:p w14:paraId="08658CC2" w14:textId="77777777" w:rsidR="009D2E15" w:rsidRDefault="009D2E15" w:rsidP="009D2E15">
      <w:pPr>
        <w:pStyle w:val="a3"/>
      </w:pPr>
      <w:r>
        <w:t>В листинге</w:t>
      </w:r>
      <w:r w:rsidRPr="001B4980">
        <w:t xml:space="preserve"> </w:t>
      </w:r>
      <w:r>
        <w:t>5.2.1 ниже приводится пример вызова модуля для сценария упрощения и ускорения прототипирования систем с БЯМ на основе RAG.</w:t>
      </w:r>
    </w:p>
    <w:p w14:paraId="6C9A8F25" w14:textId="77777777" w:rsidR="0063145B" w:rsidRDefault="0063145B" w:rsidP="009D2E15">
      <w:pPr>
        <w:pStyle w:val="a3"/>
      </w:pPr>
    </w:p>
    <w:p w14:paraId="3AD5AE17" w14:textId="77777777" w:rsidR="009D2E15" w:rsidRPr="00AD5DFF" w:rsidRDefault="009D2E15" w:rsidP="009D2E15">
      <w:pPr>
        <w:pStyle w:val="Caption"/>
        <w:keepNext/>
        <w:jc w:val="both"/>
      </w:pPr>
      <w:bookmarkStart w:id="56" w:name="_Ref185517760"/>
      <w:r>
        <w:t xml:space="preserve">Листинг </w:t>
      </w:r>
      <w:bookmarkEnd w:id="56"/>
      <w:r>
        <w:t>5.2.1</w:t>
      </w:r>
      <w:r w:rsidRPr="00670DC8">
        <w:t xml:space="preserve"> – </w:t>
      </w:r>
      <w:r>
        <w:t xml:space="preserve">Фрагмент скрипта вызова модуля для генерации ответа на пользовательский вопрос на естественном языке с использованием </w:t>
      </w:r>
      <w:r>
        <w:rPr>
          <w:lang w:val="en-US"/>
        </w:rPr>
        <w:t>RAG</w:t>
      </w:r>
      <w:r>
        <w:t>.</w:t>
      </w:r>
    </w:p>
    <w:tbl>
      <w:tblPr>
        <w:tblStyle w:val="TableGrid"/>
        <w:tblW w:w="0" w:type="auto"/>
        <w:tblLayout w:type="fixed"/>
        <w:tblLook w:val="06A0" w:firstRow="1" w:lastRow="0" w:firstColumn="1" w:lastColumn="0" w:noHBand="1" w:noVBand="1"/>
      </w:tblPr>
      <w:tblGrid>
        <w:gridCol w:w="9015"/>
      </w:tblGrid>
      <w:tr w:rsidR="009D2E15" w:rsidRPr="000D0507" w14:paraId="7EB55988" w14:textId="77777777">
        <w:trPr>
          <w:trHeight w:val="300"/>
        </w:trPr>
        <w:tc>
          <w:tcPr>
            <w:tcW w:w="9015" w:type="dxa"/>
            <w:shd w:val="clear" w:color="auto" w:fill="E7E6E6" w:themeFill="background2"/>
          </w:tcPr>
          <w:p w14:paraId="32848A5D" w14:textId="77777777" w:rsidR="009D2E15" w:rsidRPr="0063145B"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import </w:t>
            </w:r>
            <w:proofErr w:type="spellStart"/>
            <w:r w:rsidRPr="0063145B">
              <w:rPr>
                <w:rFonts w:ascii="Courier New" w:eastAsia="Times New Roman" w:hAnsi="Courier New" w:cs="Courier New"/>
                <w:color w:val="000000" w:themeColor="text1"/>
                <w:sz w:val="18"/>
                <w:szCs w:val="18"/>
                <w:lang w:val="en-GB"/>
              </w:rPr>
              <w:t>uuid</w:t>
            </w:r>
            <w:proofErr w:type="spellEnd"/>
            <w:r w:rsidRPr="0063145B">
              <w:rPr>
                <w:rFonts w:ascii="Courier New" w:eastAsia="Times New Roman" w:hAnsi="Courier New" w:cs="Courier New"/>
                <w:color w:val="000000" w:themeColor="text1"/>
                <w:sz w:val="18"/>
                <w:szCs w:val="18"/>
                <w:lang w:val="en-GB"/>
              </w:rPr>
              <w:t xml:space="preserve"> </w:t>
            </w:r>
          </w:p>
          <w:p w14:paraId="21BCDBBE" w14:textId="77777777" w:rsidR="009D2E15" w:rsidRPr="0063145B"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from </w:t>
            </w:r>
            <w:proofErr w:type="spellStart"/>
            <w:r w:rsidRPr="0063145B">
              <w:rPr>
                <w:rFonts w:ascii="Courier New" w:eastAsia="Times New Roman" w:hAnsi="Courier New" w:cs="Courier New"/>
                <w:color w:val="000000" w:themeColor="text1"/>
                <w:sz w:val="18"/>
                <w:szCs w:val="18"/>
                <w:lang w:val="en-GB"/>
              </w:rPr>
              <w:t>protollm_sdk.jobs.utility</w:t>
            </w:r>
            <w:proofErr w:type="spellEnd"/>
            <w:r w:rsidRPr="0063145B">
              <w:rPr>
                <w:rFonts w:ascii="Courier New" w:eastAsia="Times New Roman" w:hAnsi="Courier New" w:cs="Courier New"/>
                <w:color w:val="000000" w:themeColor="text1"/>
                <w:sz w:val="18"/>
                <w:szCs w:val="18"/>
                <w:lang w:val="en-GB"/>
              </w:rPr>
              <w:t xml:space="preserve"> import </w:t>
            </w:r>
            <w:proofErr w:type="spellStart"/>
            <w:r w:rsidRPr="0063145B">
              <w:rPr>
                <w:rFonts w:ascii="Courier New" w:eastAsia="Times New Roman" w:hAnsi="Courier New" w:cs="Courier New"/>
                <w:color w:val="000000" w:themeColor="text1"/>
                <w:sz w:val="18"/>
                <w:szCs w:val="18"/>
                <w:lang w:val="en-GB"/>
              </w:rPr>
              <w:t>construct_job_context</w:t>
            </w:r>
            <w:proofErr w:type="spellEnd"/>
            <w:r w:rsidRPr="0063145B">
              <w:rPr>
                <w:rFonts w:ascii="Courier New" w:eastAsia="Times New Roman" w:hAnsi="Courier New" w:cs="Courier New"/>
                <w:color w:val="000000" w:themeColor="text1"/>
                <w:sz w:val="18"/>
                <w:szCs w:val="18"/>
                <w:lang w:val="en-GB"/>
              </w:rPr>
              <w:t xml:space="preserve"> </w:t>
            </w:r>
          </w:p>
          <w:p w14:paraId="6546C636" w14:textId="77777777" w:rsidR="009D2E15" w:rsidRPr="0063145B"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from </w:t>
            </w:r>
            <w:proofErr w:type="spellStart"/>
            <w:r w:rsidRPr="0063145B">
              <w:rPr>
                <w:rFonts w:ascii="Courier New" w:eastAsia="Times New Roman" w:hAnsi="Courier New" w:cs="Courier New"/>
                <w:color w:val="000000" w:themeColor="text1"/>
                <w:sz w:val="18"/>
                <w:szCs w:val="18"/>
                <w:lang w:val="en-GB"/>
              </w:rPr>
              <w:t>protollm_sdk.utils.reddis</w:t>
            </w:r>
            <w:proofErr w:type="spellEnd"/>
            <w:r w:rsidRPr="0063145B">
              <w:rPr>
                <w:rFonts w:ascii="Courier New" w:eastAsia="Times New Roman" w:hAnsi="Courier New" w:cs="Courier New"/>
                <w:color w:val="000000" w:themeColor="text1"/>
                <w:sz w:val="18"/>
                <w:szCs w:val="18"/>
                <w:lang w:val="en-GB"/>
              </w:rPr>
              <w:t xml:space="preserve"> import </w:t>
            </w:r>
            <w:proofErr w:type="spellStart"/>
            <w:r w:rsidRPr="0063145B">
              <w:rPr>
                <w:rFonts w:ascii="Courier New" w:eastAsia="Times New Roman" w:hAnsi="Courier New" w:cs="Courier New"/>
                <w:color w:val="000000" w:themeColor="text1"/>
                <w:sz w:val="18"/>
                <w:szCs w:val="18"/>
                <w:lang w:val="en-GB"/>
              </w:rPr>
              <w:t>get_reddis_wrapper</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load_result</w:t>
            </w:r>
            <w:proofErr w:type="spellEnd"/>
            <w:r w:rsidRPr="0063145B">
              <w:rPr>
                <w:rFonts w:ascii="Courier New" w:eastAsia="Times New Roman" w:hAnsi="Courier New" w:cs="Courier New"/>
                <w:color w:val="000000" w:themeColor="text1"/>
                <w:sz w:val="18"/>
                <w:szCs w:val="18"/>
                <w:lang w:val="en-GB"/>
              </w:rPr>
              <w:t xml:space="preserve"> </w:t>
            </w:r>
          </w:p>
          <w:p w14:paraId="672EFCAD" w14:textId="77777777" w:rsidR="009D2E15" w:rsidRPr="0063145B"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from protollm_sdk.rags.jobs import </w:t>
            </w:r>
            <w:proofErr w:type="spellStart"/>
            <w:r w:rsidRPr="0063145B">
              <w:rPr>
                <w:rFonts w:ascii="Courier New" w:eastAsia="Times New Roman" w:hAnsi="Courier New" w:cs="Courier New"/>
                <w:color w:val="000000" w:themeColor="text1"/>
                <w:sz w:val="18"/>
                <w:szCs w:val="18"/>
                <w:lang w:val="en-GB"/>
              </w:rPr>
              <w:t>RAGJob</w:t>
            </w:r>
            <w:proofErr w:type="spellEnd"/>
            <w:r w:rsidRPr="0063145B">
              <w:rPr>
                <w:rFonts w:ascii="Courier New" w:eastAsia="Times New Roman" w:hAnsi="Courier New" w:cs="Courier New"/>
                <w:color w:val="000000" w:themeColor="text1"/>
                <w:sz w:val="18"/>
                <w:szCs w:val="18"/>
                <w:lang w:val="en-GB"/>
              </w:rPr>
              <w:t xml:space="preserve"> </w:t>
            </w:r>
          </w:p>
          <w:p w14:paraId="10A06ABE" w14:textId="77777777" w:rsidR="009D2E15" w:rsidRPr="0063145B" w:rsidRDefault="009D2E15">
            <w:pPr>
              <w:pStyle w:val="a3"/>
              <w:rPr>
                <w:rFonts w:ascii="Courier New" w:eastAsia="Times New Roman" w:hAnsi="Courier New" w:cs="Courier New"/>
                <w:color w:val="000000" w:themeColor="text1"/>
                <w:sz w:val="18"/>
                <w:szCs w:val="18"/>
                <w:lang w:val="en-GB"/>
              </w:rPr>
            </w:pPr>
          </w:p>
          <w:p w14:paraId="752BB218"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Шаг 1. Инициализация уникального номера идентификации</w:t>
            </w:r>
          </w:p>
          <w:p w14:paraId="285C2FF7" w14:textId="77777777" w:rsidR="009D2E15" w:rsidRPr="000D0507" w:rsidRDefault="009D2E15">
            <w:pPr>
              <w:pStyle w:val="a3"/>
              <w:rPr>
                <w:rFonts w:ascii="Courier New" w:eastAsia="Times New Roman" w:hAnsi="Courier New" w:cs="Courier New"/>
                <w:color w:val="000000" w:themeColor="text1"/>
                <w:sz w:val="18"/>
                <w:szCs w:val="18"/>
              </w:rPr>
            </w:pPr>
            <w:r w:rsidRPr="0063145B">
              <w:rPr>
                <w:rFonts w:ascii="Courier New" w:eastAsia="Times New Roman" w:hAnsi="Courier New" w:cs="Courier New"/>
                <w:color w:val="000000" w:themeColor="text1"/>
                <w:sz w:val="18"/>
                <w:szCs w:val="18"/>
                <w:lang w:val="en-GB"/>
              </w:rPr>
              <w:t>job</w:t>
            </w:r>
            <w:r w:rsidRPr="000D0507">
              <w:rPr>
                <w:rFonts w:ascii="Courier New" w:eastAsia="Times New Roman" w:hAnsi="Courier New" w:cs="Courier New"/>
                <w:color w:val="000000" w:themeColor="text1"/>
                <w:sz w:val="18"/>
                <w:szCs w:val="18"/>
              </w:rPr>
              <w:t>_</w:t>
            </w:r>
            <w:r w:rsidRPr="0063145B">
              <w:rPr>
                <w:rFonts w:ascii="Courier New" w:eastAsia="Times New Roman" w:hAnsi="Courier New" w:cs="Courier New"/>
                <w:color w:val="000000" w:themeColor="text1"/>
                <w:sz w:val="18"/>
                <w:szCs w:val="18"/>
                <w:lang w:val="en-GB"/>
              </w:rPr>
              <w:t>id</w:t>
            </w:r>
            <w:r w:rsidRPr="000D0507">
              <w:rPr>
                <w:rFonts w:ascii="Courier New" w:eastAsia="Times New Roman" w:hAnsi="Courier New" w:cs="Courier New"/>
                <w:color w:val="000000" w:themeColor="text1"/>
                <w:sz w:val="18"/>
                <w:szCs w:val="18"/>
              </w:rPr>
              <w:t xml:space="preserve"> = </w:t>
            </w:r>
            <w:r w:rsidRPr="0063145B">
              <w:rPr>
                <w:rFonts w:ascii="Courier New" w:eastAsia="Times New Roman" w:hAnsi="Courier New" w:cs="Courier New"/>
                <w:color w:val="000000" w:themeColor="text1"/>
                <w:sz w:val="18"/>
                <w:szCs w:val="18"/>
                <w:lang w:val="en-GB"/>
              </w:rPr>
              <w:t>str</w:t>
            </w:r>
            <w:r w:rsidRPr="000D0507">
              <w:rPr>
                <w:rFonts w:ascii="Courier New" w:eastAsia="Times New Roman" w:hAnsi="Courier New" w:cs="Courier New"/>
                <w:color w:val="000000" w:themeColor="text1"/>
                <w:sz w:val="18"/>
                <w:szCs w:val="18"/>
              </w:rPr>
              <w:t>(</w:t>
            </w:r>
            <w:proofErr w:type="spellStart"/>
            <w:r w:rsidRPr="0063145B">
              <w:rPr>
                <w:rFonts w:ascii="Courier New" w:eastAsia="Times New Roman" w:hAnsi="Courier New" w:cs="Courier New"/>
                <w:color w:val="000000" w:themeColor="text1"/>
                <w:sz w:val="18"/>
                <w:szCs w:val="18"/>
                <w:lang w:val="en-GB"/>
              </w:rPr>
              <w:t>uuid</w:t>
            </w:r>
            <w:proofErr w:type="spellEnd"/>
            <w:r w:rsidRPr="000D0507">
              <w:rPr>
                <w:rFonts w:ascii="Courier New" w:eastAsia="Times New Roman" w:hAnsi="Courier New" w:cs="Courier New"/>
                <w:color w:val="000000" w:themeColor="text1"/>
                <w:sz w:val="18"/>
                <w:szCs w:val="18"/>
              </w:rPr>
              <w:t>.</w:t>
            </w:r>
            <w:proofErr w:type="spellStart"/>
            <w:r w:rsidRPr="0063145B">
              <w:rPr>
                <w:rFonts w:ascii="Courier New" w:eastAsia="Times New Roman" w:hAnsi="Courier New" w:cs="Courier New"/>
                <w:color w:val="000000" w:themeColor="text1"/>
                <w:sz w:val="18"/>
                <w:szCs w:val="18"/>
                <w:lang w:val="en-GB"/>
              </w:rPr>
              <w:t>uuid</w:t>
            </w:r>
            <w:proofErr w:type="spellEnd"/>
            <w:r w:rsidRPr="000D0507">
              <w:rPr>
                <w:rFonts w:ascii="Courier New" w:eastAsia="Times New Roman" w:hAnsi="Courier New" w:cs="Courier New"/>
                <w:color w:val="000000" w:themeColor="text1"/>
                <w:sz w:val="18"/>
                <w:szCs w:val="18"/>
              </w:rPr>
              <w:t xml:space="preserve">4()) </w:t>
            </w:r>
          </w:p>
          <w:p w14:paraId="73A8EA46"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Шаг 2. Инициализация переменных доступа к БД и </w:t>
            </w:r>
            <w:r w:rsidRPr="0063145B">
              <w:rPr>
                <w:rFonts w:ascii="Courier New" w:eastAsia="Times New Roman" w:hAnsi="Courier New" w:cs="Courier New"/>
                <w:color w:val="000000" w:themeColor="text1"/>
                <w:sz w:val="18"/>
                <w:szCs w:val="18"/>
                <w:lang w:val="en-GB"/>
              </w:rPr>
              <w:t>SDK</w:t>
            </w:r>
          </w:p>
          <w:p w14:paraId="32306D93" w14:textId="77777777" w:rsidR="009D2E15" w:rsidRPr="0063145B" w:rsidRDefault="009D2E15">
            <w:pPr>
              <w:pStyle w:val="a3"/>
              <w:rPr>
                <w:rFonts w:ascii="Courier New" w:eastAsia="Times New Roman" w:hAnsi="Courier New" w:cs="Courier New"/>
                <w:color w:val="000000" w:themeColor="text1"/>
                <w:sz w:val="18"/>
                <w:szCs w:val="18"/>
                <w:lang w:val="en-GB"/>
              </w:rPr>
            </w:pPr>
            <w:proofErr w:type="spellStart"/>
            <w:r w:rsidRPr="0063145B">
              <w:rPr>
                <w:rFonts w:ascii="Courier New" w:eastAsia="Times New Roman" w:hAnsi="Courier New" w:cs="Courier New"/>
                <w:color w:val="000000" w:themeColor="text1"/>
                <w:sz w:val="18"/>
                <w:szCs w:val="18"/>
                <w:lang w:val="en-GB"/>
              </w:rPr>
              <w:t>job_name</w:t>
            </w:r>
            <w:proofErr w:type="spellEnd"/>
            <w:r w:rsidRPr="0063145B">
              <w:rPr>
                <w:rFonts w:ascii="Courier New" w:eastAsia="Times New Roman" w:hAnsi="Courier New" w:cs="Courier New"/>
                <w:color w:val="000000" w:themeColor="text1"/>
                <w:sz w:val="18"/>
                <w:szCs w:val="18"/>
                <w:lang w:val="en-GB"/>
              </w:rPr>
              <w:t xml:space="preserve"> = "</w:t>
            </w:r>
            <w:proofErr w:type="spellStart"/>
            <w:r w:rsidRPr="0063145B">
              <w:rPr>
                <w:rFonts w:ascii="Courier New" w:eastAsia="Times New Roman" w:hAnsi="Courier New" w:cs="Courier New"/>
                <w:color w:val="000000" w:themeColor="text1"/>
                <w:sz w:val="18"/>
                <w:szCs w:val="18"/>
                <w:lang w:val="en-GB"/>
              </w:rPr>
              <w:t>fast_validation</w:t>
            </w:r>
            <w:proofErr w:type="spellEnd"/>
            <w:r w:rsidRPr="0063145B">
              <w:rPr>
                <w:rFonts w:ascii="Courier New" w:eastAsia="Times New Roman" w:hAnsi="Courier New" w:cs="Courier New"/>
                <w:color w:val="000000" w:themeColor="text1"/>
                <w:sz w:val="18"/>
                <w:szCs w:val="18"/>
                <w:lang w:val="en-GB"/>
              </w:rPr>
              <w:t xml:space="preserve">" </w:t>
            </w:r>
          </w:p>
          <w:p w14:paraId="06E87AD8" w14:textId="77777777" w:rsidR="009D2E15" w:rsidRPr="0063145B" w:rsidRDefault="009D2E15">
            <w:pPr>
              <w:pStyle w:val="a3"/>
              <w:rPr>
                <w:rFonts w:ascii="Courier New" w:eastAsia="Times New Roman" w:hAnsi="Courier New" w:cs="Courier New"/>
                <w:color w:val="000000" w:themeColor="text1"/>
                <w:sz w:val="18"/>
                <w:szCs w:val="18"/>
                <w:lang w:val="en-GB"/>
              </w:rPr>
            </w:pPr>
            <w:proofErr w:type="spellStart"/>
            <w:r w:rsidRPr="0063145B">
              <w:rPr>
                <w:rFonts w:ascii="Courier New" w:eastAsia="Times New Roman" w:hAnsi="Courier New" w:cs="Courier New"/>
                <w:color w:val="000000" w:themeColor="text1"/>
                <w:sz w:val="18"/>
                <w:szCs w:val="18"/>
                <w:lang w:val="en-GB"/>
              </w:rPr>
              <w:t>ctx</w:t>
            </w:r>
            <w:proofErr w:type="spellEnd"/>
            <w:r w:rsidRPr="0063145B">
              <w:rPr>
                <w:rFonts w:ascii="Courier New" w:eastAsia="Times New Roman" w:hAnsi="Courier New" w:cs="Courier New"/>
                <w:color w:val="000000" w:themeColor="text1"/>
                <w:sz w:val="18"/>
                <w:szCs w:val="18"/>
                <w:lang w:val="en-GB"/>
              </w:rPr>
              <w:t xml:space="preserve"> = </w:t>
            </w:r>
            <w:proofErr w:type="spellStart"/>
            <w:r w:rsidRPr="0063145B">
              <w:rPr>
                <w:rFonts w:ascii="Courier New" w:eastAsia="Times New Roman" w:hAnsi="Courier New" w:cs="Courier New"/>
                <w:color w:val="000000" w:themeColor="text1"/>
                <w:sz w:val="18"/>
                <w:szCs w:val="18"/>
                <w:lang w:val="en-GB"/>
              </w:rPr>
              <w:t>construct_job_context</w:t>
            </w:r>
            <w:proofErr w:type="spellEnd"/>
            <w:r w:rsidRPr="0063145B">
              <w:rPr>
                <w:rFonts w:ascii="Courier New" w:eastAsia="Times New Roman" w:hAnsi="Courier New" w:cs="Courier New"/>
                <w:color w:val="000000" w:themeColor="text1"/>
                <w:sz w:val="18"/>
                <w:szCs w:val="18"/>
                <w:lang w:val="en-GB"/>
              </w:rPr>
              <w:t>(</w:t>
            </w:r>
            <w:proofErr w:type="spellStart"/>
            <w:r w:rsidRPr="0063145B">
              <w:rPr>
                <w:rFonts w:ascii="Courier New" w:eastAsia="Times New Roman" w:hAnsi="Courier New" w:cs="Courier New"/>
                <w:color w:val="000000" w:themeColor="text1"/>
                <w:sz w:val="18"/>
                <w:szCs w:val="18"/>
                <w:lang w:val="en-GB"/>
              </w:rPr>
              <w:t>job_name</w:t>
            </w:r>
            <w:proofErr w:type="spellEnd"/>
            <w:r w:rsidRPr="0063145B">
              <w:rPr>
                <w:rFonts w:ascii="Courier New" w:eastAsia="Times New Roman" w:hAnsi="Courier New" w:cs="Courier New"/>
                <w:color w:val="000000" w:themeColor="text1"/>
                <w:sz w:val="18"/>
                <w:szCs w:val="18"/>
                <w:lang w:val="en-GB"/>
              </w:rPr>
              <w:t xml:space="preserve">) </w:t>
            </w:r>
          </w:p>
          <w:p w14:paraId="1FBD6D2A" w14:textId="77777777" w:rsidR="009D2E15" w:rsidRPr="0063145B"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Шаг</w:t>
            </w:r>
            <w:proofErr w:type="spellEnd"/>
            <w:r w:rsidRPr="0063145B">
              <w:rPr>
                <w:rFonts w:ascii="Courier New" w:eastAsia="Times New Roman" w:hAnsi="Courier New" w:cs="Courier New"/>
                <w:color w:val="000000" w:themeColor="text1"/>
                <w:sz w:val="18"/>
                <w:szCs w:val="18"/>
                <w:lang w:val="en-GB"/>
              </w:rPr>
              <w:t xml:space="preserve"> 3. </w:t>
            </w:r>
            <w:proofErr w:type="spellStart"/>
            <w:r w:rsidRPr="0063145B">
              <w:rPr>
                <w:rFonts w:ascii="Courier New" w:eastAsia="Times New Roman" w:hAnsi="Courier New" w:cs="Courier New"/>
                <w:color w:val="000000" w:themeColor="text1"/>
                <w:sz w:val="18"/>
                <w:szCs w:val="18"/>
                <w:lang w:val="en-GB"/>
              </w:rPr>
              <w:t>Запуск</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поиска</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релевантных</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документов</w:t>
            </w:r>
            <w:proofErr w:type="spellEnd"/>
          </w:p>
          <w:p w14:paraId="41119CAE" w14:textId="77777777" w:rsidR="009D2E15" w:rsidRPr="0063145B" w:rsidRDefault="009D2E15">
            <w:pPr>
              <w:pStyle w:val="a3"/>
              <w:rPr>
                <w:rFonts w:ascii="Courier New" w:eastAsia="Times New Roman" w:hAnsi="Courier New" w:cs="Courier New"/>
                <w:color w:val="000000" w:themeColor="text1"/>
                <w:sz w:val="18"/>
                <w:szCs w:val="18"/>
                <w:lang w:val="en-GB"/>
              </w:rPr>
            </w:pPr>
            <w:proofErr w:type="spellStart"/>
            <w:r w:rsidRPr="0063145B">
              <w:rPr>
                <w:rFonts w:ascii="Courier New" w:eastAsia="Times New Roman" w:hAnsi="Courier New" w:cs="Courier New"/>
                <w:color w:val="000000" w:themeColor="text1"/>
                <w:sz w:val="18"/>
                <w:szCs w:val="18"/>
                <w:lang w:val="en-GB"/>
              </w:rPr>
              <w:t>RAGJob</w:t>
            </w:r>
            <w:proofErr w:type="spellEnd"/>
            <w:r w:rsidRPr="0063145B">
              <w:rPr>
                <w:rFonts w:ascii="Courier New" w:eastAsia="Times New Roman" w:hAnsi="Courier New" w:cs="Courier New"/>
                <w:color w:val="000000" w:themeColor="text1"/>
                <w:sz w:val="18"/>
                <w:szCs w:val="18"/>
                <w:lang w:val="en-GB"/>
              </w:rPr>
              <w:t>().run(</w:t>
            </w:r>
            <w:proofErr w:type="spellStart"/>
            <w:r w:rsidRPr="0063145B">
              <w:rPr>
                <w:rFonts w:ascii="Courier New" w:eastAsia="Times New Roman" w:hAnsi="Courier New" w:cs="Courier New"/>
                <w:color w:val="000000" w:themeColor="text1"/>
                <w:sz w:val="18"/>
                <w:szCs w:val="18"/>
                <w:lang w:val="en-GB"/>
              </w:rPr>
              <w:t>job_id</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ctx</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user_prompt</w:t>
            </w:r>
            <w:proofErr w:type="spellEnd"/>
            <w:r w:rsidRPr="0063145B">
              <w:rPr>
                <w:rFonts w:ascii="Courier New" w:eastAsia="Times New Roman" w:hAnsi="Courier New" w:cs="Courier New"/>
                <w:color w:val="000000" w:themeColor="text1"/>
                <w:sz w:val="18"/>
                <w:szCs w:val="18"/>
                <w:lang w:val="en-GB"/>
              </w:rPr>
              <w:t>='</w:t>
            </w:r>
            <w:proofErr w:type="spellStart"/>
            <w:r w:rsidRPr="0063145B">
              <w:rPr>
                <w:rFonts w:ascii="Courier New" w:eastAsia="Times New Roman" w:hAnsi="Courier New" w:cs="Courier New"/>
                <w:color w:val="000000" w:themeColor="text1"/>
                <w:sz w:val="18"/>
                <w:szCs w:val="18"/>
                <w:lang w:val="en-GB"/>
              </w:rPr>
              <w:t>Какой</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бывает</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арматура</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железобетонных</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конструкций</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do_reranking</w:t>
            </w:r>
            <w:proofErr w:type="spellEnd"/>
            <w:r w:rsidRPr="0063145B">
              <w:rPr>
                <w:rFonts w:ascii="Courier New" w:eastAsia="Times New Roman" w:hAnsi="Courier New" w:cs="Courier New"/>
                <w:color w:val="000000" w:themeColor="text1"/>
                <w:sz w:val="18"/>
                <w:szCs w:val="18"/>
                <w:lang w:val="en-GB"/>
              </w:rPr>
              <w:t xml:space="preserve">=False) </w:t>
            </w:r>
          </w:p>
          <w:p w14:paraId="5BB4906F"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Шаг 4. Получение ответа модели из базы данных.</w:t>
            </w:r>
          </w:p>
          <w:p w14:paraId="3915C845" w14:textId="77777777" w:rsidR="009D2E15" w:rsidRPr="0063145B" w:rsidRDefault="009D2E15">
            <w:pPr>
              <w:pStyle w:val="a3"/>
              <w:rPr>
                <w:rFonts w:ascii="Courier New" w:eastAsia="Times New Roman" w:hAnsi="Courier New" w:cs="Courier New"/>
                <w:color w:val="000000" w:themeColor="text1"/>
                <w:sz w:val="18"/>
                <w:szCs w:val="18"/>
                <w:lang w:val="en-GB"/>
              </w:rPr>
            </w:pPr>
            <w:proofErr w:type="spellStart"/>
            <w:r w:rsidRPr="0063145B">
              <w:rPr>
                <w:rFonts w:ascii="Courier New" w:eastAsia="Times New Roman" w:hAnsi="Courier New" w:cs="Courier New"/>
                <w:color w:val="000000" w:themeColor="text1"/>
                <w:sz w:val="18"/>
                <w:szCs w:val="18"/>
                <w:lang w:val="en-GB"/>
              </w:rPr>
              <w:t>rd</w:t>
            </w:r>
            <w:proofErr w:type="spellEnd"/>
            <w:r w:rsidRPr="0063145B">
              <w:rPr>
                <w:rFonts w:ascii="Courier New" w:eastAsia="Times New Roman" w:hAnsi="Courier New" w:cs="Courier New"/>
                <w:color w:val="000000" w:themeColor="text1"/>
                <w:sz w:val="18"/>
                <w:szCs w:val="18"/>
                <w:lang w:val="en-GB"/>
              </w:rPr>
              <w:t xml:space="preserve"> = </w:t>
            </w:r>
            <w:proofErr w:type="spellStart"/>
            <w:r w:rsidRPr="0063145B">
              <w:rPr>
                <w:rFonts w:ascii="Courier New" w:eastAsia="Times New Roman" w:hAnsi="Courier New" w:cs="Courier New"/>
                <w:color w:val="000000" w:themeColor="text1"/>
                <w:sz w:val="18"/>
                <w:szCs w:val="18"/>
                <w:lang w:val="en-GB"/>
              </w:rPr>
              <w:t>get_reddis_wrapper</w:t>
            </w:r>
            <w:proofErr w:type="spellEnd"/>
            <w:r w:rsidRPr="0063145B">
              <w:rPr>
                <w:rFonts w:ascii="Courier New" w:eastAsia="Times New Roman" w:hAnsi="Courier New" w:cs="Courier New"/>
                <w:color w:val="000000" w:themeColor="text1"/>
                <w:sz w:val="18"/>
                <w:szCs w:val="18"/>
                <w:lang w:val="en-GB"/>
              </w:rPr>
              <w:t xml:space="preserve">() </w:t>
            </w:r>
          </w:p>
          <w:p w14:paraId="13B0BFA8" w14:textId="77777777" w:rsidR="009D2E15" w:rsidRPr="00D656DD" w:rsidRDefault="009D2E15">
            <w:pPr>
              <w:pStyle w:val="a3"/>
              <w:rPr>
                <w:rFonts w:ascii="Courier New" w:eastAsia="Times New Roman" w:hAnsi="Courier New" w:cs="Courier New"/>
                <w:color w:val="000000" w:themeColor="text1"/>
                <w:sz w:val="18"/>
                <w:szCs w:val="18"/>
                <w:lang w:val="en-GB"/>
              </w:rPr>
            </w:pPr>
            <w:r w:rsidRPr="0063145B">
              <w:rPr>
                <w:rFonts w:ascii="Courier New" w:eastAsia="Times New Roman" w:hAnsi="Courier New" w:cs="Courier New"/>
                <w:color w:val="000000" w:themeColor="text1"/>
                <w:sz w:val="18"/>
                <w:szCs w:val="18"/>
                <w:lang w:val="en-GB"/>
              </w:rPr>
              <w:t xml:space="preserve">result = </w:t>
            </w:r>
            <w:proofErr w:type="spellStart"/>
            <w:r w:rsidRPr="0063145B">
              <w:rPr>
                <w:rFonts w:ascii="Courier New" w:eastAsia="Times New Roman" w:hAnsi="Courier New" w:cs="Courier New"/>
                <w:color w:val="000000" w:themeColor="text1"/>
                <w:sz w:val="18"/>
                <w:szCs w:val="18"/>
                <w:lang w:val="en-GB"/>
              </w:rPr>
              <w:t>load_result</w:t>
            </w:r>
            <w:proofErr w:type="spellEnd"/>
            <w:r w:rsidRPr="0063145B">
              <w:rPr>
                <w:rFonts w:ascii="Courier New" w:eastAsia="Times New Roman" w:hAnsi="Courier New" w:cs="Courier New"/>
                <w:color w:val="000000" w:themeColor="text1"/>
                <w:sz w:val="18"/>
                <w:szCs w:val="18"/>
                <w:lang w:val="en-GB"/>
              </w:rPr>
              <w:t>(</w:t>
            </w:r>
            <w:proofErr w:type="spellStart"/>
            <w:r w:rsidRPr="0063145B">
              <w:rPr>
                <w:rFonts w:ascii="Courier New" w:eastAsia="Times New Roman" w:hAnsi="Courier New" w:cs="Courier New"/>
                <w:color w:val="000000" w:themeColor="text1"/>
                <w:sz w:val="18"/>
                <w:szCs w:val="18"/>
                <w:lang w:val="en-GB"/>
              </w:rPr>
              <w:t>rd</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job_id</w:t>
            </w:r>
            <w:proofErr w:type="spellEnd"/>
            <w:r w:rsidRPr="0063145B">
              <w:rPr>
                <w:rFonts w:ascii="Courier New" w:eastAsia="Times New Roman" w:hAnsi="Courier New" w:cs="Courier New"/>
                <w:color w:val="000000" w:themeColor="text1"/>
                <w:sz w:val="18"/>
                <w:szCs w:val="18"/>
                <w:lang w:val="en-GB"/>
              </w:rPr>
              <w:t xml:space="preserve">, </w:t>
            </w:r>
            <w:proofErr w:type="spellStart"/>
            <w:r w:rsidRPr="0063145B">
              <w:rPr>
                <w:rFonts w:ascii="Courier New" w:eastAsia="Times New Roman" w:hAnsi="Courier New" w:cs="Courier New"/>
                <w:color w:val="000000" w:themeColor="text1"/>
                <w:sz w:val="18"/>
                <w:szCs w:val="18"/>
                <w:lang w:val="en-GB"/>
              </w:rPr>
              <w:t>job_name</w:t>
            </w:r>
            <w:proofErr w:type="spellEnd"/>
            <w:r w:rsidRPr="0063145B">
              <w:rPr>
                <w:rFonts w:ascii="Courier New" w:eastAsia="Times New Roman" w:hAnsi="Courier New" w:cs="Courier New"/>
                <w:color w:val="000000" w:themeColor="text1"/>
                <w:sz w:val="18"/>
                <w:szCs w:val="18"/>
                <w:lang w:val="en-GB"/>
              </w:rPr>
              <w:t>)</w:t>
            </w:r>
          </w:p>
        </w:tc>
      </w:tr>
    </w:tbl>
    <w:p w14:paraId="2ADDDF81" w14:textId="77777777" w:rsidR="0063145B" w:rsidRPr="000D0507" w:rsidRDefault="0063145B" w:rsidP="009D2E15">
      <w:pPr>
        <w:pStyle w:val="a3"/>
        <w:rPr>
          <w:lang w:val="en-US"/>
        </w:rPr>
      </w:pPr>
    </w:p>
    <w:p w14:paraId="0E38BDE1" w14:textId="77777777" w:rsidR="009D2E15" w:rsidRPr="00BF0344" w:rsidRDefault="009D2E15" w:rsidP="009D2E15">
      <w:pPr>
        <w:pStyle w:val="a3"/>
      </w:pPr>
      <w:r w:rsidRPr="00BF0344">
        <w:t xml:space="preserve">Перед запуском процесса </w:t>
      </w:r>
      <w:r>
        <w:t>с использованием модуля</w:t>
      </w:r>
      <w:r w:rsidRPr="00BF0344">
        <w:t xml:space="preserve"> требуется задать несколько переменных: </w:t>
      </w:r>
      <w:proofErr w:type="spellStart"/>
      <w:r w:rsidRPr="00BF0344">
        <w:t>id</w:t>
      </w:r>
      <w:proofErr w:type="spellEnd"/>
      <w:r w:rsidRPr="00BF0344">
        <w:t xml:space="preserve"> и название запуска, а также объект класса </w:t>
      </w:r>
      <w:proofErr w:type="spellStart"/>
      <w:r w:rsidRPr="00BF0344">
        <w:t>JobContext</w:t>
      </w:r>
      <w:proofErr w:type="spellEnd"/>
      <w:r w:rsidRPr="00BF0344">
        <w:t xml:space="preserve">, который конструируется с помощью функции </w:t>
      </w:r>
      <w:proofErr w:type="spellStart"/>
      <w:r w:rsidRPr="00BF0344">
        <w:t>construct_job_context</w:t>
      </w:r>
      <w:proofErr w:type="spellEnd"/>
      <w:r w:rsidRPr="00BF0344">
        <w:t xml:space="preserve">. Класс </w:t>
      </w:r>
      <w:proofErr w:type="spellStart"/>
      <w:r w:rsidRPr="00BF0344">
        <w:t>JobContext</w:t>
      </w:r>
      <w:proofErr w:type="spellEnd"/>
      <w:r w:rsidRPr="00BF0344">
        <w:t xml:space="preserve"> открывает возможности использования всех функций и сервисов, задекларированных внутри SDK проекта.</w:t>
      </w:r>
    </w:p>
    <w:p w14:paraId="31D923CD" w14:textId="77777777" w:rsidR="009D2E15" w:rsidRDefault="009D2E15" w:rsidP="009D2E15">
      <w:pPr>
        <w:pStyle w:val="a3"/>
      </w:pPr>
      <w:r w:rsidRPr="00BF0344">
        <w:t xml:space="preserve">Объект класса </w:t>
      </w:r>
      <w:proofErr w:type="spellStart"/>
      <w:r w:rsidRPr="00BF0344">
        <w:t>RAGJob</w:t>
      </w:r>
      <w:proofErr w:type="spellEnd"/>
      <w:r w:rsidRPr="00BF0344">
        <w:t xml:space="preserve"> позволяет запустить процесс с помощью встроенного метода </w:t>
      </w:r>
      <w:proofErr w:type="spellStart"/>
      <w:r w:rsidRPr="00BF0344">
        <w:t>run</w:t>
      </w:r>
      <w:proofErr w:type="spellEnd"/>
      <w:r w:rsidRPr="00BF0344">
        <w:t xml:space="preserve">(). Этот метод принимает на вход </w:t>
      </w:r>
      <w:proofErr w:type="spellStart"/>
      <w:r w:rsidRPr="00BF0344">
        <w:t>id</w:t>
      </w:r>
      <w:proofErr w:type="spellEnd"/>
      <w:r w:rsidRPr="00BF0344">
        <w:t xml:space="preserve"> запуска, экземпляр класса </w:t>
      </w:r>
      <w:proofErr w:type="spellStart"/>
      <w:r w:rsidRPr="00BF0344">
        <w:t>JobContext</w:t>
      </w:r>
      <w:proofErr w:type="spellEnd"/>
      <w:r w:rsidRPr="00BF0344">
        <w:t xml:space="preserve">, вопрос, ответ на который требуется найти, а также параметр </w:t>
      </w:r>
      <w:proofErr w:type="spellStart"/>
      <w:r w:rsidRPr="00BF0344">
        <w:t>use_advanced_rag</w:t>
      </w:r>
      <w:proofErr w:type="spellEnd"/>
      <w:r w:rsidRPr="00BF0344">
        <w:t xml:space="preserve">, который отвечает </w:t>
      </w:r>
      <w:r>
        <w:t>за настройку аугментации запроса</w:t>
      </w:r>
      <w:r w:rsidRPr="00BF0344">
        <w:t>.</w:t>
      </w:r>
    </w:p>
    <w:p w14:paraId="49DA43E0" w14:textId="77777777" w:rsidR="0063145B" w:rsidRDefault="0063145B" w:rsidP="009D2E15">
      <w:pPr>
        <w:pStyle w:val="a3"/>
      </w:pPr>
    </w:p>
    <w:p w14:paraId="723F38C0" w14:textId="3B0D78F6" w:rsidR="009D2E15" w:rsidRPr="0063145B" w:rsidRDefault="009D2E15" w:rsidP="0063145B">
      <w:pPr>
        <w:pStyle w:val="ListParagraph"/>
        <w:numPr>
          <w:ilvl w:val="1"/>
          <w:numId w:val="2"/>
        </w:numPr>
        <w:spacing w:line="360" w:lineRule="auto"/>
        <w:ind w:left="0" w:firstLine="0"/>
        <w:jc w:val="both"/>
        <w:outlineLvl w:val="1"/>
        <w:rPr>
          <w:rFonts w:ascii="Times New Roman" w:hAnsi="Times New Roman" w:cs="Times New Roman"/>
          <w:b/>
          <w:bCs/>
        </w:rPr>
      </w:pPr>
      <w:bookmarkStart w:id="57" w:name="_Toc185703859"/>
      <w:bookmarkStart w:id="58" w:name="_Toc185708546"/>
      <w:commentRangeStart w:id="59"/>
      <w:r w:rsidRPr="0063145B">
        <w:rPr>
          <w:rFonts w:ascii="Times New Roman" w:hAnsi="Times New Roman" w:cs="Times New Roman"/>
          <w:b/>
          <w:bCs/>
        </w:rPr>
        <w:t xml:space="preserve">Вызов модуля на основе алгоритма повышения эффективности БЯМ за счет использования ансамблей моделей и </w:t>
      </w:r>
      <w:proofErr w:type="spellStart"/>
      <w:r w:rsidRPr="0063145B">
        <w:rPr>
          <w:rFonts w:ascii="Times New Roman" w:hAnsi="Times New Roman" w:cs="Times New Roman"/>
          <w:b/>
          <w:bCs/>
        </w:rPr>
        <w:t>мультиагентных</w:t>
      </w:r>
      <w:proofErr w:type="spellEnd"/>
      <w:r w:rsidRPr="0063145B">
        <w:rPr>
          <w:rFonts w:ascii="Times New Roman" w:hAnsi="Times New Roman" w:cs="Times New Roman"/>
          <w:b/>
          <w:bCs/>
        </w:rPr>
        <w:t xml:space="preserve"> технологий</w:t>
      </w:r>
      <w:commentRangeEnd w:id="59"/>
      <w:r w:rsidRPr="0063145B">
        <w:rPr>
          <w:rFonts w:ascii="Times New Roman" w:hAnsi="Times New Roman" w:cs="Times New Roman"/>
          <w:b/>
          <w:bCs/>
        </w:rPr>
        <w:commentReference w:id="59"/>
      </w:r>
      <w:bookmarkEnd w:id="57"/>
      <w:bookmarkEnd w:id="58"/>
    </w:p>
    <w:p w14:paraId="719C03D6" w14:textId="77777777" w:rsidR="0063145B" w:rsidRDefault="0063145B" w:rsidP="009D2E15">
      <w:pPr>
        <w:pStyle w:val="a3"/>
      </w:pPr>
    </w:p>
    <w:p w14:paraId="7E711050" w14:textId="3E88347B" w:rsidR="009D2E15" w:rsidRDefault="009D2E15" w:rsidP="009D2E15">
      <w:pPr>
        <w:pStyle w:val="a3"/>
        <w:rPr>
          <w:rFonts w:eastAsia="Times New Roman"/>
          <w:color w:val="000000" w:themeColor="text1"/>
        </w:rPr>
      </w:pPr>
      <w:r>
        <w:t>В листинге 5.3</w:t>
      </w:r>
      <w:r w:rsidR="0063145B">
        <w:t>.1</w:t>
      </w:r>
      <w:r>
        <w:t xml:space="preserve"> приводится пример запуска в отладочном режиме API компоненты модуля </w:t>
      </w:r>
      <w:r w:rsidRPr="33A8C82D">
        <w:rPr>
          <w:rFonts w:eastAsia="Times New Roman"/>
          <w:color w:val="000000" w:themeColor="text1"/>
        </w:rPr>
        <w:t xml:space="preserve">повышения эффективности БЯМ за счет использования ансамблей моделей и </w:t>
      </w:r>
      <w:proofErr w:type="spellStart"/>
      <w:r w:rsidRPr="33A8C82D">
        <w:rPr>
          <w:rFonts w:eastAsia="Times New Roman"/>
          <w:color w:val="000000" w:themeColor="text1"/>
        </w:rPr>
        <w:t>мультиагентных</w:t>
      </w:r>
      <w:proofErr w:type="spellEnd"/>
      <w:r w:rsidRPr="33A8C82D">
        <w:rPr>
          <w:rFonts w:eastAsia="Times New Roman"/>
          <w:color w:val="000000" w:themeColor="text1"/>
        </w:rPr>
        <w:t xml:space="preserve"> технологий.</w:t>
      </w:r>
    </w:p>
    <w:p w14:paraId="528BC2ED" w14:textId="5980717A" w:rsidR="009D2E15" w:rsidRDefault="009D2E15" w:rsidP="007804DE">
      <w:pPr>
        <w:pStyle w:val="-10"/>
        <w:spacing w:line="360" w:lineRule="auto"/>
      </w:pPr>
      <w:r>
        <w:t>Листинг 5.</w:t>
      </w:r>
      <w:r w:rsidR="0063145B">
        <w:t>3.1</w:t>
      </w:r>
      <w:r>
        <w:t xml:space="preserve"> – Фрагмент скрипта старта сервера API компоненты модуля повышения эффективности БЯМ за счет использования ансамблей моделей и </w:t>
      </w:r>
      <w:proofErr w:type="spellStart"/>
      <w:r>
        <w:t>мультиагентных</w:t>
      </w:r>
      <w:proofErr w:type="spellEnd"/>
      <w:r>
        <w:t xml:space="preserve"> технологий.</w:t>
      </w:r>
    </w:p>
    <w:tbl>
      <w:tblPr>
        <w:tblStyle w:val="TableGrid"/>
        <w:tblW w:w="0" w:type="auto"/>
        <w:tblLayout w:type="fixed"/>
        <w:tblLook w:val="06A0" w:firstRow="1" w:lastRow="0" w:firstColumn="1" w:lastColumn="0" w:noHBand="1" w:noVBand="1"/>
      </w:tblPr>
      <w:tblGrid>
        <w:gridCol w:w="9015"/>
      </w:tblGrid>
      <w:tr w:rsidR="009D2E15" w14:paraId="22C7C8F4" w14:textId="77777777">
        <w:trPr>
          <w:trHeight w:val="300"/>
        </w:trPr>
        <w:tc>
          <w:tcPr>
            <w:tcW w:w="9015" w:type="dxa"/>
            <w:shd w:val="clear" w:color="auto" w:fill="D0CECE" w:themeFill="background2" w:themeFillShade="E6"/>
          </w:tcPr>
          <w:p w14:paraId="56C1CD4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import logging</w:t>
            </w:r>
          </w:p>
          <w:p w14:paraId="63EDB639"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31748BD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from </w:t>
            </w:r>
            <w:proofErr w:type="spellStart"/>
            <w:r w:rsidRPr="007E3ACD">
              <w:rPr>
                <w:rFonts w:ascii="Courier New" w:eastAsia="Times New Roman" w:hAnsi="Courier New" w:cs="Courier New"/>
                <w:color w:val="000000" w:themeColor="text1"/>
                <w:sz w:val="18"/>
                <w:szCs w:val="18"/>
                <w:lang w:val="en-GB"/>
              </w:rPr>
              <w:t>protollm_agents.entrypoint</w:t>
            </w:r>
            <w:proofErr w:type="spellEnd"/>
            <w:r w:rsidRPr="007E3ACD">
              <w:rPr>
                <w:rFonts w:ascii="Courier New" w:eastAsia="Times New Roman" w:hAnsi="Courier New" w:cs="Courier New"/>
                <w:color w:val="000000" w:themeColor="text1"/>
                <w:sz w:val="18"/>
                <w:szCs w:val="18"/>
                <w:lang w:val="en-GB"/>
              </w:rPr>
              <w:t xml:space="preserve"> import </w:t>
            </w:r>
            <w:proofErr w:type="spellStart"/>
            <w:r w:rsidRPr="007E3ACD">
              <w:rPr>
                <w:rFonts w:ascii="Courier New" w:eastAsia="Times New Roman" w:hAnsi="Courier New" w:cs="Courier New"/>
                <w:color w:val="000000" w:themeColor="text1"/>
                <w:sz w:val="18"/>
                <w:szCs w:val="18"/>
                <w:lang w:val="en-GB"/>
              </w:rPr>
              <w:t>Entrypoint</w:t>
            </w:r>
            <w:proofErr w:type="spellEnd"/>
          </w:p>
          <w:p w14:paraId="5F25767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from </w:t>
            </w:r>
            <w:proofErr w:type="spellStart"/>
            <w:r w:rsidRPr="007E3ACD">
              <w:rPr>
                <w:rFonts w:ascii="Courier New" w:eastAsia="Times New Roman" w:hAnsi="Courier New" w:cs="Courier New"/>
                <w:color w:val="000000" w:themeColor="text1"/>
                <w:sz w:val="18"/>
                <w:szCs w:val="18"/>
                <w:lang w:val="en-GB"/>
              </w:rPr>
              <w:t>protollm_agents.sdk.agents</w:t>
            </w:r>
            <w:proofErr w:type="spellEnd"/>
            <w:r w:rsidRPr="007E3ACD">
              <w:rPr>
                <w:rFonts w:ascii="Courier New" w:eastAsia="Times New Roman" w:hAnsi="Courier New" w:cs="Courier New"/>
                <w:color w:val="000000" w:themeColor="text1"/>
                <w:sz w:val="18"/>
                <w:szCs w:val="18"/>
                <w:lang w:val="en-GB"/>
              </w:rPr>
              <w:t xml:space="preserve"> import </w:t>
            </w:r>
            <w:proofErr w:type="spellStart"/>
            <w:r w:rsidRPr="007E3ACD">
              <w:rPr>
                <w:rFonts w:ascii="Courier New" w:eastAsia="Times New Roman" w:hAnsi="Courier New" w:cs="Courier New"/>
                <w:color w:val="000000" w:themeColor="text1"/>
                <w:sz w:val="18"/>
                <w:szCs w:val="18"/>
                <w:lang w:val="en-GB"/>
              </w:rPr>
              <w:t>StreamingAgent</w:t>
            </w:r>
            <w:proofErr w:type="spellEnd"/>
          </w:p>
          <w:p w14:paraId="3B3FB33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from </w:t>
            </w:r>
            <w:proofErr w:type="spellStart"/>
            <w:r w:rsidRPr="007E3ACD">
              <w:rPr>
                <w:rFonts w:ascii="Courier New" w:eastAsia="Times New Roman" w:hAnsi="Courier New" w:cs="Courier New"/>
                <w:color w:val="000000" w:themeColor="text1"/>
                <w:sz w:val="18"/>
                <w:szCs w:val="18"/>
                <w:lang w:val="en-GB"/>
              </w:rPr>
              <w:t>protollm_agents.sdk.models</w:t>
            </w:r>
            <w:proofErr w:type="spellEnd"/>
            <w:r w:rsidRPr="007E3ACD">
              <w:rPr>
                <w:rFonts w:ascii="Courier New" w:eastAsia="Times New Roman" w:hAnsi="Courier New" w:cs="Courier New"/>
                <w:color w:val="000000" w:themeColor="text1"/>
                <w:sz w:val="18"/>
                <w:szCs w:val="18"/>
                <w:lang w:val="en-GB"/>
              </w:rPr>
              <w:t xml:space="preserve"> import </w:t>
            </w:r>
            <w:proofErr w:type="spellStart"/>
            <w:r w:rsidRPr="007E3ACD">
              <w:rPr>
                <w:rFonts w:ascii="Courier New" w:eastAsia="Times New Roman" w:hAnsi="Courier New" w:cs="Courier New"/>
                <w:color w:val="000000" w:themeColor="text1"/>
                <w:sz w:val="18"/>
                <w:szCs w:val="18"/>
                <w:lang w:val="en-GB"/>
              </w:rPr>
              <w:t>CompletionModel</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ChatModel</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TokenizerModel</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EmbeddingAPIModel</w:t>
            </w:r>
            <w:proofErr w:type="spellEnd"/>
          </w:p>
          <w:p w14:paraId="15CC017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from </w:t>
            </w:r>
            <w:proofErr w:type="spellStart"/>
            <w:r w:rsidRPr="007E3ACD">
              <w:rPr>
                <w:rFonts w:ascii="Courier New" w:eastAsia="Times New Roman" w:hAnsi="Courier New" w:cs="Courier New"/>
                <w:color w:val="000000" w:themeColor="text1"/>
                <w:sz w:val="18"/>
                <w:szCs w:val="18"/>
                <w:lang w:val="en-GB"/>
              </w:rPr>
              <w:t>protollm_agents.sdk.vector_stores</w:t>
            </w:r>
            <w:proofErr w:type="spellEnd"/>
            <w:r w:rsidRPr="007E3ACD">
              <w:rPr>
                <w:rFonts w:ascii="Courier New" w:eastAsia="Times New Roman" w:hAnsi="Courier New" w:cs="Courier New"/>
                <w:color w:val="000000" w:themeColor="text1"/>
                <w:sz w:val="18"/>
                <w:szCs w:val="18"/>
                <w:lang w:val="en-GB"/>
              </w:rPr>
              <w:t xml:space="preserve"> import </w:t>
            </w:r>
            <w:proofErr w:type="spellStart"/>
            <w:r w:rsidRPr="007E3ACD">
              <w:rPr>
                <w:rFonts w:ascii="Courier New" w:eastAsia="Times New Roman" w:hAnsi="Courier New" w:cs="Courier New"/>
                <w:color w:val="000000" w:themeColor="text1"/>
                <w:sz w:val="18"/>
                <w:szCs w:val="18"/>
                <w:lang w:val="en-GB"/>
              </w:rPr>
              <w:t>ChromaVectorStore</w:t>
            </w:r>
            <w:proofErr w:type="spellEnd"/>
          </w:p>
          <w:p w14:paraId="4E6188C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from </w:t>
            </w:r>
            <w:proofErr w:type="spellStart"/>
            <w:r w:rsidRPr="007E3ACD">
              <w:rPr>
                <w:rFonts w:ascii="Courier New" w:eastAsia="Times New Roman" w:hAnsi="Courier New" w:cs="Courier New"/>
                <w:color w:val="000000" w:themeColor="text1"/>
                <w:sz w:val="18"/>
                <w:szCs w:val="18"/>
                <w:lang w:val="en-GB"/>
              </w:rPr>
              <w:t>pipelines.rag_agent</w:t>
            </w:r>
            <w:proofErr w:type="spellEnd"/>
            <w:r w:rsidRPr="007E3ACD">
              <w:rPr>
                <w:rFonts w:ascii="Courier New" w:eastAsia="Times New Roman" w:hAnsi="Courier New" w:cs="Courier New"/>
                <w:color w:val="000000" w:themeColor="text1"/>
                <w:sz w:val="18"/>
                <w:szCs w:val="18"/>
                <w:lang w:val="en-GB"/>
              </w:rPr>
              <w:t xml:space="preserve"> import </w:t>
            </w:r>
            <w:proofErr w:type="spellStart"/>
            <w:r w:rsidRPr="007E3ACD">
              <w:rPr>
                <w:rFonts w:ascii="Courier New" w:eastAsia="Times New Roman" w:hAnsi="Courier New" w:cs="Courier New"/>
                <w:color w:val="000000" w:themeColor="text1"/>
                <w:sz w:val="18"/>
                <w:szCs w:val="18"/>
                <w:lang w:val="en-GB"/>
              </w:rPr>
              <w:t>RAGAgent</w:t>
            </w:r>
            <w:proofErr w:type="spellEnd"/>
          </w:p>
          <w:p w14:paraId="0EC80904"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2B0E9B12"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6A5FD95A" w14:textId="77777777" w:rsidR="009D2E15" w:rsidRPr="007E3ACD" w:rsidRDefault="009D2E15">
            <w:pPr>
              <w:pStyle w:val="a3"/>
              <w:rPr>
                <w:rFonts w:ascii="Courier New" w:eastAsia="Times New Roman" w:hAnsi="Courier New" w:cs="Courier New"/>
                <w:color w:val="000000" w:themeColor="text1"/>
                <w:sz w:val="18"/>
                <w:szCs w:val="18"/>
                <w:lang w:val="en-GB"/>
              </w:rPr>
            </w:pPr>
            <w:proofErr w:type="spellStart"/>
            <w:r w:rsidRPr="007E3ACD">
              <w:rPr>
                <w:rFonts w:ascii="Courier New" w:eastAsia="Times New Roman" w:hAnsi="Courier New" w:cs="Courier New"/>
                <w:color w:val="000000" w:themeColor="text1"/>
                <w:sz w:val="18"/>
                <w:szCs w:val="18"/>
                <w:lang w:val="en-GB"/>
              </w:rPr>
              <w:t>logging.basicConfig</w:t>
            </w:r>
            <w:proofErr w:type="spellEnd"/>
            <w:r w:rsidRPr="007E3ACD">
              <w:rPr>
                <w:rFonts w:ascii="Courier New" w:eastAsia="Times New Roman" w:hAnsi="Courier New" w:cs="Courier New"/>
                <w:color w:val="000000" w:themeColor="text1"/>
                <w:sz w:val="18"/>
                <w:szCs w:val="18"/>
                <w:lang w:val="en-GB"/>
              </w:rPr>
              <w:t>(</w:t>
            </w:r>
          </w:p>
          <w:p w14:paraId="7A224D6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level=</w:t>
            </w:r>
            <w:proofErr w:type="spellStart"/>
            <w:r w:rsidRPr="007E3ACD">
              <w:rPr>
                <w:rFonts w:ascii="Courier New" w:eastAsia="Times New Roman" w:hAnsi="Courier New" w:cs="Courier New"/>
                <w:color w:val="000000" w:themeColor="text1"/>
                <w:sz w:val="18"/>
                <w:szCs w:val="18"/>
                <w:lang w:val="en-GB"/>
              </w:rPr>
              <w:t>logging.DEBUG</w:t>
            </w:r>
            <w:proofErr w:type="spellEnd"/>
            <w:r w:rsidRPr="007E3ACD">
              <w:rPr>
                <w:rFonts w:ascii="Courier New" w:eastAsia="Times New Roman" w:hAnsi="Courier New" w:cs="Courier New"/>
                <w:color w:val="000000" w:themeColor="text1"/>
                <w:sz w:val="18"/>
                <w:szCs w:val="18"/>
                <w:lang w:val="en-GB"/>
              </w:rPr>
              <w:t>,</w:t>
            </w:r>
          </w:p>
          <w:p w14:paraId="11003DF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format="%(</w:t>
            </w:r>
            <w:proofErr w:type="spellStart"/>
            <w:r w:rsidRPr="007E3ACD">
              <w:rPr>
                <w:rFonts w:ascii="Courier New" w:eastAsia="Times New Roman" w:hAnsi="Courier New" w:cs="Courier New"/>
                <w:color w:val="000000" w:themeColor="text1"/>
                <w:sz w:val="18"/>
                <w:szCs w:val="18"/>
                <w:lang w:val="en-GB"/>
              </w:rPr>
              <w:t>asctime</w:t>
            </w:r>
            <w:proofErr w:type="spellEnd"/>
            <w:r w:rsidRPr="007E3ACD">
              <w:rPr>
                <w:rFonts w:ascii="Courier New" w:eastAsia="Times New Roman" w:hAnsi="Courier New" w:cs="Courier New"/>
                <w:color w:val="000000" w:themeColor="text1"/>
                <w:sz w:val="18"/>
                <w:szCs w:val="18"/>
                <w:lang w:val="en-GB"/>
              </w:rPr>
              <w:t>)s - %(name)s - %(</w:t>
            </w:r>
            <w:proofErr w:type="spellStart"/>
            <w:r w:rsidRPr="007E3ACD">
              <w:rPr>
                <w:rFonts w:ascii="Courier New" w:eastAsia="Times New Roman" w:hAnsi="Courier New" w:cs="Courier New"/>
                <w:color w:val="000000" w:themeColor="text1"/>
                <w:sz w:val="18"/>
                <w:szCs w:val="18"/>
                <w:lang w:val="en-GB"/>
              </w:rPr>
              <w:t>levelname</w:t>
            </w:r>
            <w:proofErr w:type="spellEnd"/>
            <w:r w:rsidRPr="007E3ACD">
              <w:rPr>
                <w:rFonts w:ascii="Courier New" w:eastAsia="Times New Roman" w:hAnsi="Courier New" w:cs="Courier New"/>
                <w:color w:val="000000" w:themeColor="text1"/>
                <w:sz w:val="18"/>
                <w:szCs w:val="18"/>
                <w:lang w:val="en-GB"/>
              </w:rPr>
              <w:t>)s - %(filename)s:%(</w:t>
            </w:r>
            <w:proofErr w:type="spellStart"/>
            <w:r w:rsidRPr="007E3ACD">
              <w:rPr>
                <w:rFonts w:ascii="Courier New" w:eastAsia="Times New Roman" w:hAnsi="Courier New" w:cs="Courier New"/>
                <w:color w:val="000000" w:themeColor="text1"/>
                <w:sz w:val="18"/>
                <w:szCs w:val="18"/>
                <w:lang w:val="en-GB"/>
              </w:rPr>
              <w:t>lineno</w:t>
            </w:r>
            <w:proofErr w:type="spellEnd"/>
            <w:r w:rsidRPr="007E3ACD">
              <w:rPr>
                <w:rFonts w:ascii="Courier New" w:eastAsia="Times New Roman" w:hAnsi="Courier New" w:cs="Courier New"/>
                <w:color w:val="000000" w:themeColor="text1"/>
                <w:sz w:val="18"/>
                <w:szCs w:val="18"/>
                <w:lang w:val="en-GB"/>
              </w:rPr>
              <w:t>)d - %(message)s",</w:t>
            </w:r>
          </w:p>
          <w:p w14:paraId="5156D72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handlers=[</w:t>
            </w:r>
            <w:proofErr w:type="spellStart"/>
            <w:r w:rsidRPr="007E3ACD">
              <w:rPr>
                <w:rFonts w:ascii="Courier New" w:eastAsia="Times New Roman" w:hAnsi="Courier New" w:cs="Courier New"/>
                <w:color w:val="000000" w:themeColor="text1"/>
                <w:sz w:val="18"/>
                <w:szCs w:val="18"/>
                <w:lang w:val="en-GB"/>
              </w:rPr>
              <w:t>logging.StreamHandler</w:t>
            </w:r>
            <w:proofErr w:type="spellEnd"/>
            <w:r w:rsidRPr="007E3ACD">
              <w:rPr>
                <w:rFonts w:ascii="Courier New" w:eastAsia="Times New Roman" w:hAnsi="Courier New" w:cs="Courier New"/>
                <w:color w:val="000000" w:themeColor="text1"/>
                <w:sz w:val="18"/>
                <w:szCs w:val="18"/>
                <w:lang w:val="en-GB"/>
              </w:rPr>
              <w:t>()],</w:t>
            </w:r>
          </w:p>
          <w:p w14:paraId="0B8978A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w:t>
            </w:r>
          </w:p>
          <w:p w14:paraId="33E70F1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logger = </w:t>
            </w:r>
            <w:proofErr w:type="spellStart"/>
            <w:r w:rsidRPr="007E3ACD">
              <w:rPr>
                <w:rFonts w:ascii="Courier New" w:eastAsia="Times New Roman" w:hAnsi="Courier New" w:cs="Courier New"/>
                <w:color w:val="000000" w:themeColor="text1"/>
                <w:sz w:val="18"/>
                <w:szCs w:val="18"/>
                <w:lang w:val="en-GB"/>
              </w:rPr>
              <w:t>logging.getLogger</w:t>
            </w:r>
            <w:proofErr w:type="spellEnd"/>
            <w:r w:rsidRPr="007E3ACD">
              <w:rPr>
                <w:rFonts w:ascii="Courier New" w:eastAsia="Times New Roman" w:hAnsi="Courier New" w:cs="Courier New"/>
                <w:color w:val="000000" w:themeColor="text1"/>
                <w:sz w:val="18"/>
                <w:szCs w:val="18"/>
                <w:lang w:val="en-GB"/>
              </w:rPr>
              <w:t>(__name__)</w:t>
            </w:r>
          </w:p>
          <w:p w14:paraId="423BA0F4"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049A8D2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HOST = "localhost"</w:t>
            </w:r>
          </w:p>
          <w:p w14:paraId="3826DDB3"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4613FA8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if __name__ == "__main__":</w:t>
            </w:r>
          </w:p>
          <w:p w14:paraId="077E4F4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epoint</w:t>
            </w:r>
            <w:proofErr w:type="spellEnd"/>
            <w:r w:rsidRPr="007E3ACD">
              <w:rPr>
                <w:rFonts w:ascii="Courier New" w:eastAsia="Times New Roman" w:hAnsi="Courier New" w:cs="Courier New"/>
                <w:color w:val="000000" w:themeColor="text1"/>
                <w:sz w:val="18"/>
                <w:szCs w:val="18"/>
                <w:lang w:val="en-GB"/>
              </w:rPr>
              <w:t xml:space="preserve"> = </w:t>
            </w:r>
            <w:proofErr w:type="spellStart"/>
            <w:r w:rsidRPr="007E3ACD">
              <w:rPr>
                <w:rFonts w:ascii="Courier New" w:eastAsia="Times New Roman" w:hAnsi="Courier New" w:cs="Courier New"/>
                <w:color w:val="000000" w:themeColor="text1"/>
                <w:sz w:val="18"/>
                <w:szCs w:val="18"/>
                <w:lang w:val="en-GB"/>
              </w:rPr>
              <w:t>Entrypoint</w:t>
            </w:r>
            <w:proofErr w:type="spellEnd"/>
            <w:r w:rsidRPr="007E3ACD">
              <w:rPr>
                <w:rFonts w:ascii="Courier New" w:eastAsia="Times New Roman" w:hAnsi="Courier New" w:cs="Courier New"/>
                <w:color w:val="000000" w:themeColor="text1"/>
                <w:sz w:val="18"/>
                <w:szCs w:val="18"/>
                <w:lang w:val="en-GB"/>
              </w:rPr>
              <w:t>(</w:t>
            </w:r>
          </w:p>
          <w:p w14:paraId="13B5236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models = [</w:t>
            </w:r>
          </w:p>
          <w:p w14:paraId="271BE58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CompletionModel</w:t>
            </w:r>
            <w:proofErr w:type="spellEnd"/>
            <w:r w:rsidRPr="007E3ACD">
              <w:rPr>
                <w:rFonts w:ascii="Courier New" w:eastAsia="Times New Roman" w:hAnsi="Courier New" w:cs="Courier New"/>
                <w:color w:val="000000" w:themeColor="text1"/>
                <w:sz w:val="18"/>
                <w:szCs w:val="18"/>
                <w:lang w:val="en-GB"/>
              </w:rPr>
              <w:t>(</w:t>
            </w:r>
          </w:p>
          <w:p w14:paraId="744083D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w:t>
            </w:r>
            <w:proofErr w:type="spellStart"/>
            <w:r w:rsidRPr="007E3ACD">
              <w:rPr>
                <w:rFonts w:ascii="Courier New" w:eastAsia="Times New Roman" w:hAnsi="Courier New" w:cs="Courier New"/>
                <w:color w:val="000000" w:themeColor="text1"/>
                <w:sz w:val="18"/>
                <w:szCs w:val="18"/>
                <w:lang w:val="en-GB"/>
              </w:rPr>
              <w:t>planner_llm</w:t>
            </w:r>
            <w:proofErr w:type="spellEnd"/>
            <w:r w:rsidRPr="007E3ACD">
              <w:rPr>
                <w:rFonts w:ascii="Courier New" w:eastAsia="Times New Roman" w:hAnsi="Courier New" w:cs="Courier New"/>
                <w:color w:val="000000" w:themeColor="text1"/>
                <w:sz w:val="18"/>
                <w:szCs w:val="18"/>
                <w:lang w:val="en-GB"/>
              </w:rPr>
              <w:t>",</w:t>
            </w:r>
          </w:p>
          <w:p w14:paraId="6A0DCFB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model="/model",</w:t>
            </w:r>
          </w:p>
          <w:p w14:paraId="2EE6F48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temperature=0.01,</w:t>
            </w:r>
          </w:p>
          <w:p w14:paraId="6D3EBBD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top_p</w:t>
            </w:r>
            <w:proofErr w:type="spellEnd"/>
            <w:r w:rsidRPr="007E3ACD">
              <w:rPr>
                <w:rFonts w:ascii="Courier New" w:eastAsia="Times New Roman" w:hAnsi="Courier New" w:cs="Courier New"/>
                <w:color w:val="000000" w:themeColor="text1"/>
                <w:sz w:val="18"/>
                <w:szCs w:val="18"/>
                <w:lang w:val="en-GB"/>
              </w:rPr>
              <w:t>=0.95,</w:t>
            </w:r>
          </w:p>
          <w:p w14:paraId="1AB95C8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streaming=False,</w:t>
            </w:r>
          </w:p>
          <w:p w14:paraId="541EB7A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url</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f"http</w:t>
            </w:r>
            <w:proofErr w:type="spellEnd"/>
            <w:r w:rsidRPr="007E3ACD">
              <w:rPr>
                <w:rFonts w:ascii="Courier New" w:eastAsia="Times New Roman" w:hAnsi="Courier New" w:cs="Courier New"/>
                <w:color w:val="000000" w:themeColor="text1"/>
                <w:sz w:val="18"/>
                <w:szCs w:val="18"/>
                <w:lang w:val="en-GB"/>
              </w:rPr>
              <w:t>://{HOST}:8001/v1",</w:t>
            </w:r>
          </w:p>
          <w:p w14:paraId="39774B2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api_key</w:t>
            </w:r>
            <w:proofErr w:type="spellEnd"/>
            <w:r w:rsidRPr="007E3ACD">
              <w:rPr>
                <w:rFonts w:ascii="Courier New" w:eastAsia="Times New Roman" w:hAnsi="Courier New" w:cs="Courier New"/>
                <w:color w:val="000000" w:themeColor="text1"/>
                <w:sz w:val="18"/>
                <w:szCs w:val="18"/>
                <w:lang w:val="en-GB"/>
              </w:rPr>
              <w:t>="token",</w:t>
            </w:r>
          </w:p>
          <w:p w14:paraId="308A920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4F0FCF6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CompletionModel</w:t>
            </w:r>
            <w:proofErr w:type="spellEnd"/>
            <w:r w:rsidRPr="007E3ACD">
              <w:rPr>
                <w:rFonts w:ascii="Courier New" w:eastAsia="Times New Roman" w:hAnsi="Courier New" w:cs="Courier New"/>
                <w:color w:val="000000" w:themeColor="text1"/>
                <w:sz w:val="18"/>
                <w:szCs w:val="18"/>
                <w:lang w:val="en-GB"/>
              </w:rPr>
              <w:t>(</w:t>
            </w:r>
          </w:p>
          <w:p w14:paraId="2C93C41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w:t>
            </w:r>
            <w:proofErr w:type="spellStart"/>
            <w:r w:rsidRPr="007E3ACD">
              <w:rPr>
                <w:rFonts w:ascii="Courier New" w:eastAsia="Times New Roman" w:hAnsi="Courier New" w:cs="Courier New"/>
                <w:color w:val="000000" w:themeColor="text1"/>
                <w:sz w:val="18"/>
                <w:szCs w:val="18"/>
                <w:lang w:val="en-GB"/>
              </w:rPr>
              <w:t>generator_llm</w:t>
            </w:r>
            <w:proofErr w:type="spellEnd"/>
            <w:r w:rsidRPr="007E3ACD">
              <w:rPr>
                <w:rFonts w:ascii="Courier New" w:eastAsia="Times New Roman" w:hAnsi="Courier New" w:cs="Courier New"/>
                <w:color w:val="000000" w:themeColor="text1"/>
                <w:sz w:val="18"/>
                <w:szCs w:val="18"/>
                <w:lang w:val="en-GB"/>
              </w:rPr>
              <w:t>",</w:t>
            </w:r>
          </w:p>
          <w:p w14:paraId="3BD63F8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model="/model",</w:t>
            </w:r>
          </w:p>
          <w:p w14:paraId="25501F7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temperature=0.01,</w:t>
            </w:r>
          </w:p>
          <w:p w14:paraId="0DD3267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top_p</w:t>
            </w:r>
            <w:proofErr w:type="spellEnd"/>
            <w:r w:rsidRPr="007E3ACD">
              <w:rPr>
                <w:rFonts w:ascii="Courier New" w:eastAsia="Times New Roman" w:hAnsi="Courier New" w:cs="Courier New"/>
                <w:color w:val="000000" w:themeColor="text1"/>
                <w:sz w:val="18"/>
                <w:szCs w:val="18"/>
                <w:lang w:val="en-GB"/>
              </w:rPr>
              <w:t>=0.95,</w:t>
            </w:r>
          </w:p>
          <w:p w14:paraId="78786D9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streaming=True,</w:t>
            </w:r>
          </w:p>
          <w:p w14:paraId="3F110E1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url</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f"http</w:t>
            </w:r>
            <w:proofErr w:type="spellEnd"/>
            <w:r w:rsidRPr="007E3ACD">
              <w:rPr>
                <w:rFonts w:ascii="Courier New" w:eastAsia="Times New Roman" w:hAnsi="Courier New" w:cs="Courier New"/>
                <w:color w:val="000000" w:themeColor="text1"/>
                <w:sz w:val="18"/>
                <w:szCs w:val="18"/>
                <w:lang w:val="en-GB"/>
              </w:rPr>
              <w:t>://{HOST}:8001/v1",</w:t>
            </w:r>
          </w:p>
          <w:p w14:paraId="0C55CF0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api_key</w:t>
            </w:r>
            <w:proofErr w:type="spellEnd"/>
            <w:r w:rsidRPr="007E3ACD">
              <w:rPr>
                <w:rFonts w:ascii="Courier New" w:eastAsia="Times New Roman" w:hAnsi="Courier New" w:cs="Courier New"/>
                <w:color w:val="000000" w:themeColor="text1"/>
                <w:sz w:val="18"/>
                <w:szCs w:val="18"/>
                <w:lang w:val="en-GB"/>
              </w:rPr>
              <w:t>="token",</w:t>
            </w:r>
          </w:p>
          <w:p w14:paraId="52F467D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05402EE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ChatModel</w:t>
            </w:r>
            <w:proofErr w:type="spellEnd"/>
            <w:r w:rsidRPr="007E3ACD">
              <w:rPr>
                <w:rFonts w:ascii="Courier New" w:eastAsia="Times New Roman" w:hAnsi="Courier New" w:cs="Courier New"/>
                <w:color w:val="000000" w:themeColor="text1"/>
                <w:sz w:val="18"/>
                <w:szCs w:val="18"/>
                <w:lang w:val="en-GB"/>
              </w:rPr>
              <w:t>(</w:t>
            </w:r>
          </w:p>
          <w:p w14:paraId="0A52E85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w:t>
            </w:r>
            <w:proofErr w:type="spellStart"/>
            <w:r w:rsidRPr="007E3ACD">
              <w:rPr>
                <w:rFonts w:ascii="Courier New" w:eastAsia="Times New Roman" w:hAnsi="Courier New" w:cs="Courier New"/>
                <w:color w:val="000000" w:themeColor="text1"/>
                <w:sz w:val="18"/>
                <w:szCs w:val="18"/>
                <w:lang w:val="en-GB"/>
              </w:rPr>
              <w:t>router_llm</w:t>
            </w:r>
            <w:proofErr w:type="spellEnd"/>
            <w:r w:rsidRPr="007E3ACD">
              <w:rPr>
                <w:rFonts w:ascii="Courier New" w:eastAsia="Times New Roman" w:hAnsi="Courier New" w:cs="Courier New"/>
                <w:color w:val="000000" w:themeColor="text1"/>
                <w:sz w:val="18"/>
                <w:szCs w:val="18"/>
                <w:lang w:val="en-GB"/>
              </w:rPr>
              <w:t>",</w:t>
            </w:r>
          </w:p>
          <w:p w14:paraId="29A84ED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model="/model",</w:t>
            </w:r>
          </w:p>
          <w:p w14:paraId="38E4490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temperature=0.01,</w:t>
            </w:r>
          </w:p>
          <w:p w14:paraId="28D30FC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top_p</w:t>
            </w:r>
            <w:proofErr w:type="spellEnd"/>
            <w:r w:rsidRPr="007E3ACD">
              <w:rPr>
                <w:rFonts w:ascii="Courier New" w:eastAsia="Times New Roman" w:hAnsi="Courier New" w:cs="Courier New"/>
                <w:color w:val="000000" w:themeColor="text1"/>
                <w:sz w:val="18"/>
                <w:szCs w:val="18"/>
                <w:lang w:val="en-GB"/>
              </w:rPr>
              <w:t>=0.95,</w:t>
            </w:r>
          </w:p>
          <w:p w14:paraId="4411048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streaming=True,</w:t>
            </w:r>
          </w:p>
          <w:p w14:paraId="5BE7BAE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url</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f"http</w:t>
            </w:r>
            <w:proofErr w:type="spellEnd"/>
            <w:r w:rsidRPr="007E3ACD">
              <w:rPr>
                <w:rFonts w:ascii="Courier New" w:eastAsia="Times New Roman" w:hAnsi="Courier New" w:cs="Courier New"/>
                <w:color w:val="000000" w:themeColor="text1"/>
                <w:sz w:val="18"/>
                <w:szCs w:val="18"/>
                <w:lang w:val="en-GB"/>
              </w:rPr>
              <w:t>://{HOST}:8001/v1",</w:t>
            </w:r>
          </w:p>
          <w:p w14:paraId="63FB416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api_key</w:t>
            </w:r>
            <w:proofErr w:type="spellEnd"/>
            <w:r w:rsidRPr="007E3ACD">
              <w:rPr>
                <w:rFonts w:ascii="Courier New" w:eastAsia="Times New Roman" w:hAnsi="Courier New" w:cs="Courier New"/>
                <w:color w:val="000000" w:themeColor="text1"/>
                <w:sz w:val="18"/>
                <w:szCs w:val="18"/>
                <w:lang w:val="en-GB"/>
              </w:rPr>
              <w:t>="token",</w:t>
            </w:r>
          </w:p>
          <w:p w14:paraId="39082F4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0A0ABF7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TokenizerModel</w:t>
            </w:r>
            <w:proofErr w:type="spellEnd"/>
            <w:r w:rsidRPr="007E3ACD">
              <w:rPr>
                <w:rFonts w:ascii="Courier New" w:eastAsia="Times New Roman" w:hAnsi="Courier New" w:cs="Courier New"/>
                <w:color w:val="000000" w:themeColor="text1"/>
                <w:sz w:val="18"/>
                <w:szCs w:val="18"/>
                <w:lang w:val="en-GB"/>
              </w:rPr>
              <w:t>(</w:t>
            </w:r>
          </w:p>
          <w:p w14:paraId="595FF7B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name="qwen_2.5",</w:t>
            </w:r>
          </w:p>
          <w:p w14:paraId="51AE3BB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path_or_repo_id</w:t>
            </w:r>
            <w:proofErr w:type="spellEnd"/>
            <w:r w:rsidRPr="007E3ACD">
              <w:rPr>
                <w:rFonts w:ascii="Courier New" w:eastAsia="Times New Roman" w:hAnsi="Courier New" w:cs="Courier New"/>
                <w:color w:val="000000" w:themeColor="text1"/>
                <w:sz w:val="18"/>
                <w:szCs w:val="18"/>
                <w:lang w:val="en-GB"/>
              </w:rPr>
              <w:t>="Qwen/Qwen2.5-7B-Instruct",</w:t>
            </w:r>
          </w:p>
          <w:p w14:paraId="24366D7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57135E94"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EmbeddingAPIModel</w:t>
            </w:r>
            <w:proofErr w:type="spellEnd"/>
            <w:r w:rsidRPr="007E3ACD">
              <w:rPr>
                <w:rFonts w:ascii="Courier New" w:eastAsia="Times New Roman" w:hAnsi="Courier New" w:cs="Courier New"/>
                <w:color w:val="000000" w:themeColor="text1"/>
                <w:sz w:val="18"/>
                <w:szCs w:val="18"/>
                <w:lang w:val="en-GB"/>
              </w:rPr>
              <w:t>(</w:t>
            </w:r>
          </w:p>
          <w:p w14:paraId="1D202B8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name="e5-mistral-7b-instruct",</w:t>
            </w:r>
          </w:p>
          <w:p w14:paraId="7631E89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model="/models/e5-mistral-7b-instruct",</w:t>
            </w:r>
          </w:p>
          <w:p w14:paraId="73B535A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url</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f"http</w:t>
            </w:r>
            <w:proofErr w:type="spellEnd"/>
            <w:r w:rsidRPr="007E3ACD">
              <w:rPr>
                <w:rFonts w:ascii="Courier New" w:eastAsia="Times New Roman" w:hAnsi="Courier New" w:cs="Courier New"/>
                <w:color w:val="000000" w:themeColor="text1"/>
                <w:sz w:val="18"/>
                <w:szCs w:val="18"/>
                <w:lang w:val="en-GB"/>
              </w:rPr>
              <w:t>://{HOST}:58891/v1",</w:t>
            </w:r>
          </w:p>
          <w:p w14:paraId="09D7720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api_key</w:t>
            </w:r>
            <w:proofErr w:type="spellEnd"/>
            <w:r w:rsidRPr="007E3ACD">
              <w:rPr>
                <w:rFonts w:ascii="Courier New" w:eastAsia="Times New Roman" w:hAnsi="Courier New" w:cs="Courier New"/>
                <w:color w:val="000000" w:themeColor="text1"/>
                <w:sz w:val="18"/>
                <w:szCs w:val="18"/>
                <w:lang w:val="en-GB"/>
              </w:rPr>
              <w:t>="token",</w:t>
            </w:r>
          </w:p>
          <w:p w14:paraId="293E38D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check_embedding_ctx_length</w:t>
            </w:r>
            <w:proofErr w:type="spellEnd"/>
            <w:r w:rsidRPr="007E3ACD">
              <w:rPr>
                <w:rFonts w:ascii="Courier New" w:eastAsia="Times New Roman" w:hAnsi="Courier New" w:cs="Courier New"/>
                <w:color w:val="000000" w:themeColor="text1"/>
                <w:sz w:val="18"/>
                <w:szCs w:val="18"/>
                <w:lang w:val="en-GB"/>
              </w:rPr>
              <w:t>=False,</w:t>
            </w:r>
          </w:p>
          <w:p w14:paraId="5317F9E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tiktoken_enabled</w:t>
            </w:r>
            <w:proofErr w:type="spellEnd"/>
            <w:r w:rsidRPr="007E3ACD">
              <w:rPr>
                <w:rFonts w:ascii="Courier New" w:eastAsia="Times New Roman" w:hAnsi="Courier New" w:cs="Courier New"/>
                <w:color w:val="000000" w:themeColor="text1"/>
                <w:sz w:val="18"/>
                <w:szCs w:val="18"/>
                <w:lang w:val="en-GB"/>
              </w:rPr>
              <w:t>=False,</w:t>
            </w:r>
          </w:p>
          <w:p w14:paraId="59DA222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205CFDD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2A8332D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agents = [</w:t>
            </w:r>
          </w:p>
          <w:p w14:paraId="0642471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RAGAgent</w:t>
            </w:r>
            <w:proofErr w:type="spellEnd"/>
            <w:r w:rsidRPr="007E3ACD">
              <w:rPr>
                <w:rFonts w:ascii="Courier New" w:eastAsia="Times New Roman" w:hAnsi="Courier New" w:cs="Courier New"/>
                <w:color w:val="000000" w:themeColor="text1"/>
                <w:sz w:val="18"/>
                <w:szCs w:val="18"/>
                <w:lang w:val="en-GB"/>
              </w:rPr>
              <w:t>(</w:t>
            </w:r>
          </w:p>
          <w:p w14:paraId="37AED151" w14:textId="77777777" w:rsidR="009D2E15" w:rsidRPr="000D0507" w:rsidRDefault="009D2E15">
            <w:pPr>
              <w:pStyle w:val="a3"/>
              <w:rPr>
                <w:rFonts w:ascii="Courier New" w:eastAsia="Times New Roman" w:hAnsi="Courier New" w:cs="Courier New"/>
                <w:color w:val="000000" w:themeColor="text1"/>
                <w:sz w:val="18"/>
                <w:szCs w:val="18"/>
              </w:rPr>
            </w:pPr>
            <w:r w:rsidRPr="007E3ACD">
              <w:rPr>
                <w:rFonts w:ascii="Courier New" w:eastAsia="Times New Roman" w:hAnsi="Courier New" w:cs="Courier New"/>
                <w:color w:val="000000" w:themeColor="text1"/>
                <w:sz w:val="18"/>
                <w:szCs w:val="18"/>
                <w:lang w:val="en-GB"/>
              </w:rPr>
              <w:t xml:space="preserve">            name</w:t>
            </w:r>
            <w:r w:rsidRPr="000D0507">
              <w:rPr>
                <w:rFonts w:ascii="Courier New" w:eastAsia="Times New Roman" w:hAnsi="Courier New" w:cs="Courier New"/>
                <w:color w:val="000000" w:themeColor="text1"/>
                <w:sz w:val="18"/>
                <w:szCs w:val="18"/>
              </w:rPr>
              <w:t>="</w:t>
            </w:r>
            <w:r w:rsidRPr="007E3ACD">
              <w:rPr>
                <w:rFonts w:ascii="Courier New" w:eastAsia="Times New Roman" w:hAnsi="Courier New" w:cs="Courier New"/>
                <w:color w:val="000000" w:themeColor="text1"/>
                <w:sz w:val="18"/>
                <w:szCs w:val="18"/>
                <w:lang w:val="en-GB"/>
              </w:rPr>
              <w:t>rag</w:t>
            </w:r>
            <w:r w:rsidRPr="000D0507">
              <w:rPr>
                <w:rFonts w:ascii="Courier New" w:eastAsia="Times New Roman" w:hAnsi="Courier New" w:cs="Courier New"/>
                <w:color w:val="000000" w:themeColor="text1"/>
                <w:sz w:val="18"/>
                <w:szCs w:val="18"/>
              </w:rPr>
              <w:t>_</w:t>
            </w:r>
            <w:r w:rsidRPr="007E3ACD">
              <w:rPr>
                <w:rFonts w:ascii="Courier New" w:eastAsia="Times New Roman" w:hAnsi="Courier New" w:cs="Courier New"/>
                <w:color w:val="000000" w:themeColor="text1"/>
                <w:sz w:val="18"/>
                <w:szCs w:val="18"/>
                <w:lang w:val="en-GB"/>
              </w:rPr>
              <w:t>domain</w:t>
            </w:r>
            <w:r w:rsidRPr="000D0507">
              <w:rPr>
                <w:rFonts w:ascii="Courier New" w:eastAsia="Times New Roman" w:hAnsi="Courier New" w:cs="Courier New"/>
                <w:color w:val="000000" w:themeColor="text1"/>
                <w:sz w:val="18"/>
                <w:szCs w:val="18"/>
              </w:rPr>
              <w:t>1",</w:t>
            </w:r>
          </w:p>
          <w:p w14:paraId="48A0E997"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w:t>
            </w:r>
            <w:r w:rsidRPr="007E3ACD">
              <w:rPr>
                <w:rFonts w:ascii="Courier New" w:eastAsia="Times New Roman" w:hAnsi="Courier New" w:cs="Courier New"/>
                <w:color w:val="000000" w:themeColor="text1"/>
                <w:sz w:val="18"/>
                <w:szCs w:val="18"/>
                <w:lang w:val="en-GB"/>
              </w:rPr>
              <w:t>description</w:t>
            </w:r>
            <w:r w:rsidRPr="000D0507">
              <w:rPr>
                <w:rFonts w:ascii="Courier New" w:eastAsia="Times New Roman" w:hAnsi="Courier New" w:cs="Courier New"/>
                <w:color w:val="000000" w:themeColor="text1"/>
                <w:sz w:val="18"/>
                <w:szCs w:val="18"/>
              </w:rPr>
              <w:t xml:space="preserve">="Поиск по базе </w:t>
            </w:r>
            <w:proofErr w:type="spellStart"/>
            <w:r w:rsidRPr="000D0507">
              <w:rPr>
                <w:rFonts w:ascii="Courier New" w:eastAsia="Times New Roman" w:hAnsi="Courier New" w:cs="Courier New"/>
                <w:color w:val="000000" w:themeColor="text1"/>
                <w:sz w:val="18"/>
                <w:szCs w:val="18"/>
              </w:rPr>
              <w:t>докуметов</w:t>
            </w:r>
            <w:proofErr w:type="spellEnd"/>
            <w:r w:rsidRPr="000D0507">
              <w:rPr>
                <w:rFonts w:ascii="Courier New" w:eastAsia="Times New Roman" w:hAnsi="Courier New" w:cs="Courier New"/>
                <w:color w:val="000000" w:themeColor="text1"/>
                <w:sz w:val="18"/>
                <w:szCs w:val="18"/>
              </w:rPr>
              <w:t xml:space="preserve"> домена 1",</w:t>
            </w:r>
          </w:p>
          <w:p w14:paraId="602E258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0D0507">
              <w:rPr>
                <w:rFonts w:ascii="Courier New" w:eastAsia="Times New Roman" w:hAnsi="Courier New" w:cs="Courier New"/>
                <w:color w:val="000000" w:themeColor="text1"/>
                <w:sz w:val="18"/>
                <w:szCs w:val="18"/>
              </w:rPr>
              <w:t xml:space="preserve">            </w:t>
            </w:r>
            <w:r w:rsidRPr="007E3ACD">
              <w:rPr>
                <w:rFonts w:ascii="Courier New" w:eastAsia="Times New Roman" w:hAnsi="Courier New" w:cs="Courier New"/>
                <w:color w:val="000000" w:themeColor="text1"/>
                <w:sz w:val="18"/>
                <w:szCs w:val="18"/>
                <w:lang w:val="en-GB"/>
              </w:rPr>
              <w:t>arguments=</w:t>
            </w:r>
            <w:proofErr w:type="spellStart"/>
            <w:r w:rsidRPr="007E3ACD">
              <w:rPr>
                <w:rFonts w:ascii="Courier New" w:eastAsia="Times New Roman" w:hAnsi="Courier New" w:cs="Courier New"/>
                <w:color w:val="000000" w:themeColor="text1"/>
                <w:sz w:val="18"/>
                <w:szCs w:val="18"/>
                <w:lang w:val="en-GB"/>
              </w:rPr>
              <w:t>RAGAgent.Arguments</w:t>
            </w:r>
            <w:proofErr w:type="spellEnd"/>
            <w:r w:rsidRPr="007E3ACD">
              <w:rPr>
                <w:rFonts w:ascii="Courier New" w:eastAsia="Times New Roman" w:hAnsi="Courier New" w:cs="Courier New"/>
                <w:color w:val="000000" w:themeColor="text1"/>
                <w:sz w:val="18"/>
                <w:szCs w:val="18"/>
                <w:lang w:val="en-GB"/>
              </w:rPr>
              <w:t>(</w:t>
            </w:r>
          </w:p>
          <w:p w14:paraId="6562F73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max_input_tokens</w:t>
            </w:r>
            <w:proofErr w:type="spellEnd"/>
            <w:r w:rsidRPr="007E3ACD">
              <w:rPr>
                <w:rFonts w:ascii="Courier New" w:eastAsia="Times New Roman" w:hAnsi="Courier New" w:cs="Courier New"/>
                <w:color w:val="000000" w:themeColor="text1"/>
                <w:sz w:val="18"/>
                <w:szCs w:val="18"/>
                <w:lang w:val="en-GB"/>
              </w:rPr>
              <w:t>=6144,</w:t>
            </w:r>
          </w:p>
          <w:p w14:paraId="20B41D1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max_chat_history_token_length</w:t>
            </w:r>
            <w:proofErr w:type="spellEnd"/>
            <w:r w:rsidRPr="007E3ACD">
              <w:rPr>
                <w:rFonts w:ascii="Courier New" w:eastAsia="Times New Roman" w:hAnsi="Courier New" w:cs="Courier New"/>
                <w:color w:val="000000" w:themeColor="text1"/>
                <w:sz w:val="18"/>
                <w:szCs w:val="18"/>
                <w:lang w:val="en-GB"/>
              </w:rPr>
              <w:t>=24576,</w:t>
            </w:r>
          </w:p>
          <w:p w14:paraId="38CD59E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retrieving_top_k</w:t>
            </w:r>
            <w:proofErr w:type="spellEnd"/>
            <w:r w:rsidRPr="007E3ACD">
              <w:rPr>
                <w:rFonts w:ascii="Courier New" w:eastAsia="Times New Roman" w:hAnsi="Courier New" w:cs="Courier New"/>
                <w:color w:val="000000" w:themeColor="text1"/>
                <w:sz w:val="18"/>
                <w:szCs w:val="18"/>
                <w:lang w:val="en-GB"/>
              </w:rPr>
              <w:t>=2,</w:t>
            </w:r>
          </w:p>
          <w:p w14:paraId="38FE6BC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generator_context_top_k</w:t>
            </w:r>
            <w:proofErr w:type="spellEnd"/>
            <w:r w:rsidRPr="007E3ACD">
              <w:rPr>
                <w:rFonts w:ascii="Courier New" w:eastAsia="Times New Roman" w:hAnsi="Courier New" w:cs="Courier New"/>
                <w:color w:val="000000" w:themeColor="text1"/>
                <w:sz w:val="18"/>
                <w:szCs w:val="18"/>
                <w:lang w:val="en-GB"/>
              </w:rPr>
              <w:t>=2,</w:t>
            </w:r>
          </w:p>
          <w:p w14:paraId="137A678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include_original_question_in_queries</w:t>
            </w:r>
            <w:proofErr w:type="spellEnd"/>
            <w:r w:rsidRPr="007E3ACD">
              <w:rPr>
                <w:rFonts w:ascii="Courier New" w:eastAsia="Times New Roman" w:hAnsi="Courier New" w:cs="Courier New"/>
                <w:color w:val="000000" w:themeColor="text1"/>
                <w:sz w:val="18"/>
                <w:szCs w:val="18"/>
                <w:lang w:val="en-GB"/>
              </w:rPr>
              <w:t>=True,</w:t>
            </w:r>
          </w:p>
          <w:p w14:paraId="59E14CA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planner_model_name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planner_llm</w:t>
            </w:r>
            <w:proofErr w:type="spellEnd"/>
            <w:r w:rsidRPr="007E3ACD">
              <w:rPr>
                <w:rFonts w:ascii="Courier New" w:eastAsia="Times New Roman" w:hAnsi="Courier New" w:cs="Courier New"/>
                <w:color w:val="000000" w:themeColor="text1"/>
                <w:sz w:val="18"/>
                <w:szCs w:val="18"/>
                <w:lang w:val="en-GB"/>
              </w:rPr>
              <w:t>",</w:t>
            </w:r>
          </w:p>
          <w:p w14:paraId="3347650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generator_llm</w:t>
            </w:r>
            <w:proofErr w:type="spellEnd"/>
            <w:r w:rsidRPr="007E3ACD">
              <w:rPr>
                <w:rFonts w:ascii="Courier New" w:eastAsia="Times New Roman" w:hAnsi="Courier New" w:cs="Courier New"/>
                <w:color w:val="000000" w:themeColor="text1"/>
                <w:sz w:val="18"/>
                <w:szCs w:val="18"/>
                <w:lang w:val="en-GB"/>
              </w:rPr>
              <w:t>",</w:t>
            </w:r>
          </w:p>
          <w:p w14:paraId="54FAE79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tokenizer_name</w:t>
            </w:r>
            <w:proofErr w:type="spellEnd"/>
            <w:r w:rsidRPr="007E3ACD">
              <w:rPr>
                <w:rFonts w:ascii="Courier New" w:eastAsia="Times New Roman" w:hAnsi="Courier New" w:cs="Courier New"/>
                <w:color w:val="000000" w:themeColor="text1"/>
                <w:sz w:val="18"/>
                <w:szCs w:val="18"/>
                <w:lang w:val="en-GB"/>
              </w:rPr>
              <w:t>="qwen_2.5",</w:t>
            </w:r>
          </w:p>
          <w:p w14:paraId="3893CBA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store_name</w:t>
            </w:r>
            <w:proofErr w:type="spellEnd"/>
            <w:r w:rsidRPr="007E3ACD">
              <w:rPr>
                <w:rFonts w:ascii="Courier New" w:eastAsia="Times New Roman" w:hAnsi="Courier New" w:cs="Courier New"/>
                <w:color w:val="000000" w:themeColor="text1"/>
                <w:sz w:val="18"/>
                <w:szCs w:val="18"/>
                <w:lang w:val="en-GB"/>
              </w:rPr>
              <w:t>="chroma_domain1",</w:t>
            </w:r>
          </w:p>
          <w:p w14:paraId="18F95F5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31CAC4D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4AEDAC0B"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RAGAgent</w:t>
            </w:r>
            <w:proofErr w:type="spellEnd"/>
            <w:r w:rsidRPr="007E3ACD">
              <w:rPr>
                <w:rFonts w:ascii="Courier New" w:eastAsia="Times New Roman" w:hAnsi="Courier New" w:cs="Courier New"/>
                <w:color w:val="000000" w:themeColor="text1"/>
                <w:sz w:val="18"/>
                <w:szCs w:val="18"/>
                <w:lang w:val="en-GB"/>
              </w:rPr>
              <w:t>(</w:t>
            </w:r>
          </w:p>
          <w:p w14:paraId="1AEDF03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name="rag_domain2",</w:t>
            </w:r>
          </w:p>
          <w:p w14:paraId="3525867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description="</w:t>
            </w:r>
            <w:proofErr w:type="spellStart"/>
            <w:r w:rsidRPr="007E3ACD">
              <w:rPr>
                <w:rFonts w:ascii="Courier New" w:eastAsia="Times New Roman" w:hAnsi="Courier New" w:cs="Courier New"/>
                <w:color w:val="000000" w:themeColor="text1"/>
                <w:sz w:val="18"/>
                <w:szCs w:val="18"/>
                <w:lang w:val="en-GB"/>
              </w:rPr>
              <w:t>Поиск</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по</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базе</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докуметов</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домена</w:t>
            </w:r>
            <w:proofErr w:type="spellEnd"/>
            <w:r w:rsidRPr="007E3ACD">
              <w:rPr>
                <w:rFonts w:ascii="Courier New" w:eastAsia="Times New Roman" w:hAnsi="Courier New" w:cs="Courier New"/>
                <w:color w:val="000000" w:themeColor="text1"/>
                <w:sz w:val="18"/>
                <w:szCs w:val="18"/>
                <w:lang w:val="en-GB"/>
              </w:rPr>
              <w:t xml:space="preserve"> 2",</w:t>
            </w:r>
          </w:p>
          <w:p w14:paraId="7BA428D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arguments=</w:t>
            </w:r>
            <w:proofErr w:type="spellStart"/>
            <w:r w:rsidRPr="007E3ACD">
              <w:rPr>
                <w:rFonts w:ascii="Courier New" w:eastAsia="Times New Roman" w:hAnsi="Courier New" w:cs="Courier New"/>
                <w:color w:val="000000" w:themeColor="text1"/>
                <w:sz w:val="18"/>
                <w:szCs w:val="18"/>
                <w:lang w:val="en-GB"/>
              </w:rPr>
              <w:t>RAGAgent.Arguments</w:t>
            </w:r>
            <w:proofErr w:type="spellEnd"/>
            <w:r w:rsidRPr="007E3ACD">
              <w:rPr>
                <w:rFonts w:ascii="Courier New" w:eastAsia="Times New Roman" w:hAnsi="Courier New" w:cs="Courier New"/>
                <w:color w:val="000000" w:themeColor="text1"/>
                <w:sz w:val="18"/>
                <w:szCs w:val="18"/>
                <w:lang w:val="en-GB"/>
              </w:rPr>
              <w:t>(</w:t>
            </w:r>
          </w:p>
          <w:p w14:paraId="63BFC75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max_input_tokens</w:t>
            </w:r>
            <w:proofErr w:type="spellEnd"/>
            <w:r w:rsidRPr="007E3ACD">
              <w:rPr>
                <w:rFonts w:ascii="Courier New" w:eastAsia="Times New Roman" w:hAnsi="Courier New" w:cs="Courier New"/>
                <w:color w:val="000000" w:themeColor="text1"/>
                <w:sz w:val="18"/>
                <w:szCs w:val="18"/>
                <w:lang w:val="en-GB"/>
              </w:rPr>
              <w:t>=6144,</w:t>
            </w:r>
          </w:p>
          <w:p w14:paraId="4F4F9C4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max_chat_history_token_length</w:t>
            </w:r>
            <w:proofErr w:type="spellEnd"/>
            <w:r w:rsidRPr="007E3ACD">
              <w:rPr>
                <w:rFonts w:ascii="Courier New" w:eastAsia="Times New Roman" w:hAnsi="Courier New" w:cs="Courier New"/>
                <w:color w:val="000000" w:themeColor="text1"/>
                <w:sz w:val="18"/>
                <w:szCs w:val="18"/>
                <w:lang w:val="en-GB"/>
              </w:rPr>
              <w:t>=24576,</w:t>
            </w:r>
          </w:p>
          <w:p w14:paraId="3C2B9F7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retrieving_top_k</w:t>
            </w:r>
            <w:proofErr w:type="spellEnd"/>
            <w:r w:rsidRPr="007E3ACD">
              <w:rPr>
                <w:rFonts w:ascii="Courier New" w:eastAsia="Times New Roman" w:hAnsi="Courier New" w:cs="Courier New"/>
                <w:color w:val="000000" w:themeColor="text1"/>
                <w:sz w:val="18"/>
                <w:szCs w:val="18"/>
                <w:lang w:val="en-GB"/>
              </w:rPr>
              <w:t>=2,</w:t>
            </w:r>
          </w:p>
          <w:p w14:paraId="7092921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generator_context_top_k</w:t>
            </w:r>
            <w:proofErr w:type="spellEnd"/>
            <w:r w:rsidRPr="007E3ACD">
              <w:rPr>
                <w:rFonts w:ascii="Courier New" w:eastAsia="Times New Roman" w:hAnsi="Courier New" w:cs="Courier New"/>
                <w:color w:val="000000" w:themeColor="text1"/>
                <w:sz w:val="18"/>
                <w:szCs w:val="18"/>
                <w:lang w:val="en-GB"/>
              </w:rPr>
              <w:t>=2,</w:t>
            </w:r>
          </w:p>
          <w:p w14:paraId="41FB7D1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include_original_question_in_queries</w:t>
            </w:r>
            <w:proofErr w:type="spellEnd"/>
            <w:r w:rsidRPr="007E3ACD">
              <w:rPr>
                <w:rFonts w:ascii="Courier New" w:eastAsia="Times New Roman" w:hAnsi="Courier New" w:cs="Courier New"/>
                <w:color w:val="000000" w:themeColor="text1"/>
                <w:sz w:val="18"/>
                <w:szCs w:val="18"/>
                <w:lang w:val="en-GB"/>
              </w:rPr>
              <w:t>=True,</w:t>
            </w:r>
          </w:p>
          <w:p w14:paraId="67FA6AD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planner_model_name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planner_llm</w:t>
            </w:r>
            <w:proofErr w:type="spellEnd"/>
            <w:r w:rsidRPr="007E3ACD">
              <w:rPr>
                <w:rFonts w:ascii="Courier New" w:eastAsia="Times New Roman" w:hAnsi="Courier New" w:cs="Courier New"/>
                <w:color w:val="000000" w:themeColor="text1"/>
                <w:sz w:val="18"/>
                <w:szCs w:val="18"/>
                <w:lang w:val="en-GB"/>
              </w:rPr>
              <w:t>",</w:t>
            </w:r>
          </w:p>
          <w:p w14:paraId="0CE2912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generator_llm</w:t>
            </w:r>
            <w:proofErr w:type="spellEnd"/>
            <w:r w:rsidRPr="007E3ACD">
              <w:rPr>
                <w:rFonts w:ascii="Courier New" w:eastAsia="Times New Roman" w:hAnsi="Courier New" w:cs="Courier New"/>
                <w:color w:val="000000" w:themeColor="text1"/>
                <w:sz w:val="18"/>
                <w:szCs w:val="18"/>
                <w:lang w:val="en-GB"/>
              </w:rPr>
              <w:t>",</w:t>
            </w:r>
          </w:p>
          <w:p w14:paraId="6AE6679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tokenizer_name</w:t>
            </w:r>
            <w:proofErr w:type="spellEnd"/>
            <w:r w:rsidRPr="007E3ACD">
              <w:rPr>
                <w:rFonts w:ascii="Courier New" w:eastAsia="Times New Roman" w:hAnsi="Courier New" w:cs="Courier New"/>
                <w:color w:val="000000" w:themeColor="text1"/>
                <w:sz w:val="18"/>
                <w:szCs w:val="18"/>
                <w:lang w:val="en-GB"/>
              </w:rPr>
              <w:t>="qwen_2.5",</w:t>
            </w:r>
          </w:p>
          <w:p w14:paraId="24210C6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store_name</w:t>
            </w:r>
            <w:proofErr w:type="spellEnd"/>
            <w:r w:rsidRPr="007E3ACD">
              <w:rPr>
                <w:rFonts w:ascii="Courier New" w:eastAsia="Times New Roman" w:hAnsi="Courier New" w:cs="Courier New"/>
                <w:color w:val="000000" w:themeColor="text1"/>
                <w:sz w:val="18"/>
                <w:szCs w:val="18"/>
                <w:lang w:val="en-GB"/>
              </w:rPr>
              <w:t>="chroma_domain2",</w:t>
            </w:r>
          </w:p>
          <w:p w14:paraId="22E6CC7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0B3F291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1118C0E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RAGAgent</w:t>
            </w:r>
            <w:proofErr w:type="spellEnd"/>
            <w:r w:rsidRPr="007E3ACD">
              <w:rPr>
                <w:rFonts w:ascii="Courier New" w:eastAsia="Times New Roman" w:hAnsi="Courier New" w:cs="Courier New"/>
                <w:color w:val="000000" w:themeColor="text1"/>
                <w:sz w:val="18"/>
                <w:szCs w:val="18"/>
                <w:lang w:val="en-GB"/>
              </w:rPr>
              <w:t>(</w:t>
            </w:r>
          </w:p>
          <w:p w14:paraId="7DAD64C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name="rag_domain3",</w:t>
            </w:r>
          </w:p>
          <w:p w14:paraId="0000716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description="</w:t>
            </w:r>
            <w:proofErr w:type="spellStart"/>
            <w:r w:rsidRPr="007E3ACD">
              <w:rPr>
                <w:rFonts w:ascii="Courier New" w:eastAsia="Times New Roman" w:hAnsi="Courier New" w:cs="Courier New"/>
                <w:color w:val="000000" w:themeColor="text1"/>
                <w:sz w:val="18"/>
                <w:szCs w:val="18"/>
                <w:lang w:val="en-GB"/>
              </w:rPr>
              <w:t>Поиск</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по</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базе</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докуметов</w:t>
            </w:r>
            <w:proofErr w:type="spellEnd"/>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домена</w:t>
            </w:r>
            <w:proofErr w:type="spellEnd"/>
            <w:r w:rsidRPr="007E3ACD">
              <w:rPr>
                <w:rFonts w:ascii="Courier New" w:eastAsia="Times New Roman" w:hAnsi="Courier New" w:cs="Courier New"/>
                <w:color w:val="000000" w:themeColor="text1"/>
                <w:sz w:val="18"/>
                <w:szCs w:val="18"/>
                <w:lang w:val="en-GB"/>
              </w:rPr>
              <w:t xml:space="preserve"> 3",</w:t>
            </w:r>
          </w:p>
          <w:p w14:paraId="2C0C268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arguments=</w:t>
            </w:r>
            <w:proofErr w:type="spellStart"/>
            <w:r w:rsidRPr="007E3ACD">
              <w:rPr>
                <w:rFonts w:ascii="Courier New" w:eastAsia="Times New Roman" w:hAnsi="Courier New" w:cs="Courier New"/>
                <w:color w:val="000000" w:themeColor="text1"/>
                <w:sz w:val="18"/>
                <w:szCs w:val="18"/>
                <w:lang w:val="en-GB"/>
              </w:rPr>
              <w:t>RAGAgent.Arguments</w:t>
            </w:r>
            <w:proofErr w:type="spellEnd"/>
            <w:r w:rsidRPr="007E3ACD">
              <w:rPr>
                <w:rFonts w:ascii="Courier New" w:eastAsia="Times New Roman" w:hAnsi="Courier New" w:cs="Courier New"/>
                <w:color w:val="000000" w:themeColor="text1"/>
                <w:sz w:val="18"/>
                <w:szCs w:val="18"/>
                <w:lang w:val="en-GB"/>
              </w:rPr>
              <w:t>(</w:t>
            </w:r>
          </w:p>
          <w:p w14:paraId="69300C1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max_input_tokens</w:t>
            </w:r>
            <w:proofErr w:type="spellEnd"/>
            <w:r w:rsidRPr="007E3ACD">
              <w:rPr>
                <w:rFonts w:ascii="Courier New" w:eastAsia="Times New Roman" w:hAnsi="Courier New" w:cs="Courier New"/>
                <w:color w:val="000000" w:themeColor="text1"/>
                <w:sz w:val="18"/>
                <w:szCs w:val="18"/>
                <w:lang w:val="en-GB"/>
              </w:rPr>
              <w:t>=6144,</w:t>
            </w:r>
          </w:p>
          <w:p w14:paraId="734DF68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max_chat_history_token_length</w:t>
            </w:r>
            <w:proofErr w:type="spellEnd"/>
            <w:r w:rsidRPr="007E3ACD">
              <w:rPr>
                <w:rFonts w:ascii="Courier New" w:eastAsia="Times New Roman" w:hAnsi="Courier New" w:cs="Courier New"/>
                <w:color w:val="000000" w:themeColor="text1"/>
                <w:sz w:val="18"/>
                <w:szCs w:val="18"/>
                <w:lang w:val="en-GB"/>
              </w:rPr>
              <w:t>=24576,</w:t>
            </w:r>
          </w:p>
          <w:p w14:paraId="10F756C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retrieving_top_k</w:t>
            </w:r>
            <w:proofErr w:type="spellEnd"/>
            <w:r w:rsidRPr="007E3ACD">
              <w:rPr>
                <w:rFonts w:ascii="Courier New" w:eastAsia="Times New Roman" w:hAnsi="Courier New" w:cs="Courier New"/>
                <w:color w:val="000000" w:themeColor="text1"/>
                <w:sz w:val="18"/>
                <w:szCs w:val="18"/>
                <w:lang w:val="en-GB"/>
              </w:rPr>
              <w:t>=2,</w:t>
            </w:r>
          </w:p>
          <w:p w14:paraId="7BC92A44"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generator_context_top_k</w:t>
            </w:r>
            <w:proofErr w:type="spellEnd"/>
            <w:r w:rsidRPr="007E3ACD">
              <w:rPr>
                <w:rFonts w:ascii="Courier New" w:eastAsia="Times New Roman" w:hAnsi="Courier New" w:cs="Courier New"/>
                <w:color w:val="000000" w:themeColor="text1"/>
                <w:sz w:val="18"/>
                <w:szCs w:val="18"/>
                <w:lang w:val="en-GB"/>
              </w:rPr>
              <w:t>=2,</w:t>
            </w:r>
          </w:p>
          <w:p w14:paraId="6F677D5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include_original_question_in_queries</w:t>
            </w:r>
            <w:proofErr w:type="spellEnd"/>
            <w:r w:rsidRPr="007E3ACD">
              <w:rPr>
                <w:rFonts w:ascii="Courier New" w:eastAsia="Times New Roman" w:hAnsi="Courier New" w:cs="Courier New"/>
                <w:color w:val="000000" w:themeColor="text1"/>
                <w:sz w:val="18"/>
                <w:szCs w:val="18"/>
                <w:lang w:val="en-GB"/>
              </w:rPr>
              <w:t>=True,</w:t>
            </w:r>
          </w:p>
          <w:p w14:paraId="703F8E2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planner_model_name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planner_llm</w:t>
            </w:r>
            <w:proofErr w:type="spellEnd"/>
            <w:r w:rsidRPr="007E3ACD">
              <w:rPr>
                <w:rFonts w:ascii="Courier New" w:eastAsia="Times New Roman" w:hAnsi="Courier New" w:cs="Courier New"/>
                <w:color w:val="000000" w:themeColor="text1"/>
                <w:sz w:val="18"/>
                <w:szCs w:val="18"/>
                <w:lang w:val="en-GB"/>
              </w:rPr>
              <w:t>",</w:t>
            </w:r>
          </w:p>
          <w:p w14:paraId="513C4BA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generator_model_name</w:t>
            </w:r>
            <w:proofErr w:type="spellEnd"/>
            <w:r w:rsidRPr="007E3ACD">
              <w:rPr>
                <w:rFonts w:ascii="Courier New" w:eastAsia="Times New Roman" w:hAnsi="Courier New" w:cs="Courier New"/>
                <w:color w:val="000000" w:themeColor="text1"/>
                <w:sz w:val="18"/>
                <w:szCs w:val="18"/>
                <w:lang w:val="en-GB"/>
              </w:rPr>
              <w:t>="</w:t>
            </w:r>
            <w:proofErr w:type="spellStart"/>
            <w:r w:rsidRPr="007E3ACD">
              <w:rPr>
                <w:rFonts w:ascii="Courier New" w:eastAsia="Times New Roman" w:hAnsi="Courier New" w:cs="Courier New"/>
                <w:color w:val="000000" w:themeColor="text1"/>
                <w:sz w:val="18"/>
                <w:szCs w:val="18"/>
                <w:lang w:val="en-GB"/>
              </w:rPr>
              <w:t>generator_llm</w:t>
            </w:r>
            <w:proofErr w:type="spellEnd"/>
            <w:r w:rsidRPr="007E3ACD">
              <w:rPr>
                <w:rFonts w:ascii="Courier New" w:eastAsia="Times New Roman" w:hAnsi="Courier New" w:cs="Courier New"/>
                <w:color w:val="000000" w:themeColor="text1"/>
                <w:sz w:val="18"/>
                <w:szCs w:val="18"/>
                <w:lang w:val="en-GB"/>
              </w:rPr>
              <w:t>",</w:t>
            </w:r>
          </w:p>
          <w:p w14:paraId="112EFA0C"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tokenizer_name</w:t>
            </w:r>
            <w:proofErr w:type="spellEnd"/>
            <w:r w:rsidRPr="007E3ACD">
              <w:rPr>
                <w:rFonts w:ascii="Courier New" w:eastAsia="Times New Roman" w:hAnsi="Courier New" w:cs="Courier New"/>
                <w:color w:val="000000" w:themeColor="text1"/>
                <w:sz w:val="18"/>
                <w:szCs w:val="18"/>
                <w:lang w:val="en-GB"/>
              </w:rPr>
              <w:t>="qwen_2.5",</w:t>
            </w:r>
          </w:p>
          <w:p w14:paraId="523B509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store_name</w:t>
            </w:r>
            <w:proofErr w:type="spellEnd"/>
            <w:r w:rsidRPr="007E3ACD">
              <w:rPr>
                <w:rFonts w:ascii="Courier New" w:eastAsia="Times New Roman" w:hAnsi="Courier New" w:cs="Courier New"/>
                <w:color w:val="000000" w:themeColor="text1"/>
                <w:sz w:val="18"/>
                <w:szCs w:val="18"/>
                <w:lang w:val="en-GB"/>
              </w:rPr>
              <w:t>="chroma_domain3",</w:t>
            </w:r>
          </w:p>
          <w:p w14:paraId="488E729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1BCFC3C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0C95B156"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65C0EB2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35096EB7"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vector_stores</w:t>
            </w:r>
            <w:proofErr w:type="spellEnd"/>
            <w:r w:rsidRPr="007E3ACD">
              <w:rPr>
                <w:rFonts w:ascii="Courier New" w:eastAsia="Times New Roman" w:hAnsi="Courier New" w:cs="Courier New"/>
                <w:color w:val="000000" w:themeColor="text1"/>
                <w:sz w:val="18"/>
                <w:szCs w:val="18"/>
                <w:lang w:val="en-GB"/>
              </w:rPr>
              <w:t xml:space="preserve"> = [</w:t>
            </w:r>
          </w:p>
          <w:p w14:paraId="45E9238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ChromaVectorStore</w:t>
            </w:r>
            <w:proofErr w:type="spellEnd"/>
            <w:r w:rsidRPr="007E3ACD">
              <w:rPr>
                <w:rFonts w:ascii="Courier New" w:eastAsia="Times New Roman" w:hAnsi="Courier New" w:cs="Courier New"/>
                <w:color w:val="000000" w:themeColor="text1"/>
                <w:sz w:val="18"/>
                <w:szCs w:val="18"/>
                <w:lang w:val="en-GB"/>
              </w:rPr>
              <w:t>(</w:t>
            </w:r>
          </w:p>
          <w:p w14:paraId="1C04724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name="chroma_domain1",</w:t>
            </w:r>
          </w:p>
          <w:p w14:paraId="71A0897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description="Chroma vector store",</w:t>
            </w:r>
          </w:p>
          <w:p w14:paraId="36C5C61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embeddings_model_name</w:t>
            </w:r>
            <w:proofErr w:type="spellEnd"/>
            <w:r w:rsidRPr="007E3ACD">
              <w:rPr>
                <w:rFonts w:ascii="Courier New" w:eastAsia="Times New Roman" w:hAnsi="Courier New" w:cs="Courier New"/>
                <w:color w:val="000000" w:themeColor="text1"/>
                <w:sz w:val="18"/>
                <w:szCs w:val="18"/>
                <w:lang w:val="en-GB"/>
              </w:rPr>
              <w:t>='e5-mistral-7b-instruct',</w:t>
            </w:r>
          </w:p>
          <w:p w14:paraId="5C4D1494"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host=HOST,</w:t>
            </w:r>
          </w:p>
          <w:p w14:paraId="141B62C3"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port=57777,</w:t>
            </w:r>
          </w:p>
          <w:p w14:paraId="79A88304"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collection_name</w:t>
            </w:r>
            <w:proofErr w:type="spellEnd"/>
            <w:r w:rsidRPr="007E3ACD">
              <w:rPr>
                <w:rFonts w:ascii="Courier New" w:eastAsia="Times New Roman" w:hAnsi="Courier New" w:cs="Courier New"/>
                <w:color w:val="000000" w:themeColor="text1"/>
                <w:sz w:val="18"/>
                <w:szCs w:val="18"/>
                <w:lang w:val="en-GB"/>
              </w:rPr>
              <w:t>='domain1',</w:t>
            </w:r>
          </w:p>
          <w:p w14:paraId="50B728CA"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1DA49C6F"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ChromaVectorStore</w:t>
            </w:r>
            <w:proofErr w:type="spellEnd"/>
            <w:r w:rsidRPr="007E3ACD">
              <w:rPr>
                <w:rFonts w:ascii="Courier New" w:eastAsia="Times New Roman" w:hAnsi="Courier New" w:cs="Courier New"/>
                <w:color w:val="000000" w:themeColor="text1"/>
                <w:sz w:val="18"/>
                <w:szCs w:val="18"/>
                <w:lang w:val="en-GB"/>
              </w:rPr>
              <w:t>(</w:t>
            </w:r>
          </w:p>
          <w:p w14:paraId="4F121A0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name="chroma_domain2",</w:t>
            </w:r>
          </w:p>
          <w:p w14:paraId="047C5D6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description="Chroma vector store",</w:t>
            </w:r>
          </w:p>
          <w:p w14:paraId="3216EA84"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embeddings_mel_name</w:t>
            </w:r>
            <w:proofErr w:type="spellEnd"/>
            <w:r w:rsidRPr="007E3ACD">
              <w:rPr>
                <w:rFonts w:ascii="Courier New" w:eastAsia="Times New Roman" w:hAnsi="Courier New" w:cs="Courier New"/>
                <w:color w:val="000000" w:themeColor="text1"/>
                <w:sz w:val="18"/>
                <w:szCs w:val="18"/>
                <w:lang w:val="en-GB"/>
              </w:rPr>
              <w:t>='e5-mistral-7b-instruct',</w:t>
            </w:r>
          </w:p>
          <w:p w14:paraId="342F9E1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host=HOST,</w:t>
            </w:r>
          </w:p>
          <w:p w14:paraId="21D0FE40"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port=57777,</w:t>
            </w:r>
          </w:p>
          <w:p w14:paraId="69B6969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collection_name</w:t>
            </w:r>
            <w:proofErr w:type="spellEnd"/>
            <w:r w:rsidRPr="007E3ACD">
              <w:rPr>
                <w:rFonts w:ascii="Courier New" w:eastAsia="Times New Roman" w:hAnsi="Courier New" w:cs="Courier New"/>
                <w:color w:val="000000" w:themeColor="text1"/>
                <w:sz w:val="18"/>
                <w:szCs w:val="18"/>
                <w:lang w:val="en-GB"/>
              </w:rPr>
              <w:t>='domain2',</w:t>
            </w:r>
          </w:p>
          <w:p w14:paraId="1CBB372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553FC462"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ChromaVectorStore</w:t>
            </w:r>
            <w:proofErr w:type="spellEnd"/>
            <w:r w:rsidRPr="007E3ACD">
              <w:rPr>
                <w:rFonts w:ascii="Courier New" w:eastAsia="Times New Roman" w:hAnsi="Courier New" w:cs="Courier New"/>
                <w:color w:val="000000" w:themeColor="text1"/>
                <w:sz w:val="18"/>
                <w:szCs w:val="18"/>
                <w:lang w:val="en-GB"/>
              </w:rPr>
              <w:t>(</w:t>
            </w:r>
          </w:p>
          <w:p w14:paraId="0A5DCF0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name="chroma_domain3",</w:t>
            </w:r>
          </w:p>
          <w:p w14:paraId="4BDCEB5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description="Chroma vector store",</w:t>
            </w:r>
          </w:p>
          <w:p w14:paraId="753CEBE6"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embeddings_mel_name</w:t>
            </w:r>
            <w:proofErr w:type="spellEnd"/>
            <w:r w:rsidRPr="007E3ACD">
              <w:rPr>
                <w:rFonts w:ascii="Courier New" w:eastAsia="Times New Roman" w:hAnsi="Courier New" w:cs="Courier New"/>
                <w:color w:val="000000" w:themeColor="text1"/>
                <w:sz w:val="18"/>
                <w:szCs w:val="18"/>
                <w:lang w:val="en-GB"/>
              </w:rPr>
              <w:t>='e5-mistral-7b-instruct',</w:t>
            </w:r>
          </w:p>
          <w:p w14:paraId="3D32D675"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host=HOST,</w:t>
            </w:r>
          </w:p>
          <w:p w14:paraId="625A22BD"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port=57777,</w:t>
            </w:r>
          </w:p>
          <w:p w14:paraId="36F39D81"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roofErr w:type="spellStart"/>
            <w:r w:rsidRPr="007E3ACD">
              <w:rPr>
                <w:rFonts w:ascii="Courier New" w:eastAsia="Times New Roman" w:hAnsi="Courier New" w:cs="Courier New"/>
                <w:color w:val="000000" w:themeColor="text1"/>
                <w:sz w:val="18"/>
                <w:szCs w:val="18"/>
                <w:lang w:val="en-GB"/>
              </w:rPr>
              <w:t>collection_name</w:t>
            </w:r>
            <w:proofErr w:type="spellEnd"/>
            <w:r w:rsidRPr="007E3ACD">
              <w:rPr>
                <w:rFonts w:ascii="Courier New" w:eastAsia="Times New Roman" w:hAnsi="Courier New" w:cs="Courier New"/>
                <w:color w:val="000000" w:themeColor="text1"/>
                <w:sz w:val="18"/>
                <w:szCs w:val="18"/>
                <w:lang w:val="en-GB"/>
              </w:rPr>
              <w:t>='domain3',</w:t>
            </w:r>
          </w:p>
          <w:p w14:paraId="3AEE2678"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5D46A3CE"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 xml:space="preserve">    ]</w:t>
            </w:r>
          </w:p>
          <w:p w14:paraId="7A070A59" w14:textId="77777777" w:rsidR="009D2E15" w:rsidRPr="007E3ACD" w:rsidRDefault="009D2E15">
            <w:pPr>
              <w:pStyle w:val="a3"/>
              <w:rPr>
                <w:rFonts w:ascii="Courier New" w:eastAsia="Times New Roman" w:hAnsi="Courier New" w:cs="Courier New"/>
                <w:color w:val="000000" w:themeColor="text1"/>
                <w:sz w:val="18"/>
                <w:szCs w:val="18"/>
                <w:lang w:val="en-GB"/>
              </w:rPr>
            </w:pPr>
            <w:r w:rsidRPr="007E3ACD">
              <w:rPr>
                <w:rFonts w:ascii="Courier New" w:eastAsia="Times New Roman" w:hAnsi="Courier New" w:cs="Courier New"/>
                <w:color w:val="000000" w:themeColor="text1"/>
                <w:sz w:val="18"/>
                <w:szCs w:val="18"/>
                <w:lang w:val="en-GB"/>
              </w:rPr>
              <w:t>)</w:t>
            </w:r>
          </w:p>
          <w:p w14:paraId="7B24E37A" w14:textId="77777777" w:rsidR="009D2E15" w:rsidRPr="007E3ACD" w:rsidRDefault="009D2E15">
            <w:pPr>
              <w:pStyle w:val="a3"/>
              <w:rPr>
                <w:rFonts w:ascii="Courier New" w:eastAsia="Times New Roman" w:hAnsi="Courier New" w:cs="Courier New"/>
                <w:color w:val="000000" w:themeColor="text1"/>
                <w:sz w:val="18"/>
                <w:szCs w:val="18"/>
                <w:lang w:val="en-GB"/>
              </w:rPr>
            </w:pPr>
            <w:proofErr w:type="spellStart"/>
            <w:r w:rsidRPr="007E3ACD">
              <w:rPr>
                <w:rFonts w:ascii="Courier New" w:eastAsia="Times New Roman" w:hAnsi="Courier New" w:cs="Courier New"/>
                <w:color w:val="000000" w:themeColor="text1"/>
                <w:sz w:val="18"/>
                <w:szCs w:val="18"/>
                <w:lang w:val="en-GB"/>
              </w:rPr>
              <w:t>epoint.run</w:t>
            </w:r>
            <w:proofErr w:type="spellEnd"/>
            <w:r w:rsidRPr="007E3ACD">
              <w:rPr>
                <w:rFonts w:ascii="Courier New" w:eastAsia="Times New Roman" w:hAnsi="Courier New" w:cs="Courier New"/>
                <w:color w:val="000000" w:themeColor="text1"/>
                <w:sz w:val="18"/>
                <w:szCs w:val="18"/>
                <w:lang w:val="en-GB"/>
              </w:rPr>
              <w:t>()</w:t>
            </w:r>
          </w:p>
          <w:p w14:paraId="5137B5EE" w14:textId="77777777" w:rsidR="009D2E15" w:rsidRPr="007E3ACD" w:rsidRDefault="009D2E15">
            <w:pPr>
              <w:pStyle w:val="a3"/>
              <w:rPr>
                <w:rFonts w:ascii="Courier New" w:eastAsia="Times New Roman" w:hAnsi="Courier New" w:cs="Courier New"/>
                <w:color w:val="000000" w:themeColor="text1"/>
                <w:sz w:val="18"/>
                <w:szCs w:val="18"/>
                <w:lang w:val="en-GB"/>
              </w:rPr>
            </w:pPr>
          </w:p>
          <w:p w14:paraId="614B59FA" w14:textId="77777777" w:rsidR="009D2E15" w:rsidRPr="007E3ACD" w:rsidRDefault="009D2E15">
            <w:pPr>
              <w:pStyle w:val="a3"/>
              <w:rPr>
                <w:rFonts w:ascii="Courier New" w:eastAsia="Times New Roman" w:hAnsi="Courier New" w:cs="Courier New"/>
                <w:color w:val="000000" w:themeColor="text1"/>
                <w:sz w:val="18"/>
                <w:szCs w:val="18"/>
                <w:lang w:val="en-GB"/>
              </w:rPr>
            </w:pPr>
          </w:p>
        </w:tc>
      </w:tr>
    </w:tbl>
    <w:p w14:paraId="7414C2AB" w14:textId="77777777" w:rsidR="007E3ACD" w:rsidRDefault="007E3ACD" w:rsidP="009D2E15">
      <w:pPr>
        <w:pStyle w:val="a3"/>
      </w:pPr>
    </w:p>
    <w:p w14:paraId="6574F927" w14:textId="77777777" w:rsidR="009D2E15" w:rsidRDefault="009D2E15" w:rsidP="009D2E15">
      <w:pPr>
        <w:pStyle w:val="a3"/>
      </w:pPr>
      <w:r>
        <w:t xml:space="preserve">Перед запуском API компоненты фреймворка необходимо задать основные объекты системы. Пул моделей задается при помощи объектов </w:t>
      </w:r>
      <w:proofErr w:type="spellStart"/>
      <w:r>
        <w:t>CompletionModel</w:t>
      </w:r>
      <w:proofErr w:type="spellEnd"/>
      <w:r>
        <w:t xml:space="preserve">, </w:t>
      </w:r>
      <w:proofErr w:type="spellStart"/>
      <w:r>
        <w:t>ChatModel</w:t>
      </w:r>
      <w:proofErr w:type="spellEnd"/>
      <w:r>
        <w:t xml:space="preserve">, </w:t>
      </w:r>
      <w:proofErr w:type="spellStart"/>
      <w:r>
        <w:t>TokenizerModel</w:t>
      </w:r>
      <w:proofErr w:type="spellEnd"/>
      <w:r>
        <w:t xml:space="preserve">, </w:t>
      </w:r>
      <w:proofErr w:type="spellStart"/>
      <w:r>
        <w:t>EmbeddingAPIModel</w:t>
      </w:r>
      <w:proofErr w:type="spellEnd"/>
      <w:r>
        <w:t xml:space="preserve">, которые позволяют добавить модели </w:t>
      </w:r>
      <w:proofErr w:type="spellStart"/>
      <w:r>
        <w:t>langchain</w:t>
      </w:r>
      <w:proofErr w:type="spellEnd"/>
      <w:r>
        <w:t xml:space="preserve">-совместимых типов </w:t>
      </w:r>
      <w:proofErr w:type="spellStart"/>
      <w:r>
        <w:t>VLLMOpenAI</w:t>
      </w:r>
      <w:proofErr w:type="spellEnd"/>
      <w:r>
        <w:t xml:space="preserve">, </w:t>
      </w:r>
      <w:proofErr w:type="spellStart"/>
      <w:r>
        <w:t>ChatOpenAI</w:t>
      </w:r>
      <w:proofErr w:type="spellEnd"/>
      <w:r>
        <w:t xml:space="preserve">, </w:t>
      </w:r>
      <w:proofErr w:type="spellStart"/>
      <w:r>
        <w:t>AutoTokenizer</w:t>
      </w:r>
      <w:proofErr w:type="spellEnd"/>
      <w:r>
        <w:t xml:space="preserve"> и </w:t>
      </w:r>
      <w:proofErr w:type="spellStart"/>
      <w:r>
        <w:t>OpenAIEmbeddings</w:t>
      </w:r>
      <w:proofErr w:type="spellEnd"/>
      <w:r>
        <w:t xml:space="preserve">, соответственно. Объекты класса </w:t>
      </w:r>
      <w:proofErr w:type="spellStart"/>
      <w:r>
        <w:t>RAGAgent</w:t>
      </w:r>
      <w:proofErr w:type="spellEnd"/>
      <w:r>
        <w:t xml:space="preserve">, наследуемого от </w:t>
      </w:r>
      <w:proofErr w:type="spellStart"/>
      <w:r>
        <w:t>StreamingAgent</w:t>
      </w:r>
      <w:proofErr w:type="spellEnd"/>
      <w:r>
        <w:t xml:space="preserve"> класса обладают методами </w:t>
      </w:r>
      <w:proofErr w:type="spellStart"/>
      <w:r>
        <w:t>stream</w:t>
      </w:r>
      <w:proofErr w:type="spellEnd"/>
      <w:r>
        <w:t xml:space="preserve"> и </w:t>
      </w:r>
      <w:proofErr w:type="spellStart"/>
      <w:r>
        <w:t>ivoke</w:t>
      </w:r>
      <w:proofErr w:type="spellEnd"/>
      <w:r>
        <w:t xml:space="preserve">, которые позволяют вызывать отдельных агентов по </w:t>
      </w:r>
      <w:proofErr w:type="spellStart"/>
      <w:r>
        <w:t>вебсокету</w:t>
      </w:r>
      <w:proofErr w:type="spellEnd"/>
      <w:r>
        <w:t xml:space="preserve"> через </w:t>
      </w:r>
      <w:proofErr w:type="spellStart"/>
      <w:r>
        <w:t>agent_id</w:t>
      </w:r>
      <w:proofErr w:type="spellEnd"/>
      <w:r>
        <w:t xml:space="preserve">, или использовать их в </w:t>
      </w:r>
      <w:proofErr w:type="spellStart"/>
      <w:r>
        <w:t>роутинговом</w:t>
      </w:r>
      <w:proofErr w:type="spellEnd"/>
      <w:r>
        <w:t xml:space="preserve"> и ансамблевом агентах как инструменты, получаемые методом </w:t>
      </w:r>
      <w:proofErr w:type="spellStart"/>
      <w:r>
        <w:t>to_tool</w:t>
      </w:r>
      <w:proofErr w:type="spellEnd"/>
      <w:r>
        <w:t xml:space="preserve">. Реализация агента </w:t>
      </w:r>
      <w:proofErr w:type="spellStart"/>
      <w:r>
        <w:t>RAGAgent</w:t>
      </w:r>
      <w:proofErr w:type="spellEnd"/>
      <w:r>
        <w:t xml:space="preserve"> полагается на использование </w:t>
      </w:r>
      <w:proofErr w:type="spellStart"/>
      <w:r>
        <w:t>пайплайнов</w:t>
      </w:r>
      <w:proofErr w:type="spellEnd"/>
      <w:r>
        <w:t xml:space="preserve"> </w:t>
      </w:r>
      <w:proofErr w:type="spellStart"/>
      <w:r>
        <w:t>Langchain</w:t>
      </w:r>
      <w:proofErr w:type="spellEnd"/>
      <w:r>
        <w:t xml:space="preserve">. Отдельно добавляется пул векторных хранилищ типа </w:t>
      </w:r>
      <w:proofErr w:type="spellStart"/>
      <w:r>
        <w:t>ChromaVectorStore</w:t>
      </w:r>
      <w:proofErr w:type="spellEnd"/>
      <w:r>
        <w:t xml:space="preserve">. Для указания модели </w:t>
      </w:r>
      <w:proofErr w:type="spellStart"/>
      <w:r>
        <w:t>эмбеддингов</w:t>
      </w:r>
      <w:proofErr w:type="spellEnd"/>
      <w:r>
        <w:t xml:space="preserve"> используются наименования (атрибут `</w:t>
      </w:r>
      <w:proofErr w:type="spellStart"/>
      <w:r>
        <w:t>name</w:t>
      </w:r>
      <w:proofErr w:type="spellEnd"/>
      <w:r>
        <w:t xml:space="preserve">`) пула моделей типа </w:t>
      </w:r>
      <w:proofErr w:type="spellStart"/>
      <w:r>
        <w:t>EmbeddingAPIModel</w:t>
      </w:r>
      <w:proofErr w:type="spellEnd"/>
      <w:r>
        <w:t>, для указания у агентов используемых векторных хранилищ используются наименования (атрибут `</w:t>
      </w:r>
      <w:proofErr w:type="spellStart"/>
      <w:r>
        <w:t>name</w:t>
      </w:r>
      <w:proofErr w:type="spellEnd"/>
      <w:r>
        <w:t xml:space="preserve">`) пула векторных хранилищ. </w:t>
      </w:r>
    </w:p>
    <w:p w14:paraId="53873611" w14:textId="687EDE73" w:rsidR="009D2E15" w:rsidRDefault="009D2E15" w:rsidP="009D2E15">
      <w:pPr>
        <w:pStyle w:val="a3"/>
        <w:rPr>
          <w:rFonts w:eastAsia="Times New Roman"/>
          <w:color w:val="000000" w:themeColor="text1"/>
        </w:rPr>
      </w:pPr>
      <w:r>
        <w:t xml:space="preserve">В листинге 5.3.2 приводится пример запуска в </w:t>
      </w:r>
      <w:proofErr w:type="spellStart"/>
      <w:r>
        <w:t>экплуатационном</w:t>
      </w:r>
      <w:proofErr w:type="spellEnd"/>
      <w:r>
        <w:t xml:space="preserve"> режиме API компоненты модуля </w:t>
      </w:r>
      <w:r w:rsidRPr="33A8C82D">
        <w:rPr>
          <w:rFonts w:eastAsia="Times New Roman"/>
          <w:color w:val="000000" w:themeColor="text1"/>
        </w:rPr>
        <w:t xml:space="preserve">повышения эффективности БЯМ за счет использования ансамблей моделей и </w:t>
      </w:r>
      <w:proofErr w:type="spellStart"/>
      <w:r w:rsidRPr="33A8C82D">
        <w:rPr>
          <w:rFonts w:eastAsia="Times New Roman"/>
          <w:color w:val="000000" w:themeColor="text1"/>
        </w:rPr>
        <w:t>мультиагентных</w:t>
      </w:r>
      <w:proofErr w:type="spellEnd"/>
      <w:r w:rsidRPr="33A8C82D">
        <w:rPr>
          <w:rFonts w:eastAsia="Times New Roman"/>
          <w:color w:val="000000" w:themeColor="text1"/>
        </w:rPr>
        <w:t xml:space="preserve"> технологий.</w:t>
      </w:r>
    </w:p>
    <w:p w14:paraId="760380B3" w14:textId="77777777" w:rsidR="00ED7E80" w:rsidRDefault="00ED7E80" w:rsidP="009D2E15">
      <w:pPr>
        <w:pStyle w:val="a3"/>
        <w:rPr>
          <w:rFonts w:eastAsia="Times New Roman"/>
          <w:color w:val="000000" w:themeColor="text1"/>
        </w:rPr>
      </w:pPr>
    </w:p>
    <w:p w14:paraId="05320F68" w14:textId="44000A94" w:rsidR="009D2E15" w:rsidRDefault="009D2E15" w:rsidP="009D2E15">
      <w:pPr>
        <w:pStyle w:val="-10"/>
      </w:pPr>
      <w:r>
        <w:t xml:space="preserve">Листинг 5.3.2 – Фрагмент скрипта старта сервера API компоненты модуля повышения эффективности БЯМ за счет использования ансамблей моделей и </w:t>
      </w:r>
      <w:proofErr w:type="spellStart"/>
      <w:r>
        <w:t>мультиагентных</w:t>
      </w:r>
      <w:proofErr w:type="spellEnd"/>
      <w:r>
        <w:t xml:space="preserve"> технологий с помощью конфигурационного файла.</w:t>
      </w:r>
    </w:p>
    <w:tbl>
      <w:tblPr>
        <w:tblStyle w:val="TableGrid"/>
        <w:tblW w:w="0" w:type="auto"/>
        <w:tblLayout w:type="fixed"/>
        <w:tblLook w:val="06A0" w:firstRow="1" w:lastRow="0" w:firstColumn="1" w:lastColumn="0" w:noHBand="1" w:noVBand="1"/>
      </w:tblPr>
      <w:tblGrid>
        <w:gridCol w:w="9015"/>
      </w:tblGrid>
      <w:tr w:rsidR="009D2E15" w14:paraId="2AD6D138" w14:textId="77777777">
        <w:trPr>
          <w:trHeight w:val="300"/>
        </w:trPr>
        <w:tc>
          <w:tcPr>
            <w:tcW w:w="9015" w:type="dxa"/>
            <w:shd w:val="clear" w:color="auto" w:fill="D0CECE" w:themeFill="background2" w:themeFillShade="E6"/>
          </w:tcPr>
          <w:p w14:paraId="6C85CB7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import logging</w:t>
            </w:r>
          </w:p>
          <w:p w14:paraId="63DB8765"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77E60E92"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from </w:t>
            </w:r>
            <w:proofErr w:type="spellStart"/>
            <w:r w:rsidRPr="00ED7E80">
              <w:rPr>
                <w:rFonts w:ascii="Courier New" w:eastAsia="Times New Roman" w:hAnsi="Courier New" w:cs="Courier New"/>
                <w:color w:val="000000" w:themeColor="text1"/>
                <w:sz w:val="18"/>
                <w:szCs w:val="18"/>
                <w:lang w:val="en-GB"/>
              </w:rPr>
              <w:t>protollm_agents.entrypoint</w:t>
            </w:r>
            <w:proofErr w:type="spellEnd"/>
            <w:r w:rsidRPr="00ED7E80">
              <w:rPr>
                <w:rFonts w:ascii="Courier New" w:eastAsia="Times New Roman" w:hAnsi="Courier New" w:cs="Courier New"/>
                <w:color w:val="000000" w:themeColor="text1"/>
                <w:sz w:val="18"/>
                <w:szCs w:val="18"/>
                <w:lang w:val="en-GB"/>
              </w:rPr>
              <w:t xml:space="preserve"> import </w:t>
            </w:r>
            <w:proofErr w:type="spellStart"/>
            <w:r w:rsidRPr="00ED7E80">
              <w:rPr>
                <w:rFonts w:ascii="Courier New" w:eastAsia="Times New Roman" w:hAnsi="Courier New" w:cs="Courier New"/>
                <w:color w:val="000000" w:themeColor="text1"/>
                <w:sz w:val="18"/>
                <w:szCs w:val="18"/>
                <w:lang w:val="en-GB"/>
              </w:rPr>
              <w:t>Entrypoint</w:t>
            </w:r>
            <w:proofErr w:type="spellEnd"/>
          </w:p>
          <w:p w14:paraId="4FC9F1EC"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1152C061"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2EAB1451"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logging.basicConfig</w:t>
            </w:r>
            <w:proofErr w:type="spellEnd"/>
            <w:r w:rsidRPr="00ED7E80">
              <w:rPr>
                <w:rFonts w:ascii="Courier New" w:eastAsia="Times New Roman" w:hAnsi="Courier New" w:cs="Courier New"/>
                <w:color w:val="000000" w:themeColor="text1"/>
                <w:sz w:val="18"/>
                <w:szCs w:val="18"/>
                <w:lang w:val="en-GB"/>
              </w:rPr>
              <w:t>(</w:t>
            </w:r>
          </w:p>
          <w:p w14:paraId="7437416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level=</w:t>
            </w:r>
            <w:proofErr w:type="spellStart"/>
            <w:r w:rsidRPr="00ED7E80">
              <w:rPr>
                <w:rFonts w:ascii="Courier New" w:eastAsia="Times New Roman" w:hAnsi="Courier New" w:cs="Courier New"/>
                <w:color w:val="000000" w:themeColor="text1"/>
                <w:sz w:val="18"/>
                <w:szCs w:val="18"/>
                <w:lang w:val="en-GB"/>
              </w:rPr>
              <w:t>logging.DEBUG</w:t>
            </w:r>
            <w:proofErr w:type="spellEnd"/>
            <w:r w:rsidRPr="00ED7E80">
              <w:rPr>
                <w:rFonts w:ascii="Courier New" w:eastAsia="Times New Roman" w:hAnsi="Courier New" w:cs="Courier New"/>
                <w:color w:val="000000" w:themeColor="text1"/>
                <w:sz w:val="18"/>
                <w:szCs w:val="18"/>
                <w:lang w:val="en-GB"/>
              </w:rPr>
              <w:t>,</w:t>
            </w:r>
          </w:p>
          <w:p w14:paraId="06D55F1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format="%(</w:t>
            </w:r>
            <w:proofErr w:type="spellStart"/>
            <w:r w:rsidRPr="00ED7E80">
              <w:rPr>
                <w:rFonts w:ascii="Courier New" w:eastAsia="Times New Roman" w:hAnsi="Courier New" w:cs="Courier New"/>
                <w:color w:val="000000" w:themeColor="text1"/>
                <w:sz w:val="18"/>
                <w:szCs w:val="18"/>
                <w:lang w:val="en-GB"/>
              </w:rPr>
              <w:t>asctime</w:t>
            </w:r>
            <w:proofErr w:type="spellEnd"/>
            <w:r w:rsidRPr="00ED7E80">
              <w:rPr>
                <w:rFonts w:ascii="Courier New" w:eastAsia="Times New Roman" w:hAnsi="Courier New" w:cs="Courier New"/>
                <w:color w:val="000000" w:themeColor="text1"/>
                <w:sz w:val="18"/>
                <w:szCs w:val="18"/>
                <w:lang w:val="en-GB"/>
              </w:rPr>
              <w:t>)s - %(name)s - %(</w:t>
            </w:r>
            <w:proofErr w:type="spellStart"/>
            <w:r w:rsidRPr="00ED7E80">
              <w:rPr>
                <w:rFonts w:ascii="Courier New" w:eastAsia="Times New Roman" w:hAnsi="Courier New" w:cs="Courier New"/>
                <w:color w:val="000000" w:themeColor="text1"/>
                <w:sz w:val="18"/>
                <w:szCs w:val="18"/>
                <w:lang w:val="en-GB"/>
              </w:rPr>
              <w:t>levelname</w:t>
            </w:r>
            <w:proofErr w:type="spellEnd"/>
            <w:r w:rsidRPr="00ED7E80">
              <w:rPr>
                <w:rFonts w:ascii="Courier New" w:eastAsia="Times New Roman" w:hAnsi="Courier New" w:cs="Courier New"/>
                <w:color w:val="000000" w:themeColor="text1"/>
                <w:sz w:val="18"/>
                <w:szCs w:val="18"/>
                <w:lang w:val="en-GB"/>
              </w:rPr>
              <w:t>)s - %(filename)s:%(</w:t>
            </w:r>
            <w:proofErr w:type="spellStart"/>
            <w:r w:rsidRPr="00ED7E80">
              <w:rPr>
                <w:rFonts w:ascii="Courier New" w:eastAsia="Times New Roman" w:hAnsi="Courier New" w:cs="Courier New"/>
                <w:color w:val="000000" w:themeColor="text1"/>
                <w:sz w:val="18"/>
                <w:szCs w:val="18"/>
                <w:lang w:val="en-GB"/>
              </w:rPr>
              <w:t>lineno</w:t>
            </w:r>
            <w:proofErr w:type="spellEnd"/>
            <w:r w:rsidRPr="00ED7E80">
              <w:rPr>
                <w:rFonts w:ascii="Courier New" w:eastAsia="Times New Roman" w:hAnsi="Courier New" w:cs="Courier New"/>
                <w:color w:val="000000" w:themeColor="text1"/>
                <w:sz w:val="18"/>
                <w:szCs w:val="18"/>
                <w:lang w:val="en-GB"/>
              </w:rPr>
              <w:t>)d - %(message)s",</w:t>
            </w:r>
          </w:p>
          <w:p w14:paraId="42AED30C"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handlers=[</w:t>
            </w:r>
            <w:proofErr w:type="spellStart"/>
            <w:r w:rsidRPr="00ED7E80">
              <w:rPr>
                <w:rFonts w:ascii="Courier New" w:eastAsia="Times New Roman" w:hAnsi="Courier New" w:cs="Courier New"/>
                <w:color w:val="000000" w:themeColor="text1"/>
                <w:sz w:val="18"/>
                <w:szCs w:val="18"/>
                <w:lang w:val="en-GB"/>
              </w:rPr>
              <w:t>logging.StreamHandler</w:t>
            </w:r>
            <w:proofErr w:type="spellEnd"/>
            <w:r w:rsidRPr="00ED7E80">
              <w:rPr>
                <w:rFonts w:ascii="Courier New" w:eastAsia="Times New Roman" w:hAnsi="Courier New" w:cs="Courier New"/>
                <w:color w:val="000000" w:themeColor="text1"/>
                <w:sz w:val="18"/>
                <w:szCs w:val="18"/>
                <w:lang w:val="en-GB"/>
              </w:rPr>
              <w:t>()],</w:t>
            </w:r>
          </w:p>
          <w:p w14:paraId="47E3425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w:t>
            </w:r>
          </w:p>
          <w:p w14:paraId="7474A1F3"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logger = </w:t>
            </w:r>
            <w:proofErr w:type="spellStart"/>
            <w:r w:rsidRPr="00ED7E80">
              <w:rPr>
                <w:rFonts w:ascii="Courier New" w:eastAsia="Times New Roman" w:hAnsi="Courier New" w:cs="Courier New"/>
                <w:color w:val="000000" w:themeColor="text1"/>
                <w:sz w:val="18"/>
                <w:szCs w:val="18"/>
                <w:lang w:val="en-GB"/>
              </w:rPr>
              <w:t>logging.getLogger</w:t>
            </w:r>
            <w:proofErr w:type="spellEnd"/>
            <w:r w:rsidRPr="00ED7E80">
              <w:rPr>
                <w:rFonts w:ascii="Courier New" w:eastAsia="Times New Roman" w:hAnsi="Courier New" w:cs="Courier New"/>
                <w:color w:val="000000" w:themeColor="text1"/>
                <w:sz w:val="18"/>
                <w:szCs w:val="18"/>
                <w:lang w:val="en-GB"/>
              </w:rPr>
              <w:t>(__name__)</w:t>
            </w:r>
          </w:p>
          <w:p w14:paraId="3975D6C5"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78BD2831"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0BBBDDD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if __name__ == "__main__":</w:t>
            </w:r>
          </w:p>
          <w:p w14:paraId="4139FBF0"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epoint</w:t>
            </w:r>
            <w:proofErr w:type="spellEnd"/>
            <w:r w:rsidRPr="00ED7E80">
              <w:rPr>
                <w:rFonts w:ascii="Courier New" w:eastAsia="Times New Roman" w:hAnsi="Courier New" w:cs="Courier New"/>
                <w:color w:val="000000" w:themeColor="text1"/>
                <w:sz w:val="18"/>
                <w:szCs w:val="18"/>
                <w:lang w:val="en-GB"/>
              </w:rPr>
              <w:t xml:space="preserve"> = </w:t>
            </w:r>
            <w:proofErr w:type="spellStart"/>
            <w:r w:rsidRPr="00ED7E80">
              <w:rPr>
                <w:rFonts w:ascii="Courier New" w:eastAsia="Times New Roman" w:hAnsi="Courier New" w:cs="Courier New"/>
                <w:color w:val="000000" w:themeColor="text1"/>
                <w:sz w:val="18"/>
                <w:szCs w:val="18"/>
                <w:lang w:val="en-GB"/>
              </w:rPr>
              <w:t>Entrypoint</w:t>
            </w:r>
            <w:proofErr w:type="spellEnd"/>
            <w:r w:rsidRPr="00ED7E80">
              <w:rPr>
                <w:rFonts w:ascii="Courier New" w:eastAsia="Times New Roman" w:hAnsi="Courier New" w:cs="Courier New"/>
                <w:color w:val="000000" w:themeColor="text1"/>
                <w:sz w:val="18"/>
                <w:szCs w:val="18"/>
                <w:lang w:val="en-GB"/>
              </w:rPr>
              <w:t>(</w:t>
            </w:r>
            <w:proofErr w:type="spellStart"/>
            <w:r w:rsidRPr="00ED7E80">
              <w:rPr>
                <w:rFonts w:ascii="Courier New" w:eastAsia="Times New Roman" w:hAnsi="Courier New" w:cs="Courier New"/>
                <w:color w:val="000000" w:themeColor="text1"/>
                <w:sz w:val="18"/>
                <w:szCs w:val="18"/>
                <w:lang w:val="en-GB"/>
              </w:rPr>
              <w:t>config_path</w:t>
            </w:r>
            <w:proofErr w:type="spellEnd"/>
            <w:r w:rsidRPr="00ED7E80">
              <w:rPr>
                <w:rFonts w:ascii="Courier New" w:eastAsia="Times New Roman" w:hAnsi="Courier New" w:cs="Courier New"/>
                <w:color w:val="000000" w:themeColor="text1"/>
                <w:sz w:val="18"/>
                <w:szCs w:val="18"/>
                <w:lang w:val="en-GB"/>
              </w:rPr>
              <w:t>="./examples/admin-</w:t>
            </w:r>
            <w:proofErr w:type="spellStart"/>
            <w:r w:rsidRPr="00ED7E80">
              <w:rPr>
                <w:rFonts w:ascii="Courier New" w:eastAsia="Times New Roman" w:hAnsi="Courier New" w:cs="Courier New"/>
                <w:color w:val="000000" w:themeColor="text1"/>
                <w:sz w:val="18"/>
                <w:szCs w:val="18"/>
                <w:lang w:val="en-GB"/>
              </w:rPr>
              <w:t>config.yml</w:t>
            </w:r>
            <w:proofErr w:type="spellEnd"/>
            <w:r w:rsidRPr="00ED7E80">
              <w:rPr>
                <w:rFonts w:ascii="Courier New" w:eastAsia="Times New Roman" w:hAnsi="Courier New" w:cs="Courier New"/>
                <w:color w:val="000000" w:themeColor="text1"/>
                <w:sz w:val="18"/>
                <w:szCs w:val="18"/>
                <w:lang w:val="en-GB"/>
              </w:rPr>
              <w:t>")</w:t>
            </w:r>
          </w:p>
          <w:p w14:paraId="6882EB92"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epoint.run</w:t>
            </w:r>
            <w:proofErr w:type="spellEnd"/>
            <w:r w:rsidRPr="00ED7E80">
              <w:rPr>
                <w:rFonts w:ascii="Courier New" w:eastAsia="Times New Roman" w:hAnsi="Courier New" w:cs="Courier New"/>
                <w:color w:val="000000" w:themeColor="text1"/>
                <w:sz w:val="18"/>
                <w:szCs w:val="18"/>
                <w:lang w:val="en-GB"/>
              </w:rPr>
              <w:t>()</w:t>
            </w:r>
          </w:p>
          <w:p w14:paraId="01942186" w14:textId="77777777" w:rsidR="009D2E15" w:rsidRPr="00ED7E80" w:rsidRDefault="009D2E15">
            <w:pPr>
              <w:pStyle w:val="a3"/>
              <w:ind w:firstLine="0"/>
              <w:rPr>
                <w:rFonts w:ascii="Courier New" w:eastAsia="Times New Roman" w:hAnsi="Courier New" w:cs="Courier New"/>
                <w:color w:val="000000" w:themeColor="text1"/>
                <w:sz w:val="18"/>
                <w:szCs w:val="18"/>
                <w:lang w:val="en-GB"/>
              </w:rPr>
            </w:pPr>
          </w:p>
        </w:tc>
      </w:tr>
    </w:tbl>
    <w:p w14:paraId="6729F436" w14:textId="77777777" w:rsidR="00ED7E80" w:rsidRDefault="00ED7E80" w:rsidP="00ED7E80"/>
    <w:p w14:paraId="0E252C63" w14:textId="5887A74C" w:rsidR="009D2E15" w:rsidRDefault="009D2E15" w:rsidP="009D2E15">
      <w:pPr>
        <w:pStyle w:val="-10"/>
      </w:pPr>
      <w:r>
        <w:t>Листинг 5.3.3 – Конфигурационный файл API компоненты модуля повышения эффективности БЯМ за счет использования ансамблей моделей.</w:t>
      </w:r>
    </w:p>
    <w:tbl>
      <w:tblPr>
        <w:tblStyle w:val="TableGrid"/>
        <w:tblW w:w="0" w:type="auto"/>
        <w:shd w:val="clear" w:color="auto" w:fill="D0CECE" w:themeFill="background2" w:themeFillShade="E6"/>
        <w:tblLayout w:type="fixed"/>
        <w:tblLook w:val="06A0" w:firstRow="1" w:lastRow="0" w:firstColumn="1" w:lastColumn="0" w:noHBand="1" w:noVBand="1"/>
      </w:tblPr>
      <w:tblGrid>
        <w:gridCol w:w="9015"/>
      </w:tblGrid>
      <w:tr w:rsidR="009D2E15" w:rsidRPr="008B6508" w14:paraId="2CCD2B09" w14:textId="77777777">
        <w:trPr>
          <w:trHeight w:val="300"/>
        </w:trPr>
        <w:tc>
          <w:tcPr>
            <w:tcW w:w="9015" w:type="dxa"/>
            <w:shd w:val="clear" w:color="auto" w:fill="D0CECE" w:themeFill="background2" w:themeFillShade="E6"/>
          </w:tcPr>
          <w:p w14:paraId="4324852E"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app_port</w:t>
            </w:r>
            <w:proofErr w:type="spellEnd"/>
            <w:r w:rsidRPr="00ED7E80">
              <w:rPr>
                <w:rFonts w:ascii="Courier New" w:eastAsia="Times New Roman" w:hAnsi="Courier New" w:cs="Courier New"/>
                <w:color w:val="000000" w:themeColor="text1"/>
                <w:sz w:val="18"/>
                <w:szCs w:val="18"/>
                <w:lang w:val="en-GB"/>
              </w:rPr>
              <w:t>: 8000</w:t>
            </w:r>
          </w:p>
          <w:p w14:paraId="6B16022C"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app_host</w:t>
            </w:r>
            <w:proofErr w:type="spellEnd"/>
            <w:r w:rsidRPr="00ED7E80">
              <w:rPr>
                <w:rFonts w:ascii="Courier New" w:eastAsia="Times New Roman" w:hAnsi="Courier New" w:cs="Courier New"/>
                <w:color w:val="000000" w:themeColor="text1"/>
                <w:sz w:val="18"/>
                <w:szCs w:val="18"/>
                <w:lang w:val="en-GB"/>
              </w:rPr>
              <w:t>: 0.0.0.0</w:t>
            </w:r>
          </w:p>
          <w:p w14:paraId="465E4D04"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redis_host</w:t>
            </w:r>
            <w:proofErr w:type="spellEnd"/>
            <w:r w:rsidRPr="00ED7E80">
              <w:rPr>
                <w:rFonts w:ascii="Courier New" w:eastAsia="Times New Roman" w:hAnsi="Courier New" w:cs="Courier New"/>
                <w:color w:val="000000" w:themeColor="text1"/>
                <w:sz w:val="18"/>
                <w:szCs w:val="18"/>
                <w:lang w:val="en-GB"/>
              </w:rPr>
              <w:t>: localhost</w:t>
            </w:r>
          </w:p>
          <w:p w14:paraId="2ABD762F"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redis_port</w:t>
            </w:r>
            <w:proofErr w:type="spellEnd"/>
            <w:r w:rsidRPr="00ED7E80">
              <w:rPr>
                <w:rFonts w:ascii="Courier New" w:eastAsia="Times New Roman" w:hAnsi="Courier New" w:cs="Courier New"/>
                <w:color w:val="000000" w:themeColor="text1"/>
                <w:sz w:val="18"/>
                <w:szCs w:val="18"/>
                <w:lang w:val="en-GB"/>
              </w:rPr>
              <w:t>: 55531</w:t>
            </w:r>
          </w:p>
          <w:p w14:paraId="416BB9D9"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postgres_host</w:t>
            </w:r>
            <w:proofErr w:type="spellEnd"/>
            <w:r w:rsidRPr="00ED7E80">
              <w:rPr>
                <w:rFonts w:ascii="Courier New" w:eastAsia="Times New Roman" w:hAnsi="Courier New" w:cs="Courier New"/>
                <w:color w:val="000000" w:themeColor="text1"/>
                <w:sz w:val="18"/>
                <w:szCs w:val="18"/>
                <w:lang w:val="en-GB"/>
              </w:rPr>
              <w:t>: localhost</w:t>
            </w:r>
          </w:p>
          <w:p w14:paraId="5CC58C54"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postgres_port</w:t>
            </w:r>
            <w:proofErr w:type="spellEnd"/>
            <w:r w:rsidRPr="00ED7E80">
              <w:rPr>
                <w:rFonts w:ascii="Courier New" w:eastAsia="Times New Roman" w:hAnsi="Courier New" w:cs="Courier New"/>
                <w:color w:val="000000" w:themeColor="text1"/>
                <w:sz w:val="18"/>
                <w:szCs w:val="18"/>
                <w:lang w:val="en-GB"/>
              </w:rPr>
              <w:t>: 55530</w:t>
            </w:r>
          </w:p>
          <w:p w14:paraId="21A54BD5"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postgres_user</w:t>
            </w:r>
            <w:proofErr w:type="spellEnd"/>
            <w:r w:rsidRPr="00ED7E80">
              <w:rPr>
                <w:rFonts w:ascii="Courier New" w:eastAsia="Times New Roman" w:hAnsi="Courier New" w:cs="Courier New"/>
                <w:color w:val="000000" w:themeColor="text1"/>
                <w:sz w:val="18"/>
                <w:szCs w:val="18"/>
                <w:lang w:val="en-GB"/>
              </w:rPr>
              <w:t>: user</w:t>
            </w:r>
          </w:p>
          <w:p w14:paraId="5D5AF1A2"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postgres_password</w:t>
            </w:r>
            <w:proofErr w:type="spellEnd"/>
            <w:r w:rsidRPr="00ED7E80">
              <w:rPr>
                <w:rFonts w:ascii="Courier New" w:eastAsia="Times New Roman" w:hAnsi="Courier New" w:cs="Courier New"/>
                <w:color w:val="000000" w:themeColor="text1"/>
                <w:sz w:val="18"/>
                <w:szCs w:val="18"/>
                <w:lang w:val="en-GB"/>
              </w:rPr>
              <w:t>: password</w:t>
            </w:r>
          </w:p>
          <w:p w14:paraId="04F4CA18"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postgres_db</w:t>
            </w:r>
            <w:proofErr w:type="spellEnd"/>
            <w:r w:rsidRPr="00ED7E80">
              <w:rPr>
                <w:rFonts w:ascii="Courier New" w:eastAsia="Times New Roman" w:hAnsi="Courier New" w:cs="Courier New"/>
                <w:color w:val="000000" w:themeColor="text1"/>
                <w:sz w:val="18"/>
                <w:szCs w:val="18"/>
                <w:lang w:val="en-GB"/>
              </w:rPr>
              <w:t>: agents</w:t>
            </w:r>
          </w:p>
          <w:p w14:paraId="3DF99FF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agents:</w:t>
            </w:r>
          </w:p>
          <w:p w14:paraId="2C7A5E6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name: rag_domain1 </w:t>
            </w:r>
          </w:p>
          <w:p w14:paraId="6D84A4E7" w14:textId="77777777" w:rsidR="009D2E15" w:rsidRPr="000D0507" w:rsidRDefault="009D2E15">
            <w:pPr>
              <w:pStyle w:val="a3"/>
              <w:rPr>
                <w:rFonts w:ascii="Courier New" w:eastAsia="Times New Roman" w:hAnsi="Courier New" w:cs="Courier New"/>
                <w:color w:val="000000" w:themeColor="text1"/>
                <w:sz w:val="18"/>
                <w:szCs w:val="18"/>
              </w:rPr>
            </w:pPr>
            <w:r w:rsidRPr="00ED7E80">
              <w:rPr>
                <w:rFonts w:ascii="Courier New" w:eastAsia="Times New Roman" w:hAnsi="Courier New" w:cs="Courier New"/>
                <w:color w:val="000000" w:themeColor="text1"/>
                <w:sz w:val="18"/>
                <w:szCs w:val="18"/>
                <w:lang w:val="en-GB"/>
              </w:rPr>
              <w:t xml:space="preserve">    description</w:t>
            </w:r>
            <w:r w:rsidRPr="000D0507">
              <w:rPr>
                <w:rFonts w:ascii="Courier New" w:eastAsia="Times New Roman" w:hAnsi="Courier New" w:cs="Courier New"/>
                <w:color w:val="000000" w:themeColor="text1"/>
                <w:sz w:val="18"/>
                <w:szCs w:val="18"/>
              </w:rPr>
              <w:t xml:space="preserve">: Поиск по базе </w:t>
            </w:r>
            <w:proofErr w:type="spellStart"/>
            <w:r w:rsidRPr="000D0507">
              <w:rPr>
                <w:rFonts w:ascii="Courier New" w:eastAsia="Times New Roman" w:hAnsi="Courier New" w:cs="Courier New"/>
                <w:color w:val="000000" w:themeColor="text1"/>
                <w:sz w:val="18"/>
                <w:szCs w:val="18"/>
              </w:rPr>
              <w:t>докуметов</w:t>
            </w:r>
            <w:proofErr w:type="spellEnd"/>
            <w:r w:rsidRPr="000D0507">
              <w:rPr>
                <w:rFonts w:ascii="Courier New" w:eastAsia="Times New Roman" w:hAnsi="Courier New" w:cs="Courier New"/>
                <w:color w:val="000000" w:themeColor="text1"/>
                <w:sz w:val="18"/>
                <w:szCs w:val="18"/>
              </w:rPr>
              <w:t xml:space="preserve"> домена 1</w:t>
            </w:r>
          </w:p>
          <w:p w14:paraId="14B72C0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0D0507">
              <w:rPr>
                <w:rFonts w:ascii="Courier New" w:eastAsia="Times New Roman" w:hAnsi="Courier New" w:cs="Courier New"/>
                <w:color w:val="000000" w:themeColor="text1"/>
                <w:sz w:val="18"/>
                <w:szCs w:val="18"/>
              </w:rPr>
              <w:t xml:space="preserve">    </w:t>
            </w:r>
            <w:proofErr w:type="spellStart"/>
            <w:r w:rsidRPr="00ED7E80">
              <w:rPr>
                <w:rFonts w:ascii="Courier New" w:eastAsia="Times New Roman" w:hAnsi="Courier New" w:cs="Courier New"/>
                <w:color w:val="000000" w:themeColor="text1"/>
                <w:sz w:val="18"/>
                <w:szCs w:val="18"/>
                <w:lang w:val="en-GB"/>
              </w:rPr>
              <w:t>class_path</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pipelines.rag_agent.RAGAgent</w:t>
            </w:r>
            <w:proofErr w:type="spellEnd"/>
          </w:p>
          <w:p w14:paraId="5221CB8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default_params</w:t>
            </w:r>
            <w:proofErr w:type="spellEnd"/>
            <w:r w:rsidRPr="00ED7E80">
              <w:rPr>
                <w:rFonts w:ascii="Courier New" w:eastAsia="Times New Roman" w:hAnsi="Courier New" w:cs="Courier New"/>
                <w:color w:val="000000" w:themeColor="text1"/>
                <w:sz w:val="18"/>
                <w:szCs w:val="18"/>
                <w:lang w:val="en-GB"/>
              </w:rPr>
              <w:t>:</w:t>
            </w:r>
          </w:p>
          <w:p w14:paraId="758B08C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max_input_tokens</w:t>
            </w:r>
            <w:proofErr w:type="spellEnd"/>
            <w:r w:rsidRPr="00ED7E80">
              <w:rPr>
                <w:rFonts w:ascii="Courier New" w:eastAsia="Times New Roman" w:hAnsi="Courier New" w:cs="Courier New"/>
                <w:color w:val="000000" w:themeColor="text1"/>
                <w:sz w:val="18"/>
                <w:szCs w:val="18"/>
                <w:lang w:val="en-GB"/>
              </w:rPr>
              <w:t>: 6144</w:t>
            </w:r>
          </w:p>
          <w:p w14:paraId="71DDE18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max_chat_history_token_length</w:t>
            </w:r>
            <w:proofErr w:type="spellEnd"/>
            <w:r w:rsidRPr="00ED7E80">
              <w:rPr>
                <w:rFonts w:ascii="Courier New" w:eastAsia="Times New Roman" w:hAnsi="Courier New" w:cs="Courier New"/>
                <w:color w:val="000000" w:themeColor="text1"/>
                <w:sz w:val="18"/>
                <w:szCs w:val="18"/>
                <w:lang w:val="en-GB"/>
              </w:rPr>
              <w:t>: 24576</w:t>
            </w:r>
          </w:p>
          <w:p w14:paraId="68232E9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retrieving_top_k</w:t>
            </w:r>
            <w:proofErr w:type="spellEnd"/>
            <w:r w:rsidRPr="00ED7E80">
              <w:rPr>
                <w:rFonts w:ascii="Courier New" w:eastAsia="Times New Roman" w:hAnsi="Courier New" w:cs="Courier New"/>
                <w:color w:val="000000" w:themeColor="text1"/>
                <w:sz w:val="18"/>
                <w:szCs w:val="18"/>
                <w:lang w:val="en-GB"/>
              </w:rPr>
              <w:t>: 2</w:t>
            </w:r>
          </w:p>
          <w:p w14:paraId="28BF82F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generator_context_top_k</w:t>
            </w:r>
            <w:proofErr w:type="spellEnd"/>
            <w:r w:rsidRPr="00ED7E80">
              <w:rPr>
                <w:rFonts w:ascii="Courier New" w:eastAsia="Times New Roman" w:hAnsi="Courier New" w:cs="Courier New"/>
                <w:color w:val="000000" w:themeColor="text1"/>
                <w:sz w:val="18"/>
                <w:szCs w:val="18"/>
                <w:lang w:val="en-GB"/>
              </w:rPr>
              <w:t>: 2</w:t>
            </w:r>
          </w:p>
          <w:p w14:paraId="5610205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include_original_question_in_queries</w:t>
            </w:r>
            <w:proofErr w:type="spellEnd"/>
            <w:r w:rsidRPr="00ED7E80">
              <w:rPr>
                <w:rFonts w:ascii="Courier New" w:eastAsia="Times New Roman" w:hAnsi="Courier New" w:cs="Courier New"/>
                <w:color w:val="000000" w:themeColor="text1"/>
                <w:sz w:val="18"/>
                <w:szCs w:val="18"/>
                <w:lang w:val="en-GB"/>
              </w:rPr>
              <w:t>: True</w:t>
            </w:r>
          </w:p>
          <w:p w14:paraId="43B55E9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planner_llm</w:t>
            </w:r>
            <w:proofErr w:type="spellEnd"/>
          </w:p>
          <w:p w14:paraId="1FFA3DB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generator_llm</w:t>
            </w:r>
            <w:proofErr w:type="spellEnd"/>
          </w:p>
          <w:p w14:paraId="5E1E692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tokenizer_name</w:t>
            </w:r>
            <w:proofErr w:type="spellEnd"/>
            <w:r w:rsidRPr="00ED7E80">
              <w:rPr>
                <w:rFonts w:ascii="Courier New" w:eastAsia="Times New Roman" w:hAnsi="Courier New" w:cs="Courier New"/>
                <w:color w:val="000000" w:themeColor="text1"/>
                <w:sz w:val="18"/>
                <w:szCs w:val="18"/>
                <w:lang w:val="en-GB"/>
              </w:rPr>
              <w:t>: qwen_2.5</w:t>
            </w:r>
          </w:p>
          <w:p w14:paraId="4FB5B91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store_name</w:t>
            </w:r>
            <w:proofErr w:type="spellEnd"/>
            <w:r w:rsidRPr="00ED7E80">
              <w:rPr>
                <w:rFonts w:ascii="Courier New" w:eastAsia="Times New Roman" w:hAnsi="Courier New" w:cs="Courier New"/>
                <w:color w:val="000000" w:themeColor="text1"/>
                <w:sz w:val="18"/>
                <w:szCs w:val="18"/>
                <w:lang w:val="en-GB"/>
              </w:rPr>
              <w:t xml:space="preserve">: chroma_domain1 </w:t>
            </w:r>
          </w:p>
          <w:p w14:paraId="0989933A"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name</w:t>
            </w: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rag</w:t>
            </w:r>
            <w:r w:rsidRPr="000D0507">
              <w:rPr>
                <w:rFonts w:ascii="Courier New" w:eastAsia="Times New Roman" w:hAnsi="Courier New" w:cs="Courier New"/>
                <w:color w:val="000000" w:themeColor="text1"/>
                <w:sz w:val="18"/>
                <w:szCs w:val="18"/>
              </w:rPr>
              <w:t>_</w:t>
            </w:r>
            <w:r w:rsidRPr="00ED7E80">
              <w:rPr>
                <w:rFonts w:ascii="Courier New" w:eastAsia="Times New Roman" w:hAnsi="Courier New" w:cs="Courier New"/>
                <w:color w:val="000000" w:themeColor="text1"/>
                <w:sz w:val="18"/>
                <w:szCs w:val="18"/>
                <w:lang w:val="en-GB"/>
              </w:rPr>
              <w:t>domain</w:t>
            </w:r>
            <w:r w:rsidRPr="000D0507">
              <w:rPr>
                <w:rFonts w:ascii="Courier New" w:eastAsia="Times New Roman" w:hAnsi="Courier New" w:cs="Courier New"/>
                <w:color w:val="000000" w:themeColor="text1"/>
                <w:sz w:val="18"/>
                <w:szCs w:val="18"/>
              </w:rPr>
              <w:t xml:space="preserve">2 </w:t>
            </w:r>
          </w:p>
          <w:p w14:paraId="7DE1C792"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description</w:t>
            </w:r>
            <w:r w:rsidRPr="000D0507">
              <w:rPr>
                <w:rFonts w:ascii="Courier New" w:eastAsia="Times New Roman" w:hAnsi="Courier New" w:cs="Courier New"/>
                <w:color w:val="000000" w:themeColor="text1"/>
                <w:sz w:val="18"/>
                <w:szCs w:val="18"/>
              </w:rPr>
              <w:t>: Поиск по документам домена 2</w:t>
            </w:r>
          </w:p>
          <w:p w14:paraId="59B23262" w14:textId="77777777" w:rsidR="009D2E15" w:rsidRPr="00ED7E80" w:rsidRDefault="009D2E15">
            <w:pPr>
              <w:pStyle w:val="a3"/>
              <w:rPr>
                <w:rFonts w:ascii="Courier New" w:eastAsia="Times New Roman" w:hAnsi="Courier New" w:cs="Courier New"/>
                <w:color w:val="000000" w:themeColor="text1"/>
                <w:sz w:val="18"/>
                <w:szCs w:val="18"/>
                <w:lang w:val="en-GB"/>
              </w:rPr>
            </w:pPr>
            <w:r w:rsidRPr="000D0507">
              <w:rPr>
                <w:rFonts w:ascii="Courier New" w:eastAsia="Times New Roman" w:hAnsi="Courier New" w:cs="Courier New"/>
                <w:color w:val="000000" w:themeColor="text1"/>
                <w:sz w:val="18"/>
                <w:szCs w:val="18"/>
              </w:rPr>
              <w:t xml:space="preserve">    </w:t>
            </w:r>
            <w:proofErr w:type="spellStart"/>
            <w:r w:rsidRPr="00ED7E80">
              <w:rPr>
                <w:rFonts w:ascii="Courier New" w:eastAsia="Times New Roman" w:hAnsi="Courier New" w:cs="Courier New"/>
                <w:color w:val="000000" w:themeColor="text1"/>
                <w:sz w:val="18"/>
                <w:szCs w:val="18"/>
                <w:lang w:val="en-GB"/>
              </w:rPr>
              <w:t>class_path</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pipelines.rag_agent.RAGAgent</w:t>
            </w:r>
            <w:proofErr w:type="spellEnd"/>
          </w:p>
          <w:p w14:paraId="2443CDA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default_params</w:t>
            </w:r>
            <w:proofErr w:type="spellEnd"/>
            <w:r w:rsidRPr="00ED7E80">
              <w:rPr>
                <w:rFonts w:ascii="Courier New" w:eastAsia="Times New Roman" w:hAnsi="Courier New" w:cs="Courier New"/>
                <w:color w:val="000000" w:themeColor="text1"/>
                <w:sz w:val="18"/>
                <w:szCs w:val="18"/>
                <w:lang w:val="en-GB"/>
              </w:rPr>
              <w:t>:</w:t>
            </w:r>
          </w:p>
          <w:p w14:paraId="5835DA7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max_input_tokens</w:t>
            </w:r>
            <w:proofErr w:type="spellEnd"/>
            <w:r w:rsidRPr="00ED7E80">
              <w:rPr>
                <w:rFonts w:ascii="Courier New" w:eastAsia="Times New Roman" w:hAnsi="Courier New" w:cs="Courier New"/>
                <w:color w:val="000000" w:themeColor="text1"/>
                <w:sz w:val="18"/>
                <w:szCs w:val="18"/>
                <w:lang w:val="en-GB"/>
              </w:rPr>
              <w:t>: 6144</w:t>
            </w:r>
          </w:p>
          <w:p w14:paraId="250AA35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max_chat_history_token_length</w:t>
            </w:r>
            <w:proofErr w:type="spellEnd"/>
            <w:r w:rsidRPr="00ED7E80">
              <w:rPr>
                <w:rFonts w:ascii="Courier New" w:eastAsia="Times New Roman" w:hAnsi="Courier New" w:cs="Courier New"/>
                <w:color w:val="000000" w:themeColor="text1"/>
                <w:sz w:val="18"/>
                <w:szCs w:val="18"/>
                <w:lang w:val="en-GB"/>
              </w:rPr>
              <w:t>: 24576</w:t>
            </w:r>
          </w:p>
          <w:p w14:paraId="2428ABC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retrieving_top_k</w:t>
            </w:r>
            <w:proofErr w:type="spellEnd"/>
            <w:r w:rsidRPr="00ED7E80">
              <w:rPr>
                <w:rFonts w:ascii="Courier New" w:eastAsia="Times New Roman" w:hAnsi="Courier New" w:cs="Courier New"/>
                <w:color w:val="000000" w:themeColor="text1"/>
                <w:sz w:val="18"/>
                <w:szCs w:val="18"/>
                <w:lang w:val="en-GB"/>
              </w:rPr>
              <w:t>: 2</w:t>
            </w:r>
          </w:p>
          <w:p w14:paraId="4752B81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generator_context_top_k</w:t>
            </w:r>
            <w:proofErr w:type="spellEnd"/>
            <w:r w:rsidRPr="00ED7E80">
              <w:rPr>
                <w:rFonts w:ascii="Courier New" w:eastAsia="Times New Roman" w:hAnsi="Courier New" w:cs="Courier New"/>
                <w:color w:val="000000" w:themeColor="text1"/>
                <w:sz w:val="18"/>
                <w:szCs w:val="18"/>
                <w:lang w:val="en-GB"/>
              </w:rPr>
              <w:t xml:space="preserve">: 2  </w:t>
            </w:r>
          </w:p>
          <w:p w14:paraId="4B6D89D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include_original_question_in_queries</w:t>
            </w:r>
            <w:proofErr w:type="spellEnd"/>
            <w:r w:rsidRPr="00ED7E80">
              <w:rPr>
                <w:rFonts w:ascii="Courier New" w:eastAsia="Times New Roman" w:hAnsi="Courier New" w:cs="Courier New"/>
                <w:color w:val="000000" w:themeColor="text1"/>
                <w:sz w:val="18"/>
                <w:szCs w:val="18"/>
                <w:lang w:val="en-GB"/>
              </w:rPr>
              <w:t>: True</w:t>
            </w:r>
          </w:p>
          <w:p w14:paraId="444F145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planner_llm</w:t>
            </w:r>
            <w:proofErr w:type="spellEnd"/>
          </w:p>
          <w:p w14:paraId="28CC2FC3"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generator_llm</w:t>
            </w:r>
            <w:proofErr w:type="spellEnd"/>
          </w:p>
          <w:p w14:paraId="3C5123B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tokenizer_name</w:t>
            </w:r>
            <w:proofErr w:type="spellEnd"/>
            <w:r w:rsidRPr="00ED7E80">
              <w:rPr>
                <w:rFonts w:ascii="Courier New" w:eastAsia="Times New Roman" w:hAnsi="Courier New" w:cs="Courier New"/>
                <w:color w:val="000000" w:themeColor="text1"/>
                <w:sz w:val="18"/>
                <w:szCs w:val="18"/>
                <w:lang w:val="en-GB"/>
              </w:rPr>
              <w:t>: qwen_2.5</w:t>
            </w:r>
          </w:p>
          <w:p w14:paraId="0FD49940"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store_name</w:t>
            </w:r>
            <w:proofErr w:type="spellEnd"/>
            <w:r w:rsidRPr="00ED7E80">
              <w:rPr>
                <w:rFonts w:ascii="Courier New" w:eastAsia="Times New Roman" w:hAnsi="Courier New" w:cs="Courier New"/>
                <w:color w:val="000000" w:themeColor="text1"/>
                <w:sz w:val="18"/>
                <w:szCs w:val="18"/>
                <w:lang w:val="en-GB"/>
              </w:rPr>
              <w:t xml:space="preserve">: chroma_domain2 </w:t>
            </w:r>
          </w:p>
          <w:p w14:paraId="6A07D755"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name</w:t>
            </w: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rag</w:t>
            </w:r>
            <w:r w:rsidRPr="000D0507">
              <w:rPr>
                <w:rFonts w:ascii="Courier New" w:eastAsia="Times New Roman" w:hAnsi="Courier New" w:cs="Courier New"/>
                <w:color w:val="000000" w:themeColor="text1"/>
                <w:sz w:val="18"/>
                <w:szCs w:val="18"/>
              </w:rPr>
              <w:t>_</w:t>
            </w:r>
            <w:r w:rsidRPr="00ED7E80">
              <w:rPr>
                <w:rFonts w:ascii="Courier New" w:eastAsia="Times New Roman" w:hAnsi="Courier New" w:cs="Courier New"/>
                <w:color w:val="000000" w:themeColor="text1"/>
                <w:sz w:val="18"/>
                <w:szCs w:val="18"/>
                <w:lang w:val="en-GB"/>
              </w:rPr>
              <w:t>domain</w:t>
            </w:r>
            <w:r w:rsidRPr="000D0507">
              <w:rPr>
                <w:rFonts w:ascii="Courier New" w:eastAsia="Times New Roman" w:hAnsi="Courier New" w:cs="Courier New"/>
                <w:color w:val="000000" w:themeColor="text1"/>
                <w:sz w:val="18"/>
                <w:szCs w:val="18"/>
              </w:rPr>
              <w:t>3</w:t>
            </w:r>
          </w:p>
          <w:p w14:paraId="49DCC2BA" w14:textId="77777777" w:rsidR="009D2E15" w:rsidRPr="000D0507" w:rsidRDefault="009D2E15">
            <w:pPr>
              <w:pStyle w:val="a3"/>
              <w:rPr>
                <w:rFonts w:ascii="Courier New" w:eastAsia="Times New Roman" w:hAnsi="Courier New" w:cs="Courier New"/>
                <w:color w:val="000000" w:themeColor="text1"/>
                <w:sz w:val="18"/>
                <w:szCs w:val="18"/>
              </w:rPr>
            </w:pPr>
            <w:r w:rsidRPr="000D0507">
              <w:rPr>
                <w:rFonts w:ascii="Courier New" w:eastAsia="Times New Roman" w:hAnsi="Courier New" w:cs="Courier New"/>
                <w:color w:val="000000" w:themeColor="text1"/>
                <w:sz w:val="18"/>
                <w:szCs w:val="18"/>
              </w:rPr>
              <w:t xml:space="preserve">    </w:t>
            </w:r>
            <w:r w:rsidRPr="00ED7E80">
              <w:rPr>
                <w:rFonts w:ascii="Courier New" w:eastAsia="Times New Roman" w:hAnsi="Courier New" w:cs="Courier New"/>
                <w:color w:val="000000" w:themeColor="text1"/>
                <w:sz w:val="18"/>
                <w:szCs w:val="18"/>
                <w:lang w:val="en-GB"/>
              </w:rPr>
              <w:t>description</w:t>
            </w:r>
            <w:r w:rsidRPr="000D0507">
              <w:rPr>
                <w:rFonts w:ascii="Courier New" w:eastAsia="Times New Roman" w:hAnsi="Courier New" w:cs="Courier New"/>
                <w:color w:val="000000" w:themeColor="text1"/>
                <w:sz w:val="18"/>
                <w:szCs w:val="18"/>
              </w:rPr>
              <w:t>: Поиск по документам домена 3</w:t>
            </w:r>
          </w:p>
          <w:p w14:paraId="3527342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0D0507">
              <w:rPr>
                <w:rFonts w:ascii="Courier New" w:eastAsia="Times New Roman" w:hAnsi="Courier New" w:cs="Courier New"/>
                <w:color w:val="000000" w:themeColor="text1"/>
                <w:sz w:val="18"/>
                <w:szCs w:val="18"/>
              </w:rPr>
              <w:t xml:space="preserve">    </w:t>
            </w:r>
            <w:proofErr w:type="spellStart"/>
            <w:r w:rsidRPr="00ED7E80">
              <w:rPr>
                <w:rFonts w:ascii="Courier New" w:eastAsia="Times New Roman" w:hAnsi="Courier New" w:cs="Courier New"/>
                <w:color w:val="000000" w:themeColor="text1"/>
                <w:sz w:val="18"/>
                <w:szCs w:val="18"/>
                <w:lang w:val="en-GB"/>
              </w:rPr>
              <w:t>class_path</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pipelines.rag_agent.RAGAgent</w:t>
            </w:r>
            <w:proofErr w:type="spellEnd"/>
          </w:p>
          <w:p w14:paraId="3C08D38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default_params</w:t>
            </w:r>
            <w:proofErr w:type="spellEnd"/>
            <w:r w:rsidRPr="00ED7E80">
              <w:rPr>
                <w:rFonts w:ascii="Courier New" w:eastAsia="Times New Roman" w:hAnsi="Courier New" w:cs="Courier New"/>
                <w:color w:val="000000" w:themeColor="text1"/>
                <w:sz w:val="18"/>
                <w:szCs w:val="18"/>
                <w:lang w:val="en-GB"/>
              </w:rPr>
              <w:t>:</w:t>
            </w:r>
          </w:p>
          <w:p w14:paraId="39A7923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max_input_tokens</w:t>
            </w:r>
            <w:proofErr w:type="spellEnd"/>
            <w:r w:rsidRPr="00ED7E80">
              <w:rPr>
                <w:rFonts w:ascii="Courier New" w:eastAsia="Times New Roman" w:hAnsi="Courier New" w:cs="Courier New"/>
                <w:color w:val="000000" w:themeColor="text1"/>
                <w:sz w:val="18"/>
                <w:szCs w:val="18"/>
                <w:lang w:val="en-GB"/>
              </w:rPr>
              <w:t>: 6144</w:t>
            </w:r>
          </w:p>
          <w:p w14:paraId="6CA166A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max_chat_history_token_length</w:t>
            </w:r>
            <w:proofErr w:type="spellEnd"/>
            <w:r w:rsidRPr="00ED7E80">
              <w:rPr>
                <w:rFonts w:ascii="Courier New" w:eastAsia="Times New Roman" w:hAnsi="Courier New" w:cs="Courier New"/>
                <w:color w:val="000000" w:themeColor="text1"/>
                <w:sz w:val="18"/>
                <w:szCs w:val="18"/>
                <w:lang w:val="en-GB"/>
              </w:rPr>
              <w:t>: 24576</w:t>
            </w:r>
          </w:p>
          <w:p w14:paraId="06ECF01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retrieving_top_k</w:t>
            </w:r>
            <w:proofErr w:type="spellEnd"/>
            <w:r w:rsidRPr="00ED7E80">
              <w:rPr>
                <w:rFonts w:ascii="Courier New" w:eastAsia="Times New Roman" w:hAnsi="Courier New" w:cs="Courier New"/>
                <w:color w:val="000000" w:themeColor="text1"/>
                <w:sz w:val="18"/>
                <w:szCs w:val="18"/>
                <w:lang w:val="en-GB"/>
              </w:rPr>
              <w:t>: 2</w:t>
            </w:r>
          </w:p>
          <w:p w14:paraId="4AC4465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generator_context_top_k</w:t>
            </w:r>
            <w:proofErr w:type="spellEnd"/>
            <w:r w:rsidRPr="00ED7E80">
              <w:rPr>
                <w:rFonts w:ascii="Courier New" w:eastAsia="Times New Roman" w:hAnsi="Courier New" w:cs="Courier New"/>
                <w:color w:val="000000" w:themeColor="text1"/>
                <w:sz w:val="18"/>
                <w:szCs w:val="18"/>
                <w:lang w:val="en-GB"/>
              </w:rPr>
              <w:t xml:space="preserve">: 2  </w:t>
            </w:r>
          </w:p>
          <w:p w14:paraId="66CBBEE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include_original_question_in_queries</w:t>
            </w:r>
            <w:proofErr w:type="spellEnd"/>
            <w:r w:rsidRPr="00ED7E80">
              <w:rPr>
                <w:rFonts w:ascii="Courier New" w:eastAsia="Times New Roman" w:hAnsi="Courier New" w:cs="Courier New"/>
                <w:color w:val="000000" w:themeColor="text1"/>
                <w:sz w:val="18"/>
                <w:szCs w:val="18"/>
                <w:lang w:val="en-GB"/>
              </w:rPr>
              <w:t>: True</w:t>
            </w:r>
          </w:p>
          <w:p w14:paraId="3167F72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planner_llm</w:t>
            </w:r>
            <w:proofErr w:type="spellEnd"/>
          </w:p>
          <w:p w14:paraId="7C80FBA3"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generator_model_name</w:t>
            </w:r>
            <w:proofErr w:type="spellEnd"/>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generator_llm</w:t>
            </w:r>
            <w:proofErr w:type="spellEnd"/>
          </w:p>
          <w:p w14:paraId="7B429B1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tokenizer_name</w:t>
            </w:r>
            <w:proofErr w:type="spellEnd"/>
            <w:r w:rsidRPr="00ED7E80">
              <w:rPr>
                <w:rFonts w:ascii="Courier New" w:eastAsia="Times New Roman" w:hAnsi="Courier New" w:cs="Courier New"/>
                <w:color w:val="000000" w:themeColor="text1"/>
                <w:sz w:val="18"/>
                <w:szCs w:val="18"/>
                <w:lang w:val="en-GB"/>
              </w:rPr>
              <w:t>: qwen_2.5</w:t>
            </w:r>
          </w:p>
          <w:p w14:paraId="4543C8F2"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store_name</w:t>
            </w:r>
            <w:proofErr w:type="spellEnd"/>
            <w:r w:rsidRPr="00ED7E80">
              <w:rPr>
                <w:rFonts w:ascii="Courier New" w:eastAsia="Times New Roman" w:hAnsi="Courier New" w:cs="Courier New"/>
                <w:color w:val="000000" w:themeColor="text1"/>
                <w:sz w:val="18"/>
                <w:szCs w:val="18"/>
                <w:lang w:val="en-GB"/>
              </w:rPr>
              <w:t>: chroma_domain3</w:t>
            </w:r>
          </w:p>
          <w:p w14:paraId="5480C9CC"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models:</w:t>
            </w:r>
          </w:p>
          <w:p w14:paraId="6BCA87C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completion</w:t>
            </w:r>
          </w:p>
          <w:p w14:paraId="53C8A48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535BCB6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model: /model</w:t>
            </w:r>
          </w:p>
          <w:p w14:paraId="0396B61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temperature: 0.01</w:t>
            </w:r>
          </w:p>
          <w:p w14:paraId="47D34B8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top_p</w:t>
            </w:r>
            <w:proofErr w:type="spellEnd"/>
            <w:r w:rsidRPr="00ED7E80">
              <w:rPr>
                <w:rFonts w:ascii="Courier New" w:eastAsia="Times New Roman" w:hAnsi="Courier New" w:cs="Courier New"/>
                <w:color w:val="000000" w:themeColor="text1"/>
                <w:sz w:val="18"/>
                <w:szCs w:val="18"/>
                <w:lang w:val="en-GB"/>
              </w:rPr>
              <w:t>: 0.95</w:t>
            </w:r>
          </w:p>
          <w:p w14:paraId="100500A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streaming: false</w:t>
            </w:r>
          </w:p>
          <w:p w14:paraId="2AF6467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w:t>
            </w:r>
            <w:proofErr w:type="spellStart"/>
            <w:r w:rsidRPr="00ED7E80">
              <w:rPr>
                <w:rFonts w:ascii="Courier New" w:eastAsia="Times New Roman" w:hAnsi="Courier New" w:cs="Courier New"/>
                <w:color w:val="000000" w:themeColor="text1"/>
                <w:sz w:val="18"/>
                <w:szCs w:val="18"/>
                <w:lang w:val="en-GB"/>
              </w:rPr>
              <w:t>planner_llm</w:t>
            </w:r>
            <w:proofErr w:type="spellEnd"/>
          </w:p>
          <w:p w14:paraId="44F9B6C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url: </w:t>
            </w:r>
            <w:hyperlink r:id="rId17">
              <w:r w:rsidRPr="00ED7E80">
                <w:rPr>
                  <w:rFonts w:ascii="Courier New" w:eastAsia="Times New Roman" w:hAnsi="Courier New" w:cs="Courier New"/>
                  <w:color w:val="000000" w:themeColor="text1"/>
                  <w:sz w:val="18"/>
                  <w:szCs w:val="18"/>
                  <w:lang w:val="en-GB"/>
                </w:rPr>
                <w:t>http://localhost:8001/v1</w:t>
              </w:r>
            </w:hyperlink>
          </w:p>
          <w:p w14:paraId="3AE65DB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api_key</w:t>
            </w:r>
            <w:proofErr w:type="spellEnd"/>
            <w:r w:rsidRPr="00ED7E80">
              <w:rPr>
                <w:rFonts w:ascii="Courier New" w:eastAsia="Times New Roman" w:hAnsi="Courier New" w:cs="Courier New"/>
                <w:color w:val="000000" w:themeColor="text1"/>
                <w:sz w:val="18"/>
                <w:szCs w:val="18"/>
                <w:lang w:val="en-GB"/>
              </w:rPr>
              <w:t>: token</w:t>
            </w:r>
          </w:p>
          <w:p w14:paraId="32A70D4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completion</w:t>
            </w:r>
          </w:p>
          <w:p w14:paraId="4DB4382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15DBEDB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model: /model</w:t>
            </w:r>
          </w:p>
          <w:p w14:paraId="313B576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temperature: 0.01</w:t>
            </w:r>
          </w:p>
          <w:p w14:paraId="4C93EC2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top_p</w:t>
            </w:r>
            <w:proofErr w:type="spellEnd"/>
            <w:r w:rsidRPr="00ED7E80">
              <w:rPr>
                <w:rFonts w:ascii="Courier New" w:eastAsia="Times New Roman" w:hAnsi="Courier New" w:cs="Courier New"/>
                <w:color w:val="000000" w:themeColor="text1"/>
                <w:sz w:val="18"/>
                <w:szCs w:val="18"/>
                <w:lang w:val="en-GB"/>
              </w:rPr>
              <w:t>: 0.95</w:t>
            </w:r>
          </w:p>
          <w:p w14:paraId="61D815D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streaming: true</w:t>
            </w:r>
          </w:p>
          <w:p w14:paraId="39CAF2B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w:t>
            </w:r>
            <w:proofErr w:type="spellStart"/>
            <w:r w:rsidRPr="00ED7E80">
              <w:rPr>
                <w:rFonts w:ascii="Courier New" w:eastAsia="Times New Roman" w:hAnsi="Courier New" w:cs="Courier New"/>
                <w:color w:val="000000" w:themeColor="text1"/>
                <w:sz w:val="18"/>
                <w:szCs w:val="18"/>
                <w:lang w:val="en-GB"/>
              </w:rPr>
              <w:t>generator_llm</w:t>
            </w:r>
            <w:proofErr w:type="spellEnd"/>
          </w:p>
          <w:p w14:paraId="39CDF18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url: </w:t>
            </w:r>
            <w:hyperlink r:id="rId18">
              <w:r w:rsidRPr="00ED7E80">
                <w:rPr>
                  <w:rFonts w:ascii="Courier New" w:eastAsia="Times New Roman" w:hAnsi="Courier New" w:cs="Courier New"/>
                  <w:color w:val="000000" w:themeColor="text1"/>
                  <w:sz w:val="18"/>
                  <w:szCs w:val="18"/>
                  <w:lang w:val="en-GB"/>
                </w:rPr>
                <w:t>http://localhost:8001/v1</w:t>
              </w:r>
            </w:hyperlink>
          </w:p>
          <w:p w14:paraId="2CB7B7D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api_key</w:t>
            </w:r>
            <w:proofErr w:type="spellEnd"/>
            <w:r w:rsidRPr="00ED7E80">
              <w:rPr>
                <w:rFonts w:ascii="Courier New" w:eastAsia="Times New Roman" w:hAnsi="Courier New" w:cs="Courier New"/>
                <w:color w:val="000000" w:themeColor="text1"/>
                <w:sz w:val="18"/>
                <w:szCs w:val="18"/>
                <w:lang w:val="en-GB"/>
              </w:rPr>
              <w:t>: token</w:t>
            </w:r>
          </w:p>
          <w:p w14:paraId="1F1466E2"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chat</w:t>
            </w:r>
          </w:p>
          <w:p w14:paraId="6CBBB34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77D9C06C"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model: /model</w:t>
            </w:r>
          </w:p>
          <w:p w14:paraId="77B7E56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temperature: 0.01</w:t>
            </w:r>
          </w:p>
          <w:p w14:paraId="64E83EC3"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top_p</w:t>
            </w:r>
            <w:proofErr w:type="spellEnd"/>
            <w:r w:rsidRPr="00ED7E80">
              <w:rPr>
                <w:rFonts w:ascii="Courier New" w:eastAsia="Times New Roman" w:hAnsi="Courier New" w:cs="Courier New"/>
                <w:color w:val="000000" w:themeColor="text1"/>
                <w:sz w:val="18"/>
                <w:szCs w:val="18"/>
                <w:lang w:val="en-GB"/>
              </w:rPr>
              <w:t>: 0.95</w:t>
            </w:r>
          </w:p>
          <w:p w14:paraId="3CBCAE6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streaming: true</w:t>
            </w:r>
          </w:p>
          <w:p w14:paraId="2D7BB76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w:t>
            </w:r>
            <w:proofErr w:type="spellStart"/>
            <w:r w:rsidRPr="00ED7E80">
              <w:rPr>
                <w:rFonts w:ascii="Courier New" w:eastAsia="Times New Roman" w:hAnsi="Courier New" w:cs="Courier New"/>
                <w:color w:val="000000" w:themeColor="text1"/>
                <w:sz w:val="18"/>
                <w:szCs w:val="18"/>
                <w:lang w:val="en-GB"/>
              </w:rPr>
              <w:t>router_llm</w:t>
            </w:r>
            <w:proofErr w:type="spellEnd"/>
          </w:p>
          <w:p w14:paraId="7E36D7C8"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url: </w:t>
            </w:r>
            <w:hyperlink r:id="rId19">
              <w:r w:rsidRPr="00ED7E80">
                <w:rPr>
                  <w:rFonts w:ascii="Courier New" w:eastAsia="Times New Roman" w:hAnsi="Courier New" w:cs="Courier New"/>
                  <w:color w:val="000000" w:themeColor="text1"/>
                  <w:sz w:val="18"/>
                  <w:szCs w:val="18"/>
                  <w:lang w:val="en-GB"/>
                </w:rPr>
                <w:t>http://localhost:8001/v1</w:t>
              </w:r>
            </w:hyperlink>
          </w:p>
          <w:p w14:paraId="190101C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api_key</w:t>
            </w:r>
            <w:proofErr w:type="spellEnd"/>
            <w:r w:rsidRPr="00ED7E80">
              <w:rPr>
                <w:rFonts w:ascii="Courier New" w:eastAsia="Times New Roman" w:hAnsi="Courier New" w:cs="Courier New"/>
                <w:color w:val="000000" w:themeColor="text1"/>
                <w:sz w:val="18"/>
                <w:szCs w:val="18"/>
                <w:lang w:val="en-GB"/>
              </w:rPr>
              <w:t>: token</w:t>
            </w:r>
          </w:p>
          <w:p w14:paraId="56AEEFE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embedding</w:t>
            </w:r>
          </w:p>
          <w:p w14:paraId="1036A0B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1ABFD1D0"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e5-mistral-7b-instruct</w:t>
            </w:r>
          </w:p>
          <w:p w14:paraId="4BE0E9C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url: </w:t>
            </w:r>
            <w:hyperlink r:id="rId20">
              <w:r w:rsidRPr="00ED7E80">
                <w:rPr>
                  <w:rFonts w:ascii="Courier New" w:eastAsia="Times New Roman" w:hAnsi="Courier New" w:cs="Courier New"/>
                  <w:color w:val="000000" w:themeColor="text1"/>
                  <w:sz w:val="18"/>
                  <w:szCs w:val="18"/>
                  <w:lang w:val="en-GB"/>
                </w:rPr>
                <w:t>http://localhost:58891/v1</w:t>
              </w:r>
            </w:hyperlink>
          </w:p>
          <w:p w14:paraId="0E7599F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api_key</w:t>
            </w:r>
            <w:proofErr w:type="spellEnd"/>
            <w:r w:rsidRPr="00ED7E80">
              <w:rPr>
                <w:rFonts w:ascii="Courier New" w:eastAsia="Times New Roman" w:hAnsi="Courier New" w:cs="Courier New"/>
                <w:color w:val="000000" w:themeColor="text1"/>
                <w:sz w:val="18"/>
                <w:szCs w:val="18"/>
                <w:lang w:val="en-GB"/>
              </w:rPr>
              <w:t>: token</w:t>
            </w:r>
          </w:p>
          <w:p w14:paraId="50A0595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model: /models/e5-mistral-7b-instruct</w:t>
            </w:r>
          </w:p>
          <w:p w14:paraId="328F684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check_embedding_ctx_length</w:t>
            </w:r>
            <w:proofErr w:type="spellEnd"/>
            <w:r w:rsidRPr="00ED7E80">
              <w:rPr>
                <w:rFonts w:ascii="Courier New" w:eastAsia="Times New Roman" w:hAnsi="Courier New" w:cs="Courier New"/>
                <w:color w:val="000000" w:themeColor="text1"/>
                <w:sz w:val="18"/>
                <w:szCs w:val="18"/>
                <w:lang w:val="en-GB"/>
              </w:rPr>
              <w:t>: false</w:t>
            </w:r>
          </w:p>
          <w:p w14:paraId="42A0E65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tiktoken_enabled</w:t>
            </w:r>
            <w:proofErr w:type="spellEnd"/>
            <w:r w:rsidRPr="00ED7E80">
              <w:rPr>
                <w:rFonts w:ascii="Courier New" w:eastAsia="Times New Roman" w:hAnsi="Courier New" w:cs="Courier New"/>
                <w:color w:val="000000" w:themeColor="text1"/>
                <w:sz w:val="18"/>
                <w:szCs w:val="18"/>
                <w:lang w:val="en-GB"/>
              </w:rPr>
              <w:t>: false</w:t>
            </w:r>
          </w:p>
          <w:p w14:paraId="31B1F41F"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tokenizer</w:t>
            </w:r>
          </w:p>
          <w:p w14:paraId="12EF128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78A72AB2"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qwen_2.5</w:t>
            </w:r>
          </w:p>
          <w:p w14:paraId="401DE47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path_or_repo_id</w:t>
            </w:r>
            <w:proofErr w:type="spellEnd"/>
            <w:r w:rsidRPr="00ED7E80">
              <w:rPr>
                <w:rFonts w:ascii="Courier New" w:eastAsia="Times New Roman" w:hAnsi="Courier New" w:cs="Courier New"/>
                <w:color w:val="000000" w:themeColor="text1"/>
                <w:sz w:val="18"/>
                <w:szCs w:val="18"/>
                <w:lang w:val="en-GB"/>
              </w:rPr>
              <w:t>: Qwen/Qwen2.5-7B-Instruct</w:t>
            </w:r>
          </w:p>
          <w:p w14:paraId="55D1FE4C"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vector_stores</w:t>
            </w:r>
            <w:proofErr w:type="spellEnd"/>
            <w:r w:rsidRPr="00ED7E80">
              <w:rPr>
                <w:rFonts w:ascii="Courier New" w:eastAsia="Times New Roman" w:hAnsi="Courier New" w:cs="Courier New"/>
                <w:color w:val="000000" w:themeColor="text1"/>
                <w:sz w:val="18"/>
                <w:szCs w:val="18"/>
                <w:lang w:val="en-GB"/>
              </w:rPr>
              <w:t>:</w:t>
            </w:r>
          </w:p>
          <w:p w14:paraId="74158060"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chroma</w:t>
            </w:r>
          </w:p>
          <w:p w14:paraId="77EAC9C0"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054AB3B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chroma_domain1</w:t>
            </w:r>
          </w:p>
          <w:p w14:paraId="1DDDAC7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description: </w:t>
            </w:r>
            <w:proofErr w:type="spellStart"/>
            <w:r w:rsidRPr="00ED7E80">
              <w:rPr>
                <w:rFonts w:ascii="Courier New" w:eastAsia="Times New Roman" w:hAnsi="Courier New" w:cs="Courier New"/>
                <w:color w:val="000000" w:themeColor="text1"/>
                <w:sz w:val="18"/>
                <w:szCs w:val="18"/>
                <w:lang w:val="en-GB"/>
              </w:rPr>
              <w:t>vector_store_description</w:t>
            </w:r>
            <w:proofErr w:type="spellEnd"/>
          </w:p>
          <w:p w14:paraId="5C2EB03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host: localhost</w:t>
            </w:r>
          </w:p>
          <w:p w14:paraId="062B1D6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port: 57777</w:t>
            </w:r>
          </w:p>
          <w:p w14:paraId="3F13AFB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collection_name</w:t>
            </w:r>
            <w:proofErr w:type="spellEnd"/>
            <w:r w:rsidRPr="00ED7E80">
              <w:rPr>
                <w:rFonts w:ascii="Courier New" w:eastAsia="Times New Roman" w:hAnsi="Courier New" w:cs="Courier New"/>
                <w:color w:val="000000" w:themeColor="text1"/>
                <w:sz w:val="18"/>
                <w:szCs w:val="18"/>
                <w:lang w:val="en-GB"/>
              </w:rPr>
              <w:t>: domain1</w:t>
            </w:r>
          </w:p>
          <w:p w14:paraId="7148DB4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embeddings_model_name</w:t>
            </w:r>
            <w:proofErr w:type="spellEnd"/>
            <w:r w:rsidRPr="00ED7E80">
              <w:rPr>
                <w:rFonts w:ascii="Courier New" w:eastAsia="Times New Roman" w:hAnsi="Courier New" w:cs="Courier New"/>
                <w:color w:val="000000" w:themeColor="text1"/>
                <w:sz w:val="18"/>
                <w:szCs w:val="18"/>
                <w:lang w:val="en-GB"/>
              </w:rPr>
              <w:t>: e5-mistral-7b-instruct</w:t>
            </w:r>
          </w:p>
          <w:p w14:paraId="1310AD1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chroma</w:t>
            </w:r>
          </w:p>
          <w:p w14:paraId="01CD796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42B7AF79"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chroma_domain2 </w:t>
            </w:r>
          </w:p>
          <w:p w14:paraId="1BD3983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description: </w:t>
            </w:r>
            <w:proofErr w:type="spellStart"/>
            <w:r w:rsidRPr="00ED7E80">
              <w:rPr>
                <w:rFonts w:ascii="Courier New" w:eastAsia="Times New Roman" w:hAnsi="Courier New" w:cs="Courier New"/>
                <w:color w:val="000000" w:themeColor="text1"/>
                <w:sz w:val="18"/>
                <w:szCs w:val="18"/>
                <w:lang w:val="en-GB"/>
              </w:rPr>
              <w:t>vector_store_description</w:t>
            </w:r>
            <w:proofErr w:type="spellEnd"/>
          </w:p>
          <w:p w14:paraId="1F84407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host: localhost</w:t>
            </w:r>
          </w:p>
          <w:p w14:paraId="2FAADD9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port: 57777</w:t>
            </w:r>
          </w:p>
          <w:p w14:paraId="4902DB9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collection_name</w:t>
            </w:r>
            <w:proofErr w:type="spellEnd"/>
            <w:r w:rsidRPr="00ED7E80">
              <w:rPr>
                <w:rFonts w:ascii="Courier New" w:eastAsia="Times New Roman" w:hAnsi="Courier New" w:cs="Courier New"/>
                <w:color w:val="000000" w:themeColor="text1"/>
                <w:sz w:val="18"/>
                <w:szCs w:val="18"/>
                <w:lang w:val="en-GB"/>
              </w:rPr>
              <w:t xml:space="preserve">: domain2 </w:t>
            </w:r>
          </w:p>
          <w:p w14:paraId="0DAE25F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embeddings_model_name</w:t>
            </w:r>
            <w:proofErr w:type="spellEnd"/>
            <w:r w:rsidRPr="00ED7E80">
              <w:rPr>
                <w:rFonts w:ascii="Courier New" w:eastAsia="Times New Roman" w:hAnsi="Courier New" w:cs="Courier New"/>
                <w:color w:val="000000" w:themeColor="text1"/>
                <w:sz w:val="18"/>
                <w:szCs w:val="18"/>
                <w:lang w:val="en-GB"/>
              </w:rPr>
              <w:t>: e5-mistral-7b-instruct</w:t>
            </w:r>
          </w:p>
          <w:p w14:paraId="6CF42C5B"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 type: chroma</w:t>
            </w:r>
          </w:p>
          <w:p w14:paraId="6E5689E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params:</w:t>
            </w:r>
          </w:p>
          <w:p w14:paraId="08F5640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name: chroma_domain3 </w:t>
            </w:r>
          </w:p>
          <w:p w14:paraId="490AEC7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description: </w:t>
            </w:r>
            <w:proofErr w:type="spellStart"/>
            <w:r w:rsidRPr="00ED7E80">
              <w:rPr>
                <w:rFonts w:ascii="Courier New" w:eastAsia="Times New Roman" w:hAnsi="Courier New" w:cs="Courier New"/>
                <w:color w:val="000000" w:themeColor="text1"/>
                <w:sz w:val="18"/>
                <w:szCs w:val="18"/>
                <w:lang w:val="en-GB"/>
              </w:rPr>
              <w:t>vector_store_description</w:t>
            </w:r>
            <w:proofErr w:type="spellEnd"/>
          </w:p>
          <w:p w14:paraId="431E19C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host: localhost</w:t>
            </w:r>
          </w:p>
          <w:p w14:paraId="74CF8F8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port: 57777</w:t>
            </w:r>
          </w:p>
          <w:p w14:paraId="59C21CA3"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collection_name</w:t>
            </w:r>
            <w:proofErr w:type="spellEnd"/>
            <w:r w:rsidRPr="00ED7E80">
              <w:rPr>
                <w:rFonts w:ascii="Courier New" w:eastAsia="Times New Roman" w:hAnsi="Courier New" w:cs="Courier New"/>
                <w:color w:val="000000" w:themeColor="text1"/>
                <w:sz w:val="18"/>
                <w:szCs w:val="18"/>
                <w:lang w:val="en-GB"/>
              </w:rPr>
              <w:t xml:space="preserve">: domain3 </w:t>
            </w:r>
          </w:p>
          <w:p w14:paraId="06D176F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embeddings_model_name</w:t>
            </w:r>
            <w:proofErr w:type="spellEnd"/>
            <w:r w:rsidRPr="00ED7E80">
              <w:rPr>
                <w:rFonts w:ascii="Courier New" w:eastAsia="Times New Roman" w:hAnsi="Courier New" w:cs="Courier New"/>
                <w:color w:val="000000" w:themeColor="text1"/>
                <w:sz w:val="18"/>
                <w:szCs w:val="18"/>
                <w:lang w:val="en-GB"/>
              </w:rPr>
              <w:t>: e5-mistral-7b-instruct</w:t>
            </w:r>
          </w:p>
        </w:tc>
      </w:tr>
    </w:tbl>
    <w:p w14:paraId="39546A09" w14:textId="77777777" w:rsidR="00ED7E80" w:rsidRPr="000D0507" w:rsidRDefault="00ED7E80" w:rsidP="009D2E15">
      <w:pPr>
        <w:pStyle w:val="a3"/>
        <w:rPr>
          <w:lang w:val="en-US"/>
        </w:rPr>
      </w:pPr>
    </w:p>
    <w:p w14:paraId="55F8BB2E" w14:textId="43EB75A8" w:rsidR="009D2E15" w:rsidRDefault="009D2E15" w:rsidP="009D2E15">
      <w:pPr>
        <w:pStyle w:val="a3"/>
      </w:pPr>
      <w:r>
        <w:t xml:space="preserve">Аналогичная представленной в Листинге 5.3.1 конфигурация пула ресурсов представлена в конфигурационном файле Листинга 5.3.3. Дополнительно передаются параметры баз данных </w:t>
      </w:r>
      <w:proofErr w:type="spellStart"/>
      <w:r>
        <w:t>Redis</w:t>
      </w:r>
      <w:proofErr w:type="spellEnd"/>
      <w:r>
        <w:t xml:space="preserve"> и </w:t>
      </w:r>
      <w:proofErr w:type="spellStart"/>
      <w:r>
        <w:t>Postgresql</w:t>
      </w:r>
      <w:proofErr w:type="spellEnd"/>
      <w:r>
        <w:t xml:space="preserve"> для хранения агентов и результатов их вызовов. Объект </w:t>
      </w:r>
      <w:proofErr w:type="spellStart"/>
      <w:r>
        <w:t>Entrypoint</w:t>
      </w:r>
      <w:proofErr w:type="spellEnd"/>
      <w:r>
        <w:t xml:space="preserve"> инициализируется из YAML файла, как показано в Листинге 5.3.2.</w:t>
      </w:r>
    </w:p>
    <w:p w14:paraId="4231B56B" w14:textId="77777777" w:rsidR="009D2E15" w:rsidRDefault="009D2E15" w:rsidP="009D2E15">
      <w:pPr>
        <w:pStyle w:val="a3"/>
      </w:pPr>
      <w:r>
        <w:t xml:space="preserve">После инициализации </w:t>
      </w:r>
      <w:proofErr w:type="spellStart"/>
      <w:r>
        <w:t>Entrypoint</w:t>
      </w:r>
      <w:proofErr w:type="spellEnd"/>
      <w:r>
        <w:t xml:space="preserve"> объекта, для запуска API компоненты необходимо вызвать метод </w:t>
      </w:r>
      <w:proofErr w:type="spellStart"/>
      <w:r>
        <w:t>run</w:t>
      </w:r>
      <w:proofErr w:type="spellEnd"/>
      <w:r>
        <w:t xml:space="preserve">(), который запустит </w:t>
      </w:r>
      <w:proofErr w:type="spellStart"/>
      <w:r>
        <w:t>uvicorn</w:t>
      </w:r>
      <w:proofErr w:type="spellEnd"/>
      <w:r>
        <w:t xml:space="preserve"> сервис с приложением </w:t>
      </w:r>
      <w:proofErr w:type="spellStart"/>
      <w:r>
        <w:t>FastAPI</w:t>
      </w:r>
      <w:proofErr w:type="spellEnd"/>
      <w:r>
        <w:t xml:space="preserve"> на </w:t>
      </w:r>
      <w:r w:rsidRPr="33A8C82D">
        <w:rPr>
          <w:rStyle w:val="Hyperlink"/>
        </w:rPr>
        <w:t>http://&lt;host&gt;:&lt;port</w:t>
      </w:r>
      <w:r>
        <w:t xml:space="preserve">&gt;. По адресу </w:t>
      </w:r>
      <w:r w:rsidRPr="33A8C82D">
        <w:rPr>
          <w:rStyle w:val="Hyperlink"/>
        </w:rPr>
        <w:t>http://&lt;host&gt;:&lt;port&gt;/docs</w:t>
      </w:r>
      <w:r>
        <w:t xml:space="preserve"> доступны REST </w:t>
      </w:r>
      <w:proofErr w:type="spellStart"/>
      <w:r>
        <w:t>эндпойнты</w:t>
      </w:r>
      <w:proofErr w:type="spellEnd"/>
      <w:r>
        <w:t xml:space="preserve"> </w:t>
      </w:r>
      <w:proofErr w:type="spellStart"/>
      <w:r>
        <w:t>OpenAPI</w:t>
      </w:r>
      <w:proofErr w:type="spellEnd"/>
      <w:r>
        <w:t xml:space="preserve">, включая методы листинга и просмотра агентов по идентификатору, а также </w:t>
      </w:r>
      <w:proofErr w:type="spellStart"/>
      <w:r>
        <w:t>эндпойнты</w:t>
      </w:r>
      <w:proofErr w:type="spellEnd"/>
      <w:r>
        <w:t xml:space="preserve"> для старта задач агентов типа </w:t>
      </w:r>
      <w:proofErr w:type="spellStart"/>
      <w:r>
        <w:t>BackgroundAgent</w:t>
      </w:r>
      <w:proofErr w:type="spellEnd"/>
      <w:r>
        <w:t xml:space="preserve">, доступного для наследования из SDK.  Также по URL сервиса доступен набор </w:t>
      </w:r>
      <w:proofErr w:type="spellStart"/>
      <w:r>
        <w:t>Websocket</w:t>
      </w:r>
      <w:proofErr w:type="spellEnd"/>
      <w:r>
        <w:t xml:space="preserve"> </w:t>
      </w:r>
      <w:proofErr w:type="spellStart"/>
      <w:r>
        <w:t>эндпойнтов</w:t>
      </w:r>
      <w:proofErr w:type="spellEnd"/>
      <w:r>
        <w:t>: /</w:t>
      </w:r>
      <w:proofErr w:type="spellStart"/>
      <w:r>
        <w:t>agent</w:t>
      </w:r>
      <w:proofErr w:type="spellEnd"/>
      <w:r>
        <w:t>, /</w:t>
      </w:r>
      <w:proofErr w:type="spellStart"/>
      <w:r>
        <w:t>router</w:t>
      </w:r>
      <w:proofErr w:type="spellEnd"/>
      <w:r>
        <w:t>, /</w:t>
      </w:r>
      <w:proofErr w:type="spellStart"/>
      <w:r>
        <w:t>ensemble</w:t>
      </w:r>
      <w:proofErr w:type="spellEnd"/>
      <w:r>
        <w:t xml:space="preserve">, которые позволяют вызывать отдельного стримингового агента, роутер-агента и </w:t>
      </w:r>
      <w:proofErr w:type="spellStart"/>
      <w:r>
        <w:t>ансамблирующего</w:t>
      </w:r>
      <w:proofErr w:type="spellEnd"/>
      <w:r>
        <w:t xml:space="preserve"> агента, соответственно. </w:t>
      </w:r>
    </w:p>
    <w:p w14:paraId="08099E52" w14:textId="77777777" w:rsidR="009D2E15" w:rsidRDefault="009D2E15" w:rsidP="009D2E15">
      <w:pPr>
        <w:pStyle w:val="a3"/>
        <w:ind w:firstLine="0"/>
        <w:rPr>
          <w:highlight w:val="yellow"/>
        </w:rPr>
      </w:pPr>
    </w:p>
    <w:p w14:paraId="740B5819" w14:textId="77777777" w:rsidR="009D2E15" w:rsidRDefault="009D2E15" w:rsidP="00ED7E80">
      <w:pPr>
        <w:pStyle w:val="ListParagraph"/>
        <w:numPr>
          <w:ilvl w:val="1"/>
          <w:numId w:val="2"/>
        </w:numPr>
        <w:spacing w:line="360" w:lineRule="auto"/>
        <w:ind w:left="0" w:firstLine="0"/>
        <w:jc w:val="both"/>
        <w:outlineLvl w:val="1"/>
      </w:pPr>
      <w:r w:rsidRPr="00613C05">
        <w:rPr>
          <w:rFonts w:eastAsia="Times New Roman" w:cs="Times New Roman"/>
        </w:rPr>
        <w:t xml:space="preserve"> </w:t>
      </w:r>
      <w:bookmarkStart w:id="60" w:name="_Toc185703860"/>
      <w:bookmarkStart w:id="61" w:name="_Toc185708547"/>
      <w:commentRangeStart w:id="62"/>
      <w:r w:rsidRPr="00ED7E80">
        <w:rPr>
          <w:rFonts w:ascii="Times New Roman" w:hAnsi="Times New Roman" w:cs="Times New Roman"/>
          <w:b/>
          <w:bCs/>
        </w:rPr>
        <w:t>Вызов модуля на основе алгоритма создания сложных синтетических примеров для дообучения БЯМ</w:t>
      </w:r>
      <w:commentRangeEnd w:id="62"/>
      <w:r>
        <w:rPr>
          <w:rStyle w:val="CommentReference"/>
          <w:rFonts w:ascii="Calibri" w:eastAsia="Calibri" w:hAnsi="Calibri" w:cs="Times New Roman"/>
          <w:b/>
        </w:rPr>
        <w:commentReference w:id="62"/>
      </w:r>
      <w:bookmarkEnd w:id="60"/>
      <w:bookmarkEnd w:id="61"/>
    </w:p>
    <w:p w14:paraId="4CEBE5AA" w14:textId="77777777" w:rsidR="00ED7E80" w:rsidRDefault="00ED7E80" w:rsidP="009D2E15">
      <w:pPr>
        <w:pStyle w:val="a3"/>
      </w:pPr>
    </w:p>
    <w:p w14:paraId="723FACA4" w14:textId="77777777" w:rsidR="009D2E15" w:rsidRPr="00C5623D" w:rsidRDefault="009D2E15" w:rsidP="009D2E15">
      <w:pPr>
        <w:pStyle w:val="a3"/>
      </w:pPr>
      <w:r>
        <w:t>Пример запуска модуля для генерации синтетических примеров с помощью больших языковых моделей приведен в Листинге 5.4.1.</w:t>
      </w:r>
    </w:p>
    <w:p w14:paraId="0FCF0FA2" w14:textId="77777777" w:rsidR="009D2E15" w:rsidRPr="009D2E15" w:rsidRDefault="009D2E15" w:rsidP="009D2E15">
      <w:pPr>
        <w:pStyle w:val="a3"/>
        <w:ind w:firstLine="0"/>
      </w:pPr>
      <w:r>
        <w:t xml:space="preserve">Листинг 5.4.1 – Фрагмент скрипта вызова синтетической генерации примеров </w:t>
      </w:r>
    </w:p>
    <w:tbl>
      <w:tblPr>
        <w:tblStyle w:val="TableGrid"/>
        <w:tblW w:w="0" w:type="auto"/>
        <w:shd w:val="clear" w:color="auto" w:fill="D0CECE" w:themeFill="background2" w:themeFillShade="E6"/>
        <w:tblLook w:val="04A0" w:firstRow="1" w:lastRow="0" w:firstColumn="1" w:lastColumn="0" w:noHBand="0" w:noVBand="1"/>
      </w:tblPr>
      <w:tblGrid>
        <w:gridCol w:w="9339"/>
      </w:tblGrid>
      <w:tr w:rsidR="009D2E15" w:rsidRPr="008B6508" w14:paraId="060DA91C" w14:textId="77777777" w:rsidTr="00FC79E1">
        <w:tc>
          <w:tcPr>
            <w:tcW w:w="9016" w:type="dxa"/>
            <w:shd w:val="clear" w:color="auto" w:fill="D0CECE" w:themeFill="background2" w:themeFillShade="E6"/>
          </w:tcPr>
          <w:p w14:paraId="15977DAA"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from </w:t>
            </w:r>
            <w:proofErr w:type="spellStart"/>
            <w:r w:rsidRPr="00ED7E80">
              <w:rPr>
                <w:rFonts w:ascii="Courier New" w:eastAsia="Times New Roman" w:hAnsi="Courier New" w:cs="Courier New"/>
                <w:color w:val="000000" w:themeColor="text1"/>
                <w:sz w:val="18"/>
                <w:szCs w:val="18"/>
                <w:lang w:val="en-GB"/>
              </w:rPr>
              <w:t>protollm.synthetics.synthetic_pipelines.chains</w:t>
            </w:r>
            <w:proofErr w:type="spellEnd"/>
            <w:r w:rsidRPr="00ED7E80">
              <w:rPr>
                <w:rFonts w:ascii="Courier New" w:eastAsia="Times New Roman" w:hAnsi="Courier New" w:cs="Courier New"/>
                <w:color w:val="000000" w:themeColor="text1"/>
                <w:sz w:val="18"/>
                <w:szCs w:val="18"/>
                <w:lang w:val="en-GB"/>
              </w:rPr>
              <w:t xml:space="preserve"> import </w:t>
            </w:r>
            <w:proofErr w:type="spellStart"/>
            <w:r w:rsidRPr="00ED7E80">
              <w:rPr>
                <w:rFonts w:ascii="Courier New" w:eastAsia="Times New Roman" w:hAnsi="Courier New" w:cs="Courier New"/>
                <w:color w:val="000000" w:themeColor="text1"/>
                <w:sz w:val="18"/>
                <w:szCs w:val="18"/>
                <w:lang w:val="en-GB"/>
              </w:rPr>
              <w:t>SummarisationChain</w:t>
            </w:r>
            <w:proofErr w:type="spellEnd"/>
          </w:p>
          <w:p w14:paraId="6FBCA4FE"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from </w:t>
            </w:r>
            <w:proofErr w:type="spellStart"/>
            <w:r w:rsidRPr="00ED7E80">
              <w:rPr>
                <w:rFonts w:ascii="Courier New" w:eastAsia="Times New Roman" w:hAnsi="Courier New" w:cs="Courier New"/>
                <w:color w:val="000000" w:themeColor="text1"/>
                <w:sz w:val="18"/>
                <w:szCs w:val="18"/>
                <w:lang w:val="en-GB"/>
              </w:rPr>
              <w:t>protollm.synthetics.utils</w:t>
            </w:r>
            <w:proofErr w:type="spellEnd"/>
            <w:r w:rsidRPr="00ED7E80">
              <w:rPr>
                <w:rFonts w:ascii="Courier New" w:eastAsia="Times New Roman" w:hAnsi="Courier New" w:cs="Courier New"/>
                <w:color w:val="000000" w:themeColor="text1"/>
                <w:sz w:val="18"/>
                <w:szCs w:val="18"/>
                <w:lang w:val="en-GB"/>
              </w:rPr>
              <w:t xml:space="preserve"> import </w:t>
            </w:r>
            <w:proofErr w:type="spellStart"/>
            <w:r w:rsidRPr="00ED7E80">
              <w:rPr>
                <w:rFonts w:ascii="Courier New" w:eastAsia="Times New Roman" w:hAnsi="Courier New" w:cs="Courier New"/>
                <w:color w:val="000000" w:themeColor="text1"/>
                <w:sz w:val="18"/>
                <w:szCs w:val="18"/>
                <w:lang w:val="en-GB"/>
              </w:rPr>
              <w:t>VLLMChatOpenAI</w:t>
            </w:r>
            <w:proofErr w:type="spellEnd"/>
            <w:r w:rsidRPr="00ED7E80">
              <w:rPr>
                <w:rFonts w:ascii="Courier New" w:eastAsia="Times New Roman" w:hAnsi="Courier New" w:cs="Courier New"/>
                <w:color w:val="000000" w:themeColor="text1"/>
                <w:sz w:val="18"/>
                <w:szCs w:val="18"/>
                <w:lang w:val="en-GB"/>
              </w:rPr>
              <w:t>, Dataset</w:t>
            </w:r>
          </w:p>
          <w:p w14:paraId="331293FE"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6AC44A8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qwen2vl_api_key = </w:t>
            </w:r>
            <w:proofErr w:type="spellStart"/>
            <w:r w:rsidRPr="00ED7E80">
              <w:rPr>
                <w:rFonts w:ascii="Courier New" w:eastAsia="Times New Roman" w:hAnsi="Courier New" w:cs="Courier New"/>
                <w:color w:val="000000" w:themeColor="text1"/>
                <w:sz w:val="18"/>
                <w:szCs w:val="18"/>
                <w:lang w:val="en-GB"/>
              </w:rPr>
              <w:t>os.environ.get</w:t>
            </w:r>
            <w:proofErr w:type="spellEnd"/>
            <w:r w:rsidRPr="00ED7E80">
              <w:rPr>
                <w:rFonts w:ascii="Courier New" w:eastAsia="Times New Roman" w:hAnsi="Courier New" w:cs="Courier New"/>
                <w:color w:val="000000" w:themeColor="text1"/>
                <w:sz w:val="18"/>
                <w:szCs w:val="18"/>
                <w:lang w:val="en-GB"/>
              </w:rPr>
              <w:t>("QWEN2VL_OPENAI_API_KEY")</w:t>
            </w:r>
          </w:p>
          <w:p w14:paraId="076BA297"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qwen2vl_api_base = </w:t>
            </w:r>
            <w:proofErr w:type="spellStart"/>
            <w:r w:rsidRPr="00ED7E80">
              <w:rPr>
                <w:rFonts w:ascii="Courier New" w:eastAsia="Times New Roman" w:hAnsi="Courier New" w:cs="Courier New"/>
                <w:color w:val="000000" w:themeColor="text1"/>
                <w:sz w:val="18"/>
                <w:szCs w:val="18"/>
                <w:lang w:val="en-GB"/>
              </w:rPr>
              <w:t>os.environ.get</w:t>
            </w:r>
            <w:proofErr w:type="spellEnd"/>
            <w:r w:rsidRPr="00ED7E80">
              <w:rPr>
                <w:rFonts w:ascii="Courier New" w:eastAsia="Times New Roman" w:hAnsi="Courier New" w:cs="Courier New"/>
                <w:color w:val="000000" w:themeColor="text1"/>
                <w:sz w:val="18"/>
                <w:szCs w:val="18"/>
                <w:lang w:val="en-GB"/>
              </w:rPr>
              <w:t>("QWEN2VL_OPENAI_API_BASE")</w:t>
            </w:r>
          </w:p>
          <w:p w14:paraId="47493F44"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600CE752"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llm</w:t>
            </w:r>
            <w:proofErr w:type="spellEnd"/>
            <w:r w:rsidRPr="00ED7E80">
              <w:rPr>
                <w:rFonts w:ascii="Courier New" w:eastAsia="Times New Roman" w:hAnsi="Courier New" w:cs="Courier New"/>
                <w:color w:val="000000" w:themeColor="text1"/>
                <w:sz w:val="18"/>
                <w:szCs w:val="18"/>
                <w:lang w:val="en-GB"/>
              </w:rPr>
              <w:t>=</w:t>
            </w:r>
            <w:proofErr w:type="spellStart"/>
            <w:r w:rsidRPr="00ED7E80">
              <w:rPr>
                <w:rFonts w:ascii="Courier New" w:eastAsia="Times New Roman" w:hAnsi="Courier New" w:cs="Courier New"/>
                <w:color w:val="000000" w:themeColor="text1"/>
                <w:sz w:val="18"/>
                <w:szCs w:val="18"/>
                <w:lang w:val="en-GB"/>
              </w:rPr>
              <w:t>VLLMChatOpenAI</w:t>
            </w:r>
            <w:proofErr w:type="spellEnd"/>
            <w:r w:rsidRPr="00ED7E80">
              <w:rPr>
                <w:rFonts w:ascii="Courier New" w:eastAsia="Times New Roman" w:hAnsi="Courier New" w:cs="Courier New"/>
                <w:color w:val="000000" w:themeColor="text1"/>
                <w:sz w:val="18"/>
                <w:szCs w:val="18"/>
                <w:lang w:val="en-GB"/>
              </w:rPr>
              <w:t>(</w:t>
            </w:r>
          </w:p>
          <w:p w14:paraId="6A1329E6"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api_key</w:t>
            </w:r>
            <w:proofErr w:type="spellEnd"/>
            <w:r w:rsidRPr="00ED7E80">
              <w:rPr>
                <w:rFonts w:ascii="Courier New" w:eastAsia="Times New Roman" w:hAnsi="Courier New" w:cs="Courier New"/>
                <w:color w:val="000000" w:themeColor="text1"/>
                <w:sz w:val="18"/>
                <w:szCs w:val="18"/>
                <w:lang w:val="en-GB"/>
              </w:rPr>
              <w:t>=qwen2vl_api_key,</w:t>
            </w:r>
          </w:p>
          <w:p w14:paraId="7C3B5915"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base_url</w:t>
            </w:r>
            <w:proofErr w:type="spellEnd"/>
            <w:r w:rsidRPr="00ED7E80">
              <w:rPr>
                <w:rFonts w:ascii="Courier New" w:eastAsia="Times New Roman" w:hAnsi="Courier New" w:cs="Courier New"/>
                <w:color w:val="000000" w:themeColor="text1"/>
                <w:sz w:val="18"/>
                <w:szCs w:val="18"/>
                <w:lang w:val="en-GB"/>
              </w:rPr>
              <w:t>=qwen2vl_api_base,</w:t>
            </w:r>
          </w:p>
          <w:p w14:paraId="0BD5767D"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model="/model",</w:t>
            </w:r>
          </w:p>
          <w:p w14:paraId="172F56A1"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roofErr w:type="spellStart"/>
            <w:r w:rsidRPr="00ED7E80">
              <w:rPr>
                <w:rFonts w:ascii="Courier New" w:eastAsia="Times New Roman" w:hAnsi="Courier New" w:cs="Courier New"/>
                <w:color w:val="000000" w:themeColor="text1"/>
                <w:sz w:val="18"/>
                <w:szCs w:val="18"/>
                <w:lang w:val="en-GB"/>
              </w:rPr>
              <w:t>max_tokens</w:t>
            </w:r>
            <w:proofErr w:type="spellEnd"/>
            <w:r w:rsidRPr="00ED7E80">
              <w:rPr>
                <w:rFonts w:ascii="Courier New" w:eastAsia="Times New Roman" w:hAnsi="Courier New" w:cs="Courier New"/>
                <w:color w:val="000000" w:themeColor="text1"/>
                <w:sz w:val="18"/>
                <w:szCs w:val="18"/>
                <w:lang w:val="en-GB"/>
              </w:rPr>
              <w:t>=2048,</w:t>
            </w:r>
          </w:p>
          <w:p w14:paraId="0E1B215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 xml:space="preserve">    )</w:t>
            </w:r>
          </w:p>
          <w:p w14:paraId="41DA47E4"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6E04CE64"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dataset = Dataset(path="data/sample_summarization_dataset.csv", labels=True)</w:t>
            </w:r>
          </w:p>
          <w:p w14:paraId="496EC6FE" w14:textId="77777777" w:rsidR="009D2E15" w:rsidRPr="00ED7E80" w:rsidRDefault="009D2E15">
            <w:pPr>
              <w:pStyle w:val="a3"/>
              <w:rPr>
                <w:rFonts w:ascii="Courier New" w:eastAsia="Times New Roman" w:hAnsi="Courier New" w:cs="Courier New"/>
                <w:color w:val="000000" w:themeColor="text1"/>
                <w:sz w:val="18"/>
                <w:szCs w:val="18"/>
                <w:lang w:val="en-GB"/>
              </w:rPr>
            </w:pPr>
          </w:p>
          <w:p w14:paraId="39D4D112"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summarisation_chain</w:t>
            </w:r>
            <w:proofErr w:type="spellEnd"/>
            <w:r w:rsidRPr="00ED7E80">
              <w:rPr>
                <w:rFonts w:ascii="Courier New" w:eastAsia="Times New Roman" w:hAnsi="Courier New" w:cs="Courier New"/>
                <w:color w:val="000000" w:themeColor="text1"/>
                <w:sz w:val="18"/>
                <w:szCs w:val="18"/>
                <w:lang w:val="en-GB"/>
              </w:rPr>
              <w:t xml:space="preserve"> = </w:t>
            </w:r>
            <w:proofErr w:type="spellStart"/>
            <w:r w:rsidRPr="00ED7E80">
              <w:rPr>
                <w:rFonts w:ascii="Courier New" w:eastAsia="Times New Roman" w:hAnsi="Courier New" w:cs="Courier New"/>
                <w:color w:val="000000" w:themeColor="text1"/>
                <w:sz w:val="18"/>
                <w:szCs w:val="18"/>
                <w:lang w:val="en-GB"/>
              </w:rPr>
              <w:t>SummarisationChain</w:t>
            </w:r>
            <w:proofErr w:type="spellEnd"/>
            <w:r w:rsidRPr="00ED7E80">
              <w:rPr>
                <w:rFonts w:ascii="Courier New" w:eastAsia="Times New Roman" w:hAnsi="Courier New" w:cs="Courier New"/>
                <w:color w:val="000000" w:themeColor="text1"/>
                <w:sz w:val="18"/>
                <w:szCs w:val="18"/>
                <w:lang w:val="en-GB"/>
              </w:rPr>
              <w:t>(</w:t>
            </w:r>
            <w:proofErr w:type="spellStart"/>
            <w:r w:rsidRPr="00ED7E80">
              <w:rPr>
                <w:rFonts w:ascii="Courier New" w:eastAsia="Times New Roman" w:hAnsi="Courier New" w:cs="Courier New"/>
                <w:color w:val="000000" w:themeColor="text1"/>
                <w:sz w:val="18"/>
                <w:szCs w:val="18"/>
                <w:lang w:val="en-GB"/>
              </w:rPr>
              <w:t>llm</w:t>
            </w:r>
            <w:proofErr w:type="spellEnd"/>
            <w:r w:rsidRPr="00ED7E80">
              <w:rPr>
                <w:rFonts w:ascii="Courier New" w:eastAsia="Times New Roman" w:hAnsi="Courier New" w:cs="Courier New"/>
                <w:color w:val="000000" w:themeColor="text1"/>
                <w:sz w:val="18"/>
                <w:szCs w:val="18"/>
                <w:lang w:val="en-GB"/>
              </w:rPr>
              <w:t>=</w:t>
            </w:r>
            <w:proofErr w:type="spellStart"/>
            <w:r w:rsidRPr="00ED7E80">
              <w:rPr>
                <w:rFonts w:ascii="Courier New" w:eastAsia="Times New Roman" w:hAnsi="Courier New" w:cs="Courier New"/>
                <w:color w:val="000000" w:themeColor="text1"/>
                <w:sz w:val="18"/>
                <w:szCs w:val="18"/>
                <w:lang w:val="en-GB"/>
              </w:rPr>
              <w:t>llm</w:t>
            </w:r>
            <w:proofErr w:type="spellEnd"/>
            <w:r w:rsidRPr="00ED7E80">
              <w:rPr>
                <w:rFonts w:ascii="Courier New" w:eastAsia="Times New Roman" w:hAnsi="Courier New" w:cs="Courier New"/>
                <w:color w:val="000000" w:themeColor="text1"/>
                <w:sz w:val="18"/>
                <w:szCs w:val="18"/>
                <w:lang w:val="en-GB"/>
              </w:rPr>
              <w:t>)</w:t>
            </w:r>
          </w:p>
          <w:p w14:paraId="34656E5D" w14:textId="77777777" w:rsidR="009D2E15" w:rsidRPr="00ED7E80" w:rsidRDefault="009D2E15">
            <w:pPr>
              <w:pStyle w:val="a3"/>
              <w:rPr>
                <w:rFonts w:ascii="Courier New" w:eastAsia="Times New Roman" w:hAnsi="Courier New" w:cs="Courier New"/>
                <w:color w:val="000000" w:themeColor="text1"/>
                <w:sz w:val="18"/>
                <w:szCs w:val="18"/>
                <w:lang w:val="en-GB"/>
              </w:rPr>
            </w:pPr>
            <w:proofErr w:type="spellStart"/>
            <w:r w:rsidRPr="00ED7E80">
              <w:rPr>
                <w:rFonts w:ascii="Courier New" w:eastAsia="Times New Roman" w:hAnsi="Courier New" w:cs="Courier New"/>
                <w:color w:val="000000" w:themeColor="text1"/>
                <w:sz w:val="18"/>
                <w:szCs w:val="18"/>
                <w:lang w:val="en-GB"/>
              </w:rPr>
              <w:t>summarisation_chain.run</w:t>
            </w:r>
            <w:proofErr w:type="spellEnd"/>
            <w:r w:rsidRPr="00ED7E80">
              <w:rPr>
                <w:rFonts w:ascii="Courier New" w:eastAsia="Times New Roman" w:hAnsi="Courier New" w:cs="Courier New"/>
                <w:color w:val="000000" w:themeColor="text1"/>
                <w:sz w:val="18"/>
                <w:szCs w:val="18"/>
                <w:lang w:val="en-GB"/>
              </w:rPr>
              <w:t xml:space="preserve">(dataset, </w:t>
            </w:r>
            <w:proofErr w:type="spellStart"/>
            <w:r w:rsidRPr="00ED7E80">
              <w:rPr>
                <w:rFonts w:ascii="Courier New" w:eastAsia="Times New Roman" w:hAnsi="Courier New" w:cs="Courier New"/>
                <w:color w:val="000000" w:themeColor="text1"/>
                <w:sz w:val="18"/>
                <w:szCs w:val="18"/>
                <w:lang w:val="en-GB"/>
              </w:rPr>
              <w:t>n_examples</w:t>
            </w:r>
            <w:proofErr w:type="spellEnd"/>
            <w:r w:rsidRPr="00ED7E80">
              <w:rPr>
                <w:rFonts w:ascii="Courier New" w:eastAsia="Times New Roman" w:hAnsi="Courier New" w:cs="Courier New"/>
                <w:color w:val="000000" w:themeColor="text1"/>
                <w:sz w:val="18"/>
                <w:szCs w:val="18"/>
                <w:lang w:val="en-GB"/>
              </w:rPr>
              <w:t>=100)</w:t>
            </w:r>
          </w:p>
          <w:p w14:paraId="3247C2EC" w14:textId="77777777" w:rsidR="009D2E15" w:rsidRPr="00ED7E80" w:rsidRDefault="009D2E15">
            <w:pPr>
              <w:pStyle w:val="a3"/>
              <w:rPr>
                <w:rFonts w:ascii="Courier New" w:eastAsia="Times New Roman" w:hAnsi="Courier New" w:cs="Courier New"/>
                <w:color w:val="000000" w:themeColor="text1"/>
                <w:sz w:val="18"/>
                <w:szCs w:val="18"/>
                <w:lang w:val="en-GB"/>
              </w:rPr>
            </w:pPr>
            <w:r w:rsidRPr="00ED7E80">
              <w:rPr>
                <w:rFonts w:ascii="Courier New" w:eastAsia="Times New Roman" w:hAnsi="Courier New" w:cs="Courier New"/>
                <w:color w:val="000000" w:themeColor="text1"/>
                <w:sz w:val="18"/>
                <w:szCs w:val="18"/>
                <w:lang w:val="en-GB"/>
              </w:rPr>
              <w:t>summarisation_chain.save_chain_output("data/sample_summarization_chain_output.csv")</w:t>
            </w:r>
          </w:p>
        </w:tc>
      </w:tr>
    </w:tbl>
    <w:p w14:paraId="551D54B0" w14:textId="77777777" w:rsidR="009D2E15" w:rsidRDefault="009D2E15" w:rsidP="009D2E15">
      <w:pPr>
        <w:pStyle w:val="a3"/>
        <w:ind w:firstLine="0"/>
        <w:rPr>
          <w:rFonts w:ascii="Menlo" w:eastAsia="Times New Roman" w:hAnsi="Menlo" w:cs="Menlo"/>
          <w:i/>
          <w:iCs/>
          <w:color w:val="83D6C5"/>
          <w:sz w:val="18"/>
          <w:szCs w:val="18"/>
          <w:lang w:val="en-US"/>
        </w:rPr>
      </w:pPr>
    </w:p>
    <w:p w14:paraId="6146C2A5" w14:textId="73B9466F" w:rsidR="009D2E15" w:rsidRPr="009D2E15" w:rsidRDefault="009D2E15" w:rsidP="00ED7E80">
      <w:pPr>
        <w:pStyle w:val="a3"/>
      </w:pPr>
      <w:r>
        <w:t xml:space="preserve">В листинге показан пример явного указания модели с </w:t>
      </w:r>
      <w:proofErr w:type="spellStart"/>
      <w:r>
        <w:rPr>
          <w:lang w:val="en-US"/>
        </w:rPr>
        <w:t>openai</w:t>
      </w:r>
      <w:proofErr w:type="spellEnd"/>
      <w:r w:rsidRPr="006A00D6">
        <w:t>-</w:t>
      </w:r>
      <w:r>
        <w:t xml:space="preserve">совместимым интерфейсом и вызова имеющегося шаблона выполнения </w:t>
      </w:r>
      <w:proofErr w:type="spellStart"/>
      <w:r>
        <w:t>суммаризации</w:t>
      </w:r>
      <w:proofErr w:type="spellEnd"/>
      <w:r w:rsidRPr="009D417B">
        <w:t>.</w:t>
      </w:r>
      <w:r w:rsidRPr="0012252F">
        <w:t xml:space="preserve"> </w:t>
      </w:r>
    </w:p>
    <w:p w14:paraId="5E31041A" w14:textId="77777777" w:rsidR="003255C8" w:rsidRDefault="003255C8">
      <w:pPr>
        <w:rPr>
          <w:rFonts w:ascii="Times New Roman" w:hAnsi="Times New Roman" w:cs="Times New Roman"/>
        </w:rPr>
      </w:pPr>
    </w:p>
    <w:p w14:paraId="56F8FB1D" w14:textId="73D2AB7A" w:rsidR="002A39C2" w:rsidRDefault="002A39C2">
      <w:pPr>
        <w:rPr>
          <w:rFonts w:ascii="Times New Roman" w:hAnsi="Times New Roman" w:cs="Times New Roman"/>
        </w:rPr>
      </w:pPr>
      <w:r>
        <w:rPr>
          <w:rFonts w:ascii="Times New Roman" w:hAnsi="Times New Roman" w:cs="Times New Roman"/>
        </w:rPr>
        <w:br w:type="page"/>
      </w:r>
    </w:p>
    <w:p w14:paraId="00F5A6ED" w14:textId="60578AB3" w:rsidR="00867111" w:rsidRPr="00712633" w:rsidRDefault="00867111" w:rsidP="008F6F78">
      <w:pPr>
        <w:pStyle w:val="ListParagraph"/>
        <w:numPr>
          <w:ilvl w:val="0"/>
          <w:numId w:val="2"/>
        </w:numPr>
        <w:spacing w:before="120" w:after="120" w:line="360" w:lineRule="auto"/>
        <w:ind w:left="357" w:hanging="357"/>
        <w:jc w:val="center"/>
        <w:outlineLvl w:val="0"/>
        <w:rPr>
          <w:rFonts w:ascii="Times New Roman" w:hAnsi="Times New Roman" w:cs="Times New Roman"/>
          <w:b/>
          <w:bCs/>
        </w:rPr>
      </w:pPr>
      <w:bookmarkStart w:id="63" w:name="_Toc185708548"/>
      <w:r w:rsidRPr="00712633">
        <w:rPr>
          <w:rFonts w:ascii="Times New Roman" w:hAnsi="Times New Roman" w:cs="Times New Roman"/>
          <w:b/>
          <w:bCs/>
        </w:rPr>
        <w:t>ПРОВЕРКА ПРОГРАММЫ</w:t>
      </w:r>
      <w:bookmarkEnd w:id="63"/>
    </w:p>
    <w:p w14:paraId="7437FF45" w14:textId="162624A1" w:rsidR="00FC79E1" w:rsidRDefault="00FC79E1" w:rsidP="345F98CC">
      <w:pPr>
        <w:spacing w:before="120" w:after="120" w:line="360" w:lineRule="auto"/>
        <w:ind w:firstLine="709"/>
        <w:jc w:val="both"/>
        <w:rPr>
          <w:rFonts w:ascii="Times New Roman" w:eastAsia="Times New Roman" w:hAnsi="Times New Roman" w:cs="Times New Roman"/>
          <w:color w:val="000000" w:themeColor="text1"/>
          <w:lang w:val="ru"/>
        </w:rPr>
      </w:pPr>
      <w:bookmarkStart w:id="64" w:name="_Ref122357239"/>
    </w:p>
    <w:p w14:paraId="4BA63485" w14:textId="77777777" w:rsidR="00F238E3" w:rsidRPr="00F238E3" w:rsidRDefault="00F238E3" w:rsidP="345F98CC">
      <w:pPr>
        <w:spacing w:before="120" w:after="120" w:line="360" w:lineRule="auto"/>
        <w:ind w:firstLine="709"/>
        <w:jc w:val="both"/>
        <w:rPr>
          <w:rFonts w:ascii="Times New Roman" w:eastAsia="Times New Roman" w:hAnsi="Times New Roman" w:cs="Times New Roman"/>
          <w:color w:val="000000" w:themeColor="text1"/>
        </w:rPr>
      </w:pPr>
      <w:r w:rsidRPr="345F98CC">
        <w:rPr>
          <w:rFonts w:ascii="Times New Roman" w:eastAsia="Times New Roman" w:hAnsi="Times New Roman" w:cs="Times New Roman"/>
          <w:color w:val="000000" w:themeColor="text1"/>
          <w:lang w:val="ru"/>
        </w:rPr>
        <w:t>Запуск модульных и интеграционных тестов может быть выполнен различными способами:</w:t>
      </w:r>
    </w:p>
    <w:p w14:paraId="4239AC3B" w14:textId="5806FA27" w:rsidR="00F238E3" w:rsidRPr="00F238E3" w:rsidRDefault="00F238E3" w:rsidP="345F98CC">
      <w:pPr>
        <w:pStyle w:val="ListParagraph"/>
        <w:numPr>
          <w:ilvl w:val="0"/>
          <w:numId w:val="7"/>
        </w:numPr>
        <w:spacing w:before="120" w:after="120" w:line="360" w:lineRule="auto"/>
        <w:ind w:left="0" w:firstLine="709"/>
        <w:jc w:val="both"/>
        <w:rPr>
          <w:rFonts w:ascii="Times New Roman" w:eastAsia="Times New Roman" w:hAnsi="Times New Roman" w:cs="Times New Roman"/>
          <w:color w:val="000000" w:themeColor="text1"/>
        </w:rPr>
      </w:pPr>
      <w:r w:rsidRPr="345F98CC">
        <w:rPr>
          <w:rFonts w:ascii="Times New Roman" w:eastAsia="Times New Roman" w:hAnsi="Times New Roman" w:cs="Times New Roman"/>
          <w:color w:val="000000" w:themeColor="text1"/>
          <w:lang w:val="ru"/>
        </w:rPr>
        <w:t>Локально развернуть конфигурации фреймворка, установить зависимости из файла requirements.txt</w:t>
      </w:r>
      <w:r w:rsidR="4B3C926F" w:rsidRPr="345F98CC">
        <w:rPr>
          <w:rFonts w:ascii="Times New Roman" w:eastAsia="Times New Roman" w:hAnsi="Times New Roman" w:cs="Times New Roman"/>
          <w:color w:val="000000" w:themeColor="text1"/>
          <w:lang w:val="ru"/>
        </w:rPr>
        <w:t xml:space="preserve"> для тестируемого модуля</w:t>
      </w:r>
      <w:r w:rsidRPr="345F98CC">
        <w:rPr>
          <w:rFonts w:ascii="Times New Roman" w:eastAsia="Times New Roman" w:hAnsi="Times New Roman" w:cs="Times New Roman"/>
          <w:color w:val="000000" w:themeColor="text1"/>
          <w:lang w:val="ru"/>
        </w:rPr>
        <w:t xml:space="preserve"> (</w:t>
      </w:r>
      <w:proofErr w:type="spellStart"/>
      <w:r w:rsidRPr="345F98CC">
        <w:rPr>
          <w:rFonts w:ascii="Times New Roman" w:eastAsia="Times New Roman" w:hAnsi="Times New Roman" w:cs="Times New Roman"/>
          <w:color w:val="000000" w:themeColor="text1"/>
          <w:lang w:val="ru"/>
        </w:rPr>
        <w:t>pip</w:t>
      </w:r>
      <w:proofErr w:type="spellEnd"/>
      <w:r w:rsidRPr="345F98CC">
        <w:rPr>
          <w:rFonts w:ascii="Times New Roman" w:eastAsia="Times New Roman" w:hAnsi="Times New Roman" w:cs="Times New Roman"/>
          <w:color w:val="000000" w:themeColor="text1"/>
          <w:lang w:val="ru"/>
        </w:rPr>
        <w:t xml:space="preserve"> </w:t>
      </w:r>
      <w:proofErr w:type="spellStart"/>
      <w:r w:rsidRPr="345F98CC">
        <w:rPr>
          <w:rFonts w:ascii="Times New Roman" w:eastAsia="Times New Roman" w:hAnsi="Times New Roman" w:cs="Times New Roman"/>
          <w:color w:val="000000" w:themeColor="text1"/>
          <w:lang w:val="ru"/>
        </w:rPr>
        <w:t>install</w:t>
      </w:r>
      <w:proofErr w:type="spellEnd"/>
      <w:r w:rsidRPr="345F98CC">
        <w:rPr>
          <w:rFonts w:ascii="Times New Roman" w:eastAsia="Times New Roman" w:hAnsi="Times New Roman" w:cs="Times New Roman"/>
          <w:color w:val="000000" w:themeColor="text1"/>
          <w:lang w:val="ru"/>
        </w:rPr>
        <w:t xml:space="preserve"> requirements.txt). Перейти в каталог </w:t>
      </w:r>
      <w:proofErr w:type="spellStart"/>
      <w:r w:rsidRPr="345F98CC">
        <w:rPr>
          <w:rFonts w:ascii="Times New Roman" w:eastAsia="Times New Roman" w:hAnsi="Times New Roman" w:cs="Times New Roman"/>
          <w:color w:val="000000" w:themeColor="text1"/>
          <w:lang w:val="ru"/>
        </w:rPr>
        <w:t>test</w:t>
      </w:r>
      <w:proofErr w:type="spellEnd"/>
      <w:r w:rsidRPr="345F98CC">
        <w:rPr>
          <w:rFonts w:ascii="Times New Roman" w:eastAsia="Times New Roman" w:hAnsi="Times New Roman" w:cs="Times New Roman"/>
          <w:color w:val="000000" w:themeColor="text1"/>
          <w:lang w:val="ru"/>
        </w:rPr>
        <w:t xml:space="preserve">, запустить команду </w:t>
      </w:r>
      <w:proofErr w:type="spellStart"/>
      <w:r w:rsidRPr="345F98CC">
        <w:rPr>
          <w:rFonts w:ascii="Times New Roman" w:eastAsia="Times New Roman" w:hAnsi="Times New Roman" w:cs="Times New Roman"/>
          <w:color w:val="000000" w:themeColor="text1"/>
          <w:lang w:val="ru"/>
        </w:rPr>
        <w:t>pytest</w:t>
      </w:r>
      <w:proofErr w:type="spellEnd"/>
      <w:r w:rsidRPr="345F98CC">
        <w:rPr>
          <w:rFonts w:ascii="Times New Roman" w:eastAsia="Times New Roman" w:hAnsi="Times New Roman" w:cs="Times New Roman"/>
          <w:color w:val="000000" w:themeColor="text1"/>
          <w:lang w:val="ru"/>
        </w:rPr>
        <w:t xml:space="preserve"> –s.</w:t>
      </w:r>
    </w:p>
    <w:p w14:paraId="1154AA2D" w14:textId="272D2734" w:rsidR="00F238E3" w:rsidRPr="00494790" w:rsidRDefault="00F238E3" w:rsidP="345F98CC">
      <w:pPr>
        <w:pStyle w:val="ListParagraph"/>
        <w:numPr>
          <w:ilvl w:val="0"/>
          <w:numId w:val="7"/>
        </w:numPr>
        <w:spacing w:before="120" w:after="120" w:line="360" w:lineRule="auto"/>
        <w:ind w:left="0" w:firstLine="709"/>
        <w:jc w:val="both"/>
        <w:rPr>
          <w:rFonts w:ascii="Times New Roman" w:eastAsia="Times New Roman" w:hAnsi="Times New Roman" w:cs="Times New Roman"/>
          <w:color w:val="000000" w:themeColor="text1"/>
        </w:rPr>
      </w:pPr>
      <w:r w:rsidRPr="345F98CC">
        <w:rPr>
          <w:rFonts w:ascii="Times New Roman" w:eastAsia="Times New Roman" w:hAnsi="Times New Roman" w:cs="Times New Roman"/>
          <w:color w:val="000000" w:themeColor="text1"/>
          <w:lang w:val="ru"/>
        </w:rPr>
        <w:t xml:space="preserve">На платформе </w:t>
      </w:r>
      <w:proofErr w:type="spellStart"/>
      <w:r w:rsidRPr="345F98CC">
        <w:rPr>
          <w:rFonts w:ascii="Times New Roman" w:eastAsia="Times New Roman" w:hAnsi="Times New Roman" w:cs="Times New Roman"/>
          <w:color w:val="000000" w:themeColor="text1"/>
          <w:lang w:val="ru"/>
        </w:rPr>
        <w:t>github</w:t>
      </w:r>
      <w:proofErr w:type="spellEnd"/>
      <w:r w:rsidRPr="345F98CC">
        <w:rPr>
          <w:rFonts w:ascii="Times New Roman" w:eastAsia="Times New Roman" w:hAnsi="Times New Roman" w:cs="Times New Roman"/>
          <w:color w:val="000000" w:themeColor="text1"/>
          <w:lang w:val="ru"/>
        </w:rPr>
        <w:t xml:space="preserve"> выполнить обновление основной ветки кода – это приведет к автоматическому запуску модульных текстов. </w:t>
      </w:r>
      <w:r w:rsidR="689FA131" w:rsidRPr="345F98CC">
        <w:rPr>
          <w:rFonts w:ascii="Times New Roman" w:eastAsia="Times New Roman" w:hAnsi="Times New Roman" w:cs="Times New Roman"/>
          <w:color w:val="000000" w:themeColor="text1"/>
          <w:lang w:val="ru"/>
        </w:rPr>
        <w:t>Т</w:t>
      </w:r>
      <w:proofErr w:type="spellStart"/>
      <w:r w:rsidRPr="345F98CC">
        <w:rPr>
          <w:rFonts w:ascii="Times New Roman" w:eastAsia="Times New Roman" w:hAnsi="Times New Roman" w:cs="Times New Roman"/>
          <w:color w:val="000000" w:themeColor="text1"/>
        </w:rPr>
        <w:t>есты</w:t>
      </w:r>
      <w:proofErr w:type="spellEnd"/>
      <w:r w:rsidRPr="345F98CC">
        <w:rPr>
          <w:rFonts w:ascii="Times New Roman" w:eastAsia="Times New Roman" w:hAnsi="Times New Roman" w:cs="Times New Roman"/>
          <w:color w:val="000000" w:themeColor="text1"/>
        </w:rPr>
        <w:t xml:space="preserve"> располагаются в репозитории по адресу: </w:t>
      </w:r>
      <w:hyperlink r:id="rId21">
        <w:r w:rsidRPr="345F98CC">
          <w:rPr>
            <w:rStyle w:val="Hyperlink"/>
            <w:rFonts w:ascii="Times New Roman" w:eastAsia="Times New Roman" w:hAnsi="Times New Roman" w:cs="Times New Roman"/>
          </w:rPr>
          <w:t>https://github.com/</w:t>
        </w:r>
        <w:r w:rsidRPr="345F98CC">
          <w:rPr>
            <w:rStyle w:val="Hyperlink"/>
            <w:rFonts w:ascii="Times New Roman" w:eastAsia="Times New Roman" w:hAnsi="Times New Roman" w:cs="Times New Roman"/>
            <w:lang w:val="en-US"/>
          </w:rPr>
          <w:t>aimclub</w:t>
        </w:r>
        <w:r w:rsidRPr="345F98CC">
          <w:rPr>
            <w:rStyle w:val="Hyperlink"/>
            <w:rFonts w:ascii="Times New Roman" w:eastAsia="Times New Roman" w:hAnsi="Times New Roman" w:cs="Times New Roman"/>
          </w:rPr>
          <w:t>/</w:t>
        </w:r>
        <w:r w:rsidR="1BAC2FD9" w:rsidRPr="345F98CC">
          <w:rPr>
            <w:rStyle w:val="Hyperlink"/>
            <w:rFonts w:ascii="Times New Roman" w:eastAsia="Times New Roman" w:hAnsi="Times New Roman" w:cs="Times New Roman"/>
          </w:rPr>
          <w:t>ProtoLLM/</w:t>
        </w:r>
        <w:r w:rsidRPr="345F98CC">
          <w:rPr>
            <w:rStyle w:val="Hyperlink"/>
            <w:rFonts w:ascii="Times New Roman" w:eastAsia="Times New Roman" w:hAnsi="Times New Roman" w:cs="Times New Roman"/>
          </w:rPr>
          <w:t>tree/main/tests</w:t>
        </w:r>
      </w:hyperlink>
      <w:r w:rsidR="2B4DC394" w:rsidRPr="345F98CC">
        <w:rPr>
          <w:rFonts w:ascii="Times New Roman" w:eastAsia="Times New Roman" w:hAnsi="Times New Roman" w:cs="Times New Roman"/>
          <w:color w:val="000000" w:themeColor="text1"/>
        </w:rPr>
        <w:t xml:space="preserve">, </w:t>
      </w:r>
      <w:hyperlink r:id="rId22">
        <w:r w:rsidR="2B4DC394" w:rsidRPr="345F98CC">
          <w:rPr>
            <w:rStyle w:val="Hyperlink"/>
            <w:rFonts w:ascii="Times New Roman" w:eastAsia="Times New Roman" w:hAnsi="Times New Roman" w:cs="Times New Roman"/>
          </w:rPr>
          <w:t>https://github.com/aimclub/ProtoLLM/tree/main/protollm_tools/sdk/tests</w:t>
        </w:r>
      </w:hyperlink>
      <w:r w:rsidR="2B4DC394" w:rsidRPr="345F98CC">
        <w:rPr>
          <w:rFonts w:ascii="Times New Roman" w:eastAsia="Times New Roman" w:hAnsi="Times New Roman" w:cs="Times New Roman"/>
          <w:color w:val="000000" w:themeColor="text1"/>
        </w:rPr>
        <w:t xml:space="preserve"> и </w:t>
      </w:r>
      <w:hyperlink r:id="rId23">
        <w:r w:rsidR="2B4DC394" w:rsidRPr="345F98CC">
          <w:rPr>
            <w:rStyle w:val="Hyperlink"/>
            <w:rFonts w:ascii="Times New Roman" w:eastAsia="Times New Roman" w:hAnsi="Times New Roman" w:cs="Times New Roman"/>
          </w:rPr>
          <w:t>https://github.com/aimclub/ProtoLLM/tree/main/protollm_tools/sdk/tests</w:t>
        </w:r>
      </w:hyperlink>
      <w:r w:rsidRPr="345F98CC">
        <w:rPr>
          <w:rFonts w:ascii="Times New Roman" w:eastAsia="Times New Roman" w:hAnsi="Times New Roman" w:cs="Times New Roman"/>
          <w:color w:val="000000" w:themeColor="text1"/>
        </w:rPr>
        <w:t>.</w:t>
      </w:r>
      <w:r w:rsidR="5BB4910C" w:rsidRPr="345F98CC">
        <w:rPr>
          <w:rFonts w:ascii="Times New Roman" w:eastAsia="Times New Roman" w:hAnsi="Times New Roman" w:cs="Times New Roman"/>
          <w:color w:val="000000" w:themeColor="text1"/>
        </w:rPr>
        <w:t xml:space="preserve"> Для каждого теста используется собственный набор зависимостей.</w:t>
      </w:r>
    </w:p>
    <w:p w14:paraId="3F7AF8F0" w14:textId="77777777" w:rsidR="00494790" w:rsidRPr="00A279BE" w:rsidRDefault="00494790" w:rsidP="00494790">
      <w:pPr>
        <w:pStyle w:val="ListParagraph"/>
        <w:spacing w:before="120" w:after="120" w:line="360" w:lineRule="auto"/>
        <w:ind w:left="709"/>
        <w:jc w:val="both"/>
        <w:rPr>
          <w:rFonts w:ascii="Times New Roman" w:eastAsia="Times New Roman" w:hAnsi="Times New Roman" w:cs="Times New Roman"/>
          <w:color w:val="000000" w:themeColor="text1"/>
        </w:rPr>
      </w:pPr>
    </w:p>
    <w:p w14:paraId="07CED508" w14:textId="6570399A" w:rsidR="51CCA5DB" w:rsidRDefault="51CCA5DB" w:rsidP="345F98CC">
      <w:pPr>
        <w:pStyle w:val="ListParagraph"/>
        <w:numPr>
          <w:ilvl w:val="1"/>
          <w:numId w:val="3"/>
        </w:numPr>
        <w:spacing w:line="360" w:lineRule="auto"/>
        <w:ind w:left="0" w:firstLine="709"/>
        <w:jc w:val="both"/>
        <w:rPr>
          <w:rFonts w:ascii="Times New Roman" w:hAnsi="Times New Roman" w:cs="Times New Roman"/>
          <w:b/>
          <w:bCs/>
        </w:rPr>
      </w:pPr>
      <w:r w:rsidRPr="345F98CC">
        <w:rPr>
          <w:rFonts w:ascii="Times New Roman" w:hAnsi="Times New Roman" w:cs="Times New Roman"/>
          <w:b/>
          <w:bCs/>
        </w:rPr>
        <w:t xml:space="preserve">Работа с </w:t>
      </w:r>
      <w:proofErr w:type="spellStart"/>
      <w:r w:rsidRPr="345F98CC">
        <w:rPr>
          <w:rFonts w:ascii="Times New Roman" w:hAnsi="Times New Roman" w:cs="Times New Roman"/>
          <w:b/>
          <w:bCs/>
        </w:rPr>
        <w:t>агентными</w:t>
      </w:r>
      <w:proofErr w:type="spellEnd"/>
      <w:r w:rsidRPr="345F98CC">
        <w:rPr>
          <w:rFonts w:ascii="Times New Roman" w:hAnsi="Times New Roman" w:cs="Times New Roman"/>
          <w:b/>
          <w:bCs/>
        </w:rPr>
        <w:t xml:space="preserve"> БЯМ</w:t>
      </w:r>
    </w:p>
    <w:p w14:paraId="1AD5244F" w14:textId="62C4D70C" w:rsidR="00F238E3" w:rsidRPr="00F238E3" w:rsidRDefault="00F238E3" w:rsidP="345F98CC">
      <w:pPr>
        <w:pStyle w:val="ListParagraph"/>
        <w:spacing w:line="360" w:lineRule="auto"/>
        <w:ind w:left="0" w:firstLine="709"/>
        <w:jc w:val="both"/>
        <w:rPr>
          <w:rFonts w:ascii="Times New Roman" w:hAnsi="Times New Roman" w:cs="Times New Roman"/>
        </w:rPr>
      </w:pPr>
      <w:r w:rsidRPr="345F98CC">
        <w:rPr>
          <w:rFonts w:ascii="Times New Roman" w:hAnsi="Times New Roman" w:cs="Times New Roman"/>
        </w:rPr>
        <w:t xml:space="preserve">Тестирование </w:t>
      </w:r>
      <w:r w:rsidR="70A262DC" w:rsidRPr="345F98CC">
        <w:rPr>
          <w:rFonts w:ascii="Times New Roman" w:hAnsi="Times New Roman" w:cs="Times New Roman"/>
        </w:rPr>
        <w:t>класса для работы с БЯМ</w:t>
      </w:r>
      <w:r w:rsidR="60EB2545" w:rsidRPr="345F98CC">
        <w:rPr>
          <w:rFonts w:ascii="Times New Roman" w:hAnsi="Times New Roman" w:cs="Times New Roman"/>
        </w:rPr>
        <w:t xml:space="preserve"> в режиме агента</w:t>
      </w:r>
      <w:r w:rsidR="70A262DC" w:rsidRPr="345F98CC">
        <w:rPr>
          <w:rFonts w:ascii="Times New Roman" w:hAnsi="Times New Roman" w:cs="Times New Roman"/>
        </w:rPr>
        <w:t xml:space="preserve"> приведено в Листинге 6.1.1.</w:t>
      </w:r>
    </w:p>
    <w:p w14:paraId="7AC3F8F0" w14:textId="7C824FD6" w:rsidR="00F238E3" w:rsidRPr="00F238E3" w:rsidRDefault="00F238E3" w:rsidP="345F98CC">
      <w:pPr>
        <w:pStyle w:val="ListParagraph"/>
        <w:spacing w:line="360" w:lineRule="auto"/>
        <w:ind w:left="0" w:firstLine="709"/>
        <w:jc w:val="both"/>
        <w:rPr>
          <w:rFonts w:ascii="Times New Roman" w:hAnsi="Times New Roman" w:cs="Times New Roman"/>
        </w:rPr>
      </w:pPr>
      <w:r w:rsidRPr="345F98CC">
        <w:rPr>
          <w:rFonts w:ascii="Times New Roman" w:hAnsi="Times New Roman" w:cs="Times New Roman"/>
        </w:rPr>
        <w:t xml:space="preserve">Входные данные: </w:t>
      </w:r>
      <w:r w:rsidR="1A8EE5C7" w:rsidRPr="345F98CC">
        <w:rPr>
          <w:rFonts w:ascii="Times New Roman" w:hAnsi="Times New Roman" w:cs="Times New Roman"/>
        </w:rPr>
        <w:t>пользовательский запрос</w:t>
      </w:r>
    </w:p>
    <w:p w14:paraId="4B32184E" w14:textId="6239361E" w:rsidR="00F238E3" w:rsidRPr="00F238E3" w:rsidRDefault="00F238E3" w:rsidP="345F98CC">
      <w:pPr>
        <w:spacing w:line="360" w:lineRule="auto"/>
        <w:ind w:firstLine="709"/>
        <w:jc w:val="both"/>
        <w:rPr>
          <w:rFonts w:ascii="Times New Roman" w:hAnsi="Times New Roman" w:cs="Times New Roman"/>
        </w:rPr>
      </w:pPr>
      <w:r w:rsidRPr="345F98CC">
        <w:rPr>
          <w:rFonts w:ascii="Times New Roman" w:hAnsi="Times New Roman" w:cs="Times New Roman"/>
        </w:rPr>
        <w:t xml:space="preserve">Проверка: </w:t>
      </w:r>
      <w:r w:rsidR="189C03EC" w:rsidRPr="345F98CC">
        <w:rPr>
          <w:rFonts w:ascii="Times New Roman" w:hAnsi="Times New Roman" w:cs="Times New Roman"/>
        </w:rPr>
        <w:t>корректность выводимых значений</w:t>
      </w:r>
      <w:r w:rsidRPr="345F98CC">
        <w:rPr>
          <w:rFonts w:ascii="Times New Roman" w:hAnsi="Times New Roman" w:cs="Times New Roman"/>
        </w:rPr>
        <w:t>.</w:t>
      </w:r>
    </w:p>
    <w:p w14:paraId="5BDB51C2" w14:textId="4FDCC523" w:rsidR="00F238E3" w:rsidRPr="00F238E3" w:rsidRDefault="00F238E3" w:rsidP="345F98CC">
      <w:pPr>
        <w:spacing w:line="360" w:lineRule="auto"/>
        <w:ind w:firstLine="709"/>
        <w:jc w:val="both"/>
        <w:rPr>
          <w:rFonts w:ascii="Times New Roman" w:hAnsi="Times New Roman" w:cs="Times New Roman"/>
        </w:rPr>
      </w:pPr>
      <w:r w:rsidRPr="345F98CC">
        <w:rPr>
          <w:rFonts w:ascii="Times New Roman" w:hAnsi="Times New Roman" w:cs="Times New Roman"/>
        </w:rPr>
        <w:t xml:space="preserve">Ожидаемый результат: </w:t>
      </w:r>
      <w:proofErr w:type="spellStart"/>
      <w:r w:rsidR="46374C1A" w:rsidRPr="345F98CC">
        <w:rPr>
          <w:rFonts w:ascii="Times New Roman" w:hAnsi="Times New Roman" w:cs="Times New Roman"/>
        </w:rPr>
        <w:t>final_answer</w:t>
      </w:r>
      <w:proofErr w:type="spellEnd"/>
      <w:r w:rsidR="46374C1A" w:rsidRPr="345F98CC">
        <w:rPr>
          <w:rFonts w:ascii="Times New Roman" w:hAnsi="Times New Roman" w:cs="Times New Roman"/>
        </w:rPr>
        <w:t xml:space="preserve"> </w:t>
      </w:r>
      <w:r w:rsidRPr="345F98CC">
        <w:rPr>
          <w:rFonts w:ascii="Times New Roman" w:hAnsi="Times New Roman" w:cs="Times New Roman"/>
        </w:rPr>
        <w:t xml:space="preserve">– объект типа </w:t>
      </w:r>
      <w:proofErr w:type="spellStart"/>
      <w:r w:rsidR="76EE2ABC" w:rsidRPr="345F98CC">
        <w:rPr>
          <w:rFonts w:ascii="Times New Roman" w:hAnsi="Times New Roman" w:cs="Times New Roman"/>
        </w:rPr>
        <w:t>String</w:t>
      </w:r>
      <w:proofErr w:type="spellEnd"/>
      <w:r w:rsidR="76EE2ABC" w:rsidRPr="345F98CC">
        <w:rPr>
          <w:rFonts w:ascii="Times New Roman" w:hAnsi="Times New Roman" w:cs="Times New Roman"/>
        </w:rPr>
        <w:t xml:space="preserve"> с не-пустым значением.</w:t>
      </w:r>
    </w:p>
    <w:p w14:paraId="07DC6F20" w14:textId="77777777" w:rsidR="00F238E3" w:rsidRPr="00F238E3" w:rsidRDefault="00F238E3" w:rsidP="3FC197F7">
      <w:pPr>
        <w:pStyle w:val="Caption"/>
        <w:keepNext/>
      </w:pPr>
    </w:p>
    <w:p w14:paraId="2E9FC477" w14:textId="56B6EDDC" w:rsidR="00F238E3" w:rsidRPr="00F238E3" w:rsidRDefault="1651D46D" w:rsidP="3FC197F7">
      <w:pPr>
        <w:pStyle w:val="Caption"/>
        <w:keepNext/>
      </w:pPr>
      <w:bookmarkStart w:id="65" w:name="_Ref155971364"/>
      <w:r>
        <w:t>Листинг</w:t>
      </w:r>
      <w:r w:rsidR="53FF0DFA">
        <w:t xml:space="preserve"> 6.1.1</w:t>
      </w:r>
      <w:bookmarkEnd w:id="65"/>
      <w:r>
        <w:t xml:space="preserve">– Код тестирования </w:t>
      </w:r>
      <w:r w:rsidR="789D58B3">
        <w:t xml:space="preserve">интерфейса </w:t>
      </w:r>
      <w:r w:rsidR="4D995DAC">
        <w:t xml:space="preserve">для </w:t>
      </w:r>
      <w:proofErr w:type="spellStart"/>
      <w:r w:rsidR="4D995DAC">
        <w:t>агентных</w:t>
      </w:r>
      <w:proofErr w:type="spellEnd"/>
      <w:r w:rsidR="789D58B3">
        <w:t xml:space="preserve"> БЯМ</w:t>
      </w:r>
    </w:p>
    <w:tbl>
      <w:tblPr>
        <w:tblStyle w:val="TableGrid"/>
        <w:tblW w:w="0" w:type="auto"/>
        <w:shd w:val="clear" w:color="auto" w:fill="D9D9D9" w:themeFill="background1" w:themeFillShade="D9"/>
        <w:tblLook w:val="04A0" w:firstRow="1" w:lastRow="0" w:firstColumn="1" w:lastColumn="0" w:noHBand="0" w:noVBand="1"/>
      </w:tblPr>
      <w:tblGrid>
        <w:gridCol w:w="9339"/>
      </w:tblGrid>
      <w:tr w:rsidR="00F238E3" w:rsidRPr="008B6508" w14:paraId="7F32C8C0" w14:textId="77777777" w:rsidTr="345F98CC">
        <w:tc>
          <w:tcPr>
            <w:tcW w:w="9339" w:type="dxa"/>
            <w:shd w:val="clear" w:color="auto" w:fill="D9D9D9" w:themeFill="background1" w:themeFillShade="D9"/>
          </w:tcPr>
          <w:p w14:paraId="4B2901B1" w14:textId="437BDEA5" w:rsidR="00F238E3" w:rsidRPr="00FC79E1" w:rsidRDefault="1FF182BF" w:rsidP="00FC79E1">
            <w:pPr>
              <w:pStyle w:val="a3"/>
              <w:jc w:val="left"/>
              <w:rPr>
                <w:rFonts w:ascii="Courier New" w:eastAsia="Times New Roman" w:hAnsi="Courier New" w:cs="Courier New"/>
                <w:color w:val="000000" w:themeColor="text1"/>
                <w:sz w:val="18"/>
                <w:szCs w:val="18"/>
                <w:lang w:val="en-GB"/>
              </w:rPr>
            </w:pP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langchain.agents</w:t>
            </w:r>
            <w:proofErr w:type="spellEnd"/>
            <w:r w:rsidRPr="00FC79E1">
              <w:rPr>
                <w:rFonts w:ascii="Courier New" w:eastAsia="Times New Roman" w:hAnsi="Courier New" w:cs="Courier New"/>
                <w:color w:val="000000" w:themeColor="text1"/>
                <w:sz w:val="18"/>
                <w:szCs w:val="18"/>
                <w:lang w:val="en-GB"/>
              </w:rPr>
              <w:t xml:space="preserve"> import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create_structured_chat_agent</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AgentExecutor</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langchain.prompts</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ChatPromptTemplate</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MessagesPlaceholder</w:t>
            </w:r>
            <w:proofErr w:type="spellEnd"/>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langchain_core.prompts</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SystemMessagePromptTemplate</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HumanMessagePromptTemplate</w:t>
            </w:r>
            <w:proofErr w:type="spellEnd"/>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protollm.tests.mock_chat_model</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MockChatModel</w:t>
            </w:r>
            <w:proofErr w:type="spellEnd"/>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def </w:t>
            </w:r>
            <w:proofErr w:type="spellStart"/>
            <w:r w:rsidRPr="00FC79E1">
              <w:rPr>
                <w:rFonts w:ascii="Courier New" w:eastAsia="Times New Roman" w:hAnsi="Courier New" w:cs="Courier New"/>
                <w:color w:val="000000" w:themeColor="text1"/>
                <w:sz w:val="18"/>
                <w:szCs w:val="18"/>
                <w:lang w:val="en-GB"/>
              </w:rPr>
              <w:t>test_from_prompt_model</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def </w:t>
            </w:r>
            <w:proofErr w:type="spellStart"/>
            <w:r w:rsidRPr="00FC79E1">
              <w:rPr>
                <w:rFonts w:ascii="Courier New" w:eastAsia="Times New Roman" w:hAnsi="Courier New" w:cs="Courier New"/>
                <w:color w:val="000000" w:themeColor="text1"/>
                <w:sz w:val="18"/>
                <w:szCs w:val="18"/>
                <w:lang w:val="en-GB"/>
              </w:rPr>
              <w:t>add_numbers</w:t>
            </w:r>
            <w:proofErr w:type="spellEnd"/>
            <w:r w:rsidRPr="00FC79E1">
              <w:rPr>
                <w:rFonts w:ascii="Courier New" w:eastAsia="Times New Roman" w:hAnsi="Courier New" w:cs="Courier New"/>
                <w:color w:val="000000" w:themeColor="text1"/>
                <w:sz w:val="18"/>
                <w:szCs w:val="18"/>
                <w:lang w:val="en-GB"/>
              </w:rPr>
              <w:t>(a: int, b: int) -&gt; int: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"""Adds two numbers."""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return a + b</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def </w:t>
            </w:r>
            <w:proofErr w:type="spellStart"/>
            <w:r w:rsidRPr="00FC79E1">
              <w:rPr>
                <w:rFonts w:ascii="Courier New" w:eastAsia="Times New Roman" w:hAnsi="Courier New" w:cs="Courier New"/>
                <w:color w:val="000000" w:themeColor="text1"/>
                <w:sz w:val="18"/>
                <w:szCs w:val="18"/>
                <w:lang w:val="en-GB"/>
              </w:rPr>
              <w:t>multiply_numbers</w:t>
            </w:r>
            <w:proofErr w:type="spellEnd"/>
            <w:r w:rsidRPr="00FC79E1">
              <w:rPr>
                <w:rFonts w:ascii="Courier New" w:eastAsia="Times New Roman" w:hAnsi="Courier New" w:cs="Courier New"/>
                <w:color w:val="000000" w:themeColor="text1"/>
                <w:sz w:val="18"/>
                <w:szCs w:val="18"/>
                <w:lang w:val="en-GB"/>
              </w:rPr>
              <w:t>(a: int, b: int) -&gt; int: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"""Multiplies two numbers."""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return a * b</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List of tools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tools</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add_numbers</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multiply_numbers</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Create the system and human prompts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system_prompt</w:t>
            </w:r>
            <w:proofErr w:type="spellEnd"/>
            <w:r w:rsidRPr="00FC79E1">
              <w:rPr>
                <w:rFonts w:ascii="Courier New" w:eastAsia="Times New Roman" w:hAnsi="Courier New" w:cs="Courier New"/>
                <w:color w:val="000000" w:themeColor="text1"/>
                <w:sz w:val="18"/>
                <w:szCs w:val="18"/>
                <w:lang w:val="en-GB"/>
              </w:rPr>
              <w:t xml:space="preserve"> = '''Respond to the human as helpfully and accurately as possible. You have access to the following tools: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Use a JSON blob to specify a tool by providing an "action" key (tool name) and an "</w:t>
            </w:r>
            <w:proofErr w:type="spellStart"/>
            <w:r w:rsidRPr="00FC79E1">
              <w:rPr>
                <w:rFonts w:ascii="Courier New" w:eastAsia="Times New Roman" w:hAnsi="Courier New" w:cs="Courier New"/>
                <w:color w:val="000000" w:themeColor="text1"/>
                <w:sz w:val="18"/>
                <w:szCs w:val="18"/>
                <w:lang w:val="en-GB"/>
              </w:rPr>
              <w:t>action_input</w:t>
            </w:r>
            <w:proofErr w:type="spellEnd"/>
            <w:r w:rsidRPr="00FC79E1">
              <w:rPr>
                <w:rFonts w:ascii="Courier New" w:eastAsia="Times New Roman" w:hAnsi="Courier New" w:cs="Courier New"/>
                <w:color w:val="000000" w:themeColor="text1"/>
                <w:sz w:val="18"/>
                <w:szCs w:val="18"/>
                <w:lang w:val="en-GB"/>
              </w:rPr>
              <w:t>" key (tool input).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Valid "action" values: "Final Answer" or {</w:t>
            </w:r>
            <w:proofErr w:type="spellStart"/>
            <w:r w:rsidRPr="00FC79E1">
              <w:rPr>
                <w:rFonts w:ascii="Courier New" w:eastAsia="Times New Roman" w:hAnsi="Courier New" w:cs="Courier New"/>
                <w:color w:val="000000" w:themeColor="text1"/>
                <w:sz w:val="18"/>
                <w:szCs w:val="18"/>
                <w:lang w:val="en-GB"/>
              </w:rPr>
              <w:t>tool_names</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Provide only ONE action per JSON blob, as shown:</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"action": $TOOL_NAME, "</w:t>
            </w:r>
            <w:proofErr w:type="spellStart"/>
            <w:r w:rsidRPr="00FC79E1">
              <w:rPr>
                <w:rFonts w:ascii="Courier New" w:eastAsia="Times New Roman" w:hAnsi="Courier New" w:cs="Courier New"/>
                <w:color w:val="000000" w:themeColor="text1"/>
                <w:sz w:val="18"/>
                <w:szCs w:val="18"/>
                <w:lang w:val="en-GB"/>
              </w:rPr>
              <w:t>action_input</w:t>
            </w:r>
            <w:proofErr w:type="spellEnd"/>
            <w:r w:rsidRPr="00FC79E1">
              <w:rPr>
                <w:rFonts w:ascii="Courier New" w:eastAsia="Times New Roman" w:hAnsi="Courier New" w:cs="Courier New"/>
                <w:color w:val="000000" w:themeColor="text1"/>
                <w:sz w:val="18"/>
                <w:szCs w:val="18"/>
                <w:lang w:val="en-GB"/>
              </w:rPr>
              <w:t>": $INPUT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Follow this format: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Question: input question to answer</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Thought: consider previous and subsequent steps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Action: $JSON_BLOB</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Observation: action result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(repeat Thought/Action/Observation N times)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Thought: I know what to respond</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Action: {{ "action": "Final Answer", "</w:t>
            </w:r>
            <w:proofErr w:type="spellStart"/>
            <w:r w:rsidRPr="00FC79E1">
              <w:rPr>
                <w:rFonts w:ascii="Courier New" w:eastAsia="Times New Roman" w:hAnsi="Courier New" w:cs="Courier New"/>
                <w:color w:val="000000" w:themeColor="text1"/>
                <w:sz w:val="18"/>
                <w:szCs w:val="18"/>
                <w:lang w:val="en-GB"/>
              </w:rPr>
              <w:t>action_input</w:t>
            </w:r>
            <w:proofErr w:type="spellEnd"/>
            <w:r w:rsidRPr="00FC79E1">
              <w:rPr>
                <w:rFonts w:ascii="Courier New" w:eastAsia="Times New Roman" w:hAnsi="Courier New" w:cs="Courier New"/>
                <w:color w:val="000000" w:themeColor="text1"/>
                <w:sz w:val="18"/>
                <w:szCs w:val="18"/>
                <w:lang w:val="en-GB"/>
              </w:rPr>
              <w:t>": "Final response to human"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Begin! Reminder to ALWAYS respond with a valid JSON blob of a single action. Use tools if necessary.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Respond directly if appropriate. Format is Action:```$JSON_BLOB``` then Observation'''</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human_prompt</w:t>
            </w:r>
            <w:proofErr w:type="spellEnd"/>
            <w:r w:rsidRPr="00FC79E1">
              <w:rPr>
                <w:rFonts w:ascii="Courier New" w:eastAsia="Times New Roman" w:hAnsi="Courier New" w:cs="Courier New"/>
                <w:color w:val="000000" w:themeColor="text1"/>
                <w:sz w:val="18"/>
                <w:szCs w:val="18"/>
                <w:lang w:val="en-GB"/>
              </w:rPr>
              <w:t xml:space="preserve"> = '''{input}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agent_scratchpad</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(Reminder to respond in a JSON blob no matter what)'''</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system_message</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SystemMessagePromptTemplate.from_template</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system_prompt</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input_variables</w:t>
            </w:r>
            <w:proofErr w:type="spellEnd"/>
            <w:r w:rsidRPr="00FC79E1">
              <w:rPr>
                <w:rFonts w:ascii="Courier New" w:eastAsia="Times New Roman" w:hAnsi="Courier New" w:cs="Courier New"/>
                <w:color w:val="000000" w:themeColor="text1"/>
                <w:sz w:val="18"/>
                <w:szCs w:val="18"/>
                <w:lang w:val="en-GB"/>
              </w:rPr>
              <w:t>=["tools", "</w:t>
            </w:r>
            <w:proofErr w:type="spellStart"/>
            <w:r w:rsidRPr="00FC79E1">
              <w:rPr>
                <w:rFonts w:ascii="Courier New" w:eastAsia="Times New Roman" w:hAnsi="Courier New" w:cs="Courier New"/>
                <w:color w:val="000000" w:themeColor="text1"/>
                <w:sz w:val="18"/>
                <w:szCs w:val="18"/>
                <w:lang w:val="en-GB"/>
              </w:rPr>
              <w:t>tool_names</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human_message</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HumanMessagePromptTemplate.from_template</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human_prompt</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input_variables</w:t>
            </w:r>
            <w:proofErr w:type="spellEnd"/>
            <w:r w:rsidRPr="00FC79E1">
              <w:rPr>
                <w:rFonts w:ascii="Courier New" w:eastAsia="Times New Roman" w:hAnsi="Courier New" w:cs="Courier New"/>
                <w:color w:val="000000" w:themeColor="text1"/>
                <w:sz w:val="18"/>
                <w:szCs w:val="18"/>
                <w:lang w:val="en-GB"/>
              </w:rPr>
              <w:t>=["input", "</w:t>
            </w:r>
            <w:proofErr w:type="spellStart"/>
            <w:r w:rsidRPr="00FC79E1">
              <w:rPr>
                <w:rFonts w:ascii="Courier New" w:eastAsia="Times New Roman" w:hAnsi="Courier New" w:cs="Courier New"/>
                <w:color w:val="000000" w:themeColor="text1"/>
                <w:sz w:val="18"/>
                <w:szCs w:val="18"/>
                <w:lang w:val="en-GB"/>
              </w:rPr>
              <w:t>agent_scratchpad</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prompt = </w:t>
            </w:r>
            <w:proofErr w:type="spellStart"/>
            <w:r w:rsidRPr="00FC79E1">
              <w:rPr>
                <w:rFonts w:ascii="Courier New" w:eastAsia="Times New Roman" w:hAnsi="Courier New" w:cs="Courier New"/>
                <w:color w:val="000000" w:themeColor="text1"/>
                <w:sz w:val="18"/>
                <w:szCs w:val="18"/>
                <w:lang w:val="en-GB"/>
              </w:rPr>
              <w:t>ChatPromptTemplate.from_messages</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system_message</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MessagesPlaceholder</w:t>
            </w:r>
            <w:proofErr w:type="spellEnd"/>
            <w:r w:rsidRPr="00FC79E1">
              <w:rPr>
                <w:rFonts w:ascii="Courier New" w:eastAsia="Times New Roman" w:hAnsi="Courier New" w:cs="Courier New"/>
                <w:color w:val="000000" w:themeColor="text1"/>
                <w:sz w:val="18"/>
                <w:szCs w:val="18"/>
                <w:lang w:val="en-GB"/>
              </w:rPr>
              <w:t>(</w:t>
            </w:r>
            <w:proofErr w:type="spellStart"/>
            <w:r w:rsidRPr="00FC79E1">
              <w:rPr>
                <w:rFonts w:ascii="Courier New" w:eastAsia="Times New Roman" w:hAnsi="Courier New" w:cs="Courier New"/>
                <w:color w:val="000000" w:themeColor="text1"/>
                <w:sz w:val="18"/>
                <w:szCs w:val="18"/>
                <w:lang w:val="en-GB"/>
              </w:rPr>
              <w:t>variable_name</w:t>
            </w:r>
            <w:proofErr w:type="spellEnd"/>
            <w:r w:rsidRPr="00FC79E1">
              <w:rPr>
                <w:rFonts w:ascii="Courier New" w:eastAsia="Times New Roman" w:hAnsi="Courier New" w:cs="Courier New"/>
                <w:color w:val="000000" w:themeColor="text1"/>
                <w:sz w:val="18"/>
                <w:szCs w:val="18"/>
                <w:lang w:val="en-GB"/>
              </w:rPr>
              <w:t>="</w:t>
            </w:r>
            <w:proofErr w:type="spellStart"/>
            <w:r w:rsidRPr="00FC79E1">
              <w:rPr>
                <w:rFonts w:ascii="Courier New" w:eastAsia="Times New Roman" w:hAnsi="Courier New" w:cs="Courier New"/>
                <w:color w:val="000000" w:themeColor="text1"/>
                <w:sz w:val="18"/>
                <w:szCs w:val="18"/>
                <w:lang w:val="en-GB"/>
              </w:rPr>
              <w:t>chat_history</w:t>
            </w:r>
            <w:proofErr w:type="spellEnd"/>
            <w:r w:rsidRPr="00FC79E1">
              <w:rPr>
                <w:rFonts w:ascii="Courier New" w:eastAsia="Times New Roman" w:hAnsi="Courier New" w:cs="Courier New"/>
                <w:color w:val="000000" w:themeColor="text1"/>
                <w:sz w:val="18"/>
                <w:szCs w:val="18"/>
                <w:lang w:val="en-GB"/>
              </w:rPr>
              <w:t>", optional=True),</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human_message</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llm</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MockChatModel</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api_key</w:t>
            </w:r>
            <w:proofErr w:type="spellEnd"/>
            <w:r w:rsidRPr="00FC79E1">
              <w:rPr>
                <w:rFonts w:ascii="Courier New" w:eastAsia="Times New Roman" w:hAnsi="Courier New" w:cs="Courier New"/>
                <w:color w:val="000000" w:themeColor="text1"/>
                <w:sz w:val="18"/>
                <w:szCs w:val="18"/>
                <w:lang w:val="en-GB"/>
              </w:rPr>
              <w:t>="API_KEY",</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base_url</w:t>
            </w:r>
            <w:proofErr w:type="spellEnd"/>
            <w:r w:rsidRPr="00FC79E1">
              <w:rPr>
                <w:rFonts w:ascii="Courier New" w:eastAsia="Times New Roman" w:hAnsi="Courier New" w:cs="Courier New"/>
                <w:color w:val="000000" w:themeColor="text1"/>
                <w:sz w:val="18"/>
                <w:szCs w:val="18"/>
                <w:lang w:val="en-GB"/>
              </w:rPr>
              <w:t>="BASE_URL",</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model="MODEL",</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temperature=0.5,</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max_tokens</w:t>
            </w:r>
            <w:proofErr w:type="spellEnd"/>
            <w:r w:rsidRPr="00FC79E1">
              <w:rPr>
                <w:rFonts w:ascii="Courier New" w:eastAsia="Times New Roman" w:hAnsi="Courier New" w:cs="Courier New"/>
                <w:color w:val="000000" w:themeColor="text1"/>
                <w:sz w:val="18"/>
                <w:szCs w:val="18"/>
                <w:lang w:val="en-GB"/>
              </w:rPr>
              <w:t>=3000,</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Create the structured chat agent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agent</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create_structured_chat_agent</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llm</w:t>
            </w:r>
            <w:proofErr w:type="spellEnd"/>
            <w:r w:rsidRPr="00FC79E1">
              <w:rPr>
                <w:rFonts w:ascii="Courier New" w:eastAsia="Times New Roman" w:hAnsi="Courier New" w:cs="Courier New"/>
                <w:color w:val="000000" w:themeColor="text1"/>
                <w:sz w:val="18"/>
                <w:szCs w:val="18"/>
                <w:lang w:val="en-GB"/>
              </w:rPr>
              <w:t>=</w:t>
            </w:r>
            <w:proofErr w:type="spellStart"/>
            <w:r w:rsidRPr="00FC79E1">
              <w:rPr>
                <w:rFonts w:ascii="Courier New" w:eastAsia="Times New Roman" w:hAnsi="Courier New" w:cs="Courier New"/>
                <w:color w:val="000000" w:themeColor="text1"/>
                <w:sz w:val="18"/>
                <w:szCs w:val="18"/>
                <w:lang w:val="en-GB"/>
              </w:rPr>
              <w:t>llm</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tools=tools,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prompt=prompt,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stop_sequence</w:t>
            </w:r>
            <w:proofErr w:type="spellEnd"/>
            <w:r w:rsidRPr="00FC79E1">
              <w:rPr>
                <w:rFonts w:ascii="Courier New" w:eastAsia="Times New Roman" w:hAnsi="Courier New" w:cs="Courier New"/>
                <w:color w:val="000000" w:themeColor="text1"/>
                <w:sz w:val="18"/>
                <w:szCs w:val="18"/>
                <w:lang w:val="en-GB"/>
              </w:rPr>
              <w:t>=True,</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 Create the </w:t>
            </w:r>
            <w:proofErr w:type="spellStart"/>
            <w:r w:rsidRPr="00FC79E1">
              <w:rPr>
                <w:rFonts w:ascii="Courier New" w:eastAsia="Times New Roman" w:hAnsi="Courier New" w:cs="Courier New"/>
                <w:color w:val="000000" w:themeColor="text1"/>
                <w:sz w:val="18"/>
                <w:szCs w:val="18"/>
                <w:lang w:val="en-GB"/>
              </w:rPr>
              <w:t>AgentExecutor</w:t>
            </w:r>
            <w:proofErr w:type="spellEnd"/>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agent_executor</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AgentExecutor.from_agent_and_tools</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agent=agent,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tools=tools,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verbose=True,</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return_intermediate_steps</w:t>
            </w:r>
            <w:proofErr w:type="spellEnd"/>
            <w:r w:rsidRPr="00FC79E1">
              <w:rPr>
                <w:rFonts w:ascii="Courier New" w:eastAsia="Times New Roman" w:hAnsi="Courier New" w:cs="Courier New"/>
                <w:color w:val="000000" w:themeColor="text1"/>
                <w:sz w:val="18"/>
                <w:szCs w:val="18"/>
                <w:lang w:val="en-GB"/>
              </w:rPr>
              <w:t>=True,  # Set to True if you want intermediate steps</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output_keys</w:t>
            </w:r>
            <w:proofErr w:type="spellEnd"/>
            <w:r w:rsidRPr="00FC79E1">
              <w:rPr>
                <w:rFonts w:ascii="Courier New" w:eastAsia="Times New Roman" w:hAnsi="Courier New" w:cs="Courier New"/>
                <w:color w:val="000000" w:themeColor="text1"/>
                <w:sz w:val="18"/>
                <w:szCs w:val="18"/>
                <w:lang w:val="en-GB"/>
              </w:rPr>
              <w:t>=["output"],</w:t>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user_question</w:t>
            </w:r>
            <w:proofErr w:type="spellEnd"/>
            <w:r w:rsidRPr="00FC79E1">
              <w:rPr>
                <w:rFonts w:ascii="Courier New" w:eastAsia="Times New Roman" w:hAnsi="Courier New" w:cs="Courier New"/>
                <w:color w:val="000000" w:themeColor="text1"/>
                <w:sz w:val="18"/>
                <w:szCs w:val="18"/>
                <w:lang w:val="en-GB"/>
              </w:rPr>
              <w:t xml:space="preserve"> = "What is the sum and product of 15 and 27?"</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response = </w:t>
            </w:r>
            <w:proofErr w:type="spellStart"/>
            <w:r w:rsidRPr="00FC79E1">
              <w:rPr>
                <w:rFonts w:ascii="Courier New" w:eastAsia="Times New Roman" w:hAnsi="Courier New" w:cs="Courier New"/>
                <w:color w:val="000000" w:themeColor="text1"/>
                <w:sz w:val="18"/>
                <w:szCs w:val="18"/>
                <w:lang w:val="en-GB"/>
              </w:rPr>
              <w:t>agent_executor.invoke</w:t>
            </w:r>
            <w:proofErr w:type="spellEnd"/>
            <w:r w:rsidRPr="00FC79E1">
              <w:rPr>
                <w:rFonts w:ascii="Courier New" w:eastAsia="Times New Roman" w:hAnsi="Courier New" w:cs="Courier New"/>
                <w:color w:val="000000" w:themeColor="text1"/>
                <w:sz w:val="18"/>
                <w:szCs w:val="18"/>
                <w:lang w:val="en-GB"/>
              </w:rPr>
              <w:t xml:space="preserve">({"input": </w:t>
            </w:r>
            <w:proofErr w:type="spellStart"/>
            <w:r w:rsidRPr="00FC79E1">
              <w:rPr>
                <w:rFonts w:ascii="Courier New" w:eastAsia="Times New Roman" w:hAnsi="Courier New" w:cs="Courier New"/>
                <w:color w:val="000000" w:themeColor="text1"/>
                <w:sz w:val="18"/>
                <w:szCs w:val="18"/>
                <w:lang w:val="en-GB"/>
              </w:rPr>
              <w:t>user_question</w:t>
            </w:r>
            <w:proofErr w:type="spellEnd"/>
            <w:r w:rsidRPr="00FC79E1">
              <w:rPr>
                <w:rFonts w:ascii="Courier New" w:eastAsia="Times New Roman" w:hAnsi="Courier New" w:cs="Courier New"/>
                <w:color w:val="000000" w:themeColor="text1"/>
                <w:sz w:val="18"/>
                <w:szCs w:val="18"/>
                <w:lang w:val="en-GB"/>
              </w:rPr>
              <w:t>})</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final_answer</w:t>
            </w:r>
            <w:proofErr w:type="spellEnd"/>
            <w:r w:rsidRPr="00FC79E1">
              <w:rPr>
                <w:rFonts w:ascii="Courier New" w:eastAsia="Times New Roman" w:hAnsi="Courier New" w:cs="Courier New"/>
                <w:color w:val="000000" w:themeColor="text1"/>
                <w:sz w:val="18"/>
                <w:szCs w:val="18"/>
                <w:lang w:val="en-GB"/>
              </w:rPr>
              <w:t xml:space="preserve"> = response["output"]</w:t>
            </w:r>
            <w:r w:rsidR="00F238E3" w:rsidRPr="00FC79E1">
              <w:rPr>
                <w:rFonts w:ascii="Courier New" w:eastAsia="Times New Roman" w:hAnsi="Courier New" w:cs="Courier New"/>
                <w:color w:val="000000" w:themeColor="text1"/>
                <w:sz w:val="18"/>
                <w:szCs w:val="18"/>
                <w:lang w:val="en-GB"/>
              </w:rPr>
              <w:br/>
            </w:r>
            <w:r w:rsidR="00F238E3"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t xml:space="preserve">    assert </w:t>
            </w:r>
            <w:proofErr w:type="spellStart"/>
            <w:r w:rsidRPr="00FC79E1">
              <w:rPr>
                <w:rFonts w:ascii="Courier New" w:eastAsia="Times New Roman" w:hAnsi="Courier New" w:cs="Courier New"/>
                <w:color w:val="000000" w:themeColor="text1"/>
                <w:sz w:val="18"/>
                <w:szCs w:val="18"/>
                <w:lang w:val="en-GB"/>
              </w:rPr>
              <w:t>final_answer</w:t>
            </w:r>
            <w:proofErr w:type="spellEnd"/>
            <w:r w:rsidRPr="00FC79E1">
              <w:rPr>
                <w:rFonts w:ascii="Courier New" w:eastAsia="Times New Roman" w:hAnsi="Courier New" w:cs="Courier New"/>
                <w:color w:val="000000" w:themeColor="text1"/>
                <w:sz w:val="18"/>
                <w:szCs w:val="18"/>
                <w:lang w:val="en-GB"/>
              </w:rPr>
              <w:t xml:space="preserve"> is not None</w:t>
            </w:r>
          </w:p>
        </w:tc>
      </w:tr>
    </w:tbl>
    <w:p w14:paraId="5A4C6BB4" w14:textId="77777777" w:rsidR="00F238E3" w:rsidRPr="00F20068" w:rsidRDefault="00F238E3" w:rsidP="00F238E3">
      <w:pPr>
        <w:spacing w:line="360" w:lineRule="auto"/>
        <w:jc w:val="both"/>
        <w:rPr>
          <w:rFonts w:ascii="Times New Roman" w:hAnsi="Times New Roman" w:cs="Times New Roman"/>
          <w:lang w:val="en-US"/>
        </w:rPr>
      </w:pPr>
    </w:p>
    <w:p w14:paraId="2BA5425A" w14:textId="7B1D9455" w:rsidR="00F238E3" w:rsidRPr="00F238E3" w:rsidRDefault="179151F2" w:rsidP="3FC197F7">
      <w:pPr>
        <w:pStyle w:val="ListParagraph"/>
        <w:numPr>
          <w:ilvl w:val="1"/>
          <w:numId w:val="3"/>
        </w:numPr>
        <w:spacing w:line="360" w:lineRule="auto"/>
        <w:ind w:left="0" w:firstLine="709"/>
        <w:jc w:val="both"/>
        <w:rPr>
          <w:rFonts w:ascii="Times New Roman" w:hAnsi="Times New Roman" w:cs="Times New Roman"/>
          <w:b/>
          <w:bCs/>
        </w:rPr>
      </w:pPr>
      <w:r w:rsidRPr="3FC197F7">
        <w:rPr>
          <w:rFonts w:ascii="Times New Roman" w:hAnsi="Times New Roman" w:cs="Times New Roman"/>
          <w:b/>
          <w:bCs/>
        </w:rPr>
        <w:t>Проверка работы с коннектором к БЯМ</w:t>
      </w:r>
    </w:p>
    <w:p w14:paraId="61339F88" w14:textId="55DA9007" w:rsidR="00F238E3" w:rsidRPr="00AF2242" w:rsidRDefault="00F238E3" w:rsidP="3FC197F7">
      <w:pPr>
        <w:spacing w:line="360" w:lineRule="auto"/>
        <w:jc w:val="both"/>
        <w:rPr>
          <w:rFonts w:ascii="Times New Roman" w:hAnsi="Times New Roman" w:cs="Times New Roman"/>
        </w:rPr>
      </w:pPr>
    </w:p>
    <w:p w14:paraId="07C5B15B" w14:textId="4030C9EE" w:rsidR="00F238E3" w:rsidRPr="00F238E3" w:rsidRDefault="179151F2" w:rsidP="3FC197F7">
      <w:pPr>
        <w:pStyle w:val="ListParagraph"/>
        <w:spacing w:line="360" w:lineRule="auto"/>
        <w:ind w:left="0" w:firstLine="709"/>
        <w:jc w:val="both"/>
        <w:rPr>
          <w:rFonts w:ascii="Times New Roman" w:hAnsi="Times New Roman" w:cs="Times New Roman"/>
        </w:rPr>
      </w:pPr>
      <w:r w:rsidRPr="2681E19E">
        <w:rPr>
          <w:rFonts w:ascii="Times New Roman" w:hAnsi="Times New Roman" w:cs="Times New Roman"/>
        </w:rPr>
        <w:t>Тестирование коннектора для работы с БЯМ в режиме чата приведено в Листинге 6.1.2.</w:t>
      </w:r>
    </w:p>
    <w:p w14:paraId="7C16D8BC" w14:textId="64E6EB26" w:rsidR="00F238E3" w:rsidRPr="00F238E3" w:rsidRDefault="179151F2" w:rsidP="3FC197F7">
      <w:pPr>
        <w:pStyle w:val="ListParagraph"/>
        <w:spacing w:line="360" w:lineRule="auto"/>
        <w:ind w:left="0" w:firstLine="709"/>
        <w:jc w:val="both"/>
        <w:rPr>
          <w:rFonts w:ascii="Times New Roman" w:hAnsi="Times New Roman" w:cs="Times New Roman"/>
        </w:rPr>
      </w:pPr>
      <w:r w:rsidRPr="4695E9FC">
        <w:rPr>
          <w:rFonts w:ascii="Times New Roman" w:hAnsi="Times New Roman" w:cs="Times New Roman"/>
        </w:rPr>
        <w:t xml:space="preserve">Входные данные: </w:t>
      </w:r>
      <w:r w:rsidR="1994F96B" w:rsidRPr="4695E9FC">
        <w:rPr>
          <w:rFonts w:ascii="Times New Roman" w:hAnsi="Times New Roman" w:cs="Times New Roman"/>
        </w:rPr>
        <w:t>на</w:t>
      </w:r>
      <w:r w:rsidR="24B943A5" w:rsidRPr="4695E9FC">
        <w:rPr>
          <w:rFonts w:ascii="Times New Roman" w:hAnsi="Times New Roman" w:cs="Times New Roman"/>
        </w:rPr>
        <w:t>звание модели</w:t>
      </w:r>
    </w:p>
    <w:p w14:paraId="6AE99023" w14:textId="677258B4" w:rsidR="00F238E3" w:rsidRPr="00F238E3" w:rsidRDefault="179151F2" w:rsidP="3FC197F7">
      <w:pPr>
        <w:spacing w:line="360" w:lineRule="auto"/>
        <w:ind w:firstLine="709"/>
        <w:jc w:val="both"/>
        <w:rPr>
          <w:rFonts w:ascii="Times New Roman" w:hAnsi="Times New Roman" w:cs="Times New Roman"/>
        </w:rPr>
      </w:pPr>
      <w:r w:rsidRPr="5E88B23A">
        <w:rPr>
          <w:rFonts w:ascii="Times New Roman" w:hAnsi="Times New Roman" w:cs="Times New Roman"/>
        </w:rPr>
        <w:t xml:space="preserve">Проверка: корректность </w:t>
      </w:r>
      <w:r w:rsidR="54ED276B" w:rsidRPr="5E88B23A">
        <w:rPr>
          <w:rFonts w:ascii="Times New Roman" w:hAnsi="Times New Roman" w:cs="Times New Roman"/>
        </w:rPr>
        <w:t>создания чат-модели</w:t>
      </w:r>
    </w:p>
    <w:p w14:paraId="430D3295" w14:textId="4BF85496" w:rsidR="00F238E3" w:rsidRPr="00F238E3" w:rsidRDefault="179151F2" w:rsidP="7311F47C">
      <w:pPr>
        <w:keepNext/>
        <w:spacing w:line="360" w:lineRule="auto"/>
        <w:ind w:firstLine="709"/>
        <w:jc w:val="both"/>
        <w:rPr>
          <w:rFonts w:ascii="Times New Roman" w:hAnsi="Times New Roman" w:cs="Times New Roman"/>
        </w:rPr>
      </w:pPr>
      <w:r w:rsidRPr="7311F47C">
        <w:rPr>
          <w:rFonts w:ascii="Times New Roman" w:hAnsi="Times New Roman" w:cs="Times New Roman"/>
        </w:rPr>
        <w:t xml:space="preserve">Ожидаемый результат: </w:t>
      </w:r>
      <w:proofErr w:type="spellStart"/>
      <w:r w:rsidR="5693EF2E" w:rsidRPr="7311F47C">
        <w:rPr>
          <w:rFonts w:ascii="Times New Roman" w:hAnsi="Times New Roman" w:cs="Times New Roman"/>
        </w:rPr>
        <w:t>ch</w:t>
      </w:r>
      <w:r w:rsidR="009F5836" w:rsidRPr="7311F47C">
        <w:rPr>
          <w:rFonts w:ascii="Times New Roman" w:hAnsi="Times New Roman" w:cs="Times New Roman"/>
        </w:rPr>
        <w:t>at</w:t>
      </w:r>
      <w:proofErr w:type="spellEnd"/>
      <w:r w:rsidRPr="7311F47C">
        <w:rPr>
          <w:rFonts w:ascii="Times New Roman" w:hAnsi="Times New Roman" w:cs="Times New Roman"/>
        </w:rPr>
        <w:t xml:space="preserve">– объект типа </w:t>
      </w:r>
      <w:proofErr w:type="spellStart"/>
      <w:r w:rsidR="138344E8" w:rsidRPr="7311F47C">
        <w:rPr>
          <w:rFonts w:ascii="Times New Roman" w:hAnsi="Times New Roman" w:cs="Times New Roman"/>
        </w:rPr>
        <w:t>ChatRESTServer</w:t>
      </w:r>
      <w:proofErr w:type="spellEnd"/>
      <w:r w:rsidR="138344E8" w:rsidRPr="7311F47C">
        <w:rPr>
          <w:rFonts w:ascii="Times New Roman" w:hAnsi="Times New Roman" w:cs="Times New Roman"/>
        </w:rPr>
        <w:t xml:space="preserve"> </w:t>
      </w:r>
      <w:r w:rsidRPr="7311F47C">
        <w:rPr>
          <w:rFonts w:ascii="Times New Roman" w:hAnsi="Times New Roman" w:cs="Times New Roman"/>
        </w:rPr>
        <w:t>с не-пустым значением.</w:t>
      </w:r>
    </w:p>
    <w:p w14:paraId="20D72B90" w14:textId="6CE43851" w:rsidR="00F238E3" w:rsidRPr="00F238E3" w:rsidRDefault="179151F2" w:rsidP="3FC197F7">
      <w:pPr>
        <w:pStyle w:val="Caption"/>
        <w:keepNext/>
        <w:spacing w:line="360" w:lineRule="auto"/>
      </w:pPr>
      <w:r>
        <w:t>Листинг 6.1.</w:t>
      </w:r>
      <w:r w:rsidR="6F117160">
        <w:t xml:space="preserve">2 </w:t>
      </w:r>
      <w:r>
        <w:t xml:space="preserve">– Код тестирования </w:t>
      </w:r>
      <w:r w:rsidR="45D1BA83">
        <w:t xml:space="preserve">коннектора </w:t>
      </w:r>
      <w:r>
        <w:t>к БЯМ</w:t>
      </w:r>
    </w:p>
    <w:tbl>
      <w:tblPr>
        <w:tblStyle w:val="TableGrid"/>
        <w:tblW w:w="0" w:type="auto"/>
        <w:tblLayout w:type="fixed"/>
        <w:tblLook w:val="06A0" w:firstRow="1" w:lastRow="0" w:firstColumn="1" w:lastColumn="0" w:noHBand="1" w:noVBand="1"/>
      </w:tblPr>
      <w:tblGrid>
        <w:gridCol w:w="9345"/>
      </w:tblGrid>
      <w:tr w:rsidR="532B4CFF" w:rsidRPr="008B6508" w14:paraId="39B67714" w14:textId="77777777" w:rsidTr="7311F47C">
        <w:trPr>
          <w:trHeight w:val="300"/>
        </w:trPr>
        <w:tc>
          <w:tcPr>
            <w:tcW w:w="9345" w:type="dxa"/>
            <w:shd w:val="clear" w:color="auto" w:fill="D0CECE" w:themeFill="background2" w:themeFillShade="E6"/>
          </w:tcPr>
          <w:p w14:paraId="5264598C" w14:textId="332B6F93" w:rsidR="5351DFA5" w:rsidRPr="00FC79E1" w:rsidRDefault="5351DFA5" w:rsidP="532B4CFF">
            <w:pPr>
              <w:spacing w:line="276" w:lineRule="auto"/>
              <w:rPr>
                <w:rFonts w:ascii="Courier New" w:eastAsia="Times New Roman" w:hAnsi="Courier New" w:cs="Courier New"/>
                <w:color w:val="000000" w:themeColor="text1"/>
                <w:sz w:val="18"/>
                <w:szCs w:val="18"/>
                <w:lang w:val="en-GB"/>
              </w:rPr>
            </w:pP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langchain_core.messages</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HumanMessage</w:t>
            </w:r>
            <w:proofErr w:type="spellEnd"/>
            <w:r w:rsidRPr="00FC79E1">
              <w:rPr>
                <w:rFonts w:ascii="Courier New" w:eastAsia="Times New Roman" w:hAnsi="Courier New" w:cs="Courier New"/>
                <w:color w:val="000000" w:themeColor="text1"/>
                <w:sz w:val="18"/>
                <w:szCs w:val="18"/>
                <w:lang w:val="en-GB"/>
              </w:rPr>
              <w:br/>
              <w:t xml:space="preserve">from </w:t>
            </w:r>
            <w:proofErr w:type="spellStart"/>
            <w:r w:rsidRPr="00FC79E1">
              <w:rPr>
                <w:rFonts w:ascii="Courier New" w:eastAsia="Times New Roman" w:hAnsi="Courier New" w:cs="Courier New"/>
                <w:color w:val="000000" w:themeColor="text1"/>
                <w:sz w:val="18"/>
                <w:szCs w:val="18"/>
                <w:lang w:val="en-GB"/>
              </w:rPr>
              <w:t>protollm.connectors.rest_server</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ChatRESTServer</w:t>
            </w:r>
            <w:proofErr w:type="spellEnd"/>
            <w:r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br/>
              <w:t xml:space="preserve">def </w:t>
            </w:r>
            <w:proofErr w:type="spellStart"/>
            <w:r w:rsidRPr="00FC79E1">
              <w:rPr>
                <w:rFonts w:ascii="Courier New" w:eastAsia="Times New Roman" w:hAnsi="Courier New" w:cs="Courier New"/>
                <w:color w:val="000000" w:themeColor="text1"/>
                <w:sz w:val="18"/>
                <w:szCs w:val="18"/>
                <w:lang w:val="en-GB"/>
              </w:rPr>
              <w:t>test_connector</w:t>
            </w:r>
            <w:proofErr w:type="spellEnd"/>
            <w:r w:rsidRPr="00FC79E1">
              <w:rPr>
                <w:rFonts w:ascii="Courier New" w:eastAsia="Times New Roman" w:hAnsi="Courier New" w:cs="Courier New"/>
                <w:color w:val="000000" w:themeColor="text1"/>
                <w:sz w:val="18"/>
                <w:szCs w:val="18"/>
                <w:lang w:val="en-GB"/>
              </w:rPr>
              <w:t>():</w:t>
            </w:r>
            <w:r w:rsidRPr="00FC79E1">
              <w:rPr>
                <w:rFonts w:ascii="Courier New" w:eastAsia="Times New Roman" w:hAnsi="Courier New" w:cs="Courier New"/>
                <w:color w:val="000000" w:themeColor="text1"/>
                <w:sz w:val="18"/>
                <w:szCs w:val="18"/>
                <w:lang w:val="en-GB"/>
              </w:rPr>
              <w:br/>
              <w:t xml:space="preserve">    conn = </w:t>
            </w:r>
            <w:proofErr w:type="spellStart"/>
            <w:r w:rsidRPr="00FC79E1">
              <w:rPr>
                <w:rFonts w:ascii="Courier New" w:eastAsia="Times New Roman" w:hAnsi="Courier New" w:cs="Courier New"/>
                <w:color w:val="000000" w:themeColor="text1"/>
                <w:sz w:val="18"/>
                <w:szCs w:val="18"/>
                <w:lang w:val="en-GB"/>
              </w:rPr>
              <w:t>ChatRESTServer</w:t>
            </w:r>
            <w:proofErr w:type="spellEnd"/>
            <w:r w:rsidRPr="00FC79E1">
              <w:rPr>
                <w:rFonts w:ascii="Courier New" w:eastAsia="Times New Roman" w:hAnsi="Courier New" w:cs="Courier New"/>
                <w:color w:val="000000" w:themeColor="text1"/>
                <w:sz w:val="18"/>
                <w:szCs w:val="18"/>
                <w:lang w:val="en-GB"/>
              </w:rPr>
              <w:t>()</w:t>
            </w:r>
            <w:r w:rsidRPr="00FC79E1">
              <w:rPr>
                <w:rFonts w:ascii="Courier New" w:eastAsia="Times New Roman" w:hAnsi="Courier New" w:cs="Courier New"/>
                <w:color w:val="000000" w:themeColor="text1"/>
                <w:sz w:val="18"/>
                <w:szCs w:val="18"/>
                <w:lang w:val="en-GB"/>
              </w:rPr>
              <w:br/>
              <w:t xml:space="preserve">    </w:t>
            </w:r>
            <w:proofErr w:type="spellStart"/>
            <w:r w:rsidRPr="00FC79E1">
              <w:rPr>
                <w:rFonts w:ascii="Courier New" w:eastAsia="Times New Roman" w:hAnsi="Courier New" w:cs="Courier New"/>
                <w:color w:val="000000" w:themeColor="text1"/>
                <w:sz w:val="18"/>
                <w:szCs w:val="18"/>
                <w:lang w:val="en-GB"/>
              </w:rPr>
              <w:t>conn.base_url</w:t>
            </w:r>
            <w:proofErr w:type="spellEnd"/>
            <w:r w:rsidRPr="00FC79E1">
              <w:rPr>
                <w:rFonts w:ascii="Courier New" w:eastAsia="Times New Roman" w:hAnsi="Courier New" w:cs="Courier New"/>
                <w:color w:val="000000" w:themeColor="text1"/>
                <w:sz w:val="18"/>
                <w:szCs w:val="18"/>
                <w:lang w:val="en-GB"/>
              </w:rPr>
              <w:t xml:space="preserve"> = 'mock'</w:t>
            </w:r>
            <w:r w:rsidRPr="00FC79E1">
              <w:rPr>
                <w:rFonts w:ascii="Courier New" w:eastAsia="Times New Roman" w:hAnsi="Courier New" w:cs="Courier New"/>
                <w:color w:val="000000" w:themeColor="text1"/>
                <w:sz w:val="18"/>
                <w:szCs w:val="18"/>
                <w:lang w:val="en-GB"/>
              </w:rPr>
              <w:br/>
              <w:t xml:space="preserve">    chat = </w:t>
            </w:r>
            <w:proofErr w:type="spellStart"/>
            <w:r w:rsidRPr="00FC79E1">
              <w:rPr>
                <w:rFonts w:ascii="Courier New" w:eastAsia="Times New Roman" w:hAnsi="Courier New" w:cs="Courier New"/>
                <w:color w:val="000000" w:themeColor="text1"/>
                <w:sz w:val="18"/>
                <w:szCs w:val="18"/>
                <w:lang w:val="en-GB"/>
              </w:rPr>
              <w:t>conn.create_chat</w:t>
            </w:r>
            <w:proofErr w:type="spellEnd"/>
            <w:r w:rsidRPr="00FC79E1">
              <w:rPr>
                <w:rFonts w:ascii="Courier New" w:eastAsia="Times New Roman" w:hAnsi="Courier New" w:cs="Courier New"/>
                <w:color w:val="000000" w:themeColor="text1"/>
                <w:sz w:val="18"/>
                <w:szCs w:val="18"/>
                <w:lang w:val="en-GB"/>
              </w:rPr>
              <w:t>(messages=[</w:t>
            </w:r>
            <w:proofErr w:type="spellStart"/>
            <w:r w:rsidRPr="00FC79E1">
              <w:rPr>
                <w:rFonts w:ascii="Courier New" w:eastAsia="Times New Roman" w:hAnsi="Courier New" w:cs="Courier New"/>
                <w:color w:val="000000" w:themeColor="text1"/>
                <w:sz w:val="18"/>
                <w:szCs w:val="18"/>
                <w:lang w:val="en-GB"/>
              </w:rPr>
              <w:t>HumanMessage</w:t>
            </w:r>
            <w:proofErr w:type="spellEnd"/>
            <w:r w:rsidRPr="00FC79E1">
              <w:rPr>
                <w:rFonts w:ascii="Courier New" w:eastAsia="Times New Roman" w:hAnsi="Courier New" w:cs="Courier New"/>
                <w:color w:val="000000" w:themeColor="text1"/>
                <w:sz w:val="18"/>
                <w:szCs w:val="18"/>
                <w:lang w:val="en-GB"/>
              </w:rPr>
              <w:t xml:space="preserve">('M1'), </w:t>
            </w:r>
            <w:proofErr w:type="spellStart"/>
            <w:r w:rsidRPr="00FC79E1">
              <w:rPr>
                <w:rFonts w:ascii="Courier New" w:eastAsia="Times New Roman" w:hAnsi="Courier New" w:cs="Courier New"/>
                <w:color w:val="000000" w:themeColor="text1"/>
                <w:sz w:val="18"/>
                <w:szCs w:val="18"/>
                <w:lang w:val="en-GB"/>
              </w:rPr>
              <w:t>HumanMessage</w:t>
            </w:r>
            <w:proofErr w:type="spellEnd"/>
            <w:r w:rsidRPr="00FC79E1">
              <w:rPr>
                <w:rFonts w:ascii="Courier New" w:eastAsia="Times New Roman" w:hAnsi="Courier New" w:cs="Courier New"/>
                <w:color w:val="000000" w:themeColor="text1"/>
                <w:sz w:val="18"/>
                <w:szCs w:val="18"/>
                <w:lang w:val="en-GB"/>
              </w:rPr>
              <w:t xml:space="preserve">('M2'), </w:t>
            </w:r>
            <w:proofErr w:type="spellStart"/>
            <w:r w:rsidRPr="00FC79E1">
              <w:rPr>
                <w:rFonts w:ascii="Courier New" w:eastAsia="Times New Roman" w:hAnsi="Courier New" w:cs="Courier New"/>
                <w:color w:val="000000" w:themeColor="text1"/>
                <w:sz w:val="18"/>
                <w:szCs w:val="18"/>
                <w:lang w:val="en-GB"/>
              </w:rPr>
              <w:t>HumanMessage</w:t>
            </w:r>
            <w:proofErr w:type="spellEnd"/>
            <w:r w:rsidRPr="00FC79E1">
              <w:rPr>
                <w:rFonts w:ascii="Courier New" w:eastAsia="Times New Roman" w:hAnsi="Courier New" w:cs="Courier New"/>
                <w:color w:val="000000" w:themeColor="text1"/>
                <w:sz w:val="18"/>
                <w:szCs w:val="18"/>
                <w:lang w:val="en-GB"/>
              </w:rPr>
              <w:t>('M3')])</w:t>
            </w:r>
            <w:r w:rsidRPr="00FC79E1">
              <w:rPr>
                <w:rFonts w:ascii="Courier New" w:eastAsia="Times New Roman" w:hAnsi="Courier New" w:cs="Courier New"/>
                <w:color w:val="000000" w:themeColor="text1"/>
                <w:sz w:val="18"/>
                <w:szCs w:val="18"/>
                <w:lang w:val="en-GB"/>
              </w:rPr>
              <w:br/>
              <w:t xml:space="preserve">    assert chat is not None</w:t>
            </w:r>
          </w:p>
        </w:tc>
      </w:tr>
      <w:bookmarkEnd w:id="64"/>
    </w:tbl>
    <w:p w14:paraId="0F4A82CF" w14:textId="3EB42961" w:rsidR="00F238E3" w:rsidRPr="00F238E3" w:rsidRDefault="00F238E3" w:rsidP="004A7FF5">
      <w:pPr>
        <w:spacing w:line="360" w:lineRule="auto"/>
        <w:jc w:val="both"/>
        <w:rPr>
          <w:rFonts w:ascii="Times New Roman" w:hAnsi="Times New Roman" w:cs="Times New Roman"/>
          <w:color w:val="FF0000"/>
          <w:lang w:val="en-US"/>
        </w:rPr>
      </w:pPr>
    </w:p>
    <w:p w14:paraId="2D390DAB" w14:textId="0B4591A2" w:rsidR="40C77961" w:rsidRDefault="40C77961" w:rsidP="5B5B01D3">
      <w:pPr>
        <w:pStyle w:val="ListParagraph"/>
        <w:numPr>
          <w:ilvl w:val="1"/>
          <w:numId w:val="3"/>
        </w:numPr>
        <w:spacing w:line="360" w:lineRule="auto"/>
        <w:ind w:left="0" w:firstLine="709"/>
        <w:jc w:val="both"/>
        <w:rPr>
          <w:rFonts w:ascii="Times New Roman" w:hAnsi="Times New Roman" w:cs="Times New Roman"/>
          <w:b/>
          <w:bCs/>
        </w:rPr>
      </w:pPr>
      <w:r w:rsidRPr="5B5B01D3">
        <w:rPr>
          <w:rFonts w:ascii="Times New Roman" w:hAnsi="Times New Roman" w:cs="Times New Roman"/>
          <w:b/>
          <w:bCs/>
        </w:rPr>
        <w:t xml:space="preserve">Создание модели-агента с заданным </w:t>
      </w:r>
      <w:proofErr w:type="spellStart"/>
      <w:r w:rsidRPr="5B5B01D3">
        <w:rPr>
          <w:rFonts w:ascii="Times New Roman" w:hAnsi="Times New Roman" w:cs="Times New Roman"/>
          <w:b/>
          <w:bCs/>
        </w:rPr>
        <w:t>промптом</w:t>
      </w:r>
      <w:proofErr w:type="spellEnd"/>
    </w:p>
    <w:p w14:paraId="498C3FD6" w14:textId="55F2796F" w:rsidR="5719033A" w:rsidRDefault="5719033A" w:rsidP="7DFBBE82">
      <w:pPr>
        <w:pStyle w:val="ListParagraph"/>
        <w:spacing w:line="360" w:lineRule="auto"/>
        <w:ind w:left="0" w:firstLine="709"/>
        <w:jc w:val="both"/>
        <w:rPr>
          <w:rFonts w:ascii="Times New Roman" w:hAnsi="Times New Roman" w:cs="Times New Roman"/>
        </w:rPr>
      </w:pPr>
      <w:r w:rsidRPr="5B5B01D3">
        <w:rPr>
          <w:rFonts w:ascii="Times New Roman" w:hAnsi="Times New Roman" w:cs="Times New Roman"/>
        </w:rPr>
        <w:t xml:space="preserve">Тестирование класса для </w:t>
      </w:r>
      <w:r w:rsidR="07FAEB79" w:rsidRPr="5B5B01D3">
        <w:rPr>
          <w:rFonts w:ascii="Times New Roman" w:hAnsi="Times New Roman" w:cs="Times New Roman"/>
        </w:rPr>
        <w:t>создание модели-</w:t>
      </w:r>
      <w:r w:rsidRPr="5B5B01D3">
        <w:rPr>
          <w:rFonts w:ascii="Times New Roman" w:hAnsi="Times New Roman" w:cs="Times New Roman"/>
        </w:rPr>
        <w:t>агента приведено в Листинге 6.1.1.</w:t>
      </w:r>
    </w:p>
    <w:p w14:paraId="6A1BA476" w14:textId="7C824FD6" w:rsidR="5719033A" w:rsidRDefault="5719033A" w:rsidP="7DFBBE82">
      <w:pPr>
        <w:pStyle w:val="ListParagraph"/>
        <w:spacing w:line="360" w:lineRule="auto"/>
        <w:ind w:left="0" w:firstLine="709"/>
        <w:jc w:val="both"/>
        <w:rPr>
          <w:rFonts w:ascii="Times New Roman" w:hAnsi="Times New Roman" w:cs="Times New Roman"/>
        </w:rPr>
      </w:pPr>
      <w:r w:rsidRPr="7DFBBE82">
        <w:rPr>
          <w:rFonts w:ascii="Times New Roman" w:hAnsi="Times New Roman" w:cs="Times New Roman"/>
        </w:rPr>
        <w:t>Входные данные: пользовательский запрос</w:t>
      </w:r>
    </w:p>
    <w:p w14:paraId="7B433376" w14:textId="55415DFE" w:rsidR="5719033A" w:rsidRDefault="5719033A" w:rsidP="7A168B3C">
      <w:pPr>
        <w:spacing w:line="360" w:lineRule="auto"/>
        <w:ind w:firstLine="709"/>
        <w:jc w:val="both"/>
        <w:rPr>
          <w:rFonts w:ascii="Times New Roman" w:hAnsi="Times New Roman" w:cs="Times New Roman"/>
        </w:rPr>
      </w:pPr>
      <w:r w:rsidRPr="7A168B3C">
        <w:rPr>
          <w:rFonts w:ascii="Times New Roman" w:hAnsi="Times New Roman" w:cs="Times New Roman"/>
        </w:rPr>
        <w:t>Проверка: корректност</w:t>
      </w:r>
      <w:r w:rsidR="33C528F4" w:rsidRPr="7A168B3C">
        <w:rPr>
          <w:rFonts w:ascii="Times New Roman" w:hAnsi="Times New Roman" w:cs="Times New Roman"/>
        </w:rPr>
        <w:t>ь значений полей модели</w:t>
      </w:r>
    </w:p>
    <w:p w14:paraId="1B402559" w14:textId="53AFBC89" w:rsidR="5719033A" w:rsidRDefault="5719033A" w:rsidP="7DFBBE82">
      <w:pPr>
        <w:spacing w:line="360" w:lineRule="auto"/>
        <w:ind w:firstLine="709"/>
        <w:jc w:val="both"/>
        <w:rPr>
          <w:rFonts w:ascii="Times New Roman" w:hAnsi="Times New Roman" w:cs="Times New Roman"/>
        </w:rPr>
      </w:pPr>
      <w:r w:rsidRPr="7A168B3C">
        <w:rPr>
          <w:rFonts w:ascii="Times New Roman" w:hAnsi="Times New Roman" w:cs="Times New Roman"/>
        </w:rPr>
        <w:t xml:space="preserve">Ожидаемый </w:t>
      </w:r>
      <w:proofErr w:type="spellStart"/>
      <w:r w:rsidRPr="7A168B3C">
        <w:rPr>
          <w:rFonts w:ascii="Times New Roman" w:hAnsi="Times New Roman" w:cs="Times New Roman"/>
        </w:rPr>
        <w:t>результат:</w:t>
      </w:r>
      <w:r w:rsidR="679BE8D4" w:rsidRPr="7A168B3C">
        <w:rPr>
          <w:rFonts w:ascii="Times New Roman" w:hAnsi="Times New Roman" w:cs="Times New Roman"/>
        </w:rPr>
        <w:t>поля</w:t>
      </w:r>
      <w:proofErr w:type="spellEnd"/>
      <w:r w:rsidR="679BE8D4" w:rsidRPr="7A168B3C">
        <w:rPr>
          <w:rFonts w:ascii="Times New Roman" w:hAnsi="Times New Roman" w:cs="Times New Roman"/>
        </w:rPr>
        <w:t xml:space="preserve"> </w:t>
      </w:r>
      <w:r w:rsidRPr="7A168B3C">
        <w:rPr>
          <w:rFonts w:ascii="Times New Roman" w:hAnsi="Times New Roman" w:cs="Times New Roman"/>
        </w:rPr>
        <w:t>– объект</w:t>
      </w:r>
      <w:r w:rsidR="5ACE68E3" w:rsidRPr="7A168B3C">
        <w:rPr>
          <w:rFonts w:ascii="Times New Roman" w:hAnsi="Times New Roman" w:cs="Times New Roman"/>
        </w:rPr>
        <w:t>ы</w:t>
      </w:r>
      <w:r w:rsidRPr="7A168B3C">
        <w:rPr>
          <w:rFonts w:ascii="Times New Roman" w:hAnsi="Times New Roman" w:cs="Times New Roman"/>
        </w:rPr>
        <w:t xml:space="preserve"> типа </w:t>
      </w:r>
      <w:proofErr w:type="spellStart"/>
      <w:r w:rsidRPr="7A168B3C">
        <w:rPr>
          <w:rFonts w:ascii="Times New Roman" w:hAnsi="Times New Roman" w:cs="Times New Roman"/>
        </w:rPr>
        <w:t>String</w:t>
      </w:r>
      <w:proofErr w:type="spellEnd"/>
      <w:r w:rsidRPr="7A168B3C">
        <w:rPr>
          <w:rFonts w:ascii="Times New Roman" w:hAnsi="Times New Roman" w:cs="Times New Roman"/>
        </w:rPr>
        <w:t xml:space="preserve"> с </w:t>
      </w:r>
      <w:r w:rsidR="27142FD0" w:rsidRPr="7A168B3C">
        <w:rPr>
          <w:rFonts w:ascii="Times New Roman" w:hAnsi="Times New Roman" w:cs="Times New Roman"/>
        </w:rPr>
        <w:t>ожидаемым</w:t>
      </w:r>
      <w:r w:rsidRPr="7A168B3C">
        <w:rPr>
          <w:rFonts w:ascii="Times New Roman" w:hAnsi="Times New Roman" w:cs="Times New Roman"/>
        </w:rPr>
        <w:t xml:space="preserve"> значением.</w:t>
      </w:r>
    </w:p>
    <w:p w14:paraId="503D095C" w14:textId="77777777" w:rsidR="7DFBBE82" w:rsidRDefault="7DFBBE82" w:rsidP="7DFBBE82">
      <w:pPr>
        <w:pStyle w:val="Caption"/>
        <w:keepNext/>
      </w:pPr>
    </w:p>
    <w:p w14:paraId="75C46651" w14:textId="7296D47C" w:rsidR="5719033A" w:rsidRDefault="154B8BD0" w:rsidP="7DFBBE82">
      <w:pPr>
        <w:pStyle w:val="Caption"/>
        <w:keepNext/>
      </w:pPr>
      <w:r>
        <w:t>Листинг 6.1.</w:t>
      </w:r>
      <w:r w:rsidR="179C9108">
        <w:t xml:space="preserve">3 </w:t>
      </w:r>
      <w:r>
        <w:t xml:space="preserve">– Код тестирования интерфейса для </w:t>
      </w:r>
      <w:r w:rsidR="7CEB707E">
        <w:t xml:space="preserve">создание модели-агента с заданным </w:t>
      </w:r>
      <w:proofErr w:type="spellStart"/>
      <w:r w:rsidR="7CEB707E">
        <w:t>промптом</w:t>
      </w:r>
      <w:proofErr w:type="spellEnd"/>
    </w:p>
    <w:p w14:paraId="079F3A0D" w14:textId="4B668C78" w:rsidR="32F867AB" w:rsidRDefault="32F867AB" w:rsidP="32F867AB">
      <w:pPr>
        <w:keepNext/>
      </w:pPr>
    </w:p>
    <w:tbl>
      <w:tblPr>
        <w:tblStyle w:val="TableGrid"/>
        <w:tblW w:w="0" w:type="auto"/>
        <w:tblLayout w:type="fixed"/>
        <w:tblLook w:val="06A0" w:firstRow="1" w:lastRow="0" w:firstColumn="1" w:lastColumn="0" w:noHBand="1" w:noVBand="1"/>
      </w:tblPr>
      <w:tblGrid>
        <w:gridCol w:w="9345"/>
      </w:tblGrid>
      <w:tr w:rsidR="7A168B3C" w:rsidRPr="008B6508" w14:paraId="42790FE9" w14:textId="77777777" w:rsidTr="4695E9FC">
        <w:trPr>
          <w:trHeight w:val="300"/>
        </w:trPr>
        <w:tc>
          <w:tcPr>
            <w:tcW w:w="9345" w:type="dxa"/>
            <w:shd w:val="clear" w:color="auto" w:fill="D0CECE" w:themeFill="background2" w:themeFillShade="E6"/>
          </w:tcPr>
          <w:p w14:paraId="71A26A7B" w14:textId="0D07F27D" w:rsidR="19E01775" w:rsidRPr="00FC79E1" w:rsidRDefault="19E01775" w:rsidP="4695E9FC">
            <w:pPr>
              <w:spacing w:line="276" w:lineRule="auto"/>
              <w:rPr>
                <w:rFonts w:ascii="Courier New" w:eastAsia="Times New Roman" w:hAnsi="Courier New" w:cs="Courier New"/>
                <w:color w:val="000000" w:themeColor="text1"/>
                <w:sz w:val="18"/>
                <w:szCs w:val="18"/>
                <w:lang w:val="en-GB"/>
              </w:rPr>
            </w:pPr>
            <w:r w:rsidRPr="00FC79E1">
              <w:rPr>
                <w:rFonts w:ascii="Courier New" w:eastAsia="Times New Roman" w:hAnsi="Courier New" w:cs="Courier New"/>
                <w:color w:val="000000" w:themeColor="text1"/>
                <w:sz w:val="18"/>
                <w:szCs w:val="18"/>
                <w:lang w:val="en-GB"/>
              </w:rPr>
              <w:t xml:space="preserve">from </w:t>
            </w:r>
            <w:proofErr w:type="spellStart"/>
            <w:r w:rsidRPr="00FC79E1">
              <w:rPr>
                <w:rFonts w:ascii="Courier New" w:eastAsia="Times New Roman" w:hAnsi="Courier New" w:cs="Courier New"/>
                <w:color w:val="000000" w:themeColor="text1"/>
                <w:sz w:val="18"/>
                <w:szCs w:val="18"/>
                <w:lang w:val="en-GB"/>
              </w:rPr>
              <w:t>protollm_sdk.models.job_context_models</w:t>
            </w:r>
            <w:proofErr w:type="spellEnd"/>
            <w:r w:rsidRPr="00FC79E1">
              <w:rPr>
                <w:rFonts w:ascii="Courier New" w:eastAsia="Times New Roman" w:hAnsi="Courier New" w:cs="Courier New"/>
                <w:color w:val="000000" w:themeColor="text1"/>
                <w:sz w:val="18"/>
                <w:szCs w:val="18"/>
                <w:lang w:val="en-GB"/>
              </w:rPr>
              <w:t xml:space="preserve"> import </w:t>
            </w:r>
            <w:proofErr w:type="spellStart"/>
            <w:r w:rsidRPr="00FC79E1">
              <w:rPr>
                <w:rFonts w:ascii="Courier New" w:eastAsia="Times New Roman" w:hAnsi="Courier New" w:cs="Courier New"/>
                <w:color w:val="000000" w:themeColor="text1"/>
                <w:sz w:val="18"/>
                <w:szCs w:val="18"/>
                <w:lang w:val="en-GB"/>
              </w:rPr>
              <w:t>PromptModel</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PromptMeta</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ChatCompletionModel</w:t>
            </w:r>
            <w:proofErr w:type="spellEnd"/>
          </w:p>
          <w:p w14:paraId="50D42797" w14:textId="0C76572C" w:rsidR="19E01775" w:rsidRPr="00FC79E1" w:rsidRDefault="19E01775" w:rsidP="4695E9FC">
            <w:pPr>
              <w:spacing w:line="276" w:lineRule="auto"/>
              <w:rPr>
                <w:rFonts w:ascii="Courier New" w:eastAsia="Times New Roman" w:hAnsi="Courier New" w:cs="Courier New"/>
                <w:color w:val="000000" w:themeColor="text1"/>
                <w:sz w:val="18"/>
                <w:szCs w:val="18"/>
                <w:lang w:val="en-GB"/>
              </w:rPr>
            </w:pPr>
            <w:r w:rsidRPr="00FC79E1">
              <w:rPr>
                <w:rFonts w:ascii="Courier New" w:eastAsia="Times New Roman" w:hAnsi="Courier New" w:cs="Courier New"/>
                <w:color w:val="000000" w:themeColor="text1"/>
                <w:sz w:val="18"/>
                <w:szCs w:val="18"/>
                <w:lang w:val="en-GB"/>
              </w:rPr>
              <w:t xml:space="preserve">def </w:t>
            </w:r>
            <w:proofErr w:type="spellStart"/>
            <w:r w:rsidRPr="00FC79E1">
              <w:rPr>
                <w:rFonts w:ascii="Courier New" w:eastAsia="Times New Roman" w:hAnsi="Courier New" w:cs="Courier New"/>
                <w:color w:val="000000" w:themeColor="text1"/>
                <w:sz w:val="18"/>
                <w:szCs w:val="18"/>
                <w:lang w:val="en-GB"/>
              </w:rPr>
              <w:t>test_from_prompt_model</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prompt_model</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PromptModel</w:t>
            </w:r>
            <w:proofErr w:type="spellEnd"/>
            <w:r w:rsidRPr="00FC79E1">
              <w:rPr>
                <w:rFonts w:ascii="Courier New" w:eastAsia="Times New Roman" w:hAnsi="Courier New" w:cs="Courier New"/>
                <w:color w:val="000000" w:themeColor="text1"/>
                <w:sz w:val="18"/>
                <w:szCs w:val="18"/>
                <w:lang w:val="en-GB"/>
              </w:rPr>
              <w:t xml:space="preserve">( </w:t>
            </w:r>
            <w:proofErr w:type="spellStart"/>
            <w:r w:rsidRPr="00FC79E1">
              <w:rPr>
                <w:rFonts w:ascii="Courier New" w:eastAsia="Times New Roman" w:hAnsi="Courier New" w:cs="Courier New"/>
                <w:color w:val="000000" w:themeColor="text1"/>
                <w:sz w:val="18"/>
                <w:szCs w:val="18"/>
                <w:lang w:val="en-GB"/>
              </w:rPr>
              <w:t>job_id</w:t>
            </w:r>
            <w:proofErr w:type="spellEnd"/>
            <w:r w:rsidRPr="00FC79E1">
              <w:rPr>
                <w:rFonts w:ascii="Courier New" w:eastAsia="Times New Roman" w:hAnsi="Courier New" w:cs="Courier New"/>
                <w:color w:val="000000" w:themeColor="text1"/>
                <w:sz w:val="18"/>
                <w:szCs w:val="18"/>
                <w:lang w:val="en-GB"/>
              </w:rPr>
              <w:t>="test_job_123", meta=</w:t>
            </w:r>
            <w:proofErr w:type="spellStart"/>
            <w:r w:rsidRPr="00FC79E1">
              <w:rPr>
                <w:rFonts w:ascii="Courier New" w:eastAsia="Times New Roman" w:hAnsi="Courier New" w:cs="Courier New"/>
                <w:color w:val="000000" w:themeColor="text1"/>
                <w:sz w:val="18"/>
                <w:szCs w:val="18"/>
                <w:lang w:val="en-GB"/>
              </w:rPr>
              <w:t>PromptMeta</w:t>
            </w:r>
            <w:proofErr w:type="spellEnd"/>
            <w:r w:rsidRPr="00FC79E1">
              <w:rPr>
                <w:rFonts w:ascii="Courier New" w:eastAsia="Times New Roman" w:hAnsi="Courier New" w:cs="Courier New"/>
                <w:color w:val="000000" w:themeColor="text1"/>
                <w:sz w:val="18"/>
                <w:szCs w:val="18"/>
                <w:lang w:val="en-GB"/>
              </w:rPr>
              <w:t xml:space="preserve">( temperature=0.5, </w:t>
            </w:r>
            <w:proofErr w:type="spellStart"/>
            <w:r w:rsidRPr="00FC79E1">
              <w:rPr>
                <w:rFonts w:ascii="Courier New" w:eastAsia="Times New Roman" w:hAnsi="Courier New" w:cs="Courier New"/>
                <w:color w:val="000000" w:themeColor="text1"/>
                <w:sz w:val="18"/>
                <w:szCs w:val="18"/>
                <w:lang w:val="en-GB"/>
              </w:rPr>
              <w:t>tokens_limit</w:t>
            </w:r>
            <w:proofErr w:type="spellEnd"/>
            <w:r w:rsidRPr="00FC79E1">
              <w:rPr>
                <w:rFonts w:ascii="Courier New" w:eastAsia="Times New Roman" w:hAnsi="Courier New" w:cs="Courier New"/>
                <w:color w:val="000000" w:themeColor="text1"/>
                <w:sz w:val="18"/>
                <w:szCs w:val="18"/>
                <w:lang w:val="en-GB"/>
              </w:rPr>
              <w:t xml:space="preserve">=100, </w:t>
            </w:r>
            <w:proofErr w:type="spellStart"/>
            <w:r w:rsidRPr="00FC79E1">
              <w:rPr>
                <w:rFonts w:ascii="Courier New" w:eastAsia="Times New Roman" w:hAnsi="Courier New" w:cs="Courier New"/>
                <w:color w:val="000000" w:themeColor="text1"/>
                <w:sz w:val="18"/>
                <w:szCs w:val="18"/>
                <w:lang w:val="en-GB"/>
              </w:rPr>
              <w:t>stop_words</w:t>
            </w:r>
            <w:proofErr w:type="spellEnd"/>
            <w:r w:rsidRPr="00FC79E1">
              <w:rPr>
                <w:rFonts w:ascii="Courier New" w:eastAsia="Times New Roman" w:hAnsi="Courier New" w:cs="Courier New"/>
                <w:color w:val="000000" w:themeColor="text1"/>
                <w:sz w:val="18"/>
                <w:szCs w:val="18"/>
                <w:lang w:val="en-GB"/>
              </w:rPr>
              <w:t>=["stop", "words"], model="gpt-3" ), content="This is a test prompt" )</w:t>
            </w:r>
          </w:p>
          <w:p w14:paraId="005DA8CE" w14:textId="43BE8A14" w:rsidR="19E01775" w:rsidRPr="00FC79E1" w:rsidRDefault="19E01775" w:rsidP="42D4CB59">
            <w:pPr>
              <w:spacing w:line="276" w:lineRule="auto"/>
              <w:rPr>
                <w:rFonts w:ascii="Courier New" w:eastAsia="Times New Roman" w:hAnsi="Courier New" w:cs="Courier New"/>
                <w:color w:val="000000" w:themeColor="text1"/>
                <w:sz w:val="18"/>
                <w:szCs w:val="18"/>
                <w:lang w:val="en-GB"/>
              </w:rPr>
            </w:pPr>
            <w:proofErr w:type="spellStart"/>
            <w:r w:rsidRPr="00FC79E1">
              <w:rPr>
                <w:rFonts w:ascii="Courier New" w:eastAsia="Times New Roman" w:hAnsi="Courier New" w:cs="Courier New"/>
                <w:color w:val="000000" w:themeColor="text1"/>
                <w:sz w:val="18"/>
                <w:szCs w:val="18"/>
                <w:lang w:val="en-GB"/>
              </w:rPr>
              <w:t>chat_completion</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ChatCompletionModel.from_prompt_model</w:t>
            </w:r>
            <w:proofErr w:type="spellEnd"/>
            <w:r w:rsidRPr="00FC79E1">
              <w:rPr>
                <w:rFonts w:ascii="Courier New" w:eastAsia="Times New Roman" w:hAnsi="Courier New" w:cs="Courier New"/>
                <w:color w:val="000000" w:themeColor="text1"/>
                <w:sz w:val="18"/>
                <w:szCs w:val="18"/>
                <w:lang w:val="en-GB"/>
              </w:rPr>
              <w:t>(</w:t>
            </w:r>
            <w:proofErr w:type="spellStart"/>
            <w:r w:rsidRPr="00FC79E1">
              <w:rPr>
                <w:rFonts w:ascii="Courier New" w:eastAsia="Times New Roman" w:hAnsi="Courier New" w:cs="Courier New"/>
                <w:color w:val="000000" w:themeColor="text1"/>
                <w:sz w:val="18"/>
                <w:szCs w:val="18"/>
                <w:lang w:val="en-GB"/>
              </w:rPr>
              <w:t>prompt_model</w:t>
            </w:r>
            <w:proofErr w:type="spellEnd"/>
            <w:r w:rsidRPr="00FC79E1">
              <w:rPr>
                <w:rFonts w:ascii="Courier New" w:eastAsia="Times New Roman" w:hAnsi="Courier New" w:cs="Courier New"/>
                <w:color w:val="000000" w:themeColor="text1"/>
                <w:sz w:val="18"/>
                <w:szCs w:val="18"/>
                <w:lang w:val="en-GB"/>
              </w:rPr>
              <w:t>)</w:t>
            </w:r>
            <w:r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chat_completion.job_id</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prompt_model.job_id</w:t>
            </w:r>
            <w:proofErr w:type="spellEnd"/>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chat_completion.meta</w:t>
            </w:r>
            <w:proofErr w:type="spellEnd"/>
            <w:r w:rsidRPr="00FC79E1">
              <w:rPr>
                <w:rFonts w:ascii="Courier New" w:eastAsia="Times New Roman" w:hAnsi="Courier New" w:cs="Courier New"/>
                <w:color w:val="000000" w:themeColor="text1"/>
                <w:sz w:val="18"/>
                <w:szCs w:val="18"/>
                <w:lang w:val="en-GB"/>
              </w:rPr>
              <w:t xml:space="preserve"> == </w:t>
            </w:r>
            <w:proofErr w:type="spellStart"/>
            <w:r w:rsidRPr="00FC79E1">
              <w:rPr>
                <w:rFonts w:ascii="Courier New" w:eastAsia="Times New Roman" w:hAnsi="Courier New" w:cs="Courier New"/>
                <w:color w:val="000000" w:themeColor="text1"/>
                <w:sz w:val="18"/>
                <w:szCs w:val="18"/>
                <w:lang w:val="en-GB"/>
              </w:rPr>
              <w:t>prompt_model.meta</w:t>
            </w:r>
            <w:proofErr w:type="spellEnd"/>
            <w:r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len</w:t>
            </w:r>
            <w:proofErr w:type="spellEnd"/>
            <w:r w:rsidRPr="00FC79E1">
              <w:rPr>
                <w:rFonts w:ascii="Courier New" w:eastAsia="Times New Roman" w:hAnsi="Courier New" w:cs="Courier New"/>
                <w:color w:val="000000" w:themeColor="text1"/>
                <w:sz w:val="18"/>
                <w:szCs w:val="18"/>
                <w:lang w:val="en-GB"/>
              </w:rPr>
              <w:t>(</w:t>
            </w:r>
            <w:proofErr w:type="spellStart"/>
            <w:r w:rsidRPr="00FC79E1">
              <w:rPr>
                <w:rFonts w:ascii="Courier New" w:eastAsia="Times New Roman" w:hAnsi="Courier New" w:cs="Courier New"/>
                <w:color w:val="000000" w:themeColor="text1"/>
                <w:sz w:val="18"/>
                <w:szCs w:val="18"/>
                <w:lang w:val="en-GB"/>
              </w:rPr>
              <w:t>chat_completion.messages</w:t>
            </w:r>
            <w:proofErr w:type="spellEnd"/>
            <w:r w:rsidRPr="00FC79E1">
              <w:rPr>
                <w:rFonts w:ascii="Courier New" w:eastAsia="Times New Roman" w:hAnsi="Courier New" w:cs="Courier New"/>
                <w:color w:val="000000" w:themeColor="text1"/>
                <w:sz w:val="18"/>
                <w:szCs w:val="18"/>
                <w:lang w:val="en-GB"/>
              </w:rPr>
              <w:t>) == 1</w:t>
            </w:r>
            <w:r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chat_completion.messages</w:t>
            </w:r>
            <w:proofErr w:type="spellEnd"/>
            <w:r w:rsidRPr="00FC79E1">
              <w:rPr>
                <w:rFonts w:ascii="Courier New" w:eastAsia="Times New Roman" w:hAnsi="Courier New" w:cs="Courier New"/>
                <w:color w:val="000000" w:themeColor="text1"/>
                <w:sz w:val="18"/>
                <w:szCs w:val="18"/>
                <w:lang w:val="en-GB"/>
              </w:rPr>
              <w:t>[0].role == "user"</w:t>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chat_completion.messages</w:t>
            </w:r>
            <w:proofErr w:type="spellEnd"/>
            <w:r w:rsidRPr="00FC79E1">
              <w:rPr>
                <w:rFonts w:ascii="Courier New" w:eastAsia="Times New Roman" w:hAnsi="Courier New" w:cs="Courier New"/>
                <w:color w:val="000000" w:themeColor="text1"/>
                <w:sz w:val="18"/>
                <w:szCs w:val="18"/>
                <w:lang w:val="en-GB"/>
              </w:rPr>
              <w:t xml:space="preserve">[0].content == </w:t>
            </w:r>
            <w:proofErr w:type="spellStart"/>
            <w:r w:rsidRPr="00FC79E1">
              <w:rPr>
                <w:rFonts w:ascii="Courier New" w:eastAsia="Times New Roman" w:hAnsi="Courier New" w:cs="Courier New"/>
                <w:color w:val="000000" w:themeColor="text1"/>
                <w:sz w:val="18"/>
                <w:szCs w:val="18"/>
                <w:lang w:val="en-GB"/>
              </w:rPr>
              <w:t>prompt_model.content</w:t>
            </w:r>
            <w:proofErr w:type="spellEnd"/>
            <w:r w:rsidRPr="00FC79E1">
              <w:rPr>
                <w:rFonts w:ascii="Courier New" w:eastAsia="Times New Roman" w:hAnsi="Courier New" w:cs="Courier New"/>
                <w:color w:val="000000" w:themeColor="text1"/>
                <w:sz w:val="18"/>
                <w:szCs w:val="18"/>
                <w:lang w:val="en-GB"/>
              </w:rPr>
              <w:br/>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chat_completion.meta.temperature</w:t>
            </w:r>
            <w:proofErr w:type="spellEnd"/>
            <w:r w:rsidRPr="00FC79E1">
              <w:rPr>
                <w:rFonts w:ascii="Courier New" w:eastAsia="Times New Roman" w:hAnsi="Courier New" w:cs="Courier New"/>
                <w:color w:val="000000" w:themeColor="text1"/>
                <w:sz w:val="18"/>
                <w:szCs w:val="18"/>
                <w:lang w:val="en-GB"/>
              </w:rPr>
              <w:t xml:space="preserve"> == 0.5</w:t>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chat_completion.meta.tokens_limit</w:t>
            </w:r>
            <w:proofErr w:type="spellEnd"/>
            <w:r w:rsidRPr="00FC79E1">
              <w:rPr>
                <w:rFonts w:ascii="Courier New" w:eastAsia="Times New Roman" w:hAnsi="Courier New" w:cs="Courier New"/>
                <w:color w:val="000000" w:themeColor="text1"/>
                <w:sz w:val="18"/>
                <w:szCs w:val="18"/>
                <w:lang w:val="en-GB"/>
              </w:rPr>
              <w:t xml:space="preserve"> == 100</w:t>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chat_completion.meta.stop_words</w:t>
            </w:r>
            <w:proofErr w:type="spellEnd"/>
            <w:r w:rsidRPr="00FC79E1">
              <w:rPr>
                <w:rFonts w:ascii="Courier New" w:eastAsia="Times New Roman" w:hAnsi="Courier New" w:cs="Courier New"/>
                <w:color w:val="000000" w:themeColor="text1"/>
                <w:sz w:val="18"/>
                <w:szCs w:val="18"/>
                <w:lang w:val="en-GB"/>
              </w:rPr>
              <w:t xml:space="preserve"> == ["stop", "words"]</w:t>
            </w:r>
            <w:r w:rsidRPr="00FC79E1">
              <w:rPr>
                <w:rFonts w:ascii="Courier New" w:eastAsia="Times New Roman" w:hAnsi="Courier New" w:cs="Courier New"/>
                <w:color w:val="000000" w:themeColor="text1"/>
                <w:sz w:val="18"/>
                <w:szCs w:val="18"/>
                <w:lang w:val="en-GB"/>
              </w:rPr>
              <w:br/>
              <w:t xml:space="preserve">assert </w:t>
            </w:r>
            <w:proofErr w:type="spellStart"/>
            <w:r w:rsidRPr="00FC79E1">
              <w:rPr>
                <w:rFonts w:ascii="Courier New" w:eastAsia="Times New Roman" w:hAnsi="Courier New" w:cs="Courier New"/>
                <w:color w:val="000000" w:themeColor="text1"/>
                <w:sz w:val="18"/>
                <w:szCs w:val="18"/>
                <w:lang w:val="en-GB"/>
              </w:rPr>
              <w:t>chat_completion.meta.model</w:t>
            </w:r>
            <w:proofErr w:type="spellEnd"/>
            <w:r w:rsidRPr="00FC79E1">
              <w:rPr>
                <w:rFonts w:ascii="Courier New" w:eastAsia="Times New Roman" w:hAnsi="Courier New" w:cs="Courier New"/>
                <w:color w:val="000000" w:themeColor="text1"/>
                <w:sz w:val="18"/>
                <w:szCs w:val="18"/>
                <w:lang w:val="en-GB"/>
              </w:rPr>
              <w:t xml:space="preserve"> == "gpt-3"</w:t>
            </w:r>
            <w:r w:rsidRPr="00FC79E1">
              <w:rPr>
                <w:rFonts w:ascii="Courier New" w:eastAsia="Times New Roman" w:hAnsi="Courier New" w:cs="Courier New"/>
                <w:color w:val="000000" w:themeColor="text1"/>
                <w:sz w:val="18"/>
                <w:szCs w:val="18"/>
                <w:lang w:val="en-GB"/>
              </w:rPr>
              <w:br/>
            </w:r>
          </w:p>
        </w:tc>
      </w:tr>
    </w:tbl>
    <w:p w14:paraId="2DCB1713" w14:textId="5ED2D3ED" w:rsidR="23AD5A97" w:rsidRPr="00AF2242" w:rsidRDefault="23AD5A97">
      <w:pPr>
        <w:rPr>
          <w:lang w:val="en-US"/>
        </w:rPr>
      </w:pPr>
      <w:r w:rsidRPr="00AF2242">
        <w:rPr>
          <w:lang w:val="en-US"/>
        </w:rPr>
        <w:br w:type="page"/>
      </w:r>
    </w:p>
    <w:p w14:paraId="43BC2389" w14:textId="0325CD4A" w:rsidR="23AD5A97" w:rsidRDefault="23AD5A97" w:rsidP="23AD5A97">
      <w:pPr>
        <w:spacing w:line="360" w:lineRule="auto"/>
        <w:jc w:val="both"/>
        <w:rPr>
          <w:rFonts w:ascii="Times New Roman" w:hAnsi="Times New Roman" w:cs="Times New Roman"/>
          <w:color w:val="FF0000"/>
          <w:lang w:val="en-US"/>
        </w:rPr>
      </w:pPr>
    </w:p>
    <w:p w14:paraId="3F566158" w14:textId="4C524994" w:rsidR="00867111" w:rsidRPr="001F17E5" w:rsidRDefault="00867111" w:rsidP="23AD5A97">
      <w:pPr>
        <w:pStyle w:val="ListParagraph"/>
        <w:numPr>
          <w:ilvl w:val="0"/>
          <w:numId w:val="2"/>
        </w:numPr>
        <w:spacing w:before="120" w:after="120" w:line="360" w:lineRule="auto"/>
        <w:ind w:left="0"/>
        <w:jc w:val="center"/>
        <w:outlineLvl w:val="0"/>
        <w:rPr>
          <w:rFonts w:ascii="Times New Roman" w:hAnsi="Times New Roman" w:cs="Times New Roman"/>
          <w:b/>
          <w:bCs/>
        </w:rPr>
      </w:pPr>
      <w:bookmarkStart w:id="66" w:name="_Toc185708549"/>
      <w:r w:rsidRPr="23AD5A97">
        <w:rPr>
          <w:rFonts w:ascii="Times New Roman" w:hAnsi="Times New Roman" w:cs="Times New Roman"/>
          <w:b/>
          <w:bCs/>
        </w:rPr>
        <w:t>ВХОДНЫЕ И ВЫХОДНЫЕ ДАННЫЕ</w:t>
      </w:r>
      <w:bookmarkEnd w:id="66"/>
    </w:p>
    <w:p w14:paraId="0D00BE0B" w14:textId="77777777" w:rsidR="0032773F" w:rsidRDefault="0032773F" w:rsidP="008F6F78">
      <w:pPr>
        <w:pStyle w:val="ListParagraph"/>
        <w:numPr>
          <w:ilvl w:val="1"/>
          <w:numId w:val="4"/>
        </w:numPr>
        <w:spacing w:line="360" w:lineRule="auto"/>
        <w:ind w:left="0" w:firstLine="709"/>
        <w:jc w:val="both"/>
        <w:outlineLvl w:val="1"/>
        <w:rPr>
          <w:rFonts w:ascii="Times New Roman" w:hAnsi="Times New Roman" w:cs="Times New Roman"/>
          <w:b/>
          <w:bCs/>
        </w:rPr>
      </w:pPr>
      <w:bookmarkStart w:id="67" w:name="_Toc124432902"/>
      <w:bookmarkStart w:id="68" w:name="_Toc185708550"/>
      <w:r w:rsidRPr="008A4EAE">
        <w:rPr>
          <w:rFonts w:ascii="Times New Roman" w:hAnsi="Times New Roman" w:cs="Times New Roman"/>
          <w:b/>
          <w:bCs/>
        </w:rPr>
        <w:t>Состав и структура входных данных</w:t>
      </w:r>
      <w:bookmarkEnd w:id="67"/>
      <w:bookmarkEnd w:id="68"/>
    </w:p>
    <w:p w14:paraId="253C3F64" w14:textId="4618DA9D" w:rsidR="00AF2242" w:rsidRPr="00AF2242" w:rsidRDefault="00AF2242" w:rsidP="00AF2242">
      <w:pPr>
        <w:pStyle w:val="ListParagraph"/>
        <w:numPr>
          <w:ilvl w:val="2"/>
          <w:numId w:val="4"/>
        </w:numPr>
        <w:spacing w:line="360" w:lineRule="auto"/>
        <w:ind w:left="0" w:firstLine="0"/>
        <w:jc w:val="both"/>
        <w:outlineLvl w:val="1"/>
        <w:rPr>
          <w:rFonts w:ascii="Times New Roman" w:hAnsi="Times New Roman" w:cs="Times New Roman"/>
          <w:b/>
          <w:bCs/>
          <w:i/>
          <w:iCs/>
        </w:rPr>
      </w:pPr>
      <w:bookmarkStart w:id="69" w:name="_Toc185703863"/>
      <w:bookmarkStart w:id="70" w:name="_Toc185708551"/>
      <w:commentRangeStart w:id="71"/>
      <w:commentRangeStart w:id="72"/>
      <w:r w:rsidRPr="00AF2242">
        <w:rPr>
          <w:rFonts w:ascii="Times New Roman" w:hAnsi="Times New Roman" w:cs="Times New Roman"/>
          <w:b/>
          <w:bCs/>
          <w:i/>
          <w:iCs/>
        </w:rPr>
        <w:t>Состав и структура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71"/>
      <w:r>
        <w:rPr>
          <w:rStyle w:val="CommentReference"/>
        </w:rPr>
        <w:commentReference w:id="71"/>
      </w:r>
      <w:commentRangeEnd w:id="72"/>
      <w:r>
        <w:rPr>
          <w:rStyle w:val="CommentReference"/>
        </w:rPr>
        <w:commentReference w:id="72"/>
      </w:r>
      <w:bookmarkEnd w:id="69"/>
      <w:bookmarkEnd w:id="70"/>
    </w:p>
    <w:p w14:paraId="44EB819E" w14:textId="5E2E9853" w:rsidR="000C66E7" w:rsidRDefault="000C66E7" w:rsidP="00AF2242">
      <w:pPr>
        <w:pStyle w:val="a3"/>
      </w:pPr>
    </w:p>
    <w:p w14:paraId="13589ECC" w14:textId="25DE7788" w:rsidR="00AF2242" w:rsidRPr="00EB4C78" w:rsidRDefault="0091388A" w:rsidP="00AF2242">
      <w:pPr>
        <w:pStyle w:val="a3"/>
      </w:pPr>
      <w:r>
        <w:t>При использовании систем на основе БЯМ с подключением внешних сервисов</w:t>
      </w:r>
      <w:r w:rsidR="00AF2242" w:rsidRPr="003E1DAB">
        <w:t xml:space="preserve"> </w:t>
      </w:r>
      <w:r w:rsidR="00AF2242">
        <w:t>необходимо подать инструкции</w:t>
      </w:r>
      <w:r w:rsidR="00AF2242" w:rsidRPr="003E1DAB">
        <w:t xml:space="preserve">, </w:t>
      </w:r>
      <w:r w:rsidR="00AF2242">
        <w:t>подключаемые сервисы и запрос</w:t>
      </w:r>
      <w:r w:rsidR="00AF2242" w:rsidRPr="003E1DAB">
        <w:t>.</w:t>
      </w:r>
    </w:p>
    <w:p w14:paraId="49D0A5D1" w14:textId="4FA582A4" w:rsidR="00AF2242" w:rsidRPr="00FD1DCF" w:rsidRDefault="00AF2242" w:rsidP="00AF2242">
      <w:pPr>
        <w:pStyle w:val="a3"/>
      </w:pPr>
      <w:r>
        <w:t>В таблице 7</w:t>
      </w:r>
      <w:r w:rsidRPr="00FD1DCF">
        <w:t xml:space="preserve">.1.1 </w:t>
      </w:r>
      <w:r>
        <w:t>указаны входные данные</w:t>
      </w:r>
      <w:r w:rsidRPr="00FD1DCF">
        <w:t xml:space="preserve">, </w:t>
      </w:r>
      <w:r>
        <w:t>необходимые для корректной работы модуля</w:t>
      </w:r>
      <w:r w:rsidRPr="00FD1DCF">
        <w:t>.</w:t>
      </w:r>
    </w:p>
    <w:p w14:paraId="6476151F" w14:textId="2319227C" w:rsidR="00AF2242" w:rsidRPr="00F95AAA" w:rsidRDefault="00AF2242" w:rsidP="00AF2242">
      <w:pPr>
        <w:pStyle w:val="a5"/>
        <w:jc w:val="both"/>
      </w:pPr>
      <w:r w:rsidRPr="00A83B40">
        <w:t xml:space="preserve">Таблица </w:t>
      </w:r>
      <w:r>
        <w:t>7</w:t>
      </w:r>
      <w:r w:rsidRPr="00A83B40">
        <w:t>.1.</w:t>
      </w:r>
      <w:r w:rsidRPr="00F95AAA">
        <w:t>1</w:t>
      </w:r>
      <w:r w:rsidRPr="00A83B40">
        <w:t xml:space="preserve"> – Входные данные</w:t>
      </w:r>
      <w:r w:rsidRPr="00F95AAA">
        <w:t xml:space="preserve"> </w:t>
      </w:r>
      <w:r>
        <w:t>модуля для упрощения и ускорения прототипирования систем БЯМ с возможностью подключения внешних сервисов</w:t>
      </w:r>
    </w:p>
    <w:tbl>
      <w:tblPr>
        <w:tblStyle w:val="TableGrid"/>
        <w:tblW w:w="5000" w:type="pct"/>
        <w:jc w:val="center"/>
        <w:tblLook w:val="04A0" w:firstRow="1" w:lastRow="0" w:firstColumn="1" w:lastColumn="0" w:noHBand="0" w:noVBand="1"/>
      </w:tblPr>
      <w:tblGrid>
        <w:gridCol w:w="2181"/>
        <w:gridCol w:w="3483"/>
        <w:gridCol w:w="1702"/>
        <w:gridCol w:w="1973"/>
      </w:tblGrid>
      <w:tr w:rsidR="00AF2242" w:rsidRPr="008648D8" w14:paraId="144DDE01" w14:textId="77777777">
        <w:trPr>
          <w:trHeight w:val="663"/>
          <w:jc w:val="center"/>
        </w:trPr>
        <w:tc>
          <w:tcPr>
            <w:tcW w:w="1266" w:type="pct"/>
          </w:tcPr>
          <w:p w14:paraId="21152A12" w14:textId="77777777" w:rsidR="00AF2242" w:rsidRPr="008648D8" w:rsidRDefault="00AF2242">
            <w:pPr>
              <w:pStyle w:val="a7"/>
            </w:pPr>
            <w:r w:rsidRPr="008648D8">
              <w:t>Наименование</w:t>
            </w:r>
            <w:r w:rsidRPr="008648D8">
              <w:br/>
              <w:t>данных</w:t>
            </w:r>
          </w:p>
        </w:tc>
        <w:tc>
          <w:tcPr>
            <w:tcW w:w="1569" w:type="pct"/>
          </w:tcPr>
          <w:p w14:paraId="43FBA5EB" w14:textId="77777777" w:rsidR="00AF2242" w:rsidRPr="008648D8" w:rsidRDefault="00AF2242">
            <w:pPr>
              <w:pStyle w:val="a7"/>
            </w:pPr>
            <w:r w:rsidRPr="008648D8">
              <w:t>Структура данных</w:t>
            </w:r>
          </w:p>
        </w:tc>
        <w:tc>
          <w:tcPr>
            <w:tcW w:w="1010" w:type="pct"/>
          </w:tcPr>
          <w:p w14:paraId="2818F6BF" w14:textId="77777777" w:rsidR="00AF2242" w:rsidRPr="008648D8" w:rsidRDefault="00AF2242">
            <w:pPr>
              <w:pStyle w:val="a7"/>
            </w:pPr>
            <w:r w:rsidRPr="008648D8">
              <w:t>Способ ввода данных</w:t>
            </w:r>
          </w:p>
        </w:tc>
        <w:tc>
          <w:tcPr>
            <w:tcW w:w="1155" w:type="pct"/>
          </w:tcPr>
          <w:p w14:paraId="60BED713" w14:textId="77777777" w:rsidR="00AF2242" w:rsidRPr="008648D8" w:rsidRDefault="00AF2242">
            <w:pPr>
              <w:pStyle w:val="a7"/>
            </w:pPr>
            <w:r w:rsidRPr="008648D8">
              <w:t>Ограничения</w:t>
            </w:r>
          </w:p>
        </w:tc>
      </w:tr>
      <w:tr w:rsidR="00AF2242" w:rsidRPr="00791A49" w14:paraId="404DAC9A" w14:textId="77777777">
        <w:trPr>
          <w:trHeight w:val="663"/>
          <w:jc w:val="center"/>
        </w:trPr>
        <w:tc>
          <w:tcPr>
            <w:tcW w:w="1266" w:type="pct"/>
          </w:tcPr>
          <w:p w14:paraId="0A4A87A3" w14:textId="77777777" w:rsidR="00AF2242" w:rsidRPr="008648D8" w:rsidRDefault="00AF2242">
            <w:pPr>
              <w:pStyle w:val="a7"/>
              <w:rPr>
                <w:color w:val="FF0000"/>
              </w:rPr>
            </w:pPr>
            <w:r>
              <w:rPr>
                <w:color w:val="000000"/>
                <w:kern w:val="24"/>
              </w:rPr>
              <w:t>Системные инструкции</w:t>
            </w:r>
          </w:p>
        </w:tc>
        <w:tc>
          <w:tcPr>
            <w:tcW w:w="1569" w:type="pct"/>
          </w:tcPr>
          <w:p w14:paraId="68421F53" w14:textId="77777777" w:rsidR="00AF2242" w:rsidRPr="00597E89" w:rsidRDefault="00AF2242">
            <w:pPr>
              <w:pStyle w:val="a7"/>
            </w:pPr>
            <w:r>
              <w:t xml:space="preserve">Объект класса </w:t>
            </w:r>
            <w:proofErr w:type="spellStart"/>
            <w:r w:rsidRPr="00597E89">
              <w:t>SystemMessagePromptTemplate</w:t>
            </w:r>
            <w:proofErr w:type="spellEnd"/>
            <w:r>
              <w:rPr>
                <w:lang w:val="en-US"/>
              </w:rPr>
              <w:t>e</w:t>
            </w:r>
          </w:p>
        </w:tc>
        <w:tc>
          <w:tcPr>
            <w:tcW w:w="1010" w:type="pct"/>
          </w:tcPr>
          <w:p w14:paraId="4BB8AC50" w14:textId="77777777" w:rsidR="00AF2242" w:rsidRPr="00791A49" w:rsidRDefault="00AF2242">
            <w:pPr>
              <w:pStyle w:val="a7"/>
            </w:pPr>
            <w:r>
              <w:t>Ручной ввод по шаблону</w:t>
            </w:r>
          </w:p>
        </w:tc>
        <w:tc>
          <w:tcPr>
            <w:tcW w:w="1155" w:type="pct"/>
          </w:tcPr>
          <w:p w14:paraId="06B747E4" w14:textId="77777777" w:rsidR="00AF2242" w:rsidRPr="00597E89" w:rsidRDefault="00AF2242">
            <w:pPr>
              <w:pStyle w:val="a7"/>
              <w:rPr>
                <w:lang w:val="en-US"/>
              </w:rPr>
            </w:pPr>
            <w:r>
              <w:rPr>
                <w:lang w:val="en-US"/>
              </w:rPr>
              <w:t>-</w:t>
            </w:r>
          </w:p>
        </w:tc>
      </w:tr>
      <w:tr w:rsidR="00AF2242" w:rsidRPr="008648D8" w14:paraId="2E77C3DD" w14:textId="77777777">
        <w:trPr>
          <w:trHeight w:val="663"/>
          <w:jc w:val="center"/>
        </w:trPr>
        <w:tc>
          <w:tcPr>
            <w:tcW w:w="1266" w:type="pct"/>
          </w:tcPr>
          <w:p w14:paraId="7EE36150" w14:textId="77777777" w:rsidR="00AF2242" w:rsidRPr="00D5028F" w:rsidRDefault="00AF2242">
            <w:pPr>
              <w:pStyle w:val="a7"/>
            </w:pPr>
            <w:r>
              <w:t>Пользовательские инструкции</w:t>
            </w:r>
          </w:p>
        </w:tc>
        <w:tc>
          <w:tcPr>
            <w:tcW w:w="1569" w:type="pct"/>
          </w:tcPr>
          <w:p w14:paraId="7419444D" w14:textId="77777777" w:rsidR="00AF2242" w:rsidRPr="008648D8" w:rsidRDefault="00AF2242">
            <w:pPr>
              <w:pStyle w:val="a7"/>
            </w:pPr>
            <w:r>
              <w:t xml:space="preserve">Объект класса </w:t>
            </w:r>
            <w:proofErr w:type="spellStart"/>
            <w:r w:rsidRPr="00597E89">
              <w:rPr>
                <w:lang w:val="en-US"/>
              </w:rPr>
              <w:t>HumanMessagePromptTemplate</w:t>
            </w:r>
            <w:proofErr w:type="spellEnd"/>
          </w:p>
        </w:tc>
        <w:tc>
          <w:tcPr>
            <w:tcW w:w="1010" w:type="pct"/>
          </w:tcPr>
          <w:p w14:paraId="085E4320" w14:textId="77777777" w:rsidR="00AF2242" w:rsidRPr="008648D8" w:rsidRDefault="00AF2242">
            <w:pPr>
              <w:pStyle w:val="a7"/>
            </w:pPr>
            <w:r>
              <w:t>Ручной ввод по шаблону</w:t>
            </w:r>
          </w:p>
        </w:tc>
        <w:tc>
          <w:tcPr>
            <w:tcW w:w="1155" w:type="pct"/>
          </w:tcPr>
          <w:p w14:paraId="2341CD90" w14:textId="77777777" w:rsidR="00AF2242" w:rsidRPr="008648D8" w:rsidRDefault="00AF2242">
            <w:pPr>
              <w:pStyle w:val="a7"/>
            </w:pPr>
            <w:r>
              <w:t>-</w:t>
            </w:r>
          </w:p>
        </w:tc>
      </w:tr>
      <w:tr w:rsidR="00AF2242" w:rsidRPr="00791A49" w14:paraId="3F7A7F2D" w14:textId="77777777">
        <w:trPr>
          <w:trHeight w:val="663"/>
          <w:jc w:val="center"/>
        </w:trPr>
        <w:tc>
          <w:tcPr>
            <w:tcW w:w="1266" w:type="pct"/>
          </w:tcPr>
          <w:p w14:paraId="43A1B1C1" w14:textId="77777777" w:rsidR="00AF2242" w:rsidRDefault="00AF2242">
            <w:pPr>
              <w:pStyle w:val="a7"/>
            </w:pPr>
            <w:r>
              <w:t>Запрос</w:t>
            </w:r>
          </w:p>
        </w:tc>
        <w:tc>
          <w:tcPr>
            <w:tcW w:w="1569" w:type="pct"/>
          </w:tcPr>
          <w:p w14:paraId="2D2D02FE" w14:textId="77777777" w:rsidR="00AF2242" w:rsidRPr="008648D8" w:rsidRDefault="00AF2242">
            <w:pPr>
              <w:pStyle w:val="a7"/>
            </w:pPr>
            <w:r>
              <w:t>Строка</w:t>
            </w:r>
          </w:p>
        </w:tc>
        <w:tc>
          <w:tcPr>
            <w:tcW w:w="1010" w:type="pct"/>
          </w:tcPr>
          <w:p w14:paraId="32D8A7DC" w14:textId="77777777" w:rsidR="00AF2242" w:rsidRPr="008648D8" w:rsidRDefault="00AF2242">
            <w:pPr>
              <w:pStyle w:val="a7"/>
            </w:pPr>
            <w:r>
              <w:t>Ручной ввод</w:t>
            </w:r>
          </w:p>
        </w:tc>
        <w:tc>
          <w:tcPr>
            <w:tcW w:w="1155" w:type="pct"/>
          </w:tcPr>
          <w:p w14:paraId="3CAC77BE" w14:textId="77777777" w:rsidR="00AF2242" w:rsidRPr="00791A49" w:rsidRDefault="00AF2242">
            <w:pPr>
              <w:pStyle w:val="a7"/>
              <w:rPr>
                <w:kern w:val="24"/>
              </w:rPr>
            </w:pPr>
            <w:r>
              <w:rPr>
                <w:kern w:val="24"/>
              </w:rPr>
              <w:t>-</w:t>
            </w:r>
          </w:p>
        </w:tc>
      </w:tr>
      <w:tr w:rsidR="00AF2242" w:rsidRPr="00791A49" w14:paraId="3CEA5CF1" w14:textId="77777777">
        <w:trPr>
          <w:trHeight w:val="663"/>
          <w:jc w:val="center"/>
        </w:trPr>
        <w:tc>
          <w:tcPr>
            <w:tcW w:w="1266" w:type="pct"/>
          </w:tcPr>
          <w:p w14:paraId="596DC24E" w14:textId="77777777" w:rsidR="00AF2242" w:rsidRPr="00597E89" w:rsidRDefault="00AF2242">
            <w:pPr>
              <w:pStyle w:val="a7"/>
            </w:pPr>
            <w:r>
              <w:t>Список подключаемых сервисов</w:t>
            </w:r>
          </w:p>
        </w:tc>
        <w:tc>
          <w:tcPr>
            <w:tcW w:w="1569" w:type="pct"/>
          </w:tcPr>
          <w:p w14:paraId="62C405D2" w14:textId="77777777" w:rsidR="00AF2242" w:rsidRPr="00597E89" w:rsidRDefault="00AF2242">
            <w:pPr>
              <w:pStyle w:val="a7"/>
              <w:rPr>
                <w:lang w:val="en-US"/>
              </w:rPr>
            </w:pPr>
            <w:r>
              <w:t xml:space="preserve">Список объектов класса </w:t>
            </w:r>
            <w:proofErr w:type="spellStart"/>
            <w:r>
              <w:rPr>
                <w:lang w:val="en-US"/>
              </w:rPr>
              <w:t>StructuredTool</w:t>
            </w:r>
            <w:proofErr w:type="spellEnd"/>
          </w:p>
        </w:tc>
        <w:tc>
          <w:tcPr>
            <w:tcW w:w="1010" w:type="pct"/>
          </w:tcPr>
          <w:p w14:paraId="1520412D" w14:textId="77777777" w:rsidR="00AF2242" w:rsidRPr="00791A49" w:rsidRDefault="00AF2242">
            <w:pPr>
              <w:pStyle w:val="a7"/>
            </w:pPr>
            <w:r>
              <w:t>Ручной ввод</w:t>
            </w:r>
          </w:p>
        </w:tc>
        <w:tc>
          <w:tcPr>
            <w:tcW w:w="1155" w:type="pct"/>
          </w:tcPr>
          <w:p w14:paraId="117126CE" w14:textId="77777777" w:rsidR="00AF2242" w:rsidRPr="00791A49" w:rsidRDefault="00AF2242">
            <w:pPr>
              <w:pStyle w:val="a7"/>
              <w:rPr>
                <w:kern w:val="24"/>
              </w:rPr>
            </w:pPr>
            <w:r>
              <w:rPr>
                <w:kern w:val="24"/>
              </w:rPr>
              <w:t>-</w:t>
            </w:r>
          </w:p>
        </w:tc>
      </w:tr>
    </w:tbl>
    <w:p w14:paraId="05FC548F" w14:textId="77777777" w:rsidR="00AF2242" w:rsidRPr="00EB4C78" w:rsidRDefault="00AF2242" w:rsidP="00AF2242">
      <w:pPr>
        <w:pStyle w:val="a3"/>
      </w:pPr>
    </w:p>
    <w:p w14:paraId="3C449E9B" w14:textId="42E2A6CA" w:rsidR="00AF2242" w:rsidRPr="00EB4C78" w:rsidRDefault="00AF2242" w:rsidP="0091388A">
      <w:pPr>
        <w:pStyle w:val="ListParagraph"/>
        <w:numPr>
          <w:ilvl w:val="2"/>
          <w:numId w:val="4"/>
        </w:numPr>
        <w:spacing w:line="360" w:lineRule="auto"/>
        <w:ind w:left="0" w:firstLine="0"/>
        <w:jc w:val="both"/>
        <w:outlineLvl w:val="1"/>
      </w:pPr>
      <w:r w:rsidRPr="00EB4C78">
        <w:t xml:space="preserve"> </w:t>
      </w:r>
      <w:bookmarkStart w:id="73" w:name="_Toc185703864"/>
      <w:bookmarkStart w:id="74" w:name="_Toc185708552"/>
      <w:commentRangeStart w:id="75"/>
      <w:commentRangeStart w:id="76"/>
      <w:r w:rsidRPr="0091388A">
        <w:rPr>
          <w:rFonts w:ascii="Times New Roman" w:hAnsi="Times New Roman" w:cs="Times New Roman"/>
          <w:b/>
          <w:bCs/>
          <w:i/>
          <w:iCs/>
        </w:rPr>
        <w:t>Состав и структура входных данных для модуля на основе алгоритма упрощения и ускорения прототипирования систем с БЯМ на основе RAG</w:t>
      </w:r>
      <w:commentRangeEnd w:id="75"/>
      <w:r>
        <w:rPr>
          <w:rStyle w:val="CommentReference"/>
        </w:rPr>
        <w:commentReference w:id="75"/>
      </w:r>
      <w:commentRangeEnd w:id="76"/>
      <w:r>
        <w:rPr>
          <w:rStyle w:val="CommentReference"/>
        </w:rPr>
        <w:commentReference w:id="76"/>
      </w:r>
      <w:bookmarkEnd w:id="73"/>
      <w:bookmarkEnd w:id="74"/>
    </w:p>
    <w:p w14:paraId="5F6EB7BC" w14:textId="1A11DE43" w:rsidR="000C66E7" w:rsidRDefault="000C66E7" w:rsidP="00AF2242">
      <w:pPr>
        <w:pStyle w:val="a3"/>
      </w:pPr>
    </w:p>
    <w:p w14:paraId="2F85840A" w14:textId="77777777" w:rsidR="00AF2242" w:rsidRPr="00EB4C78" w:rsidRDefault="00AF2242" w:rsidP="00AF2242">
      <w:pPr>
        <w:pStyle w:val="a3"/>
      </w:pPr>
      <w:r>
        <w:t>При решении задач генерации ответа БЯМ</w:t>
      </w:r>
      <w:r w:rsidRPr="0065196C">
        <w:t xml:space="preserve"> </w:t>
      </w:r>
      <w:r>
        <w:t>с учетом релевантных знаний, извлеченных из базы знаний, входными данными является запрос, ответ на который требуется сгенерировать.</w:t>
      </w:r>
    </w:p>
    <w:p w14:paraId="30274468" w14:textId="14A57D96" w:rsidR="00AF2242" w:rsidRPr="00AC47CF" w:rsidRDefault="00AF2242" w:rsidP="00AF2242">
      <w:pPr>
        <w:pStyle w:val="a3"/>
      </w:pPr>
      <w:r>
        <w:t xml:space="preserve">В таблице </w:t>
      </w:r>
      <w:r w:rsidR="0091388A">
        <w:t>7</w:t>
      </w:r>
      <w:r>
        <w:t>.1.2 указаны типы, структура, а также способы ввода и ограничения входных данных.</w:t>
      </w:r>
    </w:p>
    <w:p w14:paraId="6D781C46" w14:textId="5888BB1D" w:rsidR="00AF2242" w:rsidRPr="004A3D01" w:rsidRDefault="00AF2242" w:rsidP="00AF2242">
      <w:pPr>
        <w:pStyle w:val="Caption"/>
        <w:keepNext/>
      </w:pPr>
      <w:r>
        <w:t xml:space="preserve">Таблица </w:t>
      </w:r>
      <w:r w:rsidR="0091388A">
        <w:t>7</w:t>
      </w:r>
      <w:r>
        <w:t xml:space="preserve">.1.2 – </w:t>
      </w:r>
      <w:r w:rsidRPr="00EC786B">
        <w:t xml:space="preserve">Входные данные модуля для упрощения и ускорения прототипирования систем </w:t>
      </w:r>
      <w:r>
        <w:t xml:space="preserve">с </w:t>
      </w:r>
      <w:r w:rsidRPr="00EC786B">
        <w:t xml:space="preserve">БЯМ </w:t>
      </w:r>
      <w:r>
        <w:t xml:space="preserve">на основе </w:t>
      </w:r>
      <w:r>
        <w:rPr>
          <w:lang w:val="en-US"/>
        </w:rPr>
        <w:t>RAG</w:t>
      </w:r>
      <w:r w:rsidRPr="004A3D01">
        <w:t>.</w:t>
      </w:r>
    </w:p>
    <w:tbl>
      <w:tblPr>
        <w:tblStyle w:val="TableGrid"/>
        <w:tblW w:w="5000" w:type="pct"/>
        <w:jc w:val="center"/>
        <w:tblLook w:val="04A0" w:firstRow="1" w:lastRow="0" w:firstColumn="1" w:lastColumn="0" w:noHBand="0" w:noVBand="1"/>
      </w:tblPr>
      <w:tblGrid>
        <w:gridCol w:w="2365"/>
        <w:gridCol w:w="2931"/>
        <w:gridCol w:w="1886"/>
        <w:gridCol w:w="2157"/>
      </w:tblGrid>
      <w:tr w:rsidR="00AF2242" w:rsidRPr="00E515B8" w14:paraId="4DAFD61D" w14:textId="77777777">
        <w:trPr>
          <w:trHeight w:val="663"/>
          <w:jc w:val="center"/>
        </w:trPr>
        <w:tc>
          <w:tcPr>
            <w:tcW w:w="1266" w:type="pct"/>
          </w:tcPr>
          <w:p w14:paraId="33E1A91C" w14:textId="77777777" w:rsidR="00AF2242" w:rsidRPr="008648D8" w:rsidRDefault="00AF2242">
            <w:pPr>
              <w:pStyle w:val="a7"/>
            </w:pPr>
            <w:r w:rsidRPr="008648D8">
              <w:t>Наименование</w:t>
            </w:r>
            <w:r w:rsidRPr="008648D8">
              <w:br/>
              <w:t>данных</w:t>
            </w:r>
          </w:p>
        </w:tc>
        <w:tc>
          <w:tcPr>
            <w:tcW w:w="1569" w:type="pct"/>
          </w:tcPr>
          <w:p w14:paraId="73215E6D" w14:textId="77777777" w:rsidR="00AF2242" w:rsidRPr="008648D8" w:rsidRDefault="00AF2242">
            <w:pPr>
              <w:pStyle w:val="a7"/>
            </w:pPr>
            <w:r w:rsidRPr="008648D8">
              <w:t>Структура данных</w:t>
            </w:r>
          </w:p>
        </w:tc>
        <w:tc>
          <w:tcPr>
            <w:tcW w:w="1010" w:type="pct"/>
          </w:tcPr>
          <w:p w14:paraId="623071D5" w14:textId="77777777" w:rsidR="00AF2242" w:rsidRPr="008648D8" w:rsidRDefault="00AF2242">
            <w:pPr>
              <w:pStyle w:val="a7"/>
            </w:pPr>
            <w:r w:rsidRPr="008648D8">
              <w:t>Способ ввода данных</w:t>
            </w:r>
          </w:p>
        </w:tc>
        <w:tc>
          <w:tcPr>
            <w:tcW w:w="1155" w:type="pct"/>
          </w:tcPr>
          <w:p w14:paraId="778BEA7E" w14:textId="77777777" w:rsidR="00AF2242" w:rsidRPr="008648D8" w:rsidRDefault="00AF2242">
            <w:pPr>
              <w:pStyle w:val="a7"/>
            </w:pPr>
            <w:r w:rsidRPr="008648D8">
              <w:t>Ограничения</w:t>
            </w:r>
          </w:p>
        </w:tc>
      </w:tr>
      <w:tr w:rsidR="00AF2242" w:rsidRPr="00E515B8" w14:paraId="7A74A425" w14:textId="77777777">
        <w:trPr>
          <w:trHeight w:val="663"/>
          <w:jc w:val="center"/>
        </w:trPr>
        <w:tc>
          <w:tcPr>
            <w:tcW w:w="1266" w:type="pct"/>
          </w:tcPr>
          <w:p w14:paraId="6DB5F791" w14:textId="77777777" w:rsidR="00AF2242" w:rsidRPr="008648D8" w:rsidRDefault="00AF2242">
            <w:pPr>
              <w:pStyle w:val="a7"/>
              <w:rPr>
                <w:color w:val="FF0000"/>
              </w:rPr>
            </w:pPr>
            <w:r>
              <w:rPr>
                <w:color w:val="000000"/>
                <w:kern w:val="24"/>
              </w:rPr>
              <w:t>Уникальный номер идентификации запроса</w:t>
            </w:r>
          </w:p>
        </w:tc>
        <w:tc>
          <w:tcPr>
            <w:tcW w:w="1569" w:type="pct"/>
          </w:tcPr>
          <w:p w14:paraId="78E75821" w14:textId="77777777" w:rsidR="00AF2242" w:rsidRPr="00791A49" w:rsidRDefault="00AF2242">
            <w:pPr>
              <w:pStyle w:val="a7"/>
            </w:pPr>
            <w:r w:rsidRPr="00791A49">
              <w:t>Строка</w:t>
            </w:r>
          </w:p>
        </w:tc>
        <w:tc>
          <w:tcPr>
            <w:tcW w:w="1010" w:type="pct"/>
          </w:tcPr>
          <w:p w14:paraId="5E2CDDE7" w14:textId="77777777" w:rsidR="00AF2242" w:rsidRPr="00791A49" w:rsidRDefault="00AF2242">
            <w:pPr>
              <w:pStyle w:val="a7"/>
            </w:pPr>
            <w:r>
              <w:t>Программное задание</w:t>
            </w:r>
          </w:p>
        </w:tc>
        <w:tc>
          <w:tcPr>
            <w:tcW w:w="1155" w:type="pct"/>
          </w:tcPr>
          <w:p w14:paraId="7A49C0C1" w14:textId="77777777" w:rsidR="00AF2242" w:rsidRPr="00791A49" w:rsidRDefault="00AF2242">
            <w:pPr>
              <w:pStyle w:val="a7"/>
            </w:pPr>
            <w:r>
              <w:t>Уникальность</w:t>
            </w:r>
          </w:p>
        </w:tc>
      </w:tr>
      <w:tr w:rsidR="00AF2242" w:rsidRPr="00347B26" w14:paraId="56FC7A21" w14:textId="77777777">
        <w:trPr>
          <w:trHeight w:val="663"/>
          <w:jc w:val="center"/>
        </w:trPr>
        <w:tc>
          <w:tcPr>
            <w:tcW w:w="1266" w:type="pct"/>
          </w:tcPr>
          <w:p w14:paraId="67CA1F58" w14:textId="77777777" w:rsidR="00AF2242" w:rsidRPr="008648D8" w:rsidRDefault="00AF2242">
            <w:pPr>
              <w:pStyle w:val="a7"/>
            </w:pPr>
            <w:r>
              <w:t>Контекст</w:t>
            </w:r>
          </w:p>
        </w:tc>
        <w:tc>
          <w:tcPr>
            <w:tcW w:w="1569" w:type="pct"/>
          </w:tcPr>
          <w:p w14:paraId="50214F34" w14:textId="77777777" w:rsidR="00AF2242" w:rsidRPr="008648D8" w:rsidRDefault="00AF2242">
            <w:pPr>
              <w:pStyle w:val="a7"/>
            </w:pPr>
            <w:r>
              <w:t xml:space="preserve">Объект класса </w:t>
            </w:r>
            <w:proofErr w:type="spellStart"/>
            <w:r>
              <w:rPr>
                <w:lang w:val="en-US"/>
              </w:rPr>
              <w:t>JobContext</w:t>
            </w:r>
            <w:proofErr w:type="spellEnd"/>
          </w:p>
        </w:tc>
        <w:tc>
          <w:tcPr>
            <w:tcW w:w="1010" w:type="pct"/>
          </w:tcPr>
          <w:p w14:paraId="28E86EBC" w14:textId="77777777" w:rsidR="00AF2242" w:rsidRPr="008648D8" w:rsidRDefault="00AF2242">
            <w:pPr>
              <w:pStyle w:val="a7"/>
            </w:pPr>
            <w:r>
              <w:t>Программное задание</w:t>
            </w:r>
          </w:p>
        </w:tc>
        <w:tc>
          <w:tcPr>
            <w:tcW w:w="1155" w:type="pct"/>
          </w:tcPr>
          <w:p w14:paraId="77ECEAE6" w14:textId="77777777" w:rsidR="00AF2242" w:rsidRPr="008648D8" w:rsidRDefault="00AF2242">
            <w:pPr>
              <w:pStyle w:val="a7"/>
            </w:pPr>
            <w:r>
              <w:t>-</w:t>
            </w:r>
          </w:p>
        </w:tc>
      </w:tr>
      <w:tr w:rsidR="00AF2242" w:rsidRPr="00347B26" w14:paraId="3C5E7424" w14:textId="77777777">
        <w:trPr>
          <w:trHeight w:val="663"/>
          <w:jc w:val="center"/>
        </w:trPr>
        <w:tc>
          <w:tcPr>
            <w:tcW w:w="1266" w:type="pct"/>
          </w:tcPr>
          <w:p w14:paraId="2EE63881" w14:textId="77777777" w:rsidR="00AF2242" w:rsidRDefault="00AF2242">
            <w:pPr>
              <w:pStyle w:val="a7"/>
            </w:pPr>
            <w:r>
              <w:t>Запрос</w:t>
            </w:r>
          </w:p>
        </w:tc>
        <w:tc>
          <w:tcPr>
            <w:tcW w:w="1569" w:type="pct"/>
          </w:tcPr>
          <w:p w14:paraId="511271A6" w14:textId="77777777" w:rsidR="00AF2242" w:rsidRPr="00791A49" w:rsidRDefault="00AF2242">
            <w:pPr>
              <w:pStyle w:val="a7"/>
            </w:pPr>
            <w:r>
              <w:t>Строка</w:t>
            </w:r>
          </w:p>
        </w:tc>
        <w:tc>
          <w:tcPr>
            <w:tcW w:w="1010" w:type="pct"/>
          </w:tcPr>
          <w:p w14:paraId="4B9EBD67" w14:textId="77777777" w:rsidR="00AF2242" w:rsidRPr="00E04DD2" w:rsidRDefault="00AF2242">
            <w:pPr>
              <w:pStyle w:val="a7"/>
            </w:pPr>
            <w:r>
              <w:t xml:space="preserve">Ручной ввод </w:t>
            </w:r>
            <w:r>
              <w:rPr>
                <w:lang w:val="en-US"/>
              </w:rPr>
              <w:t>/</w:t>
            </w:r>
            <w:r>
              <w:t xml:space="preserve"> программное задание</w:t>
            </w:r>
          </w:p>
        </w:tc>
        <w:tc>
          <w:tcPr>
            <w:tcW w:w="1155" w:type="pct"/>
          </w:tcPr>
          <w:p w14:paraId="23D4F8ED" w14:textId="77777777" w:rsidR="00AF2242" w:rsidRPr="00791A49" w:rsidRDefault="00AF2242">
            <w:pPr>
              <w:pStyle w:val="a7"/>
              <w:rPr>
                <w:kern w:val="24"/>
              </w:rPr>
            </w:pPr>
            <w:r>
              <w:rPr>
                <w:kern w:val="24"/>
              </w:rPr>
              <w:t>-</w:t>
            </w:r>
          </w:p>
        </w:tc>
      </w:tr>
      <w:tr w:rsidR="00AF2242" w:rsidRPr="00347B26" w14:paraId="6EF51E83" w14:textId="77777777">
        <w:trPr>
          <w:trHeight w:val="663"/>
          <w:jc w:val="center"/>
        </w:trPr>
        <w:tc>
          <w:tcPr>
            <w:tcW w:w="1266" w:type="pct"/>
          </w:tcPr>
          <w:p w14:paraId="0E9A4CF7" w14:textId="77777777" w:rsidR="00AF2242" w:rsidRDefault="00AF2242">
            <w:pPr>
              <w:pStyle w:val="a7"/>
            </w:pPr>
            <w:r>
              <w:t>Настройка стратегии аугментации</w:t>
            </w:r>
          </w:p>
        </w:tc>
        <w:tc>
          <w:tcPr>
            <w:tcW w:w="1569" w:type="pct"/>
          </w:tcPr>
          <w:p w14:paraId="508768EF" w14:textId="77777777" w:rsidR="00AF2242" w:rsidRPr="00791A49" w:rsidRDefault="00AF2242">
            <w:pPr>
              <w:pStyle w:val="a7"/>
            </w:pPr>
            <w:r>
              <w:t>Логическое значение</w:t>
            </w:r>
          </w:p>
        </w:tc>
        <w:tc>
          <w:tcPr>
            <w:tcW w:w="1010" w:type="pct"/>
          </w:tcPr>
          <w:p w14:paraId="75D1846B" w14:textId="77777777" w:rsidR="00AF2242" w:rsidRPr="00027977" w:rsidRDefault="00AF2242">
            <w:pPr>
              <w:pStyle w:val="a7"/>
            </w:pPr>
            <w:r>
              <w:t xml:space="preserve">Ручной ввод </w:t>
            </w:r>
            <w:r>
              <w:rPr>
                <w:lang w:val="en-US"/>
              </w:rPr>
              <w:t xml:space="preserve">/ </w:t>
            </w:r>
            <w:r>
              <w:t>программное задание</w:t>
            </w:r>
          </w:p>
        </w:tc>
        <w:tc>
          <w:tcPr>
            <w:tcW w:w="1155" w:type="pct"/>
          </w:tcPr>
          <w:p w14:paraId="01D1F6C9" w14:textId="77777777" w:rsidR="00AF2242" w:rsidRPr="00791A49" w:rsidRDefault="00AF2242">
            <w:pPr>
              <w:pStyle w:val="a7"/>
              <w:rPr>
                <w:kern w:val="24"/>
              </w:rPr>
            </w:pPr>
            <w:r>
              <w:rPr>
                <w:kern w:val="24"/>
              </w:rPr>
              <w:t>-</w:t>
            </w:r>
          </w:p>
        </w:tc>
      </w:tr>
      <w:tr w:rsidR="00AF2242" w:rsidRPr="00347B26" w14:paraId="733AE37B" w14:textId="77777777">
        <w:trPr>
          <w:trHeight w:val="663"/>
          <w:jc w:val="center"/>
        </w:trPr>
        <w:tc>
          <w:tcPr>
            <w:tcW w:w="1266" w:type="pct"/>
          </w:tcPr>
          <w:p w14:paraId="4CA068D9" w14:textId="77777777" w:rsidR="00AF2242" w:rsidRDefault="00AF2242">
            <w:pPr>
              <w:pStyle w:val="a7"/>
            </w:pPr>
            <w:r>
              <w:t>Путь к файлу с настройками процесса обработки документов</w:t>
            </w:r>
          </w:p>
        </w:tc>
        <w:tc>
          <w:tcPr>
            <w:tcW w:w="1569" w:type="pct"/>
          </w:tcPr>
          <w:p w14:paraId="40E334E8" w14:textId="77777777" w:rsidR="00AF2242" w:rsidRDefault="00AF2242">
            <w:pPr>
              <w:pStyle w:val="a7"/>
            </w:pPr>
            <w:r>
              <w:t>Строка</w:t>
            </w:r>
          </w:p>
        </w:tc>
        <w:tc>
          <w:tcPr>
            <w:tcW w:w="1010" w:type="pct"/>
          </w:tcPr>
          <w:p w14:paraId="67718D95" w14:textId="77777777" w:rsidR="00AF2242" w:rsidRPr="00A13725" w:rsidRDefault="00AF2242">
            <w:pPr>
              <w:pStyle w:val="a7"/>
            </w:pPr>
            <w:r>
              <w:t>Ручной ввод</w:t>
            </w:r>
            <w:r>
              <w:rPr>
                <w:lang w:val="en-US"/>
              </w:rPr>
              <w:t xml:space="preserve"> / </w:t>
            </w:r>
            <w:r>
              <w:t>программное задание</w:t>
            </w:r>
          </w:p>
        </w:tc>
        <w:tc>
          <w:tcPr>
            <w:tcW w:w="1155" w:type="pct"/>
          </w:tcPr>
          <w:p w14:paraId="0A517D26" w14:textId="77777777" w:rsidR="00AF2242" w:rsidRDefault="00AF2242">
            <w:pPr>
              <w:pStyle w:val="a7"/>
              <w:rPr>
                <w:kern w:val="24"/>
              </w:rPr>
            </w:pPr>
            <w:r>
              <w:rPr>
                <w:kern w:val="24"/>
              </w:rPr>
              <w:t>-</w:t>
            </w:r>
          </w:p>
        </w:tc>
      </w:tr>
      <w:tr w:rsidR="00AF2242" w:rsidRPr="00347B26" w14:paraId="43921463" w14:textId="77777777">
        <w:trPr>
          <w:trHeight w:val="663"/>
          <w:jc w:val="center"/>
        </w:trPr>
        <w:tc>
          <w:tcPr>
            <w:tcW w:w="1266" w:type="pct"/>
          </w:tcPr>
          <w:p w14:paraId="3535ED3B" w14:textId="77777777" w:rsidR="00AF2242" w:rsidRDefault="00AF2242">
            <w:pPr>
              <w:pStyle w:val="a7"/>
            </w:pPr>
            <w:r>
              <w:t>Путь к файлу с переменными окружения</w:t>
            </w:r>
          </w:p>
        </w:tc>
        <w:tc>
          <w:tcPr>
            <w:tcW w:w="1569" w:type="pct"/>
          </w:tcPr>
          <w:p w14:paraId="70DABA89" w14:textId="77777777" w:rsidR="00AF2242" w:rsidRDefault="00AF2242">
            <w:pPr>
              <w:pStyle w:val="a7"/>
            </w:pPr>
            <w:r>
              <w:t>Строка</w:t>
            </w:r>
          </w:p>
        </w:tc>
        <w:tc>
          <w:tcPr>
            <w:tcW w:w="1010" w:type="pct"/>
          </w:tcPr>
          <w:p w14:paraId="12330C43" w14:textId="77777777" w:rsidR="00AF2242" w:rsidRPr="00650B55" w:rsidRDefault="00AF2242">
            <w:pPr>
              <w:pStyle w:val="a7"/>
              <w:rPr>
                <w:lang w:val="en-US"/>
              </w:rPr>
            </w:pPr>
            <w:r>
              <w:t>Ручной ввод / программное задание</w:t>
            </w:r>
          </w:p>
        </w:tc>
        <w:tc>
          <w:tcPr>
            <w:tcW w:w="1155" w:type="pct"/>
          </w:tcPr>
          <w:p w14:paraId="4B6A2ECC" w14:textId="77777777" w:rsidR="00AF2242" w:rsidRDefault="00AF2242">
            <w:pPr>
              <w:pStyle w:val="a7"/>
              <w:rPr>
                <w:kern w:val="24"/>
              </w:rPr>
            </w:pPr>
            <w:r>
              <w:rPr>
                <w:kern w:val="24"/>
              </w:rPr>
              <w:t>-</w:t>
            </w:r>
          </w:p>
        </w:tc>
      </w:tr>
    </w:tbl>
    <w:p w14:paraId="5624F05B" w14:textId="77777777" w:rsidR="00AF2242" w:rsidRDefault="00AF2242" w:rsidP="00AF2242">
      <w:pPr>
        <w:pStyle w:val="a3"/>
      </w:pPr>
    </w:p>
    <w:p w14:paraId="6225BD74" w14:textId="77777777" w:rsidR="00AF2242" w:rsidRPr="00AC47CF" w:rsidRDefault="00AF2242" w:rsidP="00AF2242">
      <w:pPr>
        <w:pStyle w:val="a3"/>
      </w:pPr>
    </w:p>
    <w:p w14:paraId="5CE208A5" w14:textId="64BCD9AC" w:rsidR="00AF2242" w:rsidRPr="00111B78" w:rsidRDefault="00AF2242" w:rsidP="00111B78">
      <w:pPr>
        <w:pStyle w:val="ListParagraph"/>
        <w:numPr>
          <w:ilvl w:val="2"/>
          <w:numId w:val="4"/>
        </w:numPr>
        <w:spacing w:line="360" w:lineRule="auto"/>
        <w:ind w:left="0" w:firstLine="0"/>
        <w:jc w:val="both"/>
        <w:outlineLvl w:val="1"/>
        <w:rPr>
          <w:rFonts w:ascii="Times New Roman" w:hAnsi="Times New Roman" w:cs="Times New Roman"/>
          <w:b/>
          <w:bCs/>
          <w:i/>
          <w:iCs/>
        </w:rPr>
      </w:pPr>
      <w:r w:rsidRPr="00EB4C78">
        <w:t xml:space="preserve"> </w:t>
      </w:r>
      <w:bookmarkStart w:id="77" w:name="_Toc185703865"/>
      <w:bookmarkStart w:id="78" w:name="_Toc185708553"/>
      <w:commentRangeStart w:id="79"/>
      <w:r w:rsidRPr="00111B78">
        <w:rPr>
          <w:rFonts w:ascii="Times New Roman" w:hAnsi="Times New Roman" w:cs="Times New Roman"/>
          <w:b/>
          <w:bCs/>
          <w:i/>
          <w:iCs/>
        </w:rPr>
        <w:t xml:space="preserve">Состав и структура входных данных для модуля на основе алгоритма повышения эффективности БЯМ за счет использования ансамблей моделей и </w:t>
      </w:r>
      <w:proofErr w:type="spellStart"/>
      <w:r w:rsidRPr="00111B78">
        <w:rPr>
          <w:rFonts w:ascii="Times New Roman" w:hAnsi="Times New Roman" w:cs="Times New Roman"/>
          <w:b/>
          <w:bCs/>
          <w:i/>
          <w:iCs/>
        </w:rPr>
        <w:t>мультиагентных</w:t>
      </w:r>
      <w:proofErr w:type="spellEnd"/>
      <w:r w:rsidRPr="00111B78">
        <w:rPr>
          <w:rFonts w:ascii="Times New Roman" w:hAnsi="Times New Roman" w:cs="Times New Roman"/>
          <w:b/>
          <w:bCs/>
          <w:i/>
          <w:iCs/>
        </w:rPr>
        <w:t xml:space="preserve"> технологий</w:t>
      </w:r>
      <w:commentRangeEnd w:id="79"/>
      <w:r>
        <w:rPr>
          <w:rStyle w:val="CommentReference"/>
        </w:rPr>
        <w:commentReference w:id="79"/>
      </w:r>
      <w:bookmarkEnd w:id="77"/>
      <w:bookmarkEnd w:id="78"/>
    </w:p>
    <w:p w14:paraId="77630199" w14:textId="65BDDC9B" w:rsidR="000C66E7" w:rsidRDefault="000C66E7" w:rsidP="00AF2242">
      <w:pPr>
        <w:pStyle w:val="a3"/>
        <w:ind w:firstLine="0"/>
      </w:pPr>
    </w:p>
    <w:p w14:paraId="6672854B" w14:textId="77777777" w:rsidR="00AF2242" w:rsidRDefault="00AF2242" w:rsidP="00AF2242">
      <w:pPr>
        <w:pStyle w:val="a3"/>
        <w:ind w:firstLine="0"/>
      </w:pPr>
      <w:r>
        <w:t xml:space="preserve">Для проведения запросов к отдельным агентам посредством </w:t>
      </w:r>
      <w:proofErr w:type="spellStart"/>
      <w:r>
        <w:t>Websocket</w:t>
      </w:r>
      <w:proofErr w:type="spellEnd"/>
      <w:r>
        <w:t xml:space="preserve"> </w:t>
      </w:r>
      <w:proofErr w:type="spellStart"/>
      <w:r>
        <w:t>эндпойнта</w:t>
      </w:r>
      <w:proofErr w:type="spellEnd"/>
      <w:r>
        <w:t xml:space="preserve"> необходимо передать запрос в формате JSON, содержащий:</w:t>
      </w:r>
    </w:p>
    <w:p w14:paraId="527088E7" w14:textId="77777777" w:rsidR="00AF2242" w:rsidRDefault="00AF2242" w:rsidP="002D1221">
      <w:pPr>
        <w:pStyle w:val="a3"/>
        <w:numPr>
          <w:ilvl w:val="0"/>
          <w:numId w:val="8"/>
        </w:numPr>
      </w:pPr>
      <w:r>
        <w:t xml:space="preserve">идентификатор сессии, </w:t>
      </w:r>
    </w:p>
    <w:p w14:paraId="4240ED05" w14:textId="77777777" w:rsidR="00AF2242" w:rsidRDefault="00AF2242" w:rsidP="002D1221">
      <w:pPr>
        <w:pStyle w:val="a3"/>
        <w:numPr>
          <w:ilvl w:val="0"/>
          <w:numId w:val="8"/>
        </w:numPr>
      </w:pPr>
      <w:r>
        <w:t xml:space="preserve">идентификатор агента, доступный на </w:t>
      </w:r>
      <w:proofErr w:type="spellStart"/>
      <w:r>
        <w:t>эндпойнте</w:t>
      </w:r>
      <w:proofErr w:type="spellEnd"/>
      <w:r>
        <w:t xml:space="preserve"> листинга агентов или заданный на этапе конфигурирования компоненты, </w:t>
      </w:r>
    </w:p>
    <w:p w14:paraId="4FD1B042" w14:textId="77777777" w:rsidR="00AF2242" w:rsidRDefault="00AF2242" w:rsidP="002D1221">
      <w:pPr>
        <w:pStyle w:val="a3"/>
        <w:numPr>
          <w:ilvl w:val="0"/>
          <w:numId w:val="8"/>
        </w:numPr>
      </w:pPr>
      <w:r>
        <w:t xml:space="preserve">историю сессии (если существует), </w:t>
      </w:r>
    </w:p>
    <w:p w14:paraId="3A63ACD8" w14:textId="77777777" w:rsidR="00AF2242" w:rsidRDefault="00AF2242" w:rsidP="002D1221">
      <w:pPr>
        <w:pStyle w:val="a3"/>
        <w:numPr>
          <w:ilvl w:val="0"/>
          <w:numId w:val="8"/>
        </w:numPr>
      </w:pPr>
      <w:r>
        <w:t>запрос, ответ на который требуется сгенерировать,</w:t>
      </w:r>
    </w:p>
    <w:p w14:paraId="1CEA9E48" w14:textId="77777777" w:rsidR="00AF2242" w:rsidRDefault="00AF2242" w:rsidP="002D1221">
      <w:pPr>
        <w:pStyle w:val="a3"/>
        <w:numPr>
          <w:ilvl w:val="0"/>
          <w:numId w:val="8"/>
        </w:numPr>
      </w:pPr>
      <w:r>
        <w:t>параметры агента (при необходимости проведения запроса с параметрами, отличающимися от параметров, заданных на этапе конфигурирования компоненты).</w:t>
      </w:r>
    </w:p>
    <w:p w14:paraId="6FC6F264" w14:textId="77777777" w:rsidR="00AF2242" w:rsidRDefault="00AF2242" w:rsidP="00AF2242">
      <w:pPr>
        <w:pStyle w:val="a3"/>
        <w:ind w:firstLine="0"/>
      </w:pPr>
      <w:r>
        <w:t xml:space="preserve">Проведение запросов к агентам типа </w:t>
      </w:r>
      <w:proofErr w:type="spellStart"/>
      <w:r>
        <w:t>RouterAgent</w:t>
      </w:r>
      <w:proofErr w:type="spellEnd"/>
      <w:r>
        <w:t xml:space="preserve"> и </w:t>
      </w:r>
      <w:proofErr w:type="spellStart"/>
      <w:r>
        <w:t>EnsembleAgent</w:t>
      </w:r>
      <w:proofErr w:type="spellEnd"/>
      <w:r>
        <w:t xml:space="preserve"> посредством </w:t>
      </w:r>
      <w:proofErr w:type="spellStart"/>
      <w:r>
        <w:t>Websocket</w:t>
      </w:r>
      <w:proofErr w:type="spellEnd"/>
      <w:r>
        <w:t xml:space="preserve"> </w:t>
      </w:r>
      <w:proofErr w:type="spellStart"/>
      <w:r>
        <w:t>эндпойнта</w:t>
      </w:r>
      <w:proofErr w:type="spellEnd"/>
      <w:r>
        <w:t xml:space="preserve"> необходимо передать запрос в формате JSON, содержащий:</w:t>
      </w:r>
    </w:p>
    <w:p w14:paraId="3E4DD60C" w14:textId="77777777" w:rsidR="00AF2242" w:rsidRDefault="00AF2242" w:rsidP="002D1221">
      <w:pPr>
        <w:pStyle w:val="a3"/>
        <w:numPr>
          <w:ilvl w:val="0"/>
          <w:numId w:val="8"/>
        </w:numPr>
      </w:pPr>
      <w:r>
        <w:t xml:space="preserve">идентификатор сессии, </w:t>
      </w:r>
    </w:p>
    <w:p w14:paraId="4B195D9B" w14:textId="77777777" w:rsidR="00AF2242" w:rsidRDefault="00AF2242" w:rsidP="002D1221">
      <w:pPr>
        <w:pStyle w:val="a3"/>
        <w:numPr>
          <w:ilvl w:val="0"/>
          <w:numId w:val="8"/>
        </w:numPr>
      </w:pPr>
      <w:r>
        <w:t xml:space="preserve">историю сессии (если существует), </w:t>
      </w:r>
    </w:p>
    <w:p w14:paraId="2728D595" w14:textId="77777777" w:rsidR="00AF2242" w:rsidRDefault="00AF2242" w:rsidP="002D1221">
      <w:pPr>
        <w:pStyle w:val="a3"/>
        <w:numPr>
          <w:ilvl w:val="0"/>
          <w:numId w:val="8"/>
        </w:numPr>
      </w:pPr>
      <w:r>
        <w:t>запрос, ответ на который требуется сгенерировать</w:t>
      </w:r>
    </w:p>
    <w:p w14:paraId="64967989" w14:textId="77777777" w:rsidR="00AF2242" w:rsidRDefault="00AF2242" w:rsidP="00AF2242">
      <w:pPr>
        <w:pStyle w:val="a3"/>
        <w:ind w:left="1069"/>
      </w:pPr>
    </w:p>
    <w:p w14:paraId="7BC176C0" w14:textId="33E25BF6" w:rsidR="00AF2242" w:rsidRPr="009F4591" w:rsidRDefault="00AF2242" w:rsidP="00AF2242">
      <w:pPr>
        <w:pStyle w:val="a3"/>
      </w:pPr>
      <w:r w:rsidRPr="009F4591">
        <w:t>В таблице </w:t>
      </w:r>
      <w:r w:rsidRPr="009F4591">
        <w:fldChar w:fldCharType="begin"/>
      </w:r>
      <w:r w:rsidRPr="009F4591">
        <w:instrText xml:space="preserve"> REF _Ref121401380 \h  \* MERGEFORMAT </w:instrText>
      </w:r>
      <w:r w:rsidRPr="009F4591">
        <w:fldChar w:fldCharType="separate"/>
      </w:r>
      <w:r w:rsidRPr="009F4591">
        <w:t xml:space="preserve">Таблица </w:t>
      </w:r>
      <w:r w:rsidRPr="009F4591">
        <w:fldChar w:fldCharType="end"/>
      </w:r>
      <w:r w:rsidR="00111B78">
        <w:t>7</w:t>
      </w:r>
      <w:r w:rsidRPr="009F4591">
        <w:t xml:space="preserve">.1.3 указаны типы, структура, а также способы ввода и ограничения входных данных. </w:t>
      </w:r>
    </w:p>
    <w:p w14:paraId="47F598DD" w14:textId="55A1B4D4" w:rsidR="00AF2242" w:rsidRDefault="00AF2242" w:rsidP="00AF2242">
      <w:pPr>
        <w:pStyle w:val="a5"/>
      </w:pPr>
      <w:r w:rsidRPr="009F4591">
        <w:t xml:space="preserve">Таблица </w:t>
      </w:r>
      <w:r w:rsidRPr="009F4591">
        <w:fldChar w:fldCharType="begin"/>
      </w:r>
      <w:r w:rsidRPr="009F4591">
        <w:instrText xml:space="preserve"> SEQ Таблица \* ARABIC </w:instrText>
      </w:r>
      <w:r w:rsidRPr="009F4591">
        <w:fldChar w:fldCharType="separate"/>
      </w:r>
      <w:r w:rsidRPr="009F4591">
        <w:t>1.</w:t>
      </w:r>
      <w:r w:rsidRPr="009F4591">
        <w:fldChar w:fldCharType="end"/>
      </w:r>
      <w:r w:rsidRPr="009F4591">
        <w:t xml:space="preserve">3 – Входные данные </w:t>
      </w:r>
      <w:commentRangeStart w:id="80"/>
      <w:r>
        <w:t xml:space="preserve">для модуля на основе алгоритма повышения эффективности БЯМ за счет использования ансамблей моделей и </w:t>
      </w:r>
      <w:proofErr w:type="spellStart"/>
      <w:r>
        <w:t>мультиагентных</w:t>
      </w:r>
      <w:proofErr w:type="spellEnd"/>
      <w:r>
        <w:t xml:space="preserve"> технологий</w:t>
      </w:r>
      <w:commentRangeEnd w:id="80"/>
      <w:r>
        <w:rPr>
          <w:rStyle w:val="CommentReference"/>
        </w:rPr>
        <w:commentReference w:id="80"/>
      </w:r>
    </w:p>
    <w:tbl>
      <w:tblPr>
        <w:tblStyle w:val="TableGrid"/>
        <w:tblW w:w="0" w:type="auto"/>
        <w:jc w:val="center"/>
        <w:tblLook w:val="04A0" w:firstRow="1" w:lastRow="0" w:firstColumn="1" w:lastColumn="0" w:noHBand="0" w:noVBand="1"/>
      </w:tblPr>
      <w:tblGrid>
        <w:gridCol w:w="2282"/>
        <w:gridCol w:w="2040"/>
        <w:gridCol w:w="3000"/>
        <w:gridCol w:w="1694"/>
      </w:tblGrid>
      <w:tr w:rsidR="00AF2242" w14:paraId="6F86171C" w14:textId="77777777">
        <w:trPr>
          <w:trHeight w:val="663"/>
          <w:jc w:val="center"/>
        </w:trPr>
        <w:tc>
          <w:tcPr>
            <w:tcW w:w="2282" w:type="dxa"/>
          </w:tcPr>
          <w:p w14:paraId="33F62C87" w14:textId="77777777" w:rsidR="00AF2242" w:rsidRPr="009F4591" w:rsidRDefault="00AF2242">
            <w:pPr>
              <w:pStyle w:val="a7"/>
            </w:pPr>
            <w:r w:rsidRPr="009F4591">
              <w:t>Наименование</w:t>
            </w:r>
            <w:r>
              <w:br/>
            </w:r>
            <w:r w:rsidRPr="009F4591">
              <w:t>данных</w:t>
            </w:r>
          </w:p>
        </w:tc>
        <w:tc>
          <w:tcPr>
            <w:tcW w:w="2040" w:type="dxa"/>
          </w:tcPr>
          <w:p w14:paraId="06171382" w14:textId="77777777" w:rsidR="00AF2242" w:rsidRPr="009F4591" w:rsidRDefault="00AF2242">
            <w:pPr>
              <w:pStyle w:val="a7"/>
            </w:pPr>
            <w:r w:rsidRPr="009F4591">
              <w:t>Структура данных</w:t>
            </w:r>
          </w:p>
        </w:tc>
        <w:tc>
          <w:tcPr>
            <w:tcW w:w="3000" w:type="dxa"/>
          </w:tcPr>
          <w:p w14:paraId="3E541B3F" w14:textId="77777777" w:rsidR="00AF2242" w:rsidRPr="009F4591" w:rsidRDefault="00AF2242">
            <w:pPr>
              <w:pStyle w:val="a7"/>
            </w:pPr>
            <w:r w:rsidRPr="009F4591">
              <w:t>Способ ввода данных</w:t>
            </w:r>
          </w:p>
        </w:tc>
        <w:tc>
          <w:tcPr>
            <w:tcW w:w="1694" w:type="dxa"/>
          </w:tcPr>
          <w:p w14:paraId="3BA6227E" w14:textId="77777777" w:rsidR="00AF2242" w:rsidRPr="009F4591" w:rsidRDefault="00AF2242">
            <w:pPr>
              <w:pStyle w:val="a7"/>
            </w:pPr>
            <w:r w:rsidRPr="009F4591">
              <w:t>Ограничения</w:t>
            </w:r>
          </w:p>
        </w:tc>
      </w:tr>
      <w:tr w:rsidR="00AF2242" w14:paraId="50A91DE3" w14:textId="77777777">
        <w:trPr>
          <w:trHeight w:val="663"/>
          <w:jc w:val="center"/>
        </w:trPr>
        <w:tc>
          <w:tcPr>
            <w:tcW w:w="2282" w:type="dxa"/>
          </w:tcPr>
          <w:p w14:paraId="06317720" w14:textId="77777777" w:rsidR="00AF2242" w:rsidRDefault="00AF2242">
            <w:pPr>
              <w:pStyle w:val="a7"/>
            </w:pPr>
            <w:r w:rsidRPr="009F4591">
              <w:rPr>
                <w:color w:val="000000" w:themeColor="text1"/>
              </w:rPr>
              <w:t>Идентификатор сессии</w:t>
            </w:r>
          </w:p>
        </w:tc>
        <w:tc>
          <w:tcPr>
            <w:tcW w:w="2040" w:type="dxa"/>
          </w:tcPr>
          <w:p w14:paraId="32B3B41C" w14:textId="77777777" w:rsidR="00AF2242" w:rsidRPr="009F4591" w:rsidRDefault="00AF2242">
            <w:pPr>
              <w:pStyle w:val="a7"/>
              <w:rPr>
                <w:color w:val="000000" w:themeColor="text1"/>
              </w:rPr>
            </w:pPr>
            <w:r w:rsidRPr="009F4591">
              <w:rPr>
                <w:color w:val="000000" w:themeColor="text1"/>
              </w:rPr>
              <w:t>UUID4</w:t>
            </w:r>
          </w:p>
        </w:tc>
        <w:tc>
          <w:tcPr>
            <w:tcW w:w="3000" w:type="dxa"/>
          </w:tcPr>
          <w:p w14:paraId="33115377" w14:textId="77777777" w:rsidR="00AF2242" w:rsidRPr="009F4591" w:rsidRDefault="00AF2242">
            <w:pPr>
              <w:pStyle w:val="a7"/>
              <w:rPr>
                <w:color w:val="000000" w:themeColor="text1"/>
                <w:lang w:val="en-US"/>
              </w:rPr>
            </w:pPr>
            <w:proofErr w:type="spellStart"/>
            <w:r w:rsidRPr="009F4591">
              <w:rPr>
                <w:color w:val="000000" w:themeColor="text1"/>
                <w:lang w:val="en-US"/>
              </w:rPr>
              <w:t>Значение</w:t>
            </w:r>
            <w:proofErr w:type="spellEnd"/>
            <w:r w:rsidRPr="009F4591">
              <w:rPr>
                <w:color w:val="000000" w:themeColor="text1"/>
                <w:lang w:val="en-US"/>
              </w:rPr>
              <w:t xml:space="preserve"> </w:t>
            </w:r>
            <w:proofErr w:type="spellStart"/>
            <w:r w:rsidRPr="009F4591">
              <w:rPr>
                <w:color w:val="000000" w:themeColor="text1"/>
                <w:lang w:val="en-US"/>
              </w:rPr>
              <w:t>поля</w:t>
            </w:r>
            <w:proofErr w:type="spellEnd"/>
            <w:r w:rsidRPr="009F4591">
              <w:rPr>
                <w:color w:val="000000" w:themeColor="text1"/>
                <w:lang w:val="en-US"/>
              </w:rPr>
              <w:t xml:space="preserve"> “</w:t>
            </w:r>
            <w:proofErr w:type="spellStart"/>
            <w:r w:rsidRPr="009F4591">
              <w:rPr>
                <w:color w:val="000000" w:themeColor="text1"/>
                <w:lang w:val="en-US"/>
              </w:rPr>
              <w:t>dialogue_id</w:t>
            </w:r>
            <w:proofErr w:type="spellEnd"/>
            <w:r w:rsidRPr="009F4591">
              <w:rPr>
                <w:color w:val="000000" w:themeColor="text1"/>
                <w:lang w:val="en-US"/>
              </w:rPr>
              <w:t xml:space="preserve">” </w:t>
            </w:r>
            <w:proofErr w:type="spellStart"/>
            <w:r w:rsidRPr="009F4591">
              <w:rPr>
                <w:color w:val="000000" w:themeColor="text1"/>
                <w:lang w:val="en-US"/>
              </w:rPr>
              <w:t>на</w:t>
            </w:r>
            <w:proofErr w:type="spellEnd"/>
            <w:r w:rsidRPr="009F4591">
              <w:rPr>
                <w:color w:val="000000" w:themeColor="text1"/>
                <w:lang w:val="en-US"/>
              </w:rPr>
              <w:t xml:space="preserve"> </w:t>
            </w:r>
            <w:proofErr w:type="spellStart"/>
            <w:r w:rsidRPr="009F4591">
              <w:rPr>
                <w:color w:val="000000" w:themeColor="text1"/>
                <w:lang w:val="en-US"/>
              </w:rPr>
              <w:t>эндпойнтах</w:t>
            </w:r>
            <w:proofErr w:type="spellEnd"/>
            <w:r w:rsidRPr="009F4591">
              <w:rPr>
                <w:color w:val="000000" w:themeColor="text1"/>
                <w:lang w:val="en-US"/>
              </w:rPr>
              <w:t xml:space="preserve"> /agent, /router, /ensemble </w:t>
            </w:r>
          </w:p>
        </w:tc>
        <w:tc>
          <w:tcPr>
            <w:tcW w:w="1694" w:type="dxa"/>
          </w:tcPr>
          <w:p w14:paraId="3ABBC609" w14:textId="77777777" w:rsidR="00AF2242" w:rsidRPr="009F4591" w:rsidRDefault="00AF2242">
            <w:pPr>
              <w:pStyle w:val="a7"/>
              <w:rPr>
                <w:color w:val="000000" w:themeColor="text1"/>
              </w:rPr>
            </w:pPr>
            <w:r w:rsidRPr="009F4591">
              <w:rPr>
                <w:color w:val="000000" w:themeColor="text1"/>
              </w:rPr>
              <w:t>-</w:t>
            </w:r>
          </w:p>
        </w:tc>
      </w:tr>
      <w:tr w:rsidR="00AF2242" w14:paraId="358D673F" w14:textId="77777777">
        <w:trPr>
          <w:trHeight w:val="663"/>
          <w:jc w:val="center"/>
        </w:trPr>
        <w:tc>
          <w:tcPr>
            <w:tcW w:w="2282" w:type="dxa"/>
          </w:tcPr>
          <w:p w14:paraId="02EC6669" w14:textId="77777777" w:rsidR="00AF2242" w:rsidRPr="009F4591" w:rsidRDefault="00AF2242">
            <w:pPr>
              <w:pStyle w:val="a7"/>
              <w:rPr>
                <w:color w:val="000000" w:themeColor="text1"/>
              </w:rPr>
            </w:pPr>
            <w:r w:rsidRPr="009F4591">
              <w:rPr>
                <w:color w:val="000000" w:themeColor="text1"/>
              </w:rPr>
              <w:t>Идентификатор агента</w:t>
            </w:r>
          </w:p>
        </w:tc>
        <w:tc>
          <w:tcPr>
            <w:tcW w:w="2040" w:type="dxa"/>
          </w:tcPr>
          <w:p w14:paraId="42216E8F" w14:textId="77777777" w:rsidR="00AF2242" w:rsidRPr="009F4591" w:rsidRDefault="00AF2242">
            <w:pPr>
              <w:pStyle w:val="a7"/>
              <w:rPr>
                <w:color w:val="000000" w:themeColor="text1"/>
              </w:rPr>
            </w:pPr>
            <w:r w:rsidRPr="009F4591">
              <w:rPr>
                <w:color w:val="000000" w:themeColor="text1"/>
              </w:rPr>
              <w:t>UUID4</w:t>
            </w:r>
          </w:p>
        </w:tc>
        <w:tc>
          <w:tcPr>
            <w:tcW w:w="3000" w:type="dxa"/>
          </w:tcPr>
          <w:p w14:paraId="179B486F" w14:textId="77777777" w:rsidR="00AF2242" w:rsidRPr="00AF2242" w:rsidRDefault="00AF2242">
            <w:pPr>
              <w:pStyle w:val="a7"/>
              <w:rPr>
                <w:color w:val="000000" w:themeColor="text1"/>
              </w:rPr>
            </w:pPr>
            <w:r w:rsidRPr="00AF2242">
              <w:rPr>
                <w:color w:val="000000" w:themeColor="text1"/>
              </w:rPr>
              <w:t>Значение поля “</w:t>
            </w:r>
            <w:r w:rsidRPr="009F4591">
              <w:rPr>
                <w:color w:val="000000" w:themeColor="text1"/>
                <w:lang w:val="en-US"/>
              </w:rPr>
              <w:t>agent</w:t>
            </w:r>
            <w:r w:rsidRPr="00AF2242">
              <w:rPr>
                <w:color w:val="000000" w:themeColor="text1"/>
              </w:rPr>
              <w:t>_</w:t>
            </w:r>
            <w:r w:rsidRPr="009F4591">
              <w:rPr>
                <w:color w:val="000000" w:themeColor="text1"/>
                <w:lang w:val="en-US"/>
              </w:rPr>
              <w:t>id</w:t>
            </w:r>
            <w:r w:rsidRPr="00AF2242">
              <w:rPr>
                <w:color w:val="000000" w:themeColor="text1"/>
              </w:rPr>
              <w:t xml:space="preserve">” на </w:t>
            </w:r>
            <w:proofErr w:type="spellStart"/>
            <w:r w:rsidRPr="00AF2242">
              <w:rPr>
                <w:color w:val="000000" w:themeColor="text1"/>
              </w:rPr>
              <w:t>эндпойнте</w:t>
            </w:r>
            <w:proofErr w:type="spellEnd"/>
            <w:r w:rsidRPr="00AF2242">
              <w:rPr>
                <w:color w:val="000000" w:themeColor="text1"/>
              </w:rPr>
              <w:t xml:space="preserve"> /</w:t>
            </w:r>
            <w:r w:rsidRPr="009F4591">
              <w:rPr>
                <w:color w:val="000000" w:themeColor="text1"/>
                <w:lang w:val="en-US"/>
              </w:rPr>
              <w:t>agent</w:t>
            </w:r>
          </w:p>
        </w:tc>
        <w:tc>
          <w:tcPr>
            <w:tcW w:w="1694" w:type="dxa"/>
          </w:tcPr>
          <w:p w14:paraId="3B3684B2" w14:textId="77777777" w:rsidR="00AF2242" w:rsidRPr="009F4591" w:rsidRDefault="00AF2242">
            <w:pPr>
              <w:pStyle w:val="a7"/>
              <w:rPr>
                <w:color w:val="000000" w:themeColor="text1"/>
              </w:rPr>
            </w:pPr>
            <w:r w:rsidRPr="009F4591">
              <w:rPr>
                <w:color w:val="000000" w:themeColor="text1"/>
              </w:rPr>
              <w:t>-</w:t>
            </w:r>
          </w:p>
        </w:tc>
      </w:tr>
      <w:tr w:rsidR="00AF2242" w14:paraId="2D51EF7A" w14:textId="77777777">
        <w:trPr>
          <w:trHeight w:val="663"/>
          <w:jc w:val="center"/>
        </w:trPr>
        <w:tc>
          <w:tcPr>
            <w:tcW w:w="2282" w:type="dxa"/>
          </w:tcPr>
          <w:p w14:paraId="0CBEB9C6" w14:textId="77777777" w:rsidR="00AF2242" w:rsidRPr="009F4591" w:rsidRDefault="00AF2242">
            <w:pPr>
              <w:pStyle w:val="a7"/>
              <w:rPr>
                <w:color w:val="000000" w:themeColor="text1"/>
              </w:rPr>
            </w:pPr>
            <w:r w:rsidRPr="009F4591">
              <w:rPr>
                <w:color w:val="000000" w:themeColor="text1"/>
              </w:rPr>
              <w:t>История сессии</w:t>
            </w:r>
          </w:p>
        </w:tc>
        <w:tc>
          <w:tcPr>
            <w:tcW w:w="2040" w:type="dxa"/>
          </w:tcPr>
          <w:p w14:paraId="0BE9AB43" w14:textId="77777777" w:rsidR="00AF2242" w:rsidRPr="009F4591" w:rsidRDefault="00AF2242">
            <w:pPr>
              <w:pStyle w:val="a7"/>
              <w:rPr>
                <w:color w:val="000000" w:themeColor="text1"/>
              </w:rPr>
            </w:pPr>
            <w:r w:rsidRPr="009F4591">
              <w:rPr>
                <w:color w:val="000000" w:themeColor="text1"/>
              </w:rPr>
              <w:t>Список словарей</w:t>
            </w:r>
          </w:p>
        </w:tc>
        <w:tc>
          <w:tcPr>
            <w:tcW w:w="3000" w:type="dxa"/>
          </w:tcPr>
          <w:p w14:paraId="1E5BE403" w14:textId="77777777" w:rsidR="00AF2242" w:rsidRPr="009F4591" w:rsidRDefault="00AF2242">
            <w:pPr>
              <w:pStyle w:val="a7"/>
              <w:rPr>
                <w:color w:val="000000" w:themeColor="text1"/>
                <w:lang w:val="en-US"/>
              </w:rPr>
            </w:pPr>
            <w:proofErr w:type="spellStart"/>
            <w:r w:rsidRPr="009F4591">
              <w:rPr>
                <w:color w:val="000000" w:themeColor="text1"/>
                <w:lang w:val="en-US"/>
              </w:rPr>
              <w:t>Значение</w:t>
            </w:r>
            <w:proofErr w:type="spellEnd"/>
            <w:r w:rsidRPr="009F4591">
              <w:rPr>
                <w:color w:val="000000" w:themeColor="text1"/>
                <w:lang w:val="en-US"/>
              </w:rPr>
              <w:t xml:space="preserve"> </w:t>
            </w:r>
            <w:proofErr w:type="spellStart"/>
            <w:r w:rsidRPr="009F4591">
              <w:rPr>
                <w:color w:val="000000" w:themeColor="text1"/>
                <w:lang w:val="en-US"/>
              </w:rPr>
              <w:t>поля</w:t>
            </w:r>
            <w:proofErr w:type="spellEnd"/>
            <w:r w:rsidRPr="009F4591">
              <w:rPr>
                <w:color w:val="000000" w:themeColor="text1"/>
                <w:lang w:val="en-US"/>
              </w:rPr>
              <w:t xml:space="preserve"> “</w:t>
            </w:r>
            <w:proofErr w:type="spellStart"/>
            <w:r w:rsidRPr="009F4591">
              <w:rPr>
                <w:color w:val="000000" w:themeColor="text1"/>
                <w:lang w:val="en-US"/>
              </w:rPr>
              <w:t>chat_history</w:t>
            </w:r>
            <w:proofErr w:type="spellEnd"/>
            <w:r w:rsidRPr="009F4591">
              <w:rPr>
                <w:color w:val="000000" w:themeColor="text1"/>
                <w:lang w:val="en-US"/>
              </w:rPr>
              <w:t xml:space="preserve">” </w:t>
            </w:r>
            <w:proofErr w:type="spellStart"/>
            <w:r w:rsidRPr="009F4591">
              <w:rPr>
                <w:color w:val="000000" w:themeColor="text1"/>
                <w:lang w:val="en-US"/>
              </w:rPr>
              <w:t>на</w:t>
            </w:r>
            <w:proofErr w:type="spellEnd"/>
            <w:r w:rsidRPr="009F4591">
              <w:rPr>
                <w:color w:val="000000" w:themeColor="text1"/>
                <w:lang w:val="en-US"/>
              </w:rPr>
              <w:t xml:space="preserve"> </w:t>
            </w:r>
            <w:proofErr w:type="spellStart"/>
            <w:r w:rsidRPr="009F4591">
              <w:rPr>
                <w:color w:val="000000" w:themeColor="text1"/>
                <w:lang w:val="en-US"/>
              </w:rPr>
              <w:t>эндпойнтах</w:t>
            </w:r>
            <w:proofErr w:type="spellEnd"/>
            <w:r w:rsidRPr="009F4591">
              <w:rPr>
                <w:color w:val="000000" w:themeColor="text1"/>
                <w:lang w:val="en-US"/>
              </w:rPr>
              <w:t xml:space="preserve"> /agent, /router, /ensemble</w:t>
            </w:r>
          </w:p>
        </w:tc>
        <w:tc>
          <w:tcPr>
            <w:tcW w:w="1694" w:type="dxa"/>
          </w:tcPr>
          <w:p w14:paraId="4647032F" w14:textId="77777777" w:rsidR="00AF2242" w:rsidRPr="009F4591" w:rsidRDefault="00AF2242">
            <w:pPr>
              <w:pStyle w:val="a7"/>
              <w:rPr>
                <w:color w:val="000000" w:themeColor="text1"/>
              </w:rPr>
            </w:pPr>
            <w:r w:rsidRPr="009F4591">
              <w:rPr>
                <w:color w:val="000000" w:themeColor="text1"/>
              </w:rPr>
              <w:t>Не более 50 объектов</w:t>
            </w:r>
          </w:p>
        </w:tc>
      </w:tr>
      <w:tr w:rsidR="00AF2242" w:rsidRPr="008B6508" w14:paraId="380461E9" w14:textId="77777777">
        <w:trPr>
          <w:trHeight w:val="663"/>
          <w:jc w:val="center"/>
        </w:trPr>
        <w:tc>
          <w:tcPr>
            <w:tcW w:w="2282" w:type="dxa"/>
          </w:tcPr>
          <w:p w14:paraId="3B5CE726" w14:textId="77777777" w:rsidR="00AF2242" w:rsidRPr="009F4591" w:rsidRDefault="00AF2242">
            <w:pPr>
              <w:pStyle w:val="a7"/>
              <w:rPr>
                <w:color w:val="000000" w:themeColor="text1"/>
              </w:rPr>
            </w:pPr>
            <w:r w:rsidRPr="009F4591">
              <w:rPr>
                <w:color w:val="000000" w:themeColor="text1"/>
              </w:rPr>
              <w:t>Запрос</w:t>
            </w:r>
          </w:p>
        </w:tc>
        <w:tc>
          <w:tcPr>
            <w:tcW w:w="2040" w:type="dxa"/>
          </w:tcPr>
          <w:p w14:paraId="761C6FBF" w14:textId="77777777" w:rsidR="00AF2242" w:rsidRPr="009F4591" w:rsidRDefault="00AF2242">
            <w:pPr>
              <w:pStyle w:val="a7"/>
              <w:rPr>
                <w:color w:val="000000" w:themeColor="text1"/>
              </w:rPr>
            </w:pPr>
            <w:r w:rsidRPr="009F4591">
              <w:rPr>
                <w:color w:val="000000" w:themeColor="text1"/>
              </w:rPr>
              <w:t>Строка</w:t>
            </w:r>
          </w:p>
        </w:tc>
        <w:tc>
          <w:tcPr>
            <w:tcW w:w="3000" w:type="dxa"/>
          </w:tcPr>
          <w:p w14:paraId="3BF7F583" w14:textId="77777777" w:rsidR="00AF2242" w:rsidRPr="009F4591" w:rsidRDefault="00AF2242">
            <w:pPr>
              <w:pStyle w:val="a7"/>
              <w:rPr>
                <w:color w:val="000000" w:themeColor="text1"/>
                <w:lang w:val="en-US"/>
              </w:rPr>
            </w:pPr>
            <w:proofErr w:type="spellStart"/>
            <w:r w:rsidRPr="009F4591">
              <w:rPr>
                <w:color w:val="000000" w:themeColor="text1"/>
                <w:lang w:val="en-US"/>
              </w:rPr>
              <w:t>Значение</w:t>
            </w:r>
            <w:proofErr w:type="spellEnd"/>
            <w:r w:rsidRPr="009F4591">
              <w:rPr>
                <w:color w:val="000000" w:themeColor="text1"/>
                <w:lang w:val="en-US"/>
              </w:rPr>
              <w:t xml:space="preserve"> </w:t>
            </w:r>
            <w:proofErr w:type="spellStart"/>
            <w:r w:rsidRPr="009F4591">
              <w:rPr>
                <w:color w:val="000000" w:themeColor="text1"/>
                <w:lang w:val="en-US"/>
              </w:rPr>
              <w:t>поля</w:t>
            </w:r>
            <w:proofErr w:type="spellEnd"/>
            <w:r w:rsidRPr="009F4591">
              <w:rPr>
                <w:color w:val="000000" w:themeColor="text1"/>
                <w:lang w:val="en-US"/>
              </w:rPr>
              <w:t xml:space="preserve"> “query” </w:t>
            </w:r>
            <w:proofErr w:type="spellStart"/>
            <w:r w:rsidRPr="009F4591">
              <w:rPr>
                <w:color w:val="000000" w:themeColor="text1"/>
                <w:lang w:val="en-US"/>
              </w:rPr>
              <w:t>на</w:t>
            </w:r>
            <w:proofErr w:type="spellEnd"/>
            <w:r w:rsidRPr="009F4591">
              <w:rPr>
                <w:color w:val="000000" w:themeColor="text1"/>
                <w:lang w:val="en-US"/>
              </w:rPr>
              <w:t xml:space="preserve"> </w:t>
            </w:r>
            <w:proofErr w:type="spellStart"/>
            <w:r w:rsidRPr="009F4591">
              <w:rPr>
                <w:color w:val="000000" w:themeColor="text1"/>
                <w:lang w:val="en-US"/>
              </w:rPr>
              <w:t>эндпойнтах</w:t>
            </w:r>
            <w:proofErr w:type="spellEnd"/>
            <w:r w:rsidRPr="009F4591">
              <w:rPr>
                <w:color w:val="000000" w:themeColor="text1"/>
                <w:lang w:val="en-US"/>
              </w:rPr>
              <w:t xml:space="preserve"> /agent, /router, /ensemble</w:t>
            </w:r>
          </w:p>
        </w:tc>
        <w:tc>
          <w:tcPr>
            <w:tcW w:w="1694" w:type="dxa"/>
          </w:tcPr>
          <w:p w14:paraId="329277A2" w14:textId="77777777" w:rsidR="00AF2242" w:rsidRPr="00EB0A97" w:rsidRDefault="00AF2242" w:rsidP="002D1221">
            <w:pPr>
              <w:pStyle w:val="a7"/>
              <w:numPr>
                <w:ilvl w:val="0"/>
                <w:numId w:val="9"/>
              </w:numPr>
              <w:rPr>
                <w:color w:val="000000" w:themeColor="text1"/>
                <w:lang w:val="en-US"/>
              </w:rPr>
            </w:pPr>
          </w:p>
        </w:tc>
      </w:tr>
      <w:tr w:rsidR="00AF2242" w14:paraId="2930851B" w14:textId="77777777">
        <w:trPr>
          <w:trHeight w:val="663"/>
          <w:jc w:val="center"/>
        </w:trPr>
        <w:tc>
          <w:tcPr>
            <w:tcW w:w="2282" w:type="dxa"/>
          </w:tcPr>
          <w:p w14:paraId="1B2CFC3E" w14:textId="77777777" w:rsidR="00AF2242" w:rsidRPr="009F4591" w:rsidRDefault="00AF2242">
            <w:pPr>
              <w:pStyle w:val="a7"/>
              <w:rPr>
                <w:color w:val="000000" w:themeColor="text1"/>
              </w:rPr>
            </w:pPr>
            <w:r w:rsidRPr="009F4591">
              <w:rPr>
                <w:color w:val="000000" w:themeColor="text1"/>
              </w:rPr>
              <w:t>Параметры агента в рамках запроса</w:t>
            </w:r>
          </w:p>
        </w:tc>
        <w:tc>
          <w:tcPr>
            <w:tcW w:w="2040" w:type="dxa"/>
          </w:tcPr>
          <w:p w14:paraId="27D58CC6" w14:textId="77777777" w:rsidR="00AF2242" w:rsidRDefault="00AF2242">
            <w:pPr>
              <w:pStyle w:val="a7"/>
            </w:pPr>
            <w:r>
              <w:t>Словарь</w:t>
            </w:r>
          </w:p>
        </w:tc>
        <w:tc>
          <w:tcPr>
            <w:tcW w:w="3000" w:type="dxa"/>
          </w:tcPr>
          <w:p w14:paraId="46864EE3" w14:textId="77777777" w:rsidR="00AF2242" w:rsidRPr="009F4591" w:rsidRDefault="00AF2242">
            <w:pPr>
              <w:pStyle w:val="a7"/>
              <w:rPr>
                <w:color w:val="000000" w:themeColor="text1"/>
              </w:rPr>
            </w:pPr>
            <w:r w:rsidRPr="009F4591">
              <w:rPr>
                <w:color w:val="000000" w:themeColor="text1"/>
              </w:rPr>
              <w:t>Значение поля “</w:t>
            </w:r>
            <w:r w:rsidRPr="009F4591">
              <w:rPr>
                <w:color w:val="000000" w:themeColor="text1"/>
                <w:lang w:val="en-US"/>
              </w:rPr>
              <w:t>run</w:t>
            </w:r>
            <w:r w:rsidRPr="009F4591">
              <w:rPr>
                <w:color w:val="000000" w:themeColor="text1"/>
              </w:rPr>
              <w:t>_</w:t>
            </w:r>
            <w:r w:rsidRPr="009F4591">
              <w:rPr>
                <w:color w:val="000000" w:themeColor="text1"/>
                <w:lang w:val="en-US"/>
              </w:rPr>
              <w:t>params</w:t>
            </w:r>
            <w:r w:rsidRPr="009F4591">
              <w:rPr>
                <w:color w:val="000000" w:themeColor="text1"/>
              </w:rPr>
              <w:t xml:space="preserve">” на </w:t>
            </w:r>
            <w:proofErr w:type="spellStart"/>
            <w:r w:rsidRPr="009F4591">
              <w:rPr>
                <w:color w:val="000000" w:themeColor="text1"/>
              </w:rPr>
              <w:t>эндпойнте</w:t>
            </w:r>
            <w:proofErr w:type="spellEnd"/>
            <w:r w:rsidRPr="009F4591">
              <w:rPr>
                <w:color w:val="000000" w:themeColor="text1"/>
              </w:rPr>
              <w:t xml:space="preserve"> /</w:t>
            </w:r>
            <w:r w:rsidRPr="009F4591">
              <w:rPr>
                <w:color w:val="000000" w:themeColor="text1"/>
                <w:lang w:val="en-US"/>
              </w:rPr>
              <w:t>agent</w:t>
            </w:r>
          </w:p>
        </w:tc>
        <w:tc>
          <w:tcPr>
            <w:tcW w:w="1694" w:type="dxa"/>
          </w:tcPr>
          <w:p w14:paraId="298D34D4" w14:textId="77777777" w:rsidR="00AF2242" w:rsidRPr="009F4591" w:rsidRDefault="00AF2242">
            <w:pPr>
              <w:pStyle w:val="a7"/>
              <w:rPr>
                <w:color w:val="000000" w:themeColor="text1"/>
              </w:rPr>
            </w:pPr>
            <w:r w:rsidRPr="009F4591">
              <w:rPr>
                <w:color w:val="000000" w:themeColor="text1"/>
              </w:rPr>
              <w:t>Соответствие схеме модели параметров агента</w:t>
            </w:r>
          </w:p>
        </w:tc>
      </w:tr>
    </w:tbl>
    <w:p w14:paraId="456F195A" w14:textId="77777777" w:rsidR="00AF2242" w:rsidRDefault="00AF2242" w:rsidP="00AF2242"/>
    <w:p w14:paraId="522C628B" w14:textId="77777777" w:rsidR="00AF2242" w:rsidRDefault="00AF2242" w:rsidP="00AF2242">
      <w:pPr>
        <w:pStyle w:val="a3"/>
        <w:ind w:firstLine="0"/>
      </w:pPr>
    </w:p>
    <w:p w14:paraId="0BCD47F7" w14:textId="77777777" w:rsidR="00AF2242" w:rsidRPr="00EB4C78" w:rsidRDefault="00AF2242" w:rsidP="00AF2242">
      <w:pPr>
        <w:pStyle w:val="a3"/>
      </w:pPr>
    </w:p>
    <w:p w14:paraId="5D4E7D8F" w14:textId="4B5D8088" w:rsidR="00AF2242" w:rsidRPr="000C66E7" w:rsidRDefault="00AF2242" w:rsidP="000C66E7">
      <w:pPr>
        <w:pStyle w:val="ListParagraph"/>
        <w:numPr>
          <w:ilvl w:val="2"/>
          <w:numId w:val="4"/>
        </w:numPr>
        <w:spacing w:line="360" w:lineRule="auto"/>
        <w:ind w:left="0" w:firstLine="0"/>
        <w:jc w:val="both"/>
        <w:outlineLvl w:val="1"/>
        <w:rPr>
          <w:rFonts w:ascii="Times New Roman" w:hAnsi="Times New Roman" w:cs="Times New Roman"/>
          <w:b/>
          <w:bCs/>
          <w:i/>
          <w:iCs/>
        </w:rPr>
      </w:pPr>
      <w:bookmarkStart w:id="81" w:name="_Toc185703866"/>
      <w:bookmarkStart w:id="82" w:name="_Toc185708554"/>
      <w:commentRangeStart w:id="83"/>
      <w:commentRangeStart w:id="84"/>
      <w:r w:rsidRPr="000C66E7">
        <w:rPr>
          <w:rFonts w:ascii="Times New Roman" w:hAnsi="Times New Roman" w:cs="Times New Roman"/>
          <w:b/>
          <w:bCs/>
          <w:i/>
          <w:iCs/>
        </w:rPr>
        <w:t>Состав и структура входных данных</w:t>
      </w:r>
      <w:r w:rsidRPr="3AB15F43">
        <w:rPr>
          <w:rFonts w:cs="Times New Roman"/>
          <w:i/>
        </w:rPr>
        <w:t xml:space="preserve"> для </w:t>
      </w:r>
      <w:r w:rsidRPr="000C66E7">
        <w:rPr>
          <w:rFonts w:ascii="Times New Roman" w:hAnsi="Times New Roman" w:cs="Times New Roman"/>
          <w:b/>
          <w:bCs/>
          <w:i/>
          <w:iCs/>
        </w:rPr>
        <w:t>модуля</w:t>
      </w:r>
      <w:r w:rsidRPr="3AB15F43">
        <w:rPr>
          <w:rFonts w:cs="Times New Roman"/>
          <w:i/>
        </w:rPr>
        <w:t xml:space="preserve"> на основе алгоритма создания сложных синтетических примеров для дообучения БЯМ</w:t>
      </w:r>
      <w:commentRangeEnd w:id="83"/>
      <w:r>
        <w:rPr>
          <w:rStyle w:val="CommentReference"/>
        </w:rPr>
        <w:commentReference w:id="83"/>
      </w:r>
      <w:commentRangeEnd w:id="84"/>
      <w:r>
        <w:rPr>
          <w:rStyle w:val="CommentReference"/>
        </w:rPr>
        <w:commentReference w:id="84"/>
      </w:r>
      <w:bookmarkEnd w:id="81"/>
      <w:bookmarkEnd w:id="82"/>
    </w:p>
    <w:p w14:paraId="1EC39BBD" w14:textId="74B44176" w:rsidR="000C66E7" w:rsidRDefault="000C66E7" w:rsidP="00AF2242">
      <w:pPr>
        <w:pStyle w:val="a3"/>
        <w:ind w:firstLine="0"/>
      </w:pPr>
    </w:p>
    <w:p w14:paraId="2733C4F2" w14:textId="19D86C68" w:rsidR="00AF2242" w:rsidRPr="003C001B" w:rsidRDefault="00AF2242" w:rsidP="00AF2242">
      <w:pPr>
        <w:pStyle w:val="a3"/>
        <w:ind w:firstLine="0"/>
      </w:pPr>
      <w:r>
        <w:t xml:space="preserve">Таблица </w:t>
      </w:r>
      <w:r w:rsidR="000C66E7">
        <w:t>7</w:t>
      </w:r>
      <w:r>
        <w:t>.1.4 – Входные данные для вызова обработки данных для задачи генерации синтетических примеров</w:t>
      </w:r>
    </w:p>
    <w:tbl>
      <w:tblPr>
        <w:tblStyle w:val="TableGrid"/>
        <w:tblW w:w="5000" w:type="pct"/>
        <w:jc w:val="center"/>
        <w:tblLook w:val="04A0" w:firstRow="1" w:lastRow="0" w:firstColumn="1" w:lastColumn="0" w:noHBand="0" w:noVBand="1"/>
      </w:tblPr>
      <w:tblGrid>
        <w:gridCol w:w="2365"/>
        <w:gridCol w:w="2931"/>
        <w:gridCol w:w="1886"/>
        <w:gridCol w:w="2157"/>
      </w:tblGrid>
      <w:tr w:rsidR="00AF2242" w:rsidRPr="00E515B8" w14:paraId="24CE25B8" w14:textId="77777777">
        <w:trPr>
          <w:trHeight w:val="663"/>
          <w:jc w:val="center"/>
        </w:trPr>
        <w:tc>
          <w:tcPr>
            <w:tcW w:w="1266" w:type="pct"/>
          </w:tcPr>
          <w:p w14:paraId="08174445" w14:textId="77777777" w:rsidR="00AF2242" w:rsidRPr="008648D8" w:rsidRDefault="00AF2242">
            <w:pPr>
              <w:pStyle w:val="a7"/>
            </w:pPr>
            <w:r w:rsidRPr="008648D8">
              <w:t>Наименование</w:t>
            </w:r>
            <w:r w:rsidRPr="008648D8">
              <w:br/>
              <w:t>данных</w:t>
            </w:r>
          </w:p>
        </w:tc>
        <w:tc>
          <w:tcPr>
            <w:tcW w:w="1569" w:type="pct"/>
          </w:tcPr>
          <w:p w14:paraId="7FA2C20F" w14:textId="77777777" w:rsidR="00AF2242" w:rsidRPr="008648D8" w:rsidRDefault="00AF2242">
            <w:pPr>
              <w:pStyle w:val="a7"/>
            </w:pPr>
            <w:r w:rsidRPr="008648D8">
              <w:t>Структура данных</w:t>
            </w:r>
          </w:p>
        </w:tc>
        <w:tc>
          <w:tcPr>
            <w:tcW w:w="1010" w:type="pct"/>
          </w:tcPr>
          <w:p w14:paraId="21FBC617" w14:textId="77777777" w:rsidR="00AF2242" w:rsidRPr="008648D8" w:rsidRDefault="00AF2242">
            <w:pPr>
              <w:pStyle w:val="a7"/>
            </w:pPr>
            <w:r w:rsidRPr="008648D8">
              <w:t>Способ ввода данных</w:t>
            </w:r>
          </w:p>
        </w:tc>
        <w:tc>
          <w:tcPr>
            <w:tcW w:w="1155" w:type="pct"/>
          </w:tcPr>
          <w:p w14:paraId="52EB37F2" w14:textId="77777777" w:rsidR="00AF2242" w:rsidRPr="008648D8" w:rsidRDefault="00AF2242">
            <w:pPr>
              <w:pStyle w:val="a7"/>
            </w:pPr>
            <w:r w:rsidRPr="008648D8">
              <w:t>Ограничения</w:t>
            </w:r>
          </w:p>
        </w:tc>
      </w:tr>
      <w:tr w:rsidR="00AF2242" w:rsidRPr="00E515B8" w14:paraId="0B9FD280" w14:textId="77777777">
        <w:trPr>
          <w:trHeight w:val="663"/>
          <w:jc w:val="center"/>
        </w:trPr>
        <w:tc>
          <w:tcPr>
            <w:tcW w:w="1266" w:type="pct"/>
          </w:tcPr>
          <w:p w14:paraId="1389BF6A" w14:textId="77777777" w:rsidR="00AF2242" w:rsidRPr="008648D8" w:rsidRDefault="00AF2242">
            <w:pPr>
              <w:pStyle w:val="a7"/>
              <w:rPr>
                <w:color w:val="FF0000"/>
              </w:rPr>
            </w:pPr>
            <w:r>
              <w:rPr>
                <w:color w:val="000000" w:themeColor="text1"/>
              </w:rPr>
              <w:t>Путь до д</w:t>
            </w:r>
            <w:r w:rsidRPr="00E25167">
              <w:rPr>
                <w:color w:val="000000" w:themeColor="text1"/>
              </w:rPr>
              <w:t>атасет</w:t>
            </w:r>
            <w:r>
              <w:rPr>
                <w:color w:val="000000" w:themeColor="text1"/>
              </w:rPr>
              <w:t>а</w:t>
            </w:r>
          </w:p>
        </w:tc>
        <w:tc>
          <w:tcPr>
            <w:tcW w:w="1569" w:type="pct"/>
          </w:tcPr>
          <w:p w14:paraId="2681087F" w14:textId="77777777" w:rsidR="00AF2242" w:rsidRPr="002545C4" w:rsidRDefault="00AF2242">
            <w:pPr>
              <w:pStyle w:val="a7"/>
            </w:pPr>
            <w:r>
              <w:t>Строка</w:t>
            </w:r>
          </w:p>
        </w:tc>
        <w:tc>
          <w:tcPr>
            <w:tcW w:w="1010" w:type="pct"/>
          </w:tcPr>
          <w:p w14:paraId="3F2FB273" w14:textId="77777777" w:rsidR="00AF2242" w:rsidRPr="0020010E" w:rsidRDefault="00AF2242">
            <w:pPr>
              <w:pStyle w:val="a7"/>
            </w:pPr>
            <w:r>
              <w:t>Ручной ввод</w:t>
            </w:r>
          </w:p>
        </w:tc>
        <w:tc>
          <w:tcPr>
            <w:tcW w:w="1155" w:type="pct"/>
          </w:tcPr>
          <w:p w14:paraId="23DDB61A" w14:textId="77777777" w:rsidR="00AF2242" w:rsidRPr="00791A49" w:rsidRDefault="00AF2242">
            <w:pPr>
              <w:pStyle w:val="a7"/>
            </w:pPr>
            <w:r>
              <w:t>-</w:t>
            </w:r>
          </w:p>
        </w:tc>
      </w:tr>
      <w:tr w:rsidR="00AF2242" w:rsidRPr="00347B26" w14:paraId="3DF5CB0F" w14:textId="77777777">
        <w:trPr>
          <w:trHeight w:val="663"/>
          <w:jc w:val="center"/>
        </w:trPr>
        <w:tc>
          <w:tcPr>
            <w:tcW w:w="1266" w:type="pct"/>
          </w:tcPr>
          <w:p w14:paraId="0D5B1DD1" w14:textId="77777777" w:rsidR="00AF2242" w:rsidRPr="00D5028F" w:rsidRDefault="00AF2242">
            <w:pPr>
              <w:pStyle w:val="a7"/>
            </w:pPr>
            <w:r>
              <w:t>Тип решаемой задачи</w:t>
            </w:r>
          </w:p>
        </w:tc>
        <w:tc>
          <w:tcPr>
            <w:tcW w:w="1569" w:type="pct"/>
          </w:tcPr>
          <w:p w14:paraId="7B939FEE" w14:textId="77777777" w:rsidR="00AF2242" w:rsidRPr="002545C4" w:rsidRDefault="00AF2242">
            <w:pPr>
              <w:pStyle w:val="a7"/>
            </w:pPr>
            <w:r>
              <w:t>Строка</w:t>
            </w:r>
          </w:p>
        </w:tc>
        <w:tc>
          <w:tcPr>
            <w:tcW w:w="1010" w:type="pct"/>
          </w:tcPr>
          <w:p w14:paraId="696B78D3" w14:textId="77777777" w:rsidR="00AF2242" w:rsidRPr="008648D8" w:rsidRDefault="00AF2242">
            <w:pPr>
              <w:pStyle w:val="a7"/>
            </w:pPr>
            <w:r>
              <w:t>Ручной ввод</w:t>
            </w:r>
          </w:p>
        </w:tc>
        <w:tc>
          <w:tcPr>
            <w:tcW w:w="1155" w:type="pct"/>
          </w:tcPr>
          <w:p w14:paraId="5B073129" w14:textId="77777777" w:rsidR="00AF2242" w:rsidRPr="008648D8" w:rsidRDefault="00AF2242">
            <w:pPr>
              <w:pStyle w:val="a7"/>
            </w:pPr>
            <w:r>
              <w:t>-</w:t>
            </w:r>
          </w:p>
        </w:tc>
      </w:tr>
      <w:tr w:rsidR="00AF2242" w:rsidRPr="00347B26" w14:paraId="65B747E4" w14:textId="77777777">
        <w:trPr>
          <w:trHeight w:val="663"/>
          <w:jc w:val="center"/>
        </w:trPr>
        <w:tc>
          <w:tcPr>
            <w:tcW w:w="1266" w:type="pct"/>
          </w:tcPr>
          <w:p w14:paraId="197BDE23" w14:textId="77777777" w:rsidR="00AF2242" w:rsidRDefault="00AF2242">
            <w:pPr>
              <w:pStyle w:val="a7"/>
            </w:pPr>
            <w:r>
              <w:t>Инструкция</w:t>
            </w:r>
          </w:p>
        </w:tc>
        <w:tc>
          <w:tcPr>
            <w:tcW w:w="1569" w:type="pct"/>
          </w:tcPr>
          <w:p w14:paraId="40059678" w14:textId="77777777" w:rsidR="00AF2242" w:rsidRPr="008648D8" w:rsidRDefault="00AF2242">
            <w:pPr>
              <w:pStyle w:val="a7"/>
            </w:pPr>
            <w:r>
              <w:t>Строка</w:t>
            </w:r>
          </w:p>
        </w:tc>
        <w:tc>
          <w:tcPr>
            <w:tcW w:w="1010" w:type="pct"/>
          </w:tcPr>
          <w:p w14:paraId="316A4473" w14:textId="77777777" w:rsidR="00AF2242" w:rsidRPr="002545C4" w:rsidRDefault="00AF2242">
            <w:pPr>
              <w:pStyle w:val="a7"/>
            </w:pPr>
            <w:r>
              <w:t>Ручной ввод</w:t>
            </w:r>
          </w:p>
        </w:tc>
        <w:tc>
          <w:tcPr>
            <w:tcW w:w="1155" w:type="pct"/>
          </w:tcPr>
          <w:p w14:paraId="54D0B4DC" w14:textId="77777777" w:rsidR="00AF2242" w:rsidRPr="00791A49" w:rsidRDefault="00AF2242">
            <w:pPr>
              <w:pStyle w:val="a7"/>
              <w:rPr>
                <w:kern w:val="24"/>
              </w:rPr>
            </w:pPr>
            <w:r>
              <w:rPr>
                <w:kern w:val="24"/>
              </w:rPr>
              <w:t>-</w:t>
            </w:r>
          </w:p>
        </w:tc>
      </w:tr>
      <w:tr w:rsidR="00AF2242" w:rsidRPr="00347B26" w14:paraId="11A92DE5" w14:textId="77777777">
        <w:trPr>
          <w:trHeight w:val="663"/>
          <w:jc w:val="center"/>
        </w:trPr>
        <w:tc>
          <w:tcPr>
            <w:tcW w:w="1266" w:type="pct"/>
          </w:tcPr>
          <w:p w14:paraId="434DEC37" w14:textId="77777777" w:rsidR="00AF2242" w:rsidRDefault="00AF2242">
            <w:pPr>
              <w:pStyle w:val="a7"/>
            </w:pPr>
            <w:r>
              <w:t>Лейблы</w:t>
            </w:r>
          </w:p>
        </w:tc>
        <w:tc>
          <w:tcPr>
            <w:tcW w:w="1569" w:type="pct"/>
          </w:tcPr>
          <w:p w14:paraId="1F6BD386" w14:textId="77777777" w:rsidR="00AF2242" w:rsidRPr="00791A49" w:rsidRDefault="00AF2242">
            <w:pPr>
              <w:pStyle w:val="a7"/>
            </w:pPr>
            <w:r>
              <w:t>Строка</w:t>
            </w:r>
          </w:p>
        </w:tc>
        <w:tc>
          <w:tcPr>
            <w:tcW w:w="1010" w:type="pct"/>
          </w:tcPr>
          <w:p w14:paraId="069E717B" w14:textId="77777777" w:rsidR="00AF2242" w:rsidRPr="00610335" w:rsidRDefault="00AF2242">
            <w:pPr>
              <w:pStyle w:val="a7"/>
            </w:pPr>
            <w:r>
              <w:t>Ручной ввод</w:t>
            </w:r>
          </w:p>
        </w:tc>
        <w:tc>
          <w:tcPr>
            <w:tcW w:w="1155" w:type="pct"/>
          </w:tcPr>
          <w:p w14:paraId="07743F33" w14:textId="77777777" w:rsidR="00AF2242" w:rsidRPr="00791A49" w:rsidRDefault="00AF2242">
            <w:pPr>
              <w:pStyle w:val="a7"/>
              <w:rPr>
                <w:kern w:val="24"/>
              </w:rPr>
            </w:pPr>
            <w:r>
              <w:rPr>
                <w:kern w:val="24"/>
              </w:rPr>
              <w:t>-</w:t>
            </w:r>
          </w:p>
        </w:tc>
      </w:tr>
      <w:tr w:rsidR="00AF2242" w:rsidRPr="00347B26" w14:paraId="5C22944D" w14:textId="77777777">
        <w:trPr>
          <w:trHeight w:val="663"/>
          <w:jc w:val="center"/>
        </w:trPr>
        <w:tc>
          <w:tcPr>
            <w:tcW w:w="1266" w:type="pct"/>
          </w:tcPr>
          <w:p w14:paraId="22525DAB" w14:textId="77777777" w:rsidR="00AF2242" w:rsidRDefault="00AF2242">
            <w:pPr>
              <w:pStyle w:val="a7"/>
            </w:pPr>
            <w:r>
              <w:t xml:space="preserve">Количество генерируемых </w:t>
            </w:r>
            <w:proofErr w:type="spellStart"/>
            <w:r>
              <w:t>примерос</w:t>
            </w:r>
            <w:proofErr w:type="spellEnd"/>
          </w:p>
        </w:tc>
        <w:tc>
          <w:tcPr>
            <w:tcW w:w="1569" w:type="pct"/>
          </w:tcPr>
          <w:p w14:paraId="4CE03ACB" w14:textId="77777777" w:rsidR="00AF2242" w:rsidRDefault="00AF2242">
            <w:pPr>
              <w:pStyle w:val="a7"/>
            </w:pPr>
            <w:r>
              <w:t>Целочисленное значение</w:t>
            </w:r>
          </w:p>
        </w:tc>
        <w:tc>
          <w:tcPr>
            <w:tcW w:w="1010" w:type="pct"/>
          </w:tcPr>
          <w:p w14:paraId="513C5723" w14:textId="77777777" w:rsidR="00AF2242" w:rsidRDefault="00AF2242">
            <w:pPr>
              <w:pStyle w:val="a7"/>
            </w:pPr>
            <w:r>
              <w:t>Ручной ввод</w:t>
            </w:r>
          </w:p>
        </w:tc>
        <w:tc>
          <w:tcPr>
            <w:tcW w:w="1155" w:type="pct"/>
          </w:tcPr>
          <w:p w14:paraId="12E7A7F1" w14:textId="77777777" w:rsidR="00AF2242" w:rsidRDefault="00AF2242">
            <w:pPr>
              <w:pStyle w:val="a7"/>
              <w:rPr>
                <w:kern w:val="24"/>
              </w:rPr>
            </w:pPr>
            <w:r>
              <w:rPr>
                <w:kern w:val="24"/>
              </w:rPr>
              <w:t>-</w:t>
            </w:r>
          </w:p>
        </w:tc>
      </w:tr>
    </w:tbl>
    <w:p w14:paraId="08F14E43" w14:textId="77777777" w:rsidR="0032773F" w:rsidRPr="003C001B" w:rsidRDefault="0032773F" w:rsidP="0032773F">
      <w:pPr>
        <w:pStyle w:val="a3"/>
        <w:ind w:firstLine="0"/>
      </w:pPr>
    </w:p>
    <w:p w14:paraId="2C5415B1" w14:textId="77777777" w:rsidR="0032773F" w:rsidRPr="008A4EAE" w:rsidRDefault="0032773F" w:rsidP="008F6F78">
      <w:pPr>
        <w:pStyle w:val="ListParagraph"/>
        <w:numPr>
          <w:ilvl w:val="1"/>
          <w:numId w:val="4"/>
        </w:numPr>
        <w:spacing w:line="360" w:lineRule="auto"/>
        <w:ind w:left="0" w:firstLine="709"/>
        <w:jc w:val="both"/>
        <w:outlineLvl w:val="1"/>
        <w:rPr>
          <w:rFonts w:ascii="Times New Roman" w:hAnsi="Times New Roman" w:cs="Times New Roman"/>
          <w:b/>
          <w:bCs/>
        </w:rPr>
      </w:pPr>
      <w:bookmarkStart w:id="85" w:name="_Toc124432903"/>
      <w:bookmarkStart w:id="86" w:name="_Toc185708555"/>
      <w:r w:rsidRPr="008A4EAE">
        <w:rPr>
          <w:rFonts w:ascii="Times New Roman" w:hAnsi="Times New Roman" w:cs="Times New Roman"/>
          <w:b/>
          <w:bCs/>
        </w:rPr>
        <w:t>Подготовка входных данных</w:t>
      </w:r>
      <w:bookmarkEnd w:id="85"/>
      <w:bookmarkEnd w:id="86"/>
    </w:p>
    <w:p w14:paraId="2D8EE969" w14:textId="77777777" w:rsidR="006542DC" w:rsidRPr="006542DC" w:rsidRDefault="006542DC" w:rsidP="006542DC">
      <w:pPr>
        <w:pStyle w:val="ListParagraph"/>
        <w:numPr>
          <w:ilvl w:val="2"/>
          <w:numId w:val="4"/>
        </w:numPr>
        <w:spacing w:line="360" w:lineRule="auto"/>
        <w:ind w:left="0" w:firstLine="0"/>
        <w:jc w:val="both"/>
        <w:outlineLvl w:val="1"/>
        <w:rPr>
          <w:rFonts w:ascii="Times New Roman" w:hAnsi="Times New Roman" w:cs="Times New Roman"/>
          <w:b/>
          <w:bCs/>
          <w:i/>
          <w:iCs/>
        </w:rPr>
      </w:pPr>
      <w:bookmarkStart w:id="87" w:name="_Toc185703868"/>
      <w:bookmarkStart w:id="88" w:name="_Toc185708556"/>
      <w:commentRangeStart w:id="89"/>
      <w:commentRangeStart w:id="90"/>
      <w:r w:rsidRPr="006542DC">
        <w:rPr>
          <w:rFonts w:ascii="Times New Roman" w:hAnsi="Times New Roman" w:cs="Times New Roman"/>
          <w:b/>
          <w:bCs/>
          <w:i/>
          <w:iCs/>
        </w:rPr>
        <w:t>Подготовка входных данных для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89"/>
      <w:r w:rsidRPr="006542DC">
        <w:rPr>
          <w:rFonts w:ascii="Times New Roman" w:hAnsi="Times New Roman" w:cs="Times New Roman"/>
          <w:bCs/>
          <w:iCs/>
        </w:rPr>
        <w:commentReference w:id="89"/>
      </w:r>
      <w:commentRangeEnd w:id="90"/>
      <w:r w:rsidRPr="006542DC">
        <w:rPr>
          <w:rFonts w:ascii="Times New Roman" w:hAnsi="Times New Roman" w:cs="Times New Roman"/>
          <w:bCs/>
          <w:iCs/>
        </w:rPr>
        <w:commentReference w:id="90"/>
      </w:r>
      <w:bookmarkEnd w:id="87"/>
      <w:bookmarkEnd w:id="88"/>
    </w:p>
    <w:p w14:paraId="2B0C1481" w14:textId="77777777" w:rsidR="006542DC" w:rsidRDefault="006542DC" w:rsidP="006542DC">
      <w:pPr>
        <w:pStyle w:val="a3"/>
      </w:pPr>
    </w:p>
    <w:p w14:paraId="5E9D3B5B" w14:textId="14B1ED52" w:rsidR="006542DC" w:rsidRPr="00EB4C78" w:rsidRDefault="006542DC" w:rsidP="006542DC">
      <w:pPr>
        <w:pStyle w:val="a3"/>
      </w:pPr>
      <w:r>
        <w:t>Подготовка данных</w:t>
      </w:r>
      <w:r w:rsidRPr="00FD1DCF">
        <w:t xml:space="preserve"> </w:t>
      </w:r>
      <w:r>
        <w:t>для модуля осуществляется с помощью различных классов</w:t>
      </w:r>
      <w:r w:rsidRPr="00FD1DCF">
        <w:t>.</w:t>
      </w:r>
      <w:r>
        <w:t xml:space="preserve"> Подготовка системных</w:t>
      </w:r>
      <w:r w:rsidRPr="00FD1DCF">
        <w:t xml:space="preserve"> </w:t>
      </w:r>
      <w:r>
        <w:t xml:space="preserve">и пользовательских инструкций осуществляется с помощью классов </w:t>
      </w:r>
      <w:proofErr w:type="spellStart"/>
      <w:r w:rsidRPr="00FD1DCF">
        <w:t>SystemMessagePromptTemplate</w:t>
      </w:r>
      <w:proofErr w:type="spellEnd"/>
      <w:r>
        <w:t xml:space="preserve"> и </w:t>
      </w:r>
      <w:proofErr w:type="spellStart"/>
      <w:r w:rsidRPr="00FD1DCF">
        <w:t>HumanMessagePromptTemplate</w:t>
      </w:r>
      <w:proofErr w:type="spellEnd"/>
      <w:r w:rsidRPr="00FD1DCF">
        <w:t xml:space="preserve">, </w:t>
      </w:r>
      <w:r>
        <w:t xml:space="preserve">которые преобразуют системные инструкции из строки в специальный класс (Листинг </w:t>
      </w:r>
      <w:r w:rsidR="005B6FF9">
        <w:t>7.2.1</w:t>
      </w:r>
      <w:r>
        <w:t>)</w:t>
      </w:r>
      <w:r w:rsidRPr="00FD1DCF">
        <w:t xml:space="preserve">. </w:t>
      </w:r>
    </w:p>
    <w:p w14:paraId="50FB0692" w14:textId="77777777" w:rsidR="006542DC" w:rsidRDefault="006542DC" w:rsidP="006542DC">
      <w:pPr>
        <w:pStyle w:val="a3"/>
      </w:pPr>
    </w:p>
    <w:p w14:paraId="4937FA30" w14:textId="5F429CB1" w:rsidR="006542DC" w:rsidRPr="008454EC" w:rsidRDefault="006542DC" w:rsidP="006542DC">
      <w:pPr>
        <w:pStyle w:val="a5"/>
      </w:pPr>
      <w:r w:rsidRPr="00FD1DCF">
        <w:t xml:space="preserve">Листинг </w:t>
      </w:r>
      <w:r>
        <w:t>7</w:t>
      </w:r>
      <w:r w:rsidRPr="00FD1DCF">
        <w:t>.</w:t>
      </w:r>
      <w:r>
        <w:t>2</w:t>
      </w:r>
      <w:r w:rsidRPr="00FD1DCF">
        <w:t>.1 – Пример использования класс</w:t>
      </w:r>
      <w:r>
        <w:t xml:space="preserve">ов </w:t>
      </w:r>
      <w:proofErr w:type="spellStart"/>
      <w:r w:rsidRPr="00FD1DCF">
        <w:t>SystemMessagePromptTemplate</w:t>
      </w:r>
      <w:proofErr w:type="spellEnd"/>
      <w:r>
        <w:t xml:space="preserve"> и </w:t>
      </w:r>
      <w:proofErr w:type="spellStart"/>
      <w:r w:rsidRPr="00FD1DCF">
        <w:t>HumanMessagePromptTemplate</w:t>
      </w:r>
      <w:proofErr w:type="spellEnd"/>
    </w:p>
    <w:tbl>
      <w:tblPr>
        <w:tblStyle w:val="TableGrid"/>
        <w:tblW w:w="0" w:type="auto"/>
        <w:shd w:val="clear" w:color="auto" w:fill="E7E6E6" w:themeFill="background2"/>
        <w:tblLook w:val="04A0" w:firstRow="1" w:lastRow="0" w:firstColumn="1" w:lastColumn="0" w:noHBand="0" w:noVBand="1"/>
      </w:tblPr>
      <w:tblGrid>
        <w:gridCol w:w="9016"/>
      </w:tblGrid>
      <w:tr w:rsidR="006542DC" w:rsidRPr="005753E1" w14:paraId="04E2AB22" w14:textId="77777777">
        <w:tc>
          <w:tcPr>
            <w:tcW w:w="9016" w:type="dxa"/>
            <w:shd w:val="clear" w:color="auto" w:fill="E7E6E6" w:themeFill="background2"/>
          </w:tcPr>
          <w:p w14:paraId="0385D38A"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from </w:t>
            </w:r>
            <w:proofErr w:type="spellStart"/>
            <w:r w:rsidRPr="002037E5">
              <w:rPr>
                <w:rFonts w:ascii="Courier New" w:eastAsia="Times New Roman" w:hAnsi="Courier New" w:cs="Courier New"/>
                <w:color w:val="000000" w:themeColor="text1"/>
                <w:sz w:val="18"/>
                <w:szCs w:val="18"/>
                <w:lang w:val="en-GB"/>
              </w:rPr>
              <w:t>langchain_core.prompts</w:t>
            </w:r>
            <w:proofErr w:type="spellEnd"/>
            <w:r w:rsidRPr="002037E5">
              <w:rPr>
                <w:rFonts w:ascii="Courier New" w:eastAsia="Times New Roman" w:hAnsi="Courier New" w:cs="Courier New"/>
                <w:color w:val="000000" w:themeColor="text1"/>
                <w:sz w:val="18"/>
                <w:szCs w:val="18"/>
                <w:lang w:val="en-GB"/>
              </w:rPr>
              <w:t xml:space="preserve"> import </w:t>
            </w:r>
            <w:proofErr w:type="spellStart"/>
            <w:r w:rsidRPr="002037E5">
              <w:rPr>
                <w:rFonts w:ascii="Courier New" w:eastAsia="Times New Roman" w:hAnsi="Courier New" w:cs="Courier New"/>
                <w:color w:val="000000" w:themeColor="text1"/>
                <w:sz w:val="18"/>
                <w:szCs w:val="18"/>
                <w:lang w:val="en-GB"/>
              </w:rPr>
              <w:t>SystemMessagePromptTemplate</w:t>
            </w:r>
            <w:proofErr w:type="spellEnd"/>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HumanMessagePromptTemplate</w:t>
            </w:r>
            <w:proofErr w:type="spellEnd"/>
          </w:p>
          <w:p w14:paraId="40110F47"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6983EED5"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roofErr w:type="spellStart"/>
            <w:r w:rsidRPr="002037E5">
              <w:rPr>
                <w:rFonts w:ascii="Courier New" w:eastAsia="Times New Roman" w:hAnsi="Courier New" w:cs="Courier New"/>
                <w:color w:val="000000" w:themeColor="text1"/>
                <w:sz w:val="18"/>
                <w:szCs w:val="18"/>
                <w:lang w:val="en-GB"/>
              </w:rPr>
              <w:t>system_message</w:t>
            </w:r>
            <w:proofErr w:type="spellEnd"/>
            <w:r w:rsidRPr="002037E5">
              <w:rPr>
                <w:rFonts w:ascii="Courier New" w:eastAsia="Times New Roman" w:hAnsi="Courier New" w:cs="Courier New"/>
                <w:color w:val="000000" w:themeColor="text1"/>
                <w:sz w:val="18"/>
                <w:szCs w:val="18"/>
                <w:lang w:val="en-GB"/>
              </w:rPr>
              <w:t xml:space="preserve"> = </w:t>
            </w:r>
            <w:proofErr w:type="spellStart"/>
            <w:r w:rsidRPr="002037E5">
              <w:rPr>
                <w:rFonts w:ascii="Courier New" w:eastAsia="Times New Roman" w:hAnsi="Courier New" w:cs="Courier New"/>
                <w:color w:val="000000" w:themeColor="text1"/>
                <w:sz w:val="18"/>
                <w:szCs w:val="18"/>
                <w:lang w:val="en-GB"/>
              </w:rPr>
              <w:t>SystemMessagePromptTemplate.from_template</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system_prompt</w:t>
            </w:r>
            <w:proofErr w:type="spellEnd"/>
            <w:r w:rsidRPr="002037E5">
              <w:rPr>
                <w:rFonts w:ascii="Courier New" w:eastAsia="Times New Roman" w:hAnsi="Courier New" w:cs="Courier New"/>
                <w:color w:val="000000" w:themeColor="text1"/>
                <w:sz w:val="18"/>
                <w:szCs w:val="18"/>
                <w:lang w:val="en-GB"/>
              </w:rPr>
              <w:t>,</w:t>
            </w:r>
          </w:p>
          <w:p w14:paraId="056E4BA2"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input_variables</w:t>
            </w:r>
            <w:proofErr w:type="spellEnd"/>
            <w:r w:rsidRPr="002037E5">
              <w:rPr>
                <w:rFonts w:ascii="Courier New" w:eastAsia="Times New Roman" w:hAnsi="Courier New" w:cs="Courier New"/>
                <w:color w:val="000000" w:themeColor="text1"/>
                <w:sz w:val="18"/>
                <w:szCs w:val="18"/>
                <w:lang w:val="en-GB"/>
              </w:rPr>
              <w:t>=["tools", "</w:t>
            </w:r>
            <w:proofErr w:type="spellStart"/>
            <w:r w:rsidRPr="002037E5">
              <w:rPr>
                <w:rFonts w:ascii="Courier New" w:eastAsia="Times New Roman" w:hAnsi="Courier New" w:cs="Courier New"/>
                <w:color w:val="000000" w:themeColor="text1"/>
                <w:sz w:val="18"/>
                <w:szCs w:val="18"/>
                <w:lang w:val="en-GB"/>
              </w:rPr>
              <w:t>tool_names</w:t>
            </w:r>
            <w:proofErr w:type="spellEnd"/>
            <w:r w:rsidRPr="002037E5">
              <w:rPr>
                <w:rFonts w:ascii="Courier New" w:eastAsia="Times New Roman" w:hAnsi="Courier New" w:cs="Courier New"/>
                <w:color w:val="000000" w:themeColor="text1"/>
                <w:sz w:val="18"/>
                <w:szCs w:val="18"/>
                <w:lang w:val="en-GB"/>
              </w:rPr>
              <w:t>"])</w:t>
            </w:r>
          </w:p>
          <w:p w14:paraId="735828B1"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roofErr w:type="spellStart"/>
            <w:r w:rsidRPr="002037E5">
              <w:rPr>
                <w:rFonts w:ascii="Courier New" w:eastAsia="Times New Roman" w:hAnsi="Courier New" w:cs="Courier New"/>
                <w:color w:val="000000" w:themeColor="text1"/>
                <w:sz w:val="18"/>
                <w:szCs w:val="18"/>
                <w:lang w:val="en-GB"/>
              </w:rPr>
              <w:t>human_message</w:t>
            </w:r>
            <w:proofErr w:type="spellEnd"/>
            <w:r w:rsidRPr="002037E5">
              <w:rPr>
                <w:rFonts w:ascii="Courier New" w:eastAsia="Times New Roman" w:hAnsi="Courier New" w:cs="Courier New"/>
                <w:color w:val="000000" w:themeColor="text1"/>
                <w:sz w:val="18"/>
                <w:szCs w:val="18"/>
                <w:lang w:val="en-GB"/>
              </w:rPr>
              <w:t xml:space="preserve"> = </w:t>
            </w:r>
            <w:proofErr w:type="spellStart"/>
            <w:r w:rsidRPr="002037E5">
              <w:rPr>
                <w:rFonts w:ascii="Courier New" w:eastAsia="Times New Roman" w:hAnsi="Courier New" w:cs="Courier New"/>
                <w:color w:val="000000" w:themeColor="text1"/>
                <w:sz w:val="18"/>
                <w:szCs w:val="18"/>
                <w:lang w:val="en-GB"/>
              </w:rPr>
              <w:t>HumanMessagePromptTemplate.from_template</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human_prompt</w:t>
            </w:r>
            <w:proofErr w:type="spellEnd"/>
            <w:r w:rsidRPr="002037E5">
              <w:rPr>
                <w:rFonts w:ascii="Courier New" w:eastAsia="Times New Roman" w:hAnsi="Courier New" w:cs="Courier New"/>
                <w:color w:val="000000" w:themeColor="text1"/>
                <w:sz w:val="18"/>
                <w:szCs w:val="18"/>
                <w:lang w:val="en-GB"/>
              </w:rPr>
              <w:t>,</w:t>
            </w:r>
          </w:p>
          <w:p w14:paraId="181DF9E7"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input_variables</w:t>
            </w:r>
            <w:proofErr w:type="spellEnd"/>
            <w:r w:rsidRPr="002037E5">
              <w:rPr>
                <w:rFonts w:ascii="Courier New" w:eastAsia="Times New Roman" w:hAnsi="Courier New" w:cs="Courier New"/>
                <w:color w:val="000000" w:themeColor="text1"/>
                <w:sz w:val="18"/>
                <w:szCs w:val="18"/>
                <w:lang w:val="en-GB"/>
              </w:rPr>
              <w:t>=["input", "</w:t>
            </w:r>
            <w:proofErr w:type="spellStart"/>
            <w:r w:rsidRPr="002037E5">
              <w:rPr>
                <w:rFonts w:ascii="Courier New" w:eastAsia="Times New Roman" w:hAnsi="Courier New" w:cs="Courier New"/>
                <w:color w:val="000000" w:themeColor="text1"/>
                <w:sz w:val="18"/>
                <w:szCs w:val="18"/>
                <w:lang w:val="en-GB"/>
              </w:rPr>
              <w:t>agent_scratchpad</w:t>
            </w:r>
            <w:proofErr w:type="spellEnd"/>
            <w:r w:rsidRPr="002037E5">
              <w:rPr>
                <w:rFonts w:ascii="Courier New" w:eastAsia="Times New Roman" w:hAnsi="Courier New" w:cs="Courier New"/>
                <w:color w:val="000000" w:themeColor="text1"/>
                <w:sz w:val="18"/>
                <w:szCs w:val="18"/>
                <w:lang w:val="en-GB"/>
              </w:rPr>
              <w:t>"])</w:t>
            </w:r>
          </w:p>
          <w:p w14:paraId="5108C019"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57BE6D3A"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prompt = </w:t>
            </w:r>
            <w:proofErr w:type="spellStart"/>
            <w:r w:rsidRPr="002037E5">
              <w:rPr>
                <w:rFonts w:ascii="Courier New" w:eastAsia="Times New Roman" w:hAnsi="Courier New" w:cs="Courier New"/>
                <w:color w:val="000000" w:themeColor="text1"/>
                <w:sz w:val="18"/>
                <w:szCs w:val="18"/>
                <w:lang w:val="en-GB"/>
              </w:rPr>
              <w:t>ChatPromptTemplate.from_messages</w:t>
            </w:r>
            <w:proofErr w:type="spellEnd"/>
            <w:r w:rsidRPr="002037E5">
              <w:rPr>
                <w:rFonts w:ascii="Courier New" w:eastAsia="Times New Roman" w:hAnsi="Courier New" w:cs="Courier New"/>
                <w:color w:val="000000" w:themeColor="text1"/>
                <w:sz w:val="18"/>
                <w:szCs w:val="18"/>
                <w:lang w:val="en-GB"/>
              </w:rPr>
              <w:t>(</w:t>
            </w:r>
          </w:p>
          <w:p w14:paraId="3F71245C"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
          <w:p w14:paraId="728CB28A"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system_message</w:t>
            </w:r>
            <w:proofErr w:type="spellEnd"/>
            <w:r w:rsidRPr="002037E5">
              <w:rPr>
                <w:rFonts w:ascii="Courier New" w:eastAsia="Times New Roman" w:hAnsi="Courier New" w:cs="Courier New"/>
                <w:color w:val="000000" w:themeColor="text1"/>
                <w:sz w:val="18"/>
                <w:szCs w:val="18"/>
                <w:lang w:val="en-GB"/>
              </w:rPr>
              <w:t>,</w:t>
            </w:r>
          </w:p>
          <w:p w14:paraId="1AAA3F29"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MessagesPlaceholder</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variable_name</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chat_history</w:t>
            </w:r>
            <w:proofErr w:type="spellEnd"/>
            <w:r w:rsidRPr="002037E5">
              <w:rPr>
                <w:rFonts w:ascii="Courier New" w:eastAsia="Times New Roman" w:hAnsi="Courier New" w:cs="Courier New"/>
                <w:color w:val="000000" w:themeColor="text1"/>
                <w:sz w:val="18"/>
                <w:szCs w:val="18"/>
                <w:lang w:val="en-GB"/>
              </w:rPr>
              <w:t>", optional=True),</w:t>
            </w:r>
          </w:p>
          <w:p w14:paraId="1045D872"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human_message</w:t>
            </w:r>
            <w:proofErr w:type="spellEnd"/>
            <w:r w:rsidRPr="002037E5">
              <w:rPr>
                <w:rFonts w:ascii="Courier New" w:eastAsia="Times New Roman" w:hAnsi="Courier New" w:cs="Courier New"/>
                <w:color w:val="000000" w:themeColor="text1"/>
                <w:sz w:val="18"/>
                <w:szCs w:val="18"/>
                <w:lang w:val="en-GB"/>
              </w:rPr>
              <w:t>,</w:t>
            </w:r>
          </w:p>
          <w:p w14:paraId="628D4B01"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
          <w:p w14:paraId="61834B0A"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w:t>
            </w:r>
          </w:p>
        </w:tc>
      </w:tr>
    </w:tbl>
    <w:p w14:paraId="06CBEB6E" w14:textId="77777777" w:rsidR="006542DC" w:rsidRDefault="006542DC" w:rsidP="006542DC">
      <w:pPr>
        <w:pStyle w:val="a3"/>
      </w:pPr>
    </w:p>
    <w:p w14:paraId="581397A7" w14:textId="0A359F6B" w:rsidR="006542DC" w:rsidRDefault="006542DC" w:rsidP="006542DC">
      <w:pPr>
        <w:pStyle w:val="a3"/>
      </w:pPr>
      <w:r>
        <w:t>Кроме того</w:t>
      </w:r>
      <w:r w:rsidRPr="007D702D">
        <w:t xml:space="preserve">, </w:t>
      </w:r>
      <w:r>
        <w:t>алгоритм требует подачу сервисов</w:t>
      </w:r>
      <w:r w:rsidRPr="007D702D">
        <w:t xml:space="preserve">, </w:t>
      </w:r>
      <w:r>
        <w:t xml:space="preserve">приложений и плагинов в качестве функций с декоратором </w:t>
      </w:r>
      <w:r w:rsidRPr="007D702D">
        <w:t>@</w:t>
      </w:r>
      <w:r>
        <w:rPr>
          <w:lang w:val="en-US"/>
        </w:rPr>
        <w:t>tool</w:t>
      </w:r>
      <w:r w:rsidRPr="007D702D">
        <w:t xml:space="preserve"> </w:t>
      </w:r>
      <w:r>
        <w:t xml:space="preserve">или объектов класса </w:t>
      </w:r>
      <w:proofErr w:type="spellStart"/>
      <w:r>
        <w:rPr>
          <w:lang w:val="en-US"/>
        </w:rPr>
        <w:t>StructuredTool</w:t>
      </w:r>
      <w:proofErr w:type="spellEnd"/>
      <w:r w:rsidR="005B6FF9">
        <w:t xml:space="preserve"> (Листинг 7.2.2)</w:t>
      </w:r>
      <w:r w:rsidRPr="008454EC">
        <w:t>.</w:t>
      </w:r>
    </w:p>
    <w:p w14:paraId="02ADC075" w14:textId="77777777" w:rsidR="006542DC" w:rsidRDefault="006542DC" w:rsidP="006542DC">
      <w:pPr>
        <w:pStyle w:val="a3"/>
      </w:pPr>
    </w:p>
    <w:p w14:paraId="5EBCF35D" w14:textId="7739851C" w:rsidR="006542DC" w:rsidRPr="003776DA" w:rsidRDefault="006542DC" w:rsidP="006542DC">
      <w:pPr>
        <w:pStyle w:val="a5"/>
      </w:pPr>
      <w:r w:rsidRPr="00FD1DCF">
        <w:t xml:space="preserve">Листинг </w:t>
      </w:r>
      <w:r w:rsidR="005B6FF9">
        <w:t>7</w:t>
      </w:r>
      <w:r w:rsidRPr="00FD1DCF">
        <w:t>.</w:t>
      </w:r>
      <w:r>
        <w:t>2.2</w:t>
      </w:r>
      <w:r w:rsidRPr="00FD1DCF">
        <w:t xml:space="preserve"> – Пример использования класс</w:t>
      </w:r>
      <w:r>
        <w:t xml:space="preserve">ов </w:t>
      </w:r>
      <w:proofErr w:type="spellStart"/>
      <w:r w:rsidRPr="00FD1DCF">
        <w:t>SystemMessagePromptTemplate</w:t>
      </w:r>
      <w:proofErr w:type="spellEnd"/>
      <w:r>
        <w:t xml:space="preserve"> и </w:t>
      </w:r>
      <w:proofErr w:type="spellStart"/>
      <w:r w:rsidRPr="00FD1DCF">
        <w:t>HumanMessagePromptTemplate</w:t>
      </w:r>
      <w:proofErr w:type="spellEnd"/>
    </w:p>
    <w:tbl>
      <w:tblPr>
        <w:tblStyle w:val="TableGrid"/>
        <w:tblW w:w="0" w:type="auto"/>
        <w:shd w:val="clear" w:color="auto" w:fill="E7E6E6" w:themeFill="background2"/>
        <w:tblLook w:val="04A0" w:firstRow="1" w:lastRow="0" w:firstColumn="1" w:lastColumn="0" w:noHBand="0" w:noVBand="1"/>
      </w:tblPr>
      <w:tblGrid>
        <w:gridCol w:w="9016"/>
      </w:tblGrid>
      <w:tr w:rsidR="006542DC" w:rsidRPr="008B6508" w14:paraId="385D1BC7" w14:textId="77777777">
        <w:tc>
          <w:tcPr>
            <w:tcW w:w="9016" w:type="dxa"/>
            <w:shd w:val="clear" w:color="auto" w:fill="E7E6E6" w:themeFill="background2"/>
          </w:tcPr>
          <w:p w14:paraId="11D10CBC"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from </w:t>
            </w:r>
            <w:proofErr w:type="spellStart"/>
            <w:r w:rsidRPr="002037E5">
              <w:rPr>
                <w:rFonts w:ascii="Courier New" w:eastAsia="Times New Roman" w:hAnsi="Courier New" w:cs="Courier New"/>
                <w:color w:val="000000" w:themeColor="text1"/>
                <w:sz w:val="18"/>
                <w:szCs w:val="18"/>
                <w:lang w:val="en-GB"/>
              </w:rPr>
              <w:t>langchain.agents</w:t>
            </w:r>
            <w:proofErr w:type="spellEnd"/>
            <w:r w:rsidRPr="002037E5">
              <w:rPr>
                <w:rFonts w:ascii="Courier New" w:eastAsia="Times New Roman" w:hAnsi="Courier New" w:cs="Courier New"/>
                <w:color w:val="000000" w:themeColor="text1"/>
                <w:sz w:val="18"/>
                <w:szCs w:val="18"/>
                <w:lang w:val="en-GB"/>
              </w:rPr>
              <w:t xml:space="preserve"> import (</w:t>
            </w:r>
          </w:p>
          <w:p w14:paraId="1BE23987"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create_structured_chat_agent</w:t>
            </w:r>
            <w:proofErr w:type="spellEnd"/>
            <w:r w:rsidRPr="002037E5">
              <w:rPr>
                <w:rFonts w:ascii="Courier New" w:eastAsia="Times New Roman" w:hAnsi="Courier New" w:cs="Courier New"/>
                <w:color w:val="000000" w:themeColor="text1"/>
                <w:sz w:val="18"/>
                <w:szCs w:val="18"/>
                <w:lang w:val="en-GB"/>
              </w:rPr>
              <w:t>,</w:t>
            </w:r>
          </w:p>
          <w:p w14:paraId="50C5B07B"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AgentExecutor</w:t>
            </w:r>
            <w:proofErr w:type="spellEnd"/>
            <w:r w:rsidRPr="002037E5">
              <w:rPr>
                <w:rFonts w:ascii="Courier New" w:eastAsia="Times New Roman" w:hAnsi="Courier New" w:cs="Courier New"/>
                <w:color w:val="000000" w:themeColor="text1"/>
                <w:sz w:val="18"/>
                <w:szCs w:val="18"/>
                <w:lang w:val="en-GB"/>
              </w:rPr>
              <w:t>,</w:t>
            </w:r>
          </w:p>
          <w:p w14:paraId="4B10409D"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tool,</w:t>
            </w:r>
          </w:p>
          <w:p w14:paraId="498BB062"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w:t>
            </w:r>
          </w:p>
          <w:p w14:paraId="0EFA8848"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@tool</w:t>
            </w:r>
          </w:p>
          <w:p w14:paraId="3C4ADC1E"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def </w:t>
            </w:r>
            <w:proofErr w:type="spellStart"/>
            <w:r w:rsidRPr="002037E5">
              <w:rPr>
                <w:rFonts w:ascii="Courier New" w:eastAsia="Times New Roman" w:hAnsi="Courier New" w:cs="Courier New"/>
                <w:color w:val="000000" w:themeColor="text1"/>
                <w:sz w:val="18"/>
                <w:szCs w:val="18"/>
                <w:lang w:val="en-GB"/>
              </w:rPr>
              <w:t>add_numbers</w:t>
            </w:r>
            <w:proofErr w:type="spellEnd"/>
            <w:r w:rsidRPr="002037E5">
              <w:rPr>
                <w:rFonts w:ascii="Courier New" w:eastAsia="Times New Roman" w:hAnsi="Courier New" w:cs="Courier New"/>
                <w:color w:val="000000" w:themeColor="text1"/>
                <w:sz w:val="18"/>
                <w:szCs w:val="18"/>
                <w:lang w:val="en-GB"/>
              </w:rPr>
              <w:t>(a: int, b: int) -&gt; int:</w:t>
            </w:r>
          </w:p>
          <w:p w14:paraId="1EEB39F3"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"""Adds two numbers."""</w:t>
            </w:r>
          </w:p>
          <w:p w14:paraId="411AEAF5"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return a + b</w:t>
            </w:r>
          </w:p>
          <w:p w14:paraId="40B47E03"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67531E17"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@tool</w:t>
            </w:r>
          </w:p>
          <w:p w14:paraId="7AB652DC"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def </w:t>
            </w:r>
            <w:proofErr w:type="spellStart"/>
            <w:r w:rsidRPr="002037E5">
              <w:rPr>
                <w:rFonts w:ascii="Courier New" w:eastAsia="Times New Roman" w:hAnsi="Courier New" w:cs="Courier New"/>
                <w:color w:val="000000" w:themeColor="text1"/>
                <w:sz w:val="18"/>
                <w:szCs w:val="18"/>
                <w:lang w:val="en-GB"/>
              </w:rPr>
              <w:t>multiply_numbers</w:t>
            </w:r>
            <w:proofErr w:type="spellEnd"/>
            <w:r w:rsidRPr="002037E5">
              <w:rPr>
                <w:rFonts w:ascii="Courier New" w:eastAsia="Times New Roman" w:hAnsi="Courier New" w:cs="Courier New"/>
                <w:color w:val="000000" w:themeColor="text1"/>
                <w:sz w:val="18"/>
                <w:szCs w:val="18"/>
                <w:lang w:val="en-GB"/>
              </w:rPr>
              <w:t>(a: int, b: int) -&gt; int:</w:t>
            </w:r>
          </w:p>
          <w:p w14:paraId="3F95C173"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"""Multiplies two numbers."""</w:t>
            </w:r>
          </w:p>
          <w:p w14:paraId="6F2B389C"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return a * b</w:t>
            </w:r>
          </w:p>
          <w:p w14:paraId="68279EB9"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53010855"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tools = [</w:t>
            </w:r>
            <w:proofErr w:type="spellStart"/>
            <w:r w:rsidRPr="002037E5">
              <w:rPr>
                <w:rFonts w:ascii="Courier New" w:eastAsia="Times New Roman" w:hAnsi="Courier New" w:cs="Courier New"/>
                <w:color w:val="000000" w:themeColor="text1"/>
                <w:sz w:val="18"/>
                <w:szCs w:val="18"/>
                <w:lang w:val="en-GB"/>
              </w:rPr>
              <w:t>add_numbers</w:t>
            </w:r>
            <w:proofErr w:type="spellEnd"/>
            <w:r w:rsidRPr="002037E5">
              <w:rPr>
                <w:rFonts w:ascii="Courier New" w:eastAsia="Times New Roman" w:hAnsi="Courier New" w:cs="Courier New"/>
                <w:color w:val="000000" w:themeColor="text1"/>
                <w:sz w:val="18"/>
                <w:szCs w:val="18"/>
                <w:lang w:val="en-GB"/>
              </w:rPr>
              <w:t xml:space="preserve">, </w:t>
            </w:r>
            <w:proofErr w:type="spellStart"/>
            <w:r w:rsidRPr="002037E5">
              <w:rPr>
                <w:rFonts w:ascii="Courier New" w:eastAsia="Times New Roman" w:hAnsi="Courier New" w:cs="Courier New"/>
                <w:color w:val="000000" w:themeColor="text1"/>
                <w:sz w:val="18"/>
                <w:szCs w:val="18"/>
                <w:lang w:val="en-GB"/>
              </w:rPr>
              <w:t>multiply_numbers</w:t>
            </w:r>
            <w:proofErr w:type="spellEnd"/>
            <w:r w:rsidRPr="002037E5">
              <w:rPr>
                <w:rFonts w:ascii="Courier New" w:eastAsia="Times New Roman" w:hAnsi="Courier New" w:cs="Courier New"/>
                <w:color w:val="000000" w:themeColor="text1"/>
                <w:sz w:val="18"/>
                <w:szCs w:val="18"/>
                <w:lang w:val="en-GB"/>
              </w:rPr>
              <w:t>]</w:t>
            </w:r>
          </w:p>
          <w:p w14:paraId="69A978A6"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258654FE"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roofErr w:type="spellStart"/>
            <w:r w:rsidRPr="002037E5">
              <w:rPr>
                <w:rFonts w:ascii="Courier New" w:eastAsia="Times New Roman" w:hAnsi="Courier New" w:cs="Courier New"/>
                <w:color w:val="000000" w:themeColor="text1"/>
                <w:sz w:val="18"/>
                <w:szCs w:val="18"/>
                <w:lang w:val="en-GB"/>
              </w:rPr>
              <w:t>llm</w:t>
            </w:r>
            <w:proofErr w:type="spellEnd"/>
            <w:r w:rsidRPr="002037E5">
              <w:rPr>
                <w:rFonts w:ascii="Courier New" w:eastAsia="Times New Roman" w:hAnsi="Courier New" w:cs="Courier New"/>
                <w:color w:val="000000" w:themeColor="text1"/>
                <w:sz w:val="18"/>
                <w:szCs w:val="18"/>
                <w:lang w:val="en-GB"/>
              </w:rPr>
              <w:t xml:space="preserve"> = Llama31ChatModel(</w:t>
            </w:r>
            <w:proofErr w:type="spellStart"/>
            <w:r w:rsidRPr="002037E5">
              <w:rPr>
                <w:rFonts w:ascii="Courier New" w:eastAsia="Times New Roman" w:hAnsi="Courier New" w:cs="Courier New"/>
                <w:color w:val="000000" w:themeColor="text1"/>
                <w:sz w:val="18"/>
                <w:szCs w:val="18"/>
                <w:lang w:val="en-GB"/>
              </w:rPr>
              <w:t>api_key</w:t>
            </w:r>
            <w:proofErr w:type="spellEnd"/>
            <w:r w:rsidRPr="002037E5">
              <w:rPr>
                <w:rFonts w:ascii="Courier New" w:eastAsia="Times New Roman" w:hAnsi="Courier New" w:cs="Courier New"/>
                <w:color w:val="000000" w:themeColor="text1"/>
                <w:sz w:val="18"/>
                <w:szCs w:val="18"/>
                <w:lang w:val="en-GB"/>
              </w:rPr>
              <w:t xml:space="preserve">="API_KEY", </w:t>
            </w:r>
            <w:proofErr w:type="spellStart"/>
            <w:r w:rsidRPr="002037E5">
              <w:rPr>
                <w:rFonts w:ascii="Courier New" w:eastAsia="Times New Roman" w:hAnsi="Courier New" w:cs="Courier New"/>
                <w:color w:val="000000" w:themeColor="text1"/>
                <w:sz w:val="18"/>
                <w:szCs w:val="18"/>
                <w:lang w:val="en-GB"/>
              </w:rPr>
              <w:t>base_url</w:t>
            </w:r>
            <w:proofErr w:type="spellEnd"/>
            <w:r w:rsidRPr="002037E5">
              <w:rPr>
                <w:rFonts w:ascii="Courier New" w:eastAsia="Times New Roman" w:hAnsi="Courier New" w:cs="Courier New"/>
                <w:color w:val="000000" w:themeColor="text1"/>
                <w:sz w:val="18"/>
                <w:szCs w:val="18"/>
                <w:lang w:val="en-GB"/>
              </w:rPr>
              <w:t>="BASE_URL",</w:t>
            </w:r>
          </w:p>
          <w:p w14:paraId="2D776233"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model="MODEL", temperature=0.5, </w:t>
            </w:r>
            <w:proofErr w:type="spellStart"/>
            <w:r w:rsidRPr="002037E5">
              <w:rPr>
                <w:rFonts w:ascii="Courier New" w:eastAsia="Times New Roman" w:hAnsi="Courier New" w:cs="Courier New"/>
                <w:color w:val="000000" w:themeColor="text1"/>
                <w:sz w:val="18"/>
                <w:szCs w:val="18"/>
                <w:lang w:val="en-GB"/>
              </w:rPr>
              <w:t>max_tokens</w:t>
            </w:r>
            <w:proofErr w:type="spellEnd"/>
            <w:r w:rsidRPr="002037E5">
              <w:rPr>
                <w:rFonts w:ascii="Courier New" w:eastAsia="Times New Roman" w:hAnsi="Courier New" w:cs="Courier New"/>
                <w:color w:val="000000" w:themeColor="text1"/>
                <w:sz w:val="18"/>
                <w:szCs w:val="18"/>
                <w:lang w:val="en-GB"/>
              </w:rPr>
              <w:t>=3000)</w:t>
            </w:r>
          </w:p>
          <w:p w14:paraId="57FF14C5"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p>
          <w:p w14:paraId="6FCCA606"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agent = </w:t>
            </w:r>
            <w:proofErr w:type="spellStart"/>
            <w:r w:rsidRPr="002037E5">
              <w:rPr>
                <w:rFonts w:ascii="Courier New" w:eastAsia="Times New Roman" w:hAnsi="Courier New" w:cs="Courier New"/>
                <w:color w:val="000000" w:themeColor="text1"/>
                <w:sz w:val="18"/>
                <w:szCs w:val="18"/>
                <w:lang w:val="en-GB"/>
              </w:rPr>
              <w:t>create_structured_chat_agent</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llm</w:t>
            </w:r>
            <w:proofErr w:type="spellEnd"/>
            <w:r w:rsidRPr="002037E5">
              <w:rPr>
                <w:rFonts w:ascii="Courier New" w:eastAsia="Times New Roman" w:hAnsi="Courier New" w:cs="Courier New"/>
                <w:color w:val="000000" w:themeColor="text1"/>
                <w:sz w:val="18"/>
                <w:szCs w:val="18"/>
                <w:lang w:val="en-GB"/>
              </w:rPr>
              <w:t>=</w:t>
            </w:r>
            <w:proofErr w:type="spellStart"/>
            <w:r w:rsidRPr="002037E5">
              <w:rPr>
                <w:rFonts w:ascii="Courier New" w:eastAsia="Times New Roman" w:hAnsi="Courier New" w:cs="Courier New"/>
                <w:color w:val="000000" w:themeColor="text1"/>
                <w:sz w:val="18"/>
                <w:szCs w:val="18"/>
                <w:lang w:val="en-GB"/>
              </w:rPr>
              <w:t>llm</w:t>
            </w:r>
            <w:proofErr w:type="spellEnd"/>
            <w:r w:rsidRPr="002037E5">
              <w:rPr>
                <w:rFonts w:ascii="Courier New" w:eastAsia="Times New Roman" w:hAnsi="Courier New" w:cs="Courier New"/>
                <w:color w:val="000000" w:themeColor="text1"/>
                <w:sz w:val="18"/>
                <w:szCs w:val="18"/>
                <w:lang w:val="en-GB"/>
              </w:rPr>
              <w:t>, tools=tools,</w:t>
            </w:r>
          </w:p>
          <w:p w14:paraId="190A39EE"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 xml:space="preserve">    prompt=prompt, </w:t>
            </w:r>
            <w:proofErr w:type="spellStart"/>
            <w:r w:rsidRPr="002037E5">
              <w:rPr>
                <w:rFonts w:ascii="Courier New" w:eastAsia="Times New Roman" w:hAnsi="Courier New" w:cs="Courier New"/>
                <w:color w:val="000000" w:themeColor="text1"/>
                <w:sz w:val="18"/>
                <w:szCs w:val="18"/>
                <w:lang w:val="en-GB"/>
              </w:rPr>
              <w:t>stop_sequence</w:t>
            </w:r>
            <w:proofErr w:type="spellEnd"/>
            <w:r w:rsidRPr="002037E5">
              <w:rPr>
                <w:rFonts w:ascii="Courier New" w:eastAsia="Times New Roman" w:hAnsi="Courier New" w:cs="Courier New"/>
                <w:color w:val="000000" w:themeColor="text1"/>
                <w:sz w:val="18"/>
                <w:szCs w:val="18"/>
                <w:lang w:val="en-GB"/>
              </w:rPr>
              <w:t>=True)</w:t>
            </w:r>
          </w:p>
        </w:tc>
      </w:tr>
    </w:tbl>
    <w:p w14:paraId="66FF8399" w14:textId="77777777" w:rsidR="006542DC" w:rsidRPr="008454EC" w:rsidRDefault="006542DC" w:rsidP="006542DC">
      <w:pPr>
        <w:pStyle w:val="a3"/>
        <w:rPr>
          <w:lang w:val="en-US"/>
        </w:rPr>
      </w:pPr>
    </w:p>
    <w:p w14:paraId="73686A68" w14:textId="77777777" w:rsidR="006542DC" w:rsidRPr="006542DC" w:rsidRDefault="006542DC" w:rsidP="006542DC">
      <w:pPr>
        <w:pStyle w:val="ListParagraph"/>
        <w:numPr>
          <w:ilvl w:val="2"/>
          <w:numId w:val="4"/>
        </w:numPr>
        <w:spacing w:line="360" w:lineRule="auto"/>
        <w:ind w:left="0" w:firstLine="0"/>
        <w:jc w:val="both"/>
        <w:outlineLvl w:val="1"/>
        <w:rPr>
          <w:rFonts w:ascii="Times New Roman" w:hAnsi="Times New Roman" w:cs="Times New Roman"/>
          <w:b/>
          <w:bCs/>
          <w:i/>
          <w:iCs/>
        </w:rPr>
      </w:pPr>
      <w:r w:rsidRPr="00607C66">
        <w:rPr>
          <w:lang w:val="en-US"/>
        </w:rPr>
        <w:t xml:space="preserve"> </w:t>
      </w:r>
      <w:bookmarkStart w:id="91" w:name="_Toc185703869"/>
      <w:bookmarkStart w:id="92" w:name="_Toc185708557"/>
      <w:commentRangeStart w:id="93"/>
      <w:commentRangeStart w:id="94"/>
      <w:r w:rsidRPr="006542DC">
        <w:rPr>
          <w:rFonts w:ascii="Times New Roman" w:hAnsi="Times New Roman" w:cs="Times New Roman"/>
          <w:b/>
          <w:bCs/>
          <w:i/>
          <w:iCs/>
        </w:rPr>
        <w:t>Подготовка входных данных для модуля на основе алгоритма упрощения и ускорения прототипирования систем с БЯМ на основе RAG</w:t>
      </w:r>
      <w:commentRangeEnd w:id="93"/>
      <w:r w:rsidRPr="006542DC">
        <w:rPr>
          <w:rFonts w:ascii="Times New Roman" w:hAnsi="Times New Roman" w:cs="Times New Roman"/>
          <w:bCs/>
          <w:iCs/>
        </w:rPr>
        <w:commentReference w:id="93"/>
      </w:r>
      <w:commentRangeEnd w:id="94"/>
      <w:r w:rsidRPr="006542DC">
        <w:rPr>
          <w:rFonts w:ascii="Times New Roman" w:hAnsi="Times New Roman" w:cs="Times New Roman"/>
          <w:bCs/>
          <w:iCs/>
        </w:rPr>
        <w:commentReference w:id="94"/>
      </w:r>
      <w:bookmarkEnd w:id="91"/>
      <w:bookmarkEnd w:id="92"/>
    </w:p>
    <w:p w14:paraId="1CD56485" w14:textId="77777777" w:rsidR="00634963" w:rsidRDefault="00634963" w:rsidP="006542DC">
      <w:pPr>
        <w:pStyle w:val="a3"/>
      </w:pPr>
    </w:p>
    <w:p w14:paraId="07C71238" w14:textId="669C2737" w:rsidR="006542DC" w:rsidRDefault="006542DC" w:rsidP="006542DC">
      <w:pPr>
        <w:pStyle w:val="a3"/>
      </w:pPr>
      <w:r>
        <w:t xml:space="preserve">В рамках подготовки данных для модуля </w:t>
      </w:r>
      <w:r w:rsidRPr="006011D9">
        <w:t>на основе алгоритма упрощения и ускорения прототипирования систем с БЯМ на основе RAG</w:t>
      </w:r>
      <w:r>
        <w:t xml:space="preserve"> </w:t>
      </w:r>
      <w:r w:rsidR="00A2020D" w:rsidRPr="00A2020D">
        <w:t>[4</w:t>
      </w:r>
      <w:r w:rsidR="00A2020D" w:rsidRPr="00095668">
        <w:t>]</w:t>
      </w:r>
      <w:r>
        <w:t xml:space="preserve"> необходимо создать экземпляр класса </w:t>
      </w:r>
      <w:proofErr w:type="spellStart"/>
      <w:r>
        <w:rPr>
          <w:lang w:val="en-US"/>
        </w:rPr>
        <w:t>JobContext</w:t>
      </w:r>
      <w:proofErr w:type="spellEnd"/>
      <w:r w:rsidRPr="003B0506">
        <w:t xml:space="preserve">, </w:t>
      </w:r>
      <w:r>
        <w:t xml:space="preserve">который предоставляет </w:t>
      </w:r>
      <w:r w:rsidRPr="00BF0344">
        <w:t>возможности использования всех функций и сервисов, задекларированных внутри</w:t>
      </w:r>
      <w:r>
        <w:t xml:space="preserve"> библиотеки </w:t>
      </w:r>
      <w:proofErr w:type="spellStart"/>
      <w:r>
        <w:rPr>
          <w:lang w:val="en-US"/>
        </w:rPr>
        <w:t>ProtoLLM</w:t>
      </w:r>
      <w:proofErr w:type="spellEnd"/>
      <w:r>
        <w:t xml:space="preserve">, а также сгенерировать уникальную строку номера идентификации с помощью класса </w:t>
      </w:r>
      <w:proofErr w:type="spellStart"/>
      <w:r>
        <w:rPr>
          <w:lang w:val="en-US"/>
        </w:rPr>
        <w:t>uuid</w:t>
      </w:r>
      <w:proofErr w:type="spellEnd"/>
      <w:r>
        <w:t xml:space="preserve">. Пример использования класса </w:t>
      </w:r>
      <w:proofErr w:type="spellStart"/>
      <w:r>
        <w:rPr>
          <w:lang w:val="en-US"/>
        </w:rPr>
        <w:t>JobContext</w:t>
      </w:r>
      <w:proofErr w:type="spellEnd"/>
      <w:r w:rsidRPr="00724945">
        <w:t xml:space="preserve"> </w:t>
      </w:r>
      <w:r>
        <w:t xml:space="preserve">и библиотеки </w:t>
      </w:r>
      <w:proofErr w:type="spellStart"/>
      <w:r>
        <w:rPr>
          <w:lang w:val="en-US"/>
        </w:rPr>
        <w:t>uuid</w:t>
      </w:r>
      <w:proofErr w:type="spellEnd"/>
      <w:r>
        <w:t xml:space="preserve"> представлен в листинге </w:t>
      </w:r>
      <w:r w:rsidR="00634963">
        <w:t>7</w:t>
      </w:r>
      <w:r>
        <w:t>.2.3.</w:t>
      </w:r>
    </w:p>
    <w:p w14:paraId="7B129A53" w14:textId="28ADA6D5" w:rsidR="006542DC" w:rsidRPr="00794A70" w:rsidRDefault="006542DC" w:rsidP="006542DC">
      <w:pPr>
        <w:pStyle w:val="Caption"/>
        <w:keepNext/>
      </w:pPr>
      <w:r>
        <w:t xml:space="preserve">Листинг </w:t>
      </w:r>
      <w:r w:rsidR="00634963">
        <w:t>7</w:t>
      </w:r>
      <w:r>
        <w:t xml:space="preserve">.2.3 – Пример использования класса </w:t>
      </w:r>
      <w:proofErr w:type="spellStart"/>
      <w:r>
        <w:rPr>
          <w:lang w:val="en-US"/>
        </w:rPr>
        <w:t>JobContext</w:t>
      </w:r>
      <w:proofErr w:type="spellEnd"/>
      <w:r w:rsidRPr="00794A70">
        <w:t xml:space="preserve"> </w:t>
      </w:r>
      <w:r>
        <w:t xml:space="preserve">и библиотеки </w:t>
      </w:r>
      <w:proofErr w:type="spellStart"/>
      <w:r>
        <w:rPr>
          <w:lang w:val="en-US"/>
        </w:rPr>
        <w:t>uuid</w:t>
      </w:r>
      <w:proofErr w:type="spellEnd"/>
      <w:r>
        <w:t xml:space="preserve"> для подготовки данных</w:t>
      </w:r>
    </w:p>
    <w:tbl>
      <w:tblPr>
        <w:tblStyle w:val="TableGrid"/>
        <w:tblW w:w="0" w:type="auto"/>
        <w:tblLook w:val="04A0" w:firstRow="1" w:lastRow="0" w:firstColumn="1" w:lastColumn="0" w:noHBand="0" w:noVBand="1"/>
      </w:tblPr>
      <w:tblGrid>
        <w:gridCol w:w="9016"/>
      </w:tblGrid>
      <w:tr w:rsidR="006542DC" w:rsidRPr="008B6508" w14:paraId="10669E44" w14:textId="77777777">
        <w:tc>
          <w:tcPr>
            <w:tcW w:w="9016" w:type="dxa"/>
            <w:shd w:val="clear" w:color="auto" w:fill="E7E6E6" w:themeFill="background2"/>
          </w:tcPr>
          <w:p w14:paraId="13B753E6"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import </w:t>
            </w:r>
            <w:proofErr w:type="spellStart"/>
            <w:r w:rsidRPr="00E40F2F">
              <w:rPr>
                <w:rFonts w:ascii="Courier New" w:eastAsia="Times New Roman" w:hAnsi="Courier New" w:cs="Courier New"/>
                <w:color w:val="000000" w:themeColor="text1"/>
                <w:sz w:val="18"/>
                <w:szCs w:val="18"/>
                <w:lang w:val="en-US"/>
              </w:rPr>
              <w:t>uuid</w:t>
            </w:r>
            <w:proofErr w:type="spellEnd"/>
            <w:r w:rsidRPr="00E40F2F">
              <w:rPr>
                <w:rFonts w:ascii="Courier New" w:eastAsia="Times New Roman" w:hAnsi="Courier New" w:cs="Courier New"/>
                <w:color w:val="000000" w:themeColor="text1"/>
                <w:sz w:val="18"/>
                <w:szCs w:val="18"/>
                <w:lang w:val="en-US"/>
              </w:rPr>
              <w:t xml:space="preserve"> </w:t>
            </w:r>
          </w:p>
          <w:p w14:paraId="7B1A47D6"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r w:rsidRPr="00E40F2F">
              <w:rPr>
                <w:rFonts w:ascii="Courier New" w:eastAsia="Times New Roman" w:hAnsi="Courier New" w:cs="Courier New"/>
                <w:color w:val="000000" w:themeColor="text1"/>
                <w:sz w:val="18"/>
                <w:szCs w:val="18"/>
                <w:lang w:val="en-US"/>
              </w:rPr>
              <w:t xml:space="preserve">from </w:t>
            </w:r>
            <w:proofErr w:type="spellStart"/>
            <w:r w:rsidRPr="00E40F2F">
              <w:rPr>
                <w:rFonts w:ascii="Courier New" w:eastAsia="Times New Roman" w:hAnsi="Courier New" w:cs="Courier New"/>
                <w:color w:val="000000" w:themeColor="text1"/>
                <w:sz w:val="18"/>
                <w:szCs w:val="18"/>
                <w:lang w:val="en-US"/>
              </w:rPr>
              <w:t>protollm_sdk.jobs.utility</w:t>
            </w:r>
            <w:proofErr w:type="spellEnd"/>
            <w:r w:rsidRPr="00E40F2F">
              <w:rPr>
                <w:rFonts w:ascii="Courier New" w:eastAsia="Times New Roman" w:hAnsi="Courier New" w:cs="Courier New"/>
                <w:color w:val="000000" w:themeColor="text1"/>
                <w:sz w:val="18"/>
                <w:szCs w:val="18"/>
                <w:lang w:val="en-US"/>
              </w:rPr>
              <w:t xml:space="preserve"> import </w:t>
            </w:r>
            <w:proofErr w:type="spellStart"/>
            <w:r w:rsidRPr="00E40F2F">
              <w:rPr>
                <w:rFonts w:ascii="Courier New" w:eastAsia="Times New Roman" w:hAnsi="Courier New" w:cs="Courier New"/>
                <w:color w:val="000000" w:themeColor="text1"/>
                <w:sz w:val="18"/>
                <w:szCs w:val="18"/>
                <w:lang w:val="en-US"/>
              </w:rPr>
              <w:t>construct_job_context</w:t>
            </w:r>
            <w:proofErr w:type="spellEnd"/>
            <w:r w:rsidRPr="00E40F2F">
              <w:rPr>
                <w:rFonts w:ascii="Courier New" w:eastAsia="Times New Roman" w:hAnsi="Courier New" w:cs="Courier New"/>
                <w:color w:val="000000" w:themeColor="text1"/>
                <w:sz w:val="18"/>
                <w:szCs w:val="18"/>
                <w:lang w:val="en-US"/>
              </w:rPr>
              <w:t xml:space="preserve"> </w:t>
            </w:r>
          </w:p>
          <w:p w14:paraId="3A42E02B"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p>
          <w:p w14:paraId="329E9C2D" w14:textId="77777777" w:rsidR="006542DC" w:rsidRPr="00607C66" w:rsidRDefault="006542DC">
            <w:pPr>
              <w:spacing w:line="360" w:lineRule="auto"/>
              <w:rPr>
                <w:rFonts w:ascii="Courier New" w:eastAsia="Times New Roman" w:hAnsi="Courier New" w:cs="Courier New"/>
                <w:color w:val="000000" w:themeColor="text1"/>
                <w:sz w:val="18"/>
                <w:szCs w:val="18"/>
              </w:rPr>
            </w:pPr>
            <w:r w:rsidRPr="00607C66">
              <w:rPr>
                <w:rFonts w:ascii="Courier New" w:eastAsia="Times New Roman" w:hAnsi="Courier New" w:cs="Courier New"/>
                <w:color w:val="000000" w:themeColor="text1"/>
                <w:sz w:val="18"/>
                <w:szCs w:val="18"/>
              </w:rPr>
              <w:t># Шаг 1. Инициализация уникального номера идентификации</w:t>
            </w:r>
          </w:p>
          <w:p w14:paraId="09DA39ED" w14:textId="77777777" w:rsidR="006542DC" w:rsidRPr="00607C66" w:rsidRDefault="006542DC">
            <w:pPr>
              <w:spacing w:line="360" w:lineRule="auto"/>
              <w:rPr>
                <w:rFonts w:ascii="Courier New" w:eastAsia="Times New Roman" w:hAnsi="Courier New" w:cs="Courier New"/>
                <w:color w:val="000000" w:themeColor="text1"/>
                <w:sz w:val="18"/>
                <w:szCs w:val="18"/>
              </w:rPr>
            </w:pPr>
            <w:r w:rsidRPr="00E40F2F">
              <w:rPr>
                <w:rFonts w:ascii="Courier New" w:eastAsia="Times New Roman" w:hAnsi="Courier New" w:cs="Courier New"/>
                <w:color w:val="000000" w:themeColor="text1"/>
                <w:sz w:val="18"/>
                <w:szCs w:val="18"/>
                <w:lang w:val="en-US"/>
              </w:rPr>
              <w:t>job</w:t>
            </w:r>
            <w:r w:rsidRPr="00607C66">
              <w:rPr>
                <w:rFonts w:ascii="Courier New" w:eastAsia="Times New Roman" w:hAnsi="Courier New" w:cs="Courier New"/>
                <w:color w:val="000000" w:themeColor="text1"/>
                <w:sz w:val="18"/>
                <w:szCs w:val="18"/>
              </w:rPr>
              <w:t>_</w:t>
            </w:r>
            <w:r w:rsidRPr="00E40F2F">
              <w:rPr>
                <w:rFonts w:ascii="Courier New" w:eastAsia="Times New Roman" w:hAnsi="Courier New" w:cs="Courier New"/>
                <w:color w:val="000000" w:themeColor="text1"/>
                <w:sz w:val="18"/>
                <w:szCs w:val="18"/>
                <w:lang w:val="en-US"/>
              </w:rPr>
              <w:t>id</w:t>
            </w:r>
            <w:r w:rsidRPr="00607C66">
              <w:rPr>
                <w:rFonts w:ascii="Courier New" w:eastAsia="Times New Roman" w:hAnsi="Courier New" w:cs="Courier New"/>
                <w:color w:val="000000" w:themeColor="text1"/>
                <w:sz w:val="18"/>
                <w:szCs w:val="18"/>
              </w:rPr>
              <w:t xml:space="preserve"> = </w:t>
            </w:r>
            <w:r w:rsidRPr="00E40F2F">
              <w:rPr>
                <w:rFonts w:ascii="Courier New" w:eastAsia="Times New Roman" w:hAnsi="Courier New" w:cs="Courier New"/>
                <w:color w:val="000000" w:themeColor="text1"/>
                <w:sz w:val="18"/>
                <w:szCs w:val="18"/>
                <w:lang w:val="en-US"/>
              </w:rPr>
              <w:t>str</w:t>
            </w:r>
            <w:r w:rsidRPr="00607C66">
              <w:rPr>
                <w:rFonts w:ascii="Courier New" w:eastAsia="Times New Roman" w:hAnsi="Courier New" w:cs="Courier New"/>
                <w:color w:val="000000" w:themeColor="text1"/>
                <w:sz w:val="18"/>
                <w:szCs w:val="18"/>
              </w:rPr>
              <w:t>(</w:t>
            </w:r>
            <w:proofErr w:type="spellStart"/>
            <w:r w:rsidRPr="00E40F2F">
              <w:rPr>
                <w:rFonts w:ascii="Courier New" w:eastAsia="Times New Roman" w:hAnsi="Courier New" w:cs="Courier New"/>
                <w:color w:val="000000" w:themeColor="text1"/>
                <w:sz w:val="18"/>
                <w:szCs w:val="18"/>
                <w:lang w:val="en-US"/>
              </w:rPr>
              <w:t>uuid</w:t>
            </w:r>
            <w:proofErr w:type="spellEnd"/>
            <w:r w:rsidRPr="00607C66">
              <w:rPr>
                <w:rFonts w:ascii="Courier New" w:eastAsia="Times New Roman" w:hAnsi="Courier New" w:cs="Courier New"/>
                <w:color w:val="000000" w:themeColor="text1"/>
                <w:sz w:val="18"/>
                <w:szCs w:val="18"/>
              </w:rPr>
              <w:t>.</w:t>
            </w:r>
            <w:proofErr w:type="spellStart"/>
            <w:r w:rsidRPr="00E40F2F">
              <w:rPr>
                <w:rFonts w:ascii="Courier New" w:eastAsia="Times New Roman" w:hAnsi="Courier New" w:cs="Courier New"/>
                <w:color w:val="000000" w:themeColor="text1"/>
                <w:sz w:val="18"/>
                <w:szCs w:val="18"/>
                <w:lang w:val="en-US"/>
              </w:rPr>
              <w:t>uuid</w:t>
            </w:r>
            <w:proofErr w:type="spellEnd"/>
            <w:r w:rsidRPr="00607C66">
              <w:rPr>
                <w:rFonts w:ascii="Courier New" w:eastAsia="Times New Roman" w:hAnsi="Courier New" w:cs="Courier New"/>
                <w:color w:val="000000" w:themeColor="text1"/>
                <w:sz w:val="18"/>
                <w:szCs w:val="18"/>
              </w:rPr>
              <w:t xml:space="preserve">4()) </w:t>
            </w:r>
          </w:p>
          <w:p w14:paraId="13ECE8D4" w14:textId="77777777" w:rsidR="006542DC" w:rsidRPr="008512A8" w:rsidRDefault="006542DC">
            <w:pPr>
              <w:spacing w:line="360" w:lineRule="auto"/>
            </w:pPr>
            <w:r w:rsidRPr="00B10D4C">
              <w:rPr>
                <w:rFonts w:ascii="Courier New" w:eastAsia="Times New Roman" w:hAnsi="Courier New" w:cs="Courier New"/>
                <w:color w:val="000000" w:themeColor="text1"/>
                <w:sz w:val="18"/>
                <w:szCs w:val="18"/>
              </w:rPr>
              <w:t xml:space="preserve"># Шаг 2. </w:t>
            </w:r>
            <w:r>
              <w:rPr>
                <w:rFonts w:ascii="Courier New" w:eastAsia="Times New Roman" w:hAnsi="Courier New" w:cs="Courier New"/>
                <w:color w:val="000000" w:themeColor="text1"/>
                <w:sz w:val="18"/>
                <w:szCs w:val="18"/>
              </w:rPr>
              <w:t>Инициализация</w:t>
            </w:r>
            <w:r w:rsidRPr="00464EAA">
              <w:rPr>
                <w:rFonts w:ascii="Courier New" w:eastAsia="Times New Roman" w:hAnsi="Courier New" w:cs="Courier New"/>
                <w:color w:val="000000" w:themeColor="text1"/>
                <w:sz w:val="18"/>
                <w:szCs w:val="18"/>
              </w:rPr>
              <w:t xml:space="preserve"> </w:t>
            </w:r>
            <w:r>
              <w:rPr>
                <w:rFonts w:ascii="Courier New" w:eastAsia="Times New Roman" w:hAnsi="Courier New" w:cs="Courier New"/>
                <w:color w:val="000000" w:themeColor="text1"/>
                <w:sz w:val="18"/>
                <w:szCs w:val="18"/>
              </w:rPr>
              <w:t xml:space="preserve">требуемых переменных для доступа к </w:t>
            </w:r>
            <w:r>
              <w:rPr>
                <w:rFonts w:ascii="Courier New" w:eastAsia="Times New Roman" w:hAnsi="Courier New" w:cs="Courier New"/>
                <w:color w:val="000000" w:themeColor="text1"/>
                <w:sz w:val="18"/>
                <w:szCs w:val="18"/>
                <w:lang w:val="en-US"/>
              </w:rPr>
              <w:t>SDK</w:t>
            </w:r>
            <w:r>
              <w:rPr>
                <w:rFonts w:ascii="Courier New" w:eastAsia="Times New Roman" w:hAnsi="Courier New" w:cs="Courier New"/>
                <w:color w:val="000000" w:themeColor="text1"/>
                <w:sz w:val="18"/>
                <w:szCs w:val="18"/>
              </w:rPr>
              <w:t xml:space="preserve"> проекта</w:t>
            </w:r>
          </w:p>
          <w:p w14:paraId="02ACDB8B"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proofErr w:type="spellStart"/>
            <w:r w:rsidRPr="00E40F2F">
              <w:rPr>
                <w:rFonts w:ascii="Courier New" w:eastAsia="Times New Roman" w:hAnsi="Courier New" w:cs="Courier New"/>
                <w:color w:val="000000" w:themeColor="text1"/>
                <w:sz w:val="18"/>
                <w:szCs w:val="18"/>
                <w:lang w:val="en-US"/>
              </w:rPr>
              <w:t>job_name</w:t>
            </w:r>
            <w:proofErr w:type="spellEnd"/>
            <w:r w:rsidRPr="00E40F2F">
              <w:rPr>
                <w:rFonts w:ascii="Courier New" w:eastAsia="Times New Roman" w:hAnsi="Courier New" w:cs="Courier New"/>
                <w:color w:val="000000" w:themeColor="text1"/>
                <w:sz w:val="18"/>
                <w:szCs w:val="18"/>
                <w:lang w:val="en-US"/>
              </w:rPr>
              <w:t xml:space="preserve"> = "</w:t>
            </w:r>
            <w:proofErr w:type="spellStart"/>
            <w:r w:rsidRPr="00E40F2F">
              <w:rPr>
                <w:rFonts w:ascii="Courier New" w:eastAsia="Times New Roman" w:hAnsi="Courier New" w:cs="Courier New"/>
                <w:color w:val="000000" w:themeColor="text1"/>
                <w:sz w:val="18"/>
                <w:szCs w:val="18"/>
                <w:lang w:val="en-US"/>
              </w:rPr>
              <w:t>fast_validation</w:t>
            </w:r>
            <w:proofErr w:type="spellEnd"/>
            <w:r w:rsidRPr="00E40F2F">
              <w:rPr>
                <w:rFonts w:ascii="Courier New" w:eastAsia="Times New Roman" w:hAnsi="Courier New" w:cs="Courier New"/>
                <w:color w:val="000000" w:themeColor="text1"/>
                <w:sz w:val="18"/>
                <w:szCs w:val="18"/>
                <w:lang w:val="en-US"/>
              </w:rPr>
              <w:t xml:space="preserve">" </w:t>
            </w:r>
          </w:p>
          <w:p w14:paraId="3C6F24C2"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proofErr w:type="spellStart"/>
            <w:r w:rsidRPr="00E40F2F">
              <w:rPr>
                <w:rFonts w:ascii="Courier New" w:eastAsia="Times New Roman" w:hAnsi="Courier New" w:cs="Courier New"/>
                <w:color w:val="000000" w:themeColor="text1"/>
                <w:sz w:val="18"/>
                <w:szCs w:val="18"/>
                <w:lang w:val="en-US"/>
              </w:rPr>
              <w:t>ctx</w:t>
            </w:r>
            <w:proofErr w:type="spellEnd"/>
            <w:r w:rsidRPr="00E40F2F">
              <w:rPr>
                <w:rFonts w:ascii="Courier New" w:eastAsia="Times New Roman" w:hAnsi="Courier New" w:cs="Courier New"/>
                <w:color w:val="000000" w:themeColor="text1"/>
                <w:sz w:val="18"/>
                <w:szCs w:val="18"/>
                <w:lang w:val="en-US"/>
              </w:rPr>
              <w:t xml:space="preserve"> = </w:t>
            </w:r>
            <w:proofErr w:type="spellStart"/>
            <w:r w:rsidRPr="00E40F2F">
              <w:rPr>
                <w:rFonts w:ascii="Courier New" w:eastAsia="Times New Roman" w:hAnsi="Courier New" w:cs="Courier New"/>
                <w:color w:val="000000" w:themeColor="text1"/>
                <w:sz w:val="18"/>
                <w:szCs w:val="18"/>
                <w:lang w:val="en-US"/>
              </w:rPr>
              <w:t>construct_job_context</w:t>
            </w:r>
            <w:proofErr w:type="spellEnd"/>
            <w:r w:rsidRPr="00E40F2F">
              <w:rPr>
                <w:rFonts w:ascii="Courier New" w:eastAsia="Times New Roman" w:hAnsi="Courier New" w:cs="Courier New"/>
                <w:color w:val="000000" w:themeColor="text1"/>
                <w:sz w:val="18"/>
                <w:szCs w:val="18"/>
                <w:lang w:val="en-US"/>
              </w:rPr>
              <w:t>(</w:t>
            </w:r>
            <w:proofErr w:type="spellStart"/>
            <w:r w:rsidRPr="00E40F2F">
              <w:rPr>
                <w:rFonts w:ascii="Courier New" w:eastAsia="Times New Roman" w:hAnsi="Courier New" w:cs="Courier New"/>
                <w:color w:val="000000" w:themeColor="text1"/>
                <w:sz w:val="18"/>
                <w:szCs w:val="18"/>
                <w:lang w:val="en-US"/>
              </w:rPr>
              <w:t>job_name</w:t>
            </w:r>
            <w:proofErr w:type="spellEnd"/>
            <w:r w:rsidRPr="00E40F2F">
              <w:rPr>
                <w:rFonts w:ascii="Courier New" w:eastAsia="Times New Roman" w:hAnsi="Courier New" w:cs="Courier New"/>
                <w:color w:val="000000" w:themeColor="text1"/>
                <w:sz w:val="18"/>
                <w:szCs w:val="18"/>
                <w:lang w:val="en-US"/>
              </w:rPr>
              <w:t xml:space="preserve">) </w:t>
            </w:r>
          </w:p>
          <w:p w14:paraId="0EE20857" w14:textId="77777777" w:rsidR="006542DC" w:rsidRPr="00E40F2F" w:rsidRDefault="006542DC">
            <w:pPr>
              <w:spacing w:line="360" w:lineRule="auto"/>
              <w:rPr>
                <w:rFonts w:ascii="Courier New" w:eastAsia="Times New Roman" w:hAnsi="Courier New" w:cs="Courier New"/>
                <w:color w:val="000000" w:themeColor="text1"/>
                <w:sz w:val="18"/>
                <w:szCs w:val="18"/>
                <w:lang w:val="en-US"/>
              </w:rPr>
            </w:pPr>
          </w:p>
        </w:tc>
      </w:tr>
    </w:tbl>
    <w:p w14:paraId="198D2FF0" w14:textId="77777777" w:rsidR="00634963" w:rsidRPr="00635EFB" w:rsidRDefault="00634963" w:rsidP="006542DC">
      <w:pPr>
        <w:pStyle w:val="a3"/>
        <w:rPr>
          <w:lang w:val="en-US"/>
        </w:rPr>
      </w:pPr>
    </w:p>
    <w:p w14:paraId="4BD25412" w14:textId="3DB2560B" w:rsidR="006542DC" w:rsidRDefault="006542DC" w:rsidP="006542DC">
      <w:pPr>
        <w:pStyle w:val="a3"/>
        <w:rPr>
          <w:rFonts w:eastAsia="Times New Roman"/>
          <w:color w:val="000000" w:themeColor="text1"/>
        </w:rPr>
      </w:pPr>
      <w:r>
        <w:t>И</w:t>
      </w:r>
      <w:r>
        <w:rPr>
          <w:rFonts w:eastAsia="Times New Roman"/>
          <w:color w:val="000000" w:themeColor="text1"/>
        </w:rPr>
        <w:t xml:space="preserve">нструкция с параметрами для процесса обработки и загрузки документов описывается в файле с названием </w:t>
      </w:r>
      <w:r>
        <w:rPr>
          <w:rFonts w:eastAsia="Times New Roman"/>
          <w:color w:val="000000" w:themeColor="text1"/>
          <w:lang w:val="en-US"/>
        </w:rPr>
        <w:t>docs</w:t>
      </w:r>
      <w:r w:rsidRPr="005C075F">
        <w:rPr>
          <w:rFonts w:eastAsia="Times New Roman"/>
          <w:color w:val="000000" w:themeColor="text1"/>
        </w:rPr>
        <w:t>_</w:t>
      </w:r>
      <w:r>
        <w:rPr>
          <w:rFonts w:eastAsia="Times New Roman"/>
          <w:color w:val="000000" w:themeColor="text1"/>
          <w:lang w:val="en-US"/>
        </w:rPr>
        <w:t>processing</w:t>
      </w:r>
      <w:r w:rsidRPr="005C075F">
        <w:rPr>
          <w:rFonts w:eastAsia="Times New Roman"/>
          <w:color w:val="000000" w:themeColor="text1"/>
        </w:rPr>
        <w:t>_</w:t>
      </w:r>
      <w:r>
        <w:rPr>
          <w:rFonts w:eastAsia="Times New Roman"/>
          <w:color w:val="000000" w:themeColor="text1"/>
          <w:lang w:val="en-US"/>
        </w:rPr>
        <w:t>config</w:t>
      </w:r>
      <w:r w:rsidRPr="005B04B3">
        <w:rPr>
          <w:rFonts w:eastAsia="Times New Roman"/>
          <w:color w:val="000000" w:themeColor="text1"/>
        </w:rPr>
        <w:t>.</w:t>
      </w:r>
      <w:proofErr w:type="spellStart"/>
      <w:r>
        <w:rPr>
          <w:rFonts w:eastAsia="Times New Roman"/>
          <w:color w:val="000000" w:themeColor="text1"/>
          <w:lang w:val="en-US"/>
        </w:rPr>
        <w:t>yaml</w:t>
      </w:r>
      <w:proofErr w:type="spellEnd"/>
      <w:r>
        <w:rPr>
          <w:rFonts w:eastAsia="Times New Roman"/>
          <w:color w:val="000000" w:themeColor="text1"/>
        </w:rPr>
        <w:t xml:space="preserve"> (см. листинг </w:t>
      </w:r>
      <w:r w:rsidR="00634963">
        <w:rPr>
          <w:rFonts w:eastAsia="Times New Roman"/>
          <w:color w:val="000000" w:themeColor="text1"/>
        </w:rPr>
        <w:t>7</w:t>
      </w:r>
      <w:r>
        <w:rPr>
          <w:rFonts w:eastAsia="Times New Roman"/>
          <w:color w:val="000000" w:themeColor="text1"/>
        </w:rPr>
        <w:t xml:space="preserve">.2.4). Его необходимо поместить в директорию </w:t>
      </w:r>
      <w:r w:rsidRPr="00660439">
        <w:rPr>
          <w:rFonts w:eastAsia="Times New Roman"/>
          <w:color w:val="000000" w:themeColor="text1"/>
        </w:rPr>
        <w:t>/</w:t>
      </w:r>
      <w:r>
        <w:rPr>
          <w:rFonts w:eastAsia="Times New Roman"/>
          <w:color w:val="000000" w:themeColor="text1"/>
          <w:lang w:val="en-US"/>
        </w:rPr>
        <w:t>config</w:t>
      </w:r>
      <w:r w:rsidRPr="00C84845">
        <w:rPr>
          <w:rFonts w:eastAsia="Times New Roman"/>
          <w:color w:val="000000" w:themeColor="text1"/>
        </w:rPr>
        <w:t>_</w:t>
      </w:r>
      <w:r>
        <w:rPr>
          <w:rFonts w:eastAsia="Times New Roman"/>
          <w:color w:val="000000" w:themeColor="text1"/>
          <w:lang w:val="en-US"/>
        </w:rPr>
        <w:t>files</w:t>
      </w:r>
      <w:r>
        <w:rPr>
          <w:rFonts w:eastAsia="Times New Roman"/>
          <w:color w:val="000000" w:themeColor="text1"/>
        </w:rPr>
        <w:t xml:space="preserve">. В этом файле требуется прописать все необходимые настройки, касающиеся чтения и сбора информации из файлов – это указывается под ключевым словом </w:t>
      </w:r>
      <w:r w:rsidRPr="000E732C">
        <w:rPr>
          <w:rFonts w:eastAsia="Times New Roman"/>
          <w:color w:val="000000" w:themeColor="text1"/>
        </w:rPr>
        <w:t>“</w:t>
      </w:r>
      <w:r>
        <w:rPr>
          <w:rFonts w:eastAsia="Times New Roman"/>
          <w:color w:val="000000" w:themeColor="text1"/>
          <w:lang w:val="en-US"/>
        </w:rPr>
        <w:t>loader</w:t>
      </w:r>
      <w:r w:rsidRPr="000E732C">
        <w:rPr>
          <w:rFonts w:eastAsia="Times New Roman"/>
          <w:color w:val="000000" w:themeColor="text1"/>
        </w:rPr>
        <w:t>”</w:t>
      </w:r>
      <w:r>
        <w:rPr>
          <w:rFonts w:eastAsia="Times New Roman"/>
          <w:color w:val="000000" w:themeColor="text1"/>
        </w:rPr>
        <w:t xml:space="preserve">, а также процесса разбивания файла на части заданной длины. Настройки этого процесса прописываются под ключевым словом </w:t>
      </w:r>
      <w:r w:rsidRPr="00D341AD">
        <w:rPr>
          <w:rFonts w:eastAsia="Times New Roman"/>
          <w:color w:val="000000" w:themeColor="text1"/>
        </w:rPr>
        <w:t>“</w:t>
      </w:r>
      <w:r>
        <w:rPr>
          <w:rFonts w:eastAsia="Times New Roman"/>
          <w:color w:val="000000" w:themeColor="text1"/>
          <w:lang w:val="en-US"/>
        </w:rPr>
        <w:t>splitter</w:t>
      </w:r>
      <w:r w:rsidRPr="00D341AD">
        <w:rPr>
          <w:rFonts w:eastAsia="Times New Roman"/>
          <w:color w:val="000000" w:themeColor="text1"/>
        </w:rPr>
        <w:t>”</w:t>
      </w:r>
      <w:r>
        <w:rPr>
          <w:rFonts w:eastAsia="Times New Roman"/>
          <w:color w:val="000000" w:themeColor="text1"/>
        </w:rPr>
        <w:t xml:space="preserve">. Дополнительно указывается модель, которая выполняет процесс лексического анализа – разбора входной последовательности символов на распознавание групп – лексем – с целью получения на выходе идентифицированных последовательностей, под ключевым словом </w:t>
      </w:r>
      <w:r w:rsidRPr="001B57A0">
        <w:rPr>
          <w:rFonts w:eastAsia="Times New Roman"/>
          <w:color w:val="000000" w:themeColor="text1"/>
        </w:rPr>
        <w:t>“</w:t>
      </w:r>
      <w:r>
        <w:rPr>
          <w:rFonts w:eastAsia="Times New Roman"/>
          <w:color w:val="000000" w:themeColor="text1"/>
          <w:lang w:val="en-US"/>
        </w:rPr>
        <w:t>tokenizer</w:t>
      </w:r>
      <w:r w:rsidRPr="001B57A0">
        <w:rPr>
          <w:rFonts w:eastAsia="Times New Roman"/>
          <w:color w:val="000000" w:themeColor="text1"/>
        </w:rPr>
        <w:t>”</w:t>
      </w:r>
      <w:r>
        <w:rPr>
          <w:rFonts w:eastAsia="Times New Roman"/>
          <w:color w:val="000000" w:themeColor="text1"/>
        </w:rPr>
        <w:t xml:space="preserve">. </w:t>
      </w:r>
    </w:p>
    <w:p w14:paraId="115DB747" w14:textId="77777777" w:rsidR="00634963" w:rsidRDefault="00634963" w:rsidP="006542DC">
      <w:pPr>
        <w:pStyle w:val="a3"/>
        <w:rPr>
          <w:rFonts w:eastAsia="Times New Roman"/>
          <w:color w:val="000000" w:themeColor="text1"/>
        </w:rPr>
      </w:pPr>
    </w:p>
    <w:p w14:paraId="5EF0074F" w14:textId="4730DB76" w:rsidR="006542DC" w:rsidRDefault="006542DC" w:rsidP="006542DC">
      <w:pPr>
        <w:pStyle w:val="Caption"/>
        <w:keepNext/>
      </w:pPr>
      <w:r>
        <w:t xml:space="preserve">Листинг </w:t>
      </w:r>
      <w:r w:rsidR="00634963">
        <w:t>7</w:t>
      </w:r>
      <w:r>
        <w:t xml:space="preserve">.2.4 – </w:t>
      </w:r>
      <w:r w:rsidRPr="004200CB">
        <w:t>Скрипт файла для настройки процесса сбора и обработки информации из документов</w:t>
      </w:r>
    </w:p>
    <w:tbl>
      <w:tblPr>
        <w:tblStyle w:val="TableGrid"/>
        <w:tblW w:w="9016" w:type="dxa"/>
        <w:tblLook w:val="04A0" w:firstRow="1" w:lastRow="0" w:firstColumn="1" w:lastColumn="0" w:noHBand="0" w:noVBand="1"/>
      </w:tblPr>
      <w:tblGrid>
        <w:gridCol w:w="9016"/>
      </w:tblGrid>
      <w:tr w:rsidR="006542DC" w:rsidRPr="000D0507" w14:paraId="1A7FF944" w14:textId="77777777">
        <w:tc>
          <w:tcPr>
            <w:tcW w:w="9016" w:type="dxa"/>
            <w:shd w:val="clear" w:color="auto" w:fill="E7E6E6" w:themeFill="background2"/>
          </w:tcPr>
          <w:p w14:paraId="39555A8F" w14:textId="77777777" w:rsidR="006542DC" w:rsidRPr="002037E5" w:rsidRDefault="006542DC">
            <w:pPr>
              <w:spacing w:line="360" w:lineRule="auto"/>
              <w:rPr>
                <w:rFonts w:ascii="Courier New" w:eastAsia="Times New Roman" w:hAnsi="Courier New" w:cs="Courier New"/>
                <w:color w:val="000000" w:themeColor="text1"/>
                <w:sz w:val="18"/>
                <w:szCs w:val="18"/>
                <w:lang w:val="en-GB"/>
              </w:rPr>
            </w:pPr>
            <w:r w:rsidRPr="002037E5">
              <w:rPr>
                <w:rFonts w:ascii="Courier New" w:eastAsia="Times New Roman" w:hAnsi="Courier New" w:cs="Courier New"/>
                <w:color w:val="000000" w:themeColor="text1"/>
                <w:sz w:val="18"/>
                <w:szCs w:val="18"/>
                <w:lang w:val="en-GB"/>
              </w:rPr>
              <w:t>loader:</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loader_name</w:t>
            </w:r>
            <w:proofErr w:type="spellEnd"/>
            <w:r w:rsidRPr="002037E5">
              <w:rPr>
                <w:rFonts w:ascii="Courier New" w:eastAsia="Times New Roman" w:hAnsi="Courier New" w:cs="Courier New"/>
                <w:color w:val="000000" w:themeColor="text1"/>
                <w:sz w:val="18"/>
                <w:szCs w:val="18"/>
                <w:lang w:val="en-GB"/>
              </w:rPr>
              <w:t>: '</w:t>
            </w:r>
            <w:proofErr w:type="spellStart"/>
            <w:r w:rsidRPr="002037E5">
              <w:rPr>
                <w:rFonts w:ascii="Courier New" w:eastAsia="Times New Roman" w:hAnsi="Courier New" w:cs="Courier New"/>
                <w:color w:val="000000" w:themeColor="text1"/>
                <w:sz w:val="18"/>
                <w:szCs w:val="18"/>
                <w:lang w:val="en-GB"/>
              </w:rPr>
              <w:t>PDFLoader</w:t>
            </w:r>
            <w:proofErr w:type="spellEnd"/>
            <w:r w:rsidRPr="002037E5">
              <w:rPr>
                <w:rFonts w:ascii="Courier New" w:eastAsia="Times New Roman" w:hAnsi="Courier New" w:cs="Courier New"/>
                <w:color w:val="000000" w:themeColor="text1"/>
                <w:sz w:val="18"/>
                <w:szCs w:val="18"/>
                <w:lang w:val="en-GB"/>
              </w:rPr>
              <w:t>'</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parsing_params</w:t>
            </w:r>
            <w:proofErr w:type="spellEnd"/>
            <w:r w:rsidRPr="002037E5">
              <w:rPr>
                <w:rFonts w:ascii="Courier New" w:eastAsia="Times New Roman" w:hAnsi="Courier New" w:cs="Courier New"/>
                <w:color w:val="000000" w:themeColor="text1"/>
                <w:sz w:val="18"/>
                <w:szCs w:val="18"/>
                <w:lang w:val="en-GB"/>
              </w:rPr>
              <w:t>:</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parsing_scheme</w:t>
            </w:r>
            <w:proofErr w:type="spellEnd"/>
            <w:r w:rsidRPr="002037E5">
              <w:rPr>
                <w:rFonts w:ascii="Courier New" w:eastAsia="Times New Roman" w:hAnsi="Courier New" w:cs="Courier New"/>
                <w:color w:val="000000" w:themeColor="text1"/>
                <w:sz w:val="18"/>
                <w:szCs w:val="18"/>
                <w:lang w:val="en-GB"/>
              </w:rPr>
              <w:t>: 'paragraphs'</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extract_images</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extract_tables</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parse_formulas</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remove_service_info</w:t>
            </w:r>
            <w:proofErr w:type="spellEnd"/>
            <w:r w:rsidRPr="002037E5">
              <w:rPr>
                <w:rFonts w:ascii="Courier New" w:eastAsia="Times New Roman" w:hAnsi="Courier New" w:cs="Courier New"/>
                <w:color w:val="000000" w:themeColor="text1"/>
                <w:sz w:val="18"/>
                <w:szCs w:val="18"/>
                <w:lang w:val="en-GB"/>
              </w:rPr>
              <w:t>: True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handle_converting_error</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splitter:</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splitter_name</w:t>
            </w:r>
            <w:proofErr w:type="spellEnd"/>
            <w:r w:rsidRPr="002037E5">
              <w:rPr>
                <w:rFonts w:ascii="Courier New" w:eastAsia="Times New Roman" w:hAnsi="Courier New" w:cs="Courier New"/>
                <w:color w:val="000000" w:themeColor="text1"/>
                <w:sz w:val="18"/>
                <w:szCs w:val="18"/>
                <w:lang w:val="en-GB"/>
              </w:rPr>
              <w:t>: '</w:t>
            </w:r>
            <w:proofErr w:type="spellStart"/>
            <w:r w:rsidRPr="002037E5">
              <w:rPr>
                <w:rFonts w:ascii="Courier New" w:eastAsia="Times New Roman" w:hAnsi="Courier New" w:cs="Courier New"/>
                <w:color w:val="000000" w:themeColor="text1"/>
                <w:sz w:val="18"/>
                <w:szCs w:val="18"/>
                <w:lang w:val="en-GB"/>
              </w:rPr>
              <w:t>hierarchical_merger</w:t>
            </w:r>
            <w:proofErr w:type="spellEnd"/>
            <w:r w:rsidRPr="002037E5">
              <w:rPr>
                <w:rFonts w:ascii="Courier New" w:eastAsia="Times New Roman" w:hAnsi="Courier New" w:cs="Courier New"/>
                <w:color w:val="000000" w:themeColor="text1"/>
                <w:sz w:val="18"/>
                <w:szCs w:val="18"/>
                <w:lang w:val="en-GB"/>
              </w:rPr>
              <w:t>'</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splitter_params</w:t>
            </w:r>
            <w:proofErr w:type="spellEnd"/>
            <w:r w:rsidRPr="002037E5">
              <w:rPr>
                <w:rFonts w:ascii="Courier New" w:eastAsia="Times New Roman" w:hAnsi="Courier New" w:cs="Courier New"/>
                <w:color w:val="000000" w:themeColor="text1"/>
                <w:sz w:val="18"/>
                <w:szCs w:val="18"/>
                <w:lang w:val="en-GB"/>
              </w:rPr>
              <w:t>:</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chunk_size</w:t>
            </w:r>
            <w:proofErr w:type="spellEnd"/>
            <w:r w:rsidRPr="002037E5">
              <w:rPr>
                <w:rFonts w:ascii="Courier New" w:eastAsia="Times New Roman" w:hAnsi="Courier New" w:cs="Courier New"/>
                <w:color w:val="000000" w:themeColor="text1"/>
                <w:sz w:val="18"/>
                <w:szCs w:val="18"/>
                <w:lang w:val="en-GB"/>
              </w:rPr>
              <w:t>: 510</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chunk_overlap</w:t>
            </w:r>
            <w:proofErr w:type="spellEnd"/>
            <w:r w:rsidRPr="002037E5">
              <w:rPr>
                <w:rFonts w:ascii="Courier New" w:eastAsia="Times New Roman" w:hAnsi="Courier New" w:cs="Courier New"/>
                <w:color w:val="000000" w:themeColor="text1"/>
                <w:sz w:val="18"/>
                <w:szCs w:val="18"/>
                <w:lang w:val="en-GB"/>
              </w:rPr>
              <w:t>: 0</w:t>
            </w:r>
            <w:r w:rsidRPr="002037E5">
              <w:rPr>
                <w:rFonts w:ascii="Courier New" w:eastAsia="Times New Roman" w:hAnsi="Courier New" w:cs="Courier New"/>
                <w:color w:val="000000" w:themeColor="text1"/>
                <w:sz w:val="18"/>
                <w:szCs w:val="18"/>
                <w:lang w:val="en-GB"/>
              </w:rPr>
              <w:br/>
              <w:t xml:space="preserve">    separators:</w:t>
            </w:r>
            <w:r w:rsidRPr="002037E5">
              <w:rPr>
                <w:rFonts w:ascii="Courier New" w:eastAsia="Times New Roman" w:hAnsi="Courier New" w:cs="Courier New"/>
                <w:color w:val="000000" w:themeColor="text1"/>
                <w:sz w:val="18"/>
                <w:szCs w:val="18"/>
                <w:lang w:val="en-GB"/>
              </w:rPr>
              <w:br/>
              <w:t xml:space="preserve">      - '\n\n'</w:t>
            </w:r>
            <w:r w:rsidRPr="002037E5">
              <w:rPr>
                <w:rFonts w:ascii="Courier New" w:eastAsia="Times New Roman" w:hAnsi="Courier New" w:cs="Courier New"/>
                <w:color w:val="000000" w:themeColor="text1"/>
                <w:sz w:val="18"/>
                <w:szCs w:val="18"/>
                <w:lang w:val="en-GB"/>
              </w:rPr>
              <w:br/>
              <w:t xml:space="preserve">      - '\n'</w:t>
            </w:r>
            <w:r w:rsidRPr="002037E5">
              <w:rPr>
                <w:rFonts w:ascii="Courier New" w:eastAsia="Times New Roman" w:hAnsi="Courier New" w:cs="Courier New"/>
                <w:color w:val="000000" w:themeColor="text1"/>
                <w:sz w:val="18"/>
                <w:szCs w:val="18"/>
                <w:lang w:val="en-GB"/>
              </w:rPr>
              <w:br/>
              <w:t xml:space="preserve">      - '. '</w:t>
            </w:r>
            <w:r w:rsidRPr="002037E5">
              <w:rPr>
                <w:rFonts w:ascii="Courier New" w:eastAsia="Times New Roman" w:hAnsi="Courier New" w:cs="Courier New"/>
                <w:color w:val="000000" w:themeColor="text1"/>
                <w:sz w:val="18"/>
                <w:szCs w:val="18"/>
                <w:lang w:val="en-GB"/>
              </w:rPr>
              <w:br/>
              <w:t xml:space="preserve">      - ', '</w:t>
            </w:r>
            <w:r w:rsidRPr="002037E5">
              <w:rPr>
                <w:rFonts w:ascii="Courier New" w:eastAsia="Times New Roman" w:hAnsi="Courier New" w:cs="Courier New"/>
                <w:color w:val="000000" w:themeColor="text1"/>
                <w:sz w:val="18"/>
                <w:szCs w:val="18"/>
                <w:lang w:val="en-GB"/>
              </w:rPr>
              <w:br/>
              <w:t xml:space="preserve">      - '.'</w:t>
            </w:r>
            <w:r w:rsidRPr="002037E5">
              <w:rPr>
                <w:rFonts w:ascii="Courier New" w:eastAsia="Times New Roman" w:hAnsi="Courier New" w:cs="Courier New"/>
                <w:color w:val="000000" w:themeColor="text1"/>
                <w:sz w:val="18"/>
                <w:szCs w:val="18"/>
                <w:lang w:val="en-GB"/>
              </w:rPr>
              <w:br/>
              <w:t xml:space="preserve">      - ','</w:t>
            </w:r>
            <w:r w:rsidRPr="002037E5">
              <w:rPr>
                <w:rFonts w:ascii="Courier New" w:eastAsia="Times New Roman" w:hAnsi="Courier New" w:cs="Courier New"/>
                <w:color w:val="000000" w:themeColor="text1"/>
                <w:sz w:val="18"/>
                <w:szCs w:val="18"/>
                <w:lang w:val="en-GB"/>
              </w:rPr>
              <w:br/>
              <w:t xml:space="preserve">      - ' '</w:t>
            </w:r>
            <w:r w:rsidRPr="002037E5">
              <w:rPr>
                <w:rFonts w:ascii="Courier New" w:eastAsia="Times New Roman" w:hAnsi="Courier New" w:cs="Courier New"/>
                <w:color w:val="000000" w:themeColor="text1"/>
                <w:sz w:val="18"/>
                <w:szCs w:val="18"/>
                <w:lang w:val="en-GB"/>
              </w:rPr>
              <w:br/>
              <w:t xml:space="preserve">      - ''</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keep_separator</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add_start_index</w:t>
            </w:r>
            <w:proofErr w:type="spellEnd"/>
            <w:r w:rsidRPr="002037E5">
              <w:rPr>
                <w:rFonts w:ascii="Courier New" w:eastAsia="Times New Roman" w:hAnsi="Courier New" w:cs="Courier New"/>
                <w:color w:val="000000" w:themeColor="text1"/>
                <w:sz w:val="18"/>
                <w:szCs w:val="18"/>
                <w:lang w:val="en-GB"/>
              </w:rPr>
              <w:t>: False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strip_whitespace</w:t>
            </w:r>
            <w:proofErr w:type="spellEnd"/>
            <w:r w:rsidRPr="002037E5">
              <w:rPr>
                <w:rFonts w:ascii="Courier New" w:eastAsia="Times New Roman" w:hAnsi="Courier New" w:cs="Courier New"/>
                <w:color w:val="000000" w:themeColor="text1"/>
                <w:sz w:val="18"/>
                <w:szCs w:val="18"/>
                <w:lang w:val="en-GB"/>
              </w:rPr>
              <w:t>: True</w:t>
            </w:r>
            <w:r w:rsidRPr="002037E5">
              <w:rPr>
                <w:rFonts w:ascii="Courier New" w:eastAsia="Times New Roman" w:hAnsi="Courier New" w:cs="Courier New"/>
                <w:color w:val="000000" w:themeColor="text1"/>
                <w:sz w:val="18"/>
                <w:szCs w:val="18"/>
                <w:lang w:val="en-GB"/>
              </w:rPr>
              <w:br/>
              <w:t xml:space="preserve">    </w:t>
            </w:r>
            <w:proofErr w:type="spellStart"/>
            <w:r w:rsidRPr="002037E5">
              <w:rPr>
                <w:rFonts w:ascii="Courier New" w:eastAsia="Times New Roman" w:hAnsi="Courier New" w:cs="Courier New"/>
                <w:color w:val="000000" w:themeColor="text1"/>
                <w:sz w:val="18"/>
                <w:szCs w:val="18"/>
                <w:lang w:val="en-GB"/>
              </w:rPr>
              <w:t>apply_chunks_merge</w:t>
            </w:r>
            <w:proofErr w:type="spellEnd"/>
            <w:r w:rsidRPr="002037E5">
              <w:rPr>
                <w:rFonts w:ascii="Courier New" w:eastAsia="Times New Roman" w:hAnsi="Courier New" w:cs="Courier New"/>
                <w:color w:val="000000" w:themeColor="text1"/>
                <w:sz w:val="18"/>
                <w:szCs w:val="18"/>
                <w:lang w:val="en-GB"/>
              </w:rPr>
              <w:t>: True</w:t>
            </w:r>
            <w:r w:rsidRPr="002037E5">
              <w:rPr>
                <w:rFonts w:ascii="Courier New" w:eastAsia="Times New Roman" w:hAnsi="Courier New" w:cs="Courier New"/>
                <w:color w:val="000000" w:themeColor="text1"/>
                <w:sz w:val="18"/>
                <w:szCs w:val="18"/>
                <w:lang w:val="en-GB"/>
              </w:rPr>
              <w:br/>
              <w:t>tokenizer: '</w:t>
            </w:r>
            <w:proofErr w:type="spellStart"/>
            <w:r w:rsidRPr="002037E5">
              <w:rPr>
                <w:rFonts w:ascii="Courier New" w:eastAsia="Times New Roman" w:hAnsi="Courier New" w:cs="Courier New"/>
                <w:color w:val="000000" w:themeColor="text1"/>
                <w:sz w:val="18"/>
                <w:szCs w:val="18"/>
                <w:lang w:val="en-GB"/>
              </w:rPr>
              <w:t>intfloat</w:t>
            </w:r>
            <w:proofErr w:type="spellEnd"/>
            <w:r w:rsidRPr="002037E5">
              <w:rPr>
                <w:rFonts w:ascii="Courier New" w:eastAsia="Times New Roman" w:hAnsi="Courier New" w:cs="Courier New"/>
                <w:color w:val="000000" w:themeColor="text1"/>
                <w:sz w:val="18"/>
                <w:szCs w:val="18"/>
                <w:lang w:val="en-GB"/>
              </w:rPr>
              <w:t>/multilingual-e5-large'</w:t>
            </w:r>
          </w:p>
        </w:tc>
      </w:tr>
    </w:tbl>
    <w:p w14:paraId="577AA372" w14:textId="77777777" w:rsidR="00634963" w:rsidRPr="00635EFB" w:rsidRDefault="00634963" w:rsidP="006542DC">
      <w:pPr>
        <w:pStyle w:val="a3"/>
        <w:rPr>
          <w:rFonts w:eastAsia="Times New Roman"/>
          <w:color w:val="000000" w:themeColor="text1"/>
          <w:lang w:val="en-US"/>
        </w:rPr>
      </w:pPr>
    </w:p>
    <w:p w14:paraId="3A8A6CF6" w14:textId="73E41F97" w:rsidR="006542DC" w:rsidRDefault="006542DC" w:rsidP="006542DC">
      <w:pPr>
        <w:pStyle w:val="a3"/>
        <w:rPr>
          <w:rFonts w:eastAsia="Times New Roman"/>
          <w:color w:val="000000" w:themeColor="text1"/>
        </w:rPr>
      </w:pPr>
      <w:r>
        <w:rPr>
          <w:rFonts w:eastAsia="Times New Roman"/>
          <w:color w:val="000000" w:themeColor="text1"/>
        </w:rPr>
        <w:t xml:space="preserve">Также необходимо описать файл с переменными окружения с названием </w:t>
      </w:r>
      <w:r>
        <w:rPr>
          <w:rFonts w:eastAsia="Times New Roman"/>
          <w:color w:val="000000" w:themeColor="text1"/>
          <w:lang w:val="en-US"/>
        </w:rPr>
        <w:t>chroma</w:t>
      </w:r>
      <w:r w:rsidRPr="004871E6">
        <w:rPr>
          <w:rFonts w:eastAsia="Times New Roman"/>
          <w:color w:val="000000" w:themeColor="text1"/>
        </w:rPr>
        <w:t>.</w:t>
      </w:r>
      <w:r>
        <w:rPr>
          <w:rFonts w:eastAsia="Times New Roman"/>
          <w:color w:val="000000" w:themeColor="text1"/>
          <w:lang w:val="en-US"/>
        </w:rPr>
        <w:t>env</w:t>
      </w:r>
      <w:r>
        <w:rPr>
          <w:rFonts w:eastAsia="Times New Roman"/>
          <w:color w:val="000000" w:themeColor="text1"/>
        </w:rPr>
        <w:t xml:space="preserve"> (см. листинг </w:t>
      </w:r>
      <w:r w:rsidR="00634963">
        <w:rPr>
          <w:rFonts w:eastAsia="Times New Roman"/>
          <w:color w:val="000000" w:themeColor="text1"/>
        </w:rPr>
        <w:t>7</w:t>
      </w:r>
      <w:r>
        <w:rPr>
          <w:rFonts w:eastAsia="Times New Roman"/>
          <w:color w:val="000000" w:themeColor="text1"/>
        </w:rPr>
        <w:t>.2.5)</w:t>
      </w:r>
      <w:r w:rsidRPr="004871E6">
        <w:rPr>
          <w:rFonts w:eastAsia="Times New Roman"/>
          <w:color w:val="000000" w:themeColor="text1"/>
        </w:rPr>
        <w:t>.</w:t>
      </w:r>
      <w:r>
        <w:rPr>
          <w:rFonts w:eastAsia="Times New Roman"/>
          <w:color w:val="000000" w:themeColor="text1"/>
        </w:rPr>
        <w:t xml:space="preserve"> В нем требуется прописать </w:t>
      </w:r>
      <w:proofErr w:type="spellStart"/>
      <w:r>
        <w:rPr>
          <w:rFonts w:eastAsia="Times New Roman"/>
          <w:color w:val="000000" w:themeColor="text1"/>
          <w:lang w:val="en-US"/>
        </w:rPr>
        <w:t>ip</w:t>
      </w:r>
      <w:proofErr w:type="spellEnd"/>
      <w:r w:rsidRPr="006C2D57">
        <w:rPr>
          <w:rFonts w:eastAsia="Times New Roman"/>
          <w:color w:val="000000" w:themeColor="text1"/>
        </w:rPr>
        <w:t xml:space="preserve"> </w:t>
      </w:r>
      <w:r>
        <w:rPr>
          <w:rFonts w:eastAsia="Times New Roman"/>
          <w:color w:val="000000" w:themeColor="text1"/>
        </w:rPr>
        <w:t xml:space="preserve">адрес и порт базы данных </w:t>
      </w:r>
      <w:proofErr w:type="spellStart"/>
      <w:r>
        <w:rPr>
          <w:rFonts w:eastAsia="Times New Roman"/>
          <w:color w:val="000000" w:themeColor="text1"/>
          <w:lang w:val="en-US"/>
        </w:rPr>
        <w:t>ChromaDB</w:t>
      </w:r>
      <w:proofErr w:type="spellEnd"/>
      <w:r>
        <w:rPr>
          <w:rFonts w:eastAsia="Times New Roman"/>
          <w:color w:val="000000" w:themeColor="text1"/>
        </w:rPr>
        <w:t xml:space="preserve">, критерий, по которому будут сравниваться документы, название коллекций, где будут лежать загруженные далее документы, а также название и </w:t>
      </w:r>
      <w:r>
        <w:rPr>
          <w:rFonts w:eastAsia="Times New Roman"/>
          <w:color w:val="000000" w:themeColor="text1"/>
          <w:lang w:val="en-US"/>
        </w:rPr>
        <w:t>URL</w:t>
      </w:r>
      <w:r w:rsidRPr="002F72C9">
        <w:rPr>
          <w:rFonts w:eastAsia="Times New Roman"/>
          <w:color w:val="000000" w:themeColor="text1"/>
        </w:rPr>
        <w:t xml:space="preserve"> </w:t>
      </w:r>
      <w:r>
        <w:rPr>
          <w:rFonts w:eastAsia="Times New Roman"/>
          <w:color w:val="000000" w:themeColor="text1"/>
        </w:rPr>
        <w:t xml:space="preserve">адрес модели </w:t>
      </w:r>
      <w:proofErr w:type="spellStart"/>
      <w:r>
        <w:rPr>
          <w:rFonts w:eastAsia="Times New Roman"/>
          <w:color w:val="000000" w:themeColor="text1"/>
        </w:rPr>
        <w:t>токенизации</w:t>
      </w:r>
      <w:proofErr w:type="spellEnd"/>
      <w:r>
        <w:rPr>
          <w:rFonts w:eastAsia="Times New Roman"/>
          <w:color w:val="000000" w:themeColor="text1"/>
        </w:rPr>
        <w:t>.</w:t>
      </w:r>
    </w:p>
    <w:p w14:paraId="6EAA9243" w14:textId="77777777" w:rsidR="00634963" w:rsidRDefault="00634963" w:rsidP="006542DC">
      <w:pPr>
        <w:pStyle w:val="a3"/>
        <w:rPr>
          <w:rFonts w:eastAsia="Times New Roman"/>
          <w:color w:val="000000" w:themeColor="text1"/>
        </w:rPr>
      </w:pPr>
    </w:p>
    <w:p w14:paraId="6B82E93D" w14:textId="1068D8D6" w:rsidR="006542DC" w:rsidRDefault="006542DC" w:rsidP="006542DC">
      <w:pPr>
        <w:pStyle w:val="Caption"/>
        <w:keepNext/>
      </w:pPr>
      <w:r>
        <w:t xml:space="preserve">Листинг </w:t>
      </w:r>
      <w:r w:rsidR="00634963">
        <w:t>7</w:t>
      </w:r>
      <w:r>
        <w:t xml:space="preserve">.2.5 – </w:t>
      </w:r>
      <w:r w:rsidRPr="0090297E">
        <w:t>Скрипт файла с переменными окружениями</w:t>
      </w:r>
    </w:p>
    <w:tbl>
      <w:tblPr>
        <w:tblStyle w:val="TableGrid"/>
        <w:tblW w:w="9016" w:type="dxa"/>
        <w:tblLook w:val="04A0" w:firstRow="1" w:lastRow="0" w:firstColumn="1" w:lastColumn="0" w:noHBand="0" w:noVBand="1"/>
      </w:tblPr>
      <w:tblGrid>
        <w:gridCol w:w="9016"/>
      </w:tblGrid>
      <w:tr w:rsidR="006542DC" w:rsidRPr="000D0507" w14:paraId="20299F1B" w14:textId="77777777">
        <w:tc>
          <w:tcPr>
            <w:tcW w:w="9016" w:type="dxa"/>
            <w:shd w:val="clear" w:color="auto" w:fill="E7E6E6" w:themeFill="background2"/>
          </w:tcPr>
          <w:p w14:paraId="183ABB21" w14:textId="77777777" w:rsidR="006542DC" w:rsidRPr="00297916" w:rsidRDefault="006542DC">
            <w:pPr>
              <w:spacing w:line="360" w:lineRule="auto"/>
              <w:rPr>
                <w:lang w:val="en-US"/>
              </w:rPr>
            </w:pPr>
            <w:r w:rsidRPr="00D91BDF">
              <w:rPr>
                <w:rFonts w:ascii="Courier New" w:eastAsia="Times New Roman" w:hAnsi="Courier New" w:cs="Courier New"/>
                <w:color w:val="000000" w:themeColor="text1"/>
                <w:sz w:val="18"/>
                <w:szCs w:val="18"/>
                <w:lang w:val="en-US"/>
              </w:rPr>
              <w:t>CHROMA_HOST='10.32.15.30'</w:t>
            </w:r>
            <w:r w:rsidRPr="00D91BDF">
              <w:rPr>
                <w:rFonts w:ascii="Courier New" w:eastAsia="Times New Roman" w:hAnsi="Courier New" w:cs="Courier New"/>
                <w:color w:val="000000" w:themeColor="text1"/>
                <w:sz w:val="18"/>
                <w:szCs w:val="18"/>
                <w:lang w:val="en-US"/>
              </w:rPr>
              <w:br/>
              <w:t>CHROMA_PORT=9941</w:t>
            </w:r>
            <w:r w:rsidRPr="00D91BDF">
              <w:rPr>
                <w:rFonts w:ascii="Courier New" w:eastAsia="Times New Roman" w:hAnsi="Courier New" w:cs="Courier New"/>
                <w:color w:val="000000" w:themeColor="text1"/>
                <w:sz w:val="18"/>
                <w:szCs w:val="18"/>
                <w:lang w:val="en-US"/>
              </w:rPr>
              <w:br/>
              <w:t>ALLOW_RESET=False</w:t>
            </w:r>
            <w:r w:rsidRPr="00D91BDF">
              <w:rPr>
                <w:rFonts w:ascii="Courier New" w:eastAsia="Times New Roman" w:hAnsi="Courier New" w:cs="Courier New"/>
                <w:color w:val="000000" w:themeColor="text1"/>
                <w:sz w:val="18"/>
                <w:szCs w:val="18"/>
                <w:lang w:val="en-US"/>
              </w:rPr>
              <w:br/>
              <w:t>COLLECTION_NAME='</w:t>
            </w:r>
            <w:proofErr w:type="spellStart"/>
            <w:r w:rsidRPr="00D91BDF">
              <w:rPr>
                <w:rFonts w:ascii="Courier New" w:eastAsia="Times New Roman" w:hAnsi="Courier New" w:cs="Courier New"/>
                <w:color w:val="000000" w:themeColor="text1"/>
                <w:sz w:val="18"/>
                <w:szCs w:val="18"/>
                <w:lang w:val="en-US"/>
              </w:rPr>
              <w:t>rag_main_collection</w:t>
            </w:r>
            <w:proofErr w:type="spellEnd"/>
            <w:r w:rsidRPr="00D91BDF">
              <w:rPr>
                <w:rFonts w:ascii="Courier New" w:eastAsia="Times New Roman" w:hAnsi="Courier New" w:cs="Courier New"/>
                <w:color w:val="000000" w:themeColor="text1"/>
                <w:sz w:val="18"/>
                <w:szCs w:val="18"/>
                <w:lang w:val="en-US"/>
              </w:rPr>
              <w:t>'</w:t>
            </w:r>
            <w:r w:rsidRPr="00D91BDF">
              <w:rPr>
                <w:rFonts w:ascii="Courier New" w:eastAsia="Times New Roman" w:hAnsi="Courier New" w:cs="Courier New"/>
                <w:color w:val="000000" w:themeColor="text1"/>
                <w:sz w:val="18"/>
                <w:szCs w:val="18"/>
                <w:lang w:val="en-US"/>
              </w:rPr>
              <w:br/>
              <w:t>COLLECTION_NAMES_FOR_ADVANCE=["</w:t>
            </w:r>
            <w:proofErr w:type="spellStart"/>
            <w:r w:rsidRPr="00D91BDF">
              <w:rPr>
                <w:rFonts w:ascii="Courier New" w:eastAsia="Times New Roman" w:hAnsi="Courier New" w:cs="Courier New"/>
                <w:color w:val="000000" w:themeColor="text1"/>
                <w:sz w:val="18"/>
                <w:szCs w:val="18"/>
                <w:lang w:val="en-US"/>
              </w:rPr>
              <w:t>rag_main_collection_file_name</w:t>
            </w:r>
            <w:proofErr w:type="spellEnd"/>
            <w:r w:rsidRPr="00D91BDF">
              <w:rPr>
                <w:rFonts w:ascii="Courier New" w:eastAsia="Times New Roman" w:hAnsi="Courier New" w:cs="Courier New"/>
                <w:color w:val="000000" w:themeColor="text1"/>
                <w:sz w:val="18"/>
                <w:szCs w:val="18"/>
                <w:lang w:val="en-US"/>
              </w:rPr>
              <w:t>", "</w:t>
            </w:r>
            <w:proofErr w:type="spellStart"/>
            <w:r w:rsidRPr="00D91BDF">
              <w:rPr>
                <w:rFonts w:ascii="Courier New" w:eastAsia="Times New Roman" w:hAnsi="Courier New" w:cs="Courier New"/>
                <w:color w:val="000000" w:themeColor="text1"/>
                <w:sz w:val="18"/>
                <w:szCs w:val="18"/>
                <w:lang w:val="en-US"/>
              </w:rPr>
              <w:t>rag_main_collection_keywords</w:t>
            </w:r>
            <w:proofErr w:type="spellEnd"/>
            <w:r w:rsidRPr="00D91BDF">
              <w:rPr>
                <w:rFonts w:ascii="Courier New" w:eastAsia="Times New Roman" w:hAnsi="Courier New" w:cs="Courier New"/>
                <w:color w:val="000000" w:themeColor="text1"/>
                <w:sz w:val="18"/>
                <w:szCs w:val="18"/>
                <w:lang w:val="en-US"/>
              </w:rPr>
              <w:t>", "</w:t>
            </w:r>
            <w:proofErr w:type="spellStart"/>
            <w:r w:rsidRPr="00D91BDF">
              <w:rPr>
                <w:rFonts w:ascii="Courier New" w:eastAsia="Times New Roman" w:hAnsi="Courier New" w:cs="Courier New"/>
                <w:color w:val="000000" w:themeColor="text1"/>
                <w:sz w:val="18"/>
                <w:szCs w:val="18"/>
                <w:lang w:val="en-US"/>
              </w:rPr>
              <w:t>rag_main_collection_content</w:t>
            </w:r>
            <w:proofErr w:type="spellEnd"/>
            <w:r w:rsidRPr="00D91BDF">
              <w:rPr>
                <w:rFonts w:ascii="Courier New" w:eastAsia="Times New Roman" w:hAnsi="Courier New" w:cs="Courier New"/>
                <w:color w:val="000000" w:themeColor="text1"/>
                <w:sz w:val="18"/>
                <w:szCs w:val="18"/>
                <w:lang w:val="en-US"/>
              </w:rPr>
              <w:t>"]</w:t>
            </w:r>
            <w:r w:rsidRPr="00D91BDF">
              <w:rPr>
                <w:rFonts w:ascii="Courier New" w:eastAsia="Times New Roman" w:hAnsi="Courier New" w:cs="Courier New"/>
                <w:color w:val="000000" w:themeColor="text1"/>
                <w:sz w:val="18"/>
                <w:szCs w:val="18"/>
                <w:lang w:val="en-US"/>
              </w:rPr>
              <w:br/>
              <w:t>EMBEDDING_NAME='</w:t>
            </w:r>
            <w:proofErr w:type="spellStart"/>
            <w:r w:rsidRPr="00D91BDF">
              <w:rPr>
                <w:rFonts w:ascii="Courier New" w:eastAsia="Times New Roman" w:hAnsi="Courier New" w:cs="Courier New"/>
                <w:color w:val="000000" w:themeColor="text1"/>
                <w:sz w:val="18"/>
                <w:szCs w:val="18"/>
                <w:lang w:val="en-US"/>
              </w:rPr>
              <w:t>intfloat</w:t>
            </w:r>
            <w:proofErr w:type="spellEnd"/>
            <w:r w:rsidRPr="00D91BDF">
              <w:rPr>
                <w:rFonts w:ascii="Courier New" w:eastAsia="Times New Roman" w:hAnsi="Courier New" w:cs="Courier New"/>
                <w:color w:val="000000" w:themeColor="text1"/>
                <w:sz w:val="18"/>
                <w:szCs w:val="18"/>
                <w:lang w:val="en-US"/>
              </w:rPr>
              <w:t>/multilingual-e5-large'</w:t>
            </w:r>
            <w:r w:rsidRPr="00D91BDF">
              <w:rPr>
                <w:rFonts w:ascii="Courier New" w:eastAsia="Times New Roman" w:hAnsi="Courier New" w:cs="Courier New"/>
                <w:color w:val="000000" w:themeColor="text1"/>
                <w:sz w:val="18"/>
                <w:szCs w:val="18"/>
                <w:lang w:val="en-US"/>
              </w:rPr>
              <w:br/>
              <w:t>EMBEDDING_HOST='http://10.32.15.30:9942/embed'</w:t>
            </w:r>
            <w:r w:rsidRPr="00D91BDF">
              <w:rPr>
                <w:rFonts w:ascii="Courier New" w:eastAsia="Times New Roman" w:hAnsi="Courier New" w:cs="Courier New"/>
                <w:color w:val="000000" w:themeColor="text1"/>
                <w:sz w:val="18"/>
                <w:szCs w:val="18"/>
                <w:lang w:val="en-US"/>
              </w:rPr>
              <w:br/>
              <w:t>DISTANCE_FN='cosine'</w:t>
            </w:r>
          </w:p>
        </w:tc>
      </w:tr>
    </w:tbl>
    <w:p w14:paraId="1E3CE40A" w14:textId="77777777" w:rsidR="00634963" w:rsidRPr="00635EFB" w:rsidRDefault="00634963" w:rsidP="006542DC">
      <w:pPr>
        <w:pStyle w:val="a3"/>
        <w:rPr>
          <w:lang w:val="en-US"/>
        </w:rPr>
      </w:pPr>
    </w:p>
    <w:p w14:paraId="77C99889" w14:textId="77777777" w:rsidR="006542DC" w:rsidRDefault="006542DC" w:rsidP="006542DC">
      <w:pPr>
        <w:pStyle w:val="a3"/>
      </w:pPr>
      <w:r>
        <w:t>Передача пользовательского запроса в модуль осуществляется в виде строки на естественном языке, дополнительная подготовка не требуется.</w:t>
      </w:r>
    </w:p>
    <w:p w14:paraId="5902ADF0" w14:textId="77777777" w:rsidR="00634963" w:rsidRPr="000B538F" w:rsidRDefault="00634963" w:rsidP="006542DC">
      <w:pPr>
        <w:pStyle w:val="a3"/>
      </w:pPr>
    </w:p>
    <w:p w14:paraId="0BEDB5C9" w14:textId="77777777" w:rsidR="006542DC" w:rsidRPr="00635EFB" w:rsidRDefault="006542DC" w:rsidP="00634963">
      <w:pPr>
        <w:pStyle w:val="ListParagraph"/>
        <w:numPr>
          <w:ilvl w:val="2"/>
          <w:numId w:val="4"/>
        </w:numPr>
        <w:spacing w:line="360" w:lineRule="auto"/>
        <w:ind w:left="0" w:firstLine="0"/>
        <w:jc w:val="both"/>
        <w:outlineLvl w:val="1"/>
      </w:pPr>
      <w:commentRangeStart w:id="95"/>
      <w:r w:rsidRPr="00635EFB">
        <w:t xml:space="preserve"> </w:t>
      </w:r>
      <w:bookmarkStart w:id="96" w:name="_Toc185703870"/>
      <w:bookmarkStart w:id="97" w:name="_Toc185708558"/>
      <w:r w:rsidRPr="00634963">
        <w:rPr>
          <w:rFonts w:ascii="Times New Roman" w:hAnsi="Times New Roman" w:cs="Times New Roman"/>
          <w:b/>
          <w:bCs/>
          <w:i/>
          <w:iCs/>
        </w:rPr>
        <w:t xml:space="preserve">Подготовка входных данных для модуля на основе алгоритма повышения эффективности БЯМ за счет использования ансамблей моделей и </w:t>
      </w:r>
      <w:proofErr w:type="spellStart"/>
      <w:r w:rsidRPr="00634963">
        <w:rPr>
          <w:rFonts w:ascii="Times New Roman" w:hAnsi="Times New Roman" w:cs="Times New Roman"/>
          <w:b/>
          <w:bCs/>
          <w:i/>
          <w:iCs/>
        </w:rPr>
        <w:t>мультиагентных</w:t>
      </w:r>
      <w:proofErr w:type="spellEnd"/>
      <w:r w:rsidRPr="00634963">
        <w:rPr>
          <w:rFonts w:ascii="Times New Roman" w:hAnsi="Times New Roman" w:cs="Times New Roman"/>
          <w:b/>
          <w:bCs/>
          <w:i/>
          <w:iCs/>
        </w:rPr>
        <w:t xml:space="preserve"> технологий</w:t>
      </w:r>
      <w:commentRangeEnd w:id="95"/>
      <w:r w:rsidRPr="00634963">
        <w:rPr>
          <w:rFonts w:ascii="Times New Roman" w:hAnsi="Times New Roman" w:cs="Times New Roman"/>
          <w:b/>
          <w:bCs/>
          <w:i/>
          <w:iCs/>
        </w:rPr>
        <w:commentReference w:id="95"/>
      </w:r>
      <w:bookmarkEnd w:id="96"/>
      <w:bookmarkEnd w:id="97"/>
    </w:p>
    <w:p w14:paraId="4C51E868" w14:textId="77777777" w:rsidR="00634963" w:rsidRDefault="00634963" w:rsidP="006542DC">
      <w:pPr>
        <w:pStyle w:val="a3"/>
      </w:pPr>
    </w:p>
    <w:p w14:paraId="396396CB" w14:textId="453FCC02" w:rsidR="006542DC" w:rsidRDefault="006542DC" w:rsidP="006542DC">
      <w:pPr>
        <w:pStyle w:val="a3"/>
      </w:pPr>
      <w:r>
        <w:t>Подготовка входных данных для использования API сервиса компонент</w:t>
      </w:r>
      <w:r w:rsidR="00095668">
        <w:t>а</w:t>
      </w:r>
      <w:r>
        <w:t xml:space="preserve"> повышения эффективности БЯМ за счет использования ансамблей моделей и </w:t>
      </w:r>
      <w:proofErr w:type="spellStart"/>
      <w:r>
        <w:t>мультиагентных</w:t>
      </w:r>
      <w:proofErr w:type="spellEnd"/>
      <w:r>
        <w:t xml:space="preserve"> технологий не требуется.</w:t>
      </w:r>
    </w:p>
    <w:p w14:paraId="2B3C2CE8" w14:textId="77777777" w:rsidR="00634963" w:rsidRPr="00635EFB" w:rsidRDefault="00634963" w:rsidP="00634963">
      <w:pPr>
        <w:pStyle w:val="ListParagraph"/>
        <w:spacing w:line="360" w:lineRule="auto"/>
        <w:ind w:left="0"/>
        <w:jc w:val="both"/>
        <w:outlineLvl w:val="1"/>
      </w:pPr>
    </w:p>
    <w:p w14:paraId="3C9CBB1E" w14:textId="77777777" w:rsidR="006542DC" w:rsidRPr="00634963" w:rsidRDefault="006542DC" w:rsidP="00634963">
      <w:pPr>
        <w:pStyle w:val="ListParagraph"/>
        <w:numPr>
          <w:ilvl w:val="2"/>
          <w:numId w:val="4"/>
        </w:numPr>
        <w:spacing w:line="360" w:lineRule="auto"/>
        <w:ind w:left="0" w:firstLine="0"/>
        <w:jc w:val="both"/>
        <w:outlineLvl w:val="1"/>
        <w:rPr>
          <w:rFonts w:ascii="Times New Roman" w:hAnsi="Times New Roman" w:cs="Times New Roman"/>
          <w:b/>
          <w:bCs/>
          <w:i/>
          <w:iCs/>
        </w:rPr>
      </w:pPr>
      <w:bookmarkStart w:id="98" w:name="_Toc185703871"/>
      <w:bookmarkStart w:id="99" w:name="_Toc185708559"/>
      <w:commentRangeStart w:id="100"/>
      <w:commentRangeStart w:id="101"/>
      <w:r w:rsidRPr="00634963">
        <w:rPr>
          <w:rFonts w:ascii="Times New Roman" w:hAnsi="Times New Roman" w:cs="Times New Roman"/>
          <w:b/>
          <w:bCs/>
          <w:i/>
          <w:iCs/>
        </w:rPr>
        <w:t>Подготовка входных данных для модуля на основе алгоритма создания сложных синтетических примеров для дообучения БЯМ</w:t>
      </w:r>
      <w:commentRangeEnd w:id="100"/>
      <w:r w:rsidRPr="00634963">
        <w:rPr>
          <w:rFonts w:ascii="Times New Roman" w:hAnsi="Times New Roman" w:cs="Times New Roman"/>
          <w:b/>
          <w:bCs/>
          <w:i/>
          <w:iCs/>
        </w:rPr>
        <w:commentReference w:id="100"/>
      </w:r>
      <w:commentRangeEnd w:id="101"/>
      <w:r w:rsidRPr="00634963">
        <w:rPr>
          <w:rFonts w:ascii="Times New Roman" w:hAnsi="Times New Roman" w:cs="Times New Roman"/>
          <w:b/>
          <w:bCs/>
          <w:i/>
          <w:iCs/>
        </w:rPr>
        <w:commentReference w:id="101"/>
      </w:r>
      <w:bookmarkEnd w:id="98"/>
      <w:bookmarkEnd w:id="99"/>
    </w:p>
    <w:p w14:paraId="61714F0D" w14:textId="77777777" w:rsidR="00634963" w:rsidRDefault="00634963" w:rsidP="006542DC">
      <w:pPr>
        <w:pStyle w:val="a3"/>
      </w:pPr>
    </w:p>
    <w:p w14:paraId="63C351C7" w14:textId="1E5D3CC9" w:rsidR="006542DC" w:rsidRPr="00D2526B" w:rsidRDefault="006542DC" w:rsidP="006542DC">
      <w:pPr>
        <w:pStyle w:val="a3"/>
      </w:pPr>
      <w:r>
        <w:t xml:space="preserve">Подготовка документов аналогична подготовке данных, описанных в </w:t>
      </w:r>
      <w:r w:rsidR="00634963">
        <w:t>7</w:t>
      </w:r>
      <w:r>
        <w:t>.2.</w:t>
      </w:r>
      <w:r w:rsidRPr="00134B15">
        <w:t>2</w:t>
      </w:r>
      <w:r>
        <w:t xml:space="preserve">, если пользователь не воспользовался готовым датасетом или не произвел обработку своими средствами. При использовании функций </w:t>
      </w:r>
      <w:proofErr w:type="spellStart"/>
      <w:r>
        <w:rPr>
          <w:lang w:val="en-US"/>
        </w:rPr>
        <w:t>protollm</w:t>
      </w:r>
      <w:proofErr w:type="spellEnd"/>
      <w:r w:rsidRPr="00F97529">
        <w:t xml:space="preserve"> </w:t>
      </w:r>
      <w:r>
        <w:t xml:space="preserve">необходимо отметить, что в листинге </w:t>
      </w:r>
      <w:r w:rsidR="00634963">
        <w:t>7</w:t>
      </w:r>
      <w:r>
        <w:t xml:space="preserve">.2.4 необходимо внести небольшие изменения – убрать секции </w:t>
      </w:r>
      <w:proofErr w:type="spellStart"/>
      <w:r>
        <w:t>чанкования</w:t>
      </w:r>
      <w:proofErr w:type="spellEnd"/>
      <w:r>
        <w:t xml:space="preserve"> и </w:t>
      </w:r>
      <w:proofErr w:type="spellStart"/>
      <w:r>
        <w:t>токенизации</w:t>
      </w:r>
      <w:proofErr w:type="spellEnd"/>
      <w:r>
        <w:t xml:space="preserve"> </w:t>
      </w:r>
      <w:r w:rsidR="00E30125" w:rsidRPr="00E30125">
        <w:t>[</w:t>
      </w:r>
      <w:r w:rsidR="00567861" w:rsidRPr="00567861">
        <w:t>5</w:t>
      </w:r>
      <w:r w:rsidR="00E30125" w:rsidRPr="00E30125">
        <w:t>]</w:t>
      </w:r>
      <w:r>
        <w:t xml:space="preserve"> и сохранить полученные документы в формате </w:t>
      </w:r>
      <w:proofErr w:type="spellStart"/>
      <w:r>
        <w:rPr>
          <w:lang w:val="en-US"/>
        </w:rPr>
        <w:t>json</w:t>
      </w:r>
      <w:proofErr w:type="spellEnd"/>
      <w:r w:rsidRPr="00A1236C">
        <w:t>.</w:t>
      </w:r>
      <w:r w:rsidRPr="00762A2A">
        <w:t xml:space="preserve"> </w:t>
      </w:r>
      <w:r>
        <w:t>Также необходимо добавить поле «</w:t>
      </w:r>
      <w:r>
        <w:rPr>
          <w:lang w:val="en-US"/>
        </w:rPr>
        <w:t>source</w:t>
      </w:r>
      <w:r w:rsidRPr="00A927B0">
        <w:t>_</w:t>
      </w:r>
      <w:proofErr w:type="spellStart"/>
      <w:r>
        <w:rPr>
          <w:lang w:val="en-US"/>
        </w:rPr>
        <w:t>uuid</w:t>
      </w:r>
      <w:proofErr w:type="spellEnd"/>
      <w:r>
        <w:t>»</w:t>
      </w:r>
      <w:r w:rsidRPr="00A927B0">
        <w:t xml:space="preserve"> </w:t>
      </w:r>
      <w:r>
        <w:t>определяющее наименование файла или его уникальный идентификатор.</w:t>
      </w:r>
      <w:r w:rsidRPr="00447A87">
        <w:t xml:space="preserve"> </w:t>
      </w:r>
      <w:r>
        <w:t xml:space="preserve">Входной файл может быть формата </w:t>
      </w:r>
      <w:r>
        <w:rPr>
          <w:lang w:val="en-US"/>
        </w:rPr>
        <w:t>csv</w:t>
      </w:r>
      <w:r w:rsidRPr="00447A87">
        <w:t xml:space="preserve"> </w:t>
      </w:r>
      <w:r>
        <w:t xml:space="preserve">или </w:t>
      </w:r>
      <w:proofErr w:type="spellStart"/>
      <w:r>
        <w:rPr>
          <w:lang w:val="en-US"/>
        </w:rPr>
        <w:t>json</w:t>
      </w:r>
      <w:proofErr w:type="spellEnd"/>
      <w:r w:rsidRPr="00447A87">
        <w:t xml:space="preserve"> </w:t>
      </w:r>
      <w:r>
        <w:t>с обязательными колонками</w:t>
      </w:r>
      <w:r w:rsidRPr="00447A87">
        <w:t xml:space="preserve">: </w:t>
      </w:r>
      <w:r>
        <w:t>«</w:t>
      </w:r>
      <w:r>
        <w:rPr>
          <w:lang w:val="en-US"/>
        </w:rPr>
        <w:t>source</w:t>
      </w:r>
      <w:r w:rsidRPr="001673AE">
        <w:t>_</w:t>
      </w:r>
      <w:proofErr w:type="spellStart"/>
      <w:r>
        <w:rPr>
          <w:lang w:val="en-US"/>
        </w:rPr>
        <w:t>uuid</w:t>
      </w:r>
      <w:proofErr w:type="spellEnd"/>
      <w:r>
        <w:t>»</w:t>
      </w:r>
      <w:r w:rsidRPr="001673AE">
        <w:t xml:space="preserve">, </w:t>
      </w:r>
      <w:r>
        <w:t>«</w:t>
      </w:r>
      <w:r>
        <w:rPr>
          <w:lang w:val="en-US"/>
        </w:rPr>
        <w:t>content</w:t>
      </w:r>
      <w:r>
        <w:t>» и необязательной колонкой с примерами ожидаемого результата для «</w:t>
      </w:r>
      <w:r>
        <w:rPr>
          <w:lang w:val="en-US"/>
        </w:rPr>
        <w:t>content</w:t>
      </w:r>
      <w:r>
        <w:t>»</w:t>
      </w:r>
      <w:r w:rsidRPr="00447A87">
        <w:t>.</w:t>
      </w:r>
    </w:p>
    <w:p w14:paraId="457F16F6" w14:textId="77777777" w:rsidR="0032773F" w:rsidRPr="006542DC" w:rsidRDefault="0032773F" w:rsidP="0032773F">
      <w:pPr>
        <w:spacing w:line="360" w:lineRule="auto"/>
        <w:jc w:val="both"/>
        <w:rPr>
          <w:rFonts w:ascii="Times New Roman" w:eastAsia="Times New Roman" w:hAnsi="Times New Roman" w:cs="Times New Roman"/>
        </w:rPr>
      </w:pPr>
    </w:p>
    <w:p w14:paraId="1719C1DB" w14:textId="7936B104" w:rsidR="00C06F8D" w:rsidRPr="00E74D07" w:rsidRDefault="00C06F8D" w:rsidP="008F6F78">
      <w:pPr>
        <w:pStyle w:val="ListParagraph"/>
        <w:numPr>
          <w:ilvl w:val="1"/>
          <w:numId w:val="4"/>
        </w:numPr>
        <w:spacing w:line="360" w:lineRule="auto"/>
        <w:ind w:left="0" w:firstLine="709"/>
        <w:jc w:val="both"/>
        <w:outlineLvl w:val="1"/>
        <w:rPr>
          <w:rFonts w:ascii="Times New Roman" w:hAnsi="Times New Roman" w:cs="Times New Roman"/>
          <w:b/>
          <w:bCs/>
        </w:rPr>
      </w:pPr>
      <w:bookmarkStart w:id="102" w:name="_Toc124432905"/>
      <w:bookmarkStart w:id="103" w:name="_Toc185708560"/>
      <w:r w:rsidRPr="00E74D07">
        <w:rPr>
          <w:rFonts w:ascii="Times New Roman" w:hAnsi="Times New Roman" w:cs="Times New Roman"/>
          <w:b/>
          <w:bCs/>
        </w:rPr>
        <w:t>Состав и структура выходных данных</w:t>
      </w:r>
      <w:bookmarkEnd w:id="102"/>
      <w:bookmarkEnd w:id="103"/>
    </w:p>
    <w:p w14:paraId="2F29590B" w14:textId="0D2751DB" w:rsidR="00791F10" w:rsidRPr="00791F10" w:rsidRDefault="00791F10" w:rsidP="00791F10">
      <w:pPr>
        <w:pStyle w:val="ListParagraph"/>
        <w:numPr>
          <w:ilvl w:val="2"/>
          <w:numId w:val="4"/>
        </w:numPr>
        <w:spacing w:line="360" w:lineRule="auto"/>
        <w:ind w:left="0" w:firstLine="0"/>
        <w:jc w:val="both"/>
        <w:outlineLvl w:val="1"/>
        <w:rPr>
          <w:rFonts w:ascii="Times New Roman" w:hAnsi="Times New Roman" w:cs="Times New Roman"/>
          <w:b/>
          <w:bCs/>
          <w:i/>
          <w:iCs/>
        </w:rPr>
      </w:pPr>
      <w:bookmarkStart w:id="104" w:name="_Toc185703874"/>
      <w:bookmarkStart w:id="105" w:name="_Toc185708561"/>
      <w:commentRangeStart w:id="106"/>
      <w:commentRangeStart w:id="107"/>
      <w:r w:rsidRPr="00791F10">
        <w:rPr>
          <w:rFonts w:ascii="Times New Roman" w:hAnsi="Times New Roman" w:cs="Times New Roman"/>
          <w:b/>
          <w:bCs/>
          <w:i/>
          <w:iCs/>
        </w:rPr>
        <w:t>Состав и структура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106"/>
      <w:r>
        <w:rPr>
          <w:rStyle w:val="CommentReference"/>
        </w:rPr>
        <w:commentReference w:id="106"/>
      </w:r>
      <w:commentRangeEnd w:id="107"/>
      <w:r>
        <w:rPr>
          <w:rStyle w:val="CommentReference"/>
        </w:rPr>
        <w:commentReference w:id="107"/>
      </w:r>
      <w:bookmarkEnd w:id="104"/>
      <w:bookmarkEnd w:id="105"/>
    </w:p>
    <w:p w14:paraId="06B4FB35" w14:textId="0D47772A" w:rsidR="00791F10" w:rsidRDefault="00791F10" w:rsidP="00791F10">
      <w:pPr>
        <w:pStyle w:val="a3"/>
      </w:pPr>
    </w:p>
    <w:p w14:paraId="6049B896" w14:textId="744605F2" w:rsidR="00791F10" w:rsidRPr="008C1AFC" w:rsidRDefault="00791F10" w:rsidP="00791F10">
      <w:pPr>
        <w:pStyle w:val="a3"/>
      </w:pPr>
      <w:r>
        <w:t>После успешного выполнения цикла</w:t>
      </w:r>
      <w:r w:rsidRPr="00611216">
        <w:t xml:space="preserve">, </w:t>
      </w:r>
      <w:r>
        <w:t>модуль возвращает словарь с изначальным вопросом</w:t>
      </w:r>
      <w:r w:rsidRPr="005A011E">
        <w:t xml:space="preserve">, </w:t>
      </w:r>
      <w:r>
        <w:t>ответом и промежуточными шагами</w:t>
      </w:r>
      <w:r w:rsidRPr="005A011E">
        <w:t>.</w:t>
      </w:r>
    </w:p>
    <w:p w14:paraId="073B382C" w14:textId="1302B2D6" w:rsidR="00791F10" w:rsidRDefault="00791F10" w:rsidP="00791F10">
      <w:pPr>
        <w:pStyle w:val="a3"/>
      </w:pPr>
    </w:p>
    <w:p w14:paraId="05E6B61F" w14:textId="3F6BAF45" w:rsidR="00791F10" w:rsidRPr="004F12FF" w:rsidRDefault="00791F10" w:rsidP="00791F10">
      <w:pPr>
        <w:pStyle w:val="Caption"/>
        <w:keepNext/>
        <w:jc w:val="both"/>
      </w:pPr>
      <w:r>
        <w:t>Таблица 7.3.1 - Выходные данные</w:t>
      </w:r>
      <w:r w:rsidRPr="004F12FF">
        <w:t xml:space="preserve"> </w:t>
      </w:r>
      <w:r>
        <w:t>модуля прототипирования систем с БЯМ с возможностью подключения внешних сервисов</w:t>
      </w:r>
      <w:r w:rsidRPr="004F12FF">
        <w:t xml:space="preserve">, </w:t>
      </w:r>
      <w:r>
        <w:t>приложений</w:t>
      </w:r>
      <w:r w:rsidRPr="004F12FF">
        <w:t xml:space="preserve">, </w:t>
      </w:r>
      <w:r>
        <w:t>моделей в виде плагинов</w:t>
      </w:r>
    </w:p>
    <w:tbl>
      <w:tblPr>
        <w:tblStyle w:val="TableGrid"/>
        <w:tblW w:w="5000" w:type="pct"/>
        <w:jc w:val="center"/>
        <w:tblLook w:val="04A0" w:firstRow="1" w:lastRow="0" w:firstColumn="1" w:lastColumn="0" w:noHBand="0" w:noVBand="1"/>
      </w:tblPr>
      <w:tblGrid>
        <w:gridCol w:w="2611"/>
        <w:gridCol w:w="2637"/>
        <w:gridCol w:w="1911"/>
        <w:gridCol w:w="2180"/>
      </w:tblGrid>
      <w:tr w:rsidR="00791F10" w:rsidRPr="0012601B" w14:paraId="0C23D8BC" w14:textId="77777777">
        <w:trPr>
          <w:trHeight w:val="578"/>
          <w:jc w:val="center"/>
        </w:trPr>
        <w:tc>
          <w:tcPr>
            <w:tcW w:w="1398" w:type="pct"/>
          </w:tcPr>
          <w:p w14:paraId="7EE57755" w14:textId="77777777" w:rsidR="00791F10" w:rsidRPr="00717C51" w:rsidRDefault="00791F10">
            <w:pPr>
              <w:pStyle w:val="a7"/>
            </w:pPr>
            <w:r w:rsidRPr="00717C51">
              <w:t>Наименование</w:t>
            </w:r>
            <w:r w:rsidRPr="00717C51">
              <w:br/>
              <w:t>данных</w:t>
            </w:r>
          </w:p>
        </w:tc>
        <w:tc>
          <w:tcPr>
            <w:tcW w:w="1412" w:type="pct"/>
          </w:tcPr>
          <w:p w14:paraId="4420014C" w14:textId="77777777" w:rsidR="00791F10" w:rsidRPr="00717C51" w:rsidRDefault="00791F10">
            <w:pPr>
              <w:pStyle w:val="a7"/>
            </w:pPr>
            <w:r w:rsidRPr="00717C51">
              <w:t>Структура данных</w:t>
            </w:r>
          </w:p>
        </w:tc>
        <w:tc>
          <w:tcPr>
            <w:tcW w:w="1023" w:type="pct"/>
          </w:tcPr>
          <w:p w14:paraId="1ADE9F8C" w14:textId="77777777" w:rsidR="00791F10" w:rsidRPr="00717C51" w:rsidRDefault="00791F10">
            <w:pPr>
              <w:pStyle w:val="a7"/>
            </w:pPr>
            <w:r w:rsidRPr="00717C51">
              <w:t>Способ вывода данных</w:t>
            </w:r>
          </w:p>
        </w:tc>
        <w:tc>
          <w:tcPr>
            <w:tcW w:w="1167" w:type="pct"/>
          </w:tcPr>
          <w:p w14:paraId="699B76A7" w14:textId="77777777" w:rsidR="00791F10" w:rsidRPr="00717C51" w:rsidRDefault="00791F10">
            <w:pPr>
              <w:pStyle w:val="a7"/>
            </w:pPr>
            <w:r w:rsidRPr="00717C51">
              <w:t>Ограничения</w:t>
            </w:r>
          </w:p>
        </w:tc>
      </w:tr>
      <w:tr w:rsidR="00791F10" w:rsidRPr="0012601B" w14:paraId="5486449C" w14:textId="77777777">
        <w:trPr>
          <w:trHeight w:val="578"/>
          <w:jc w:val="center"/>
        </w:trPr>
        <w:tc>
          <w:tcPr>
            <w:tcW w:w="1398" w:type="pct"/>
          </w:tcPr>
          <w:p w14:paraId="563E65A2" w14:textId="77777777" w:rsidR="00791F10" w:rsidRPr="005A011E" w:rsidRDefault="00791F10">
            <w:pPr>
              <w:pStyle w:val="a7"/>
              <w:rPr>
                <w:lang w:val="en-US"/>
              </w:rPr>
            </w:pPr>
            <w:r>
              <w:t>Результат работы модуля</w:t>
            </w:r>
          </w:p>
        </w:tc>
        <w:tc>
          <w:tcPr>
            <w:tcW w:w="1412" w:type="pct"/>
          </w:tcPr>
          <w:p w14:paraId="32CDE0AD" w14:textId="77777777" w:rsidR="00791F10" w:rsidRPr="00717C51" w:rsidRDefault="00791F10">
            <w:pPr>
              <w:pStyle w:val="a7"/>
            </w:pPr>
            <w:r>
              <w:t>Словарь</w:t>
            </w:r>
          </w:p>
        </w:tc>
        <w:tc>
          <w:tcPr>
            <w:tcW w:w="1023" w:type="pct"/>
          </w:tcPr>
          <w:p w14:paraId="1F312B1C" w14:textId="6815C5DE" w:rsidR="00791F10" w:rsidRPr="00791F10" w:rsidRDefault="00791F10">
            <w:pPr>
              <w:spacing w:line="360" w:lineRule="auto"/>
              <w:rPr>
                <w:rFonts w:ascii="Times New Roman" w:hAnsi="Times New Roman" w:cs="Times New Roman"/>
              </w:rPr>
            </w:pPr>
            <w:r w:rsidRPr="00791F10">
              <w:rPr>
                <w:rFonts w:ascii="Times New Roman" w:hAnsi="Times New Roman" w:cs="Times New Roman"/>
              </w:rPr>
              <w:t>Запись в переменную</w:t>
            </w:r>
          </w:p>
        </w:tc>
        <w:tc>
          <w:tcPr>
            <w:tcW w:w="1167" w:type="pct"/>
          </w:tcPr>
          <w:p w14:paraId="3C4F97FB" w14:textId="77777777" w:rsidR="00791F10" w:rsidRPr="00717C51" w:rsidRDefault="00791F10">
            <w:pPr>
              <w:pStyle w:val="a7"/>
            </w:pPr>
            <w:r>
              <w:t>-</w:t>
            </w:r>
          </w:p>
        </w:tc>
      </w:tr>
    </w:tbl>
    <w:p w14:paraId="3E02F900" w14:textId="38228CCF" w:rsidR="00791F10" w:rsidRPr="004F12FF" w:rsidRDefault="00791F10" w:rsidP="00791F10">
      <w:pPr>
        <w:spacing w:line="360" w:lineRule="auto"/>
        <w:rPr>
          <w:rFonts w:ascii="Times New Roman" w:eastAsia="Times New Roman" w:hAnsi="Times New Roman" w:cs="Times New Roman"/>
          <w:lang w:val="en-US"/>
        </w:rPr>
      </w:pPr>
    </w:p>
    <w:p w14:paraId="13175729" w14:textId="56EF4B4D" w:rsidR="00791F10" w:rsidRPr="00791F10" w:rsidRDefault="00791F10" w:rsidP="00791F10">
      <w:pPr>
        <w:pStyle w:val="ListParagraph"/>
        <w:numPr>
          <w:ilvl w:val="2"/>
          <w:numId w:val="4"/>
        </w:numPr>
        <w:spacing w:line="360" w:lineRule="auto"/>
        <w:ind w:left="0" w:firstLine="0"/>
        <w:jc w:val="both"/>
        <w:outlineLvl w:val="1"/>
        <w:rPr>
          <w:rFonts w:ascii="Times New Roman" w:hAnsi="Times New Roman" w:cs="Times New Roman"/>
          <w:b/>
          <w:bCs/>
          <w:i/>
          <w:iCs/>
        </w:rPr>
      </w:pPr>
      <w:r w:rsidRPr="00EB4C78">
        <w:t xml:space="preserve"> </w:t>
      </w:r>
      <w:bookmarkStart w:id="108" w:name="_Toc185703875"/>
      <w:bookmarkStart w:id="109" w:name="_Toc185708562"/>
      <w:commentRangeStart w:id="110"/>
      <w:commentRangeStart w:id="111"/>
      <w:r w:rsidRPr="00791F10">
        <w:rPr>
          <w:rFonts w:ascii="Times New Roman" w:hAnsi="Times New Roman" w:cs="Times New Roman"/>
          <w:b/>
          <w:bCs/>
          <w:i/>
          <w:iCs/>
        </w:rPr>
        <w:t>Состав и структура выходных данных модуля на основе алгоритма упрощения и ускорения прототипирования систем с БЯМ на основе RAG</w:t>
      </w:r>
      <w:commentRangeEnd w:id="110"/>
      <w:r>
        <w:rPr>
          <w:rStyle w:val="CommentReference"/>
        </w:rPr>
        <w:commentReference w:id="110"/>
      </w:r>
      <w:commentRangeEnd w:id="111"/>
      <w:r>
        <w:rPr>
          <w:rStyle w:val="CommentReference"/>
        </w:rPr>
        <w:commentReference w:id="111"/>
      </w:r>
      <w:bookmarkEnd w:id="108"/>
      <w:bookmarkEnd w:id="109"/>
    </w:p>
    <w:p w14:paraId="31BFC8D7" w14:textId="590EC70D" w:rsidR="00791F10" w:rsidRDefault="00791F10" w:rsidP="00791F10">
      <w:pPr>
        <w:pStyle w:val="a3"/>
      </w:pPr>
    </w:p>
    <w:p w14:paraId="0177716D" w14:textId="1105E6AF" w:rsidR="00791F10" w:rsidRPr="00EB4C78" w:rsidRDefault="00791F10" w:rsidP="00791F10">
      <w:pPr>
        <w:pStyle w:val="a3"/>
      </w:pPr>
      <w:r>
        <w:t xml:space="preserve">В таблице 7.3.2 указано описание выходных данных модуля на основе алгоритма упрощения и ускорения прототипирования с БЯМ на основе </w:t>
      </w:r>
      <w:r>
        <w:rPr>
          <w:lang w:val="en-US"/>
        </w:rPr>
        <w:t>RAG</w:t>
      </w:r>
      <w:r w:rsidRPr="007132B9">
        <w:t xml:space="preserve">. </w:t>
      </w:r>
    </w:p>
    <w:p w14:paraId="5E47188B" w14:textId="6B06066A" w:rsidR="00791F10" w:rsidRDefault="00791F10" w:rsidP="00791F10">
      <w:pPr>
        <w:pStyle w:val="a3"/>
      </w:pPr>
      <w:r>
        <w:t>После окончания работы модуля возвращается результат генерации ответа на запрос с учетом релевантной информации, который отправляется на запись в базу данных.</w:t>
      </w:r>
    </w:p>
    <w:p w14:paraId="0C21E259" w14:textId="1DE48439" w:rsidR="00791F10" w:rsidRDefault="00791F10" w:rsidP="00791F10">
      <w:pPr>
        <w:pStyle w:val="a3"/>
      </w:pPr>
    </w:p>
    <w:p w14:paraId="6885844E" w14:textId="2C4C5019" w:rsidR="00791F10" w:rsidRDefault="00791F10" w:rsidP="00791F10">
      <w:pPr>
        <w:pStyle w:val="Caption"/>
        <w:keepNext/>
        <w:jc w:val="both"/>
      </w:pPr>
      <w:r>
        <w:t>Таблица 7.3.2 – Выходные данные</w:t>
      </w:r>
    </w:p>
    <w:tbl>
      <w:tblPr>
        <w:tblStyle w:val="TableGrid"/>
        <w:tblW w:w="5000" w:type="pct"/>
        <w:jc w:val="center"/>
        <w:tblLook w:val="04A0" w:firstRow="1" w:lastRow="0" w:firstColumn="1" w:lastColumn="0" w:noHBand="0" w:noVBand="1"/>
      </w:tblPr>
      <w:tblGrid>
        <w:gridCol w:w="2611"/>
        <w:gridCol w:w="2637"/>
        <w:gridCol w:w="1911"/>
        <w:gridCol w:w="2180"/>
      </w:tblGrid>
      <w:tr w:rsidR="00791F10" w:rsidRPr="0012601B" w14:paraId="12601CA8" w14:textId="77777777">
        <w:trPr>
          <w:trHeight w:val="578"/>
          <w:jc w:val="center"/>
        </w:trPr>
        <w:tc>
          <w:tcPr>
            <w:tcW w:w="1398" w:type="pct"/>
          </w:tcPr>
          <w:p w14:paraId="65319AA5" w14:textId="77777777" w:rsidR="00791F10" w:rsidRPr="00717C51" w:rsidRDefault="00791F10">
            <w:pPr>
              <w:pStyle w:val="a7"/>
            </w:pPr>
            <w:r w:rsidRPr="00717C51">
              <w:t>Наименование</w:t>
            </w:r>
            <w:r w:rsidRPr="00717C51">
              <w:br/>
              <w:t>данных</w:t>
            </w:r>
          </w:p>
        </w:tc>
        <w:tc>
          <w:tcPr>
            <w:tcW w:w="1412" w:type="pct"/>
          </w:tcPr>
          <w:p w14:paraId="3B06A4E0" w14:textId="77777777" w:rsidR="00791F10" w:rsidRPr="00717C51" w:rsidRDefault="00791F10">
            <w:pPr>
              <w:pStyle w:val="a7"/>
            </w:pPr>
            <w:r w:rsidRPr="00717C51">
              <w:t>Структура данных</w:t>
            </w:r>
          </w:p>
        </w:tc>
        <w:tc>
          <w:tcPr>
            <w:tcW w:w="1023" w:type="pct"/>
          </w:tcPr>
          <w:p w14:paraId="08F005A9" w14:textId="77777777" w:rsidR="00791F10" w:rsidRPr="00717C51" w:rsidRDefault="00791F10">
            <w:pPr>
              <w:pStyle w:val="a7"/>
            </w:pPr>
            <w:r w:rsidRPr="00717C51">
              <w:t>Способ вывода данных</w:t>
            </w:r>
          </w:p>
        </w:tc>
        <w:tc>
          <w:tcPr>
            <w:tcW w:w="1167" w:type="pct"/>
          </w:tcPr>
          <w:p w14:paraId="7B15E787" w14:textId="77777777" w:rsidR="00791F10" w:rsidRPr="00717C51" w:rsidRDefault="00791F10">
            <w:pPr>
              <w:pStyle w:val="a7"/>
            </w:pPr>
            <w:r w:rsidRPr="00717C51">
              <w:t>Ограничения</w:t>
            </w:r>
          </w:p>
        </w:tc>
      </w:tr>
      <w:tr w:rsidR="00791F10" w:rsidRPr="0012601B" w14:paraId="4DC704AC" w14:textId="77777777">
        <w:trPr>
          <w:trHeight w:val="578"/>
          <w:jc w:val="center"/>
        </w:trPr>
        <w:tc>
          <w:tcPr>
            <w:tcW w:w="1398" w:type="pct"/>
          </w:tcPr>
          <w:p w14:paraId="0C382131" w14:textId="77777777" w:rsidR="00791F10" w:rsidRPr="00717C51" w:rsidRDefault="00791F10">
            <w:pPr>
              <w:pStyle w:val="a7"/>
            </w:pPr>
            <w:r>
              <w:t>Результат генерации алгоритма</w:t>
            </w:r>
          </w:p>
        </w:tc>
        <w:tc>
          <w:tcPr>
            <w:tcW w:w="1412" w:type="pct"/>
          </w:tcPr>
          <w:p w14:paraId="605E0534" w14:textId="77777777" w:rsidR="00791F10" w:rsidRPr="00717C51" w:rsidRDefault="00791F10">
            <w:pPr>
              <w:pStyle w:val="a7"/>
            </w:pPr>
            <w:r>
              <w:t>Строка</w:t>
            </w:r>
          </w:p>
        </w:tc>
        <w:tc>
          <w:tcPr>
            <w:tcW w:w="1023" w:type="pct"/>
          </w:tcPr>
          <w:p w14:paraId="11FA82C5" w14:textId="77777777" w:rsidR="00791F10" w:rsidRPr="00791F10" w:rsidRDefault="00791F10">
            <w:pPr>
              <w:spacing w:line="360" w:lineRule="auto"/>
              <w:rPr>
                <w:rFonts w:ascii="Times New Roman" w:hAnsi="Times New Roman" w:cs="Times New Roman"/>
              </w:rPr>
            </w:pPr>
            <w:r w:rsidRPr="00791F10">
              <w:rPr>
                <w:rFonts w:ascii="Times New Roman" w:hAnsi="Times New Roman" w:cs="Times New Roman"/>
              </w:rPr>
              <w:t>Запись в базу данных</w:t>
            </w:r>
          </w:p>
        </w:tc>
        <w:tc>
          <w:tcPr>
            <w:tcW w:w="1167" w:type="pct"/>
          </w:tcPr>
          <w:p w14:paraId="5277821A" w14:textId="77777777" w:rsidR="00791F10" w:rsidRPr="00717C51" w:rsidRDefault="00791F10">
            <w:pPr>
              <w:pStyle w:val="a7"/>
            </w:pPr>
            <w:r>
              <w:rPr>
                <w:rStyle w:val="normaltextrun"/>
                <w:color w:val="000000"/>
                <w:position w:val="1"/>
                <w:szCs w:val="24"/>
              </w:rPr>
              <w:t>Длина контекста в зависимости от выбранной БЯМ</w:t>
            </w:r>
          </w:p>
        </w:tc>
      </w:tr>
    </w:tbl>
    <w:p w14:paraId="670B2388" w14:textId="7C2B0B88" w:rsidR="00791F10" w:rsidRPr="00EB4C78" w:rsidRDefault="00791F10" w:rsidP="00791F10">
      <w:pPr>
        <w:pStyle w:val="a3"/>
      </w:pPr>
    </w:p>
    <w:p w14:paraId="315F0B92" w14:textId="466F8459" w:rsidR="00791F10" w:rsidRPr="00EB4C78" w:rsidRDefault="00791F10" w:rsidP="00791F10">
      <w:pPr>
        <w:pStyle w:val="ListParagraph"/>
        <w:numPr>
          <w:ilvl w:val="2"/>
          <w:numId w:val="4"/>
        </w:numPr>
        <w:spacing w:line="360" w:lineRule="auto"/>
        <w:ind w:left="0" w:firstLine="0"/>
        <w:jc w:val="both"/>
        <w:outlineLvl w:val="1"/>
      </w:pPr>
      <w:r w:rsidRPr="00EB4C78">
        <w:t xml:space="preserve"> </w:t>
      </w:r>
      <w:bookmarkStart w:id="112" w:name="_Toc185703876"/>
      <w:bookmarkStart w:id="113" w:name="_Toc185708563"/>
      <w:commentRangeStart w:id="114"/>
      <w:r w:rsidRPr="00791F10">
        <w:rPr>
          <w:rFonts w:ascii="Times New Roman" w:hAnsi="Times New Roman" w:cs="Times New Roman"/>
          <w:b/>
          <w:bCs/>
          <w:i/>
          <w:iCs/>
        </w:rPr>
        <w:t xml:space="preserve">Состав и структура выходных данных модуля на основе алгоритма повышения эффективности БЯМ за счет использования ансамблей моделей и </w:t>
      </w:r>
      <w:proofErr w:type="spellStart"/>
      <w:r w:rsidRPr="00791F10">
        <w:rPr>
          <w:rFonts w:ascii="Times New Roman" w:hAnsi="Times New Roman" w:cs="Times New Roman"/>
          <w:b/>
          <w:bCs/>
          <w:i/>
          <w:iCs/>
        </w:rPr>
        <w:t>мультиагентных</w:t>
      </w:r>
      <w:proofErr w:type="spellEnd"/>
      <w:r w:rsidRPr="00791F10">
        <w:rPr>
          <w:rFonts w:ascii="Times New Roman" w:hAnsi="Times New Roman" w:cs="Times New Roman"/>
          <w:b/>
          <w:bCs/>
          <w:i/>
          <w:iCs/>
        </w:rPr>
        <w:t xml:space="preserve"> технологий</w:t>
      </w:r>
      <w:commentRangeEnd w:id="114"/>
      <w:r>
        <w:rPr>
          <w:rStyle w:val="CommentReference"/>
        </w:rPr>
        <w:commentReference w:id="114"/>
      </w:r>
      <w:bookmarkEnd w:id="112"/>
      <w:bookmarkEnd w:id="113"/>
    </w:p>
    <w:p w14:paraId="5E4DCDDE" w14:textId="6606FEDF" w:rsidR="00791F10" w:rsidRDefault="00791F10" w:rsidP="00791F10">
      <w:pPr>
        <w:pStyle w:val="a3"/>
      </w:pPr>
    </w:p>
    <w:p w14:paraId="264BC0D9" w14:textId="4060A1E0" w:rsidR="00791F10" w:rsidRPr="00527134" w:rsidRDefault="00791F10" w:rsidP="00791F10">
      <w:pPr>
        <w:pStyle w:val="a3"/>
      </w:pPr>
      <w:r w:rsidRPr="00527134">
        <w:t>В Таблице 7.</w:t>
      </w:r>
      <w:r>
        <w:t>3</w:t>
      </w:r>
      <w:r w:rsidRPr="00527134">
        <w:t xml:space="preserve">.3 указано описание выходных данных компоненты модуля на основе алгоритма повышения эффективности БЯМ за счет использования ансамблей моделей и </w:t>
      </w:r>
      <w:proofErr w:type="spellStart"/>
      <w:r w:rsidRPr="00527134">
        <w:t>мультиагентных</w:t>
      </w:r>
      <w:proofErr w:type="spellEnd"/>
      <w:r w:rsidRPr="00527134">
        <w:t xml:space="preserve"> технологий.</w:t>
      </w:r>
    </w:p>
    <w:p w14:paraId="43321262" w14:textId="2FEC051D" w:rsidR="00791F10" w:rsidRDefault="00791F10" w:rsidP="00791F10">
      <w:pPr>
        <w:pStyle w:val="a3"/>
      </w:pPr>
      <w:r w:rsidRPr="00527134">
        <w:t xml:space="preserve">По мере исполнения запроса агентом (агентами в случае использования агента-роутера или ансамблевого агента) с </w:t>
      </w:r>
      <w:proofErr w:type="spellStart"/>
      <w:r w:rsidRPr="00527134">
        <w:t>Websocket</w:t>
      </w:r>
      <w:proofErr w:type="spellEnd"/>
      <w:r w:rsidRPr="00527134">
        <w:t xml:space="preserve"> приходят промежуточные результаты, а также конечный результат генерации.</w:t>
      </w:r>
    </w:p>
    <w:p w14:paraId="4E15DBC2" w14:textId="5B4600C7" w:rsidR="00791F10" w:rsidRPr="00527134" w:rsidRDefault="00791F10" w:rsidP="00791F10">
      <w:pPr>
        <w:pStyle w:val="a3"/>
      </w:pPr>
    </w:p>
    <w:p w14:paraId="72F8135D" w14:textId="26C32778" w:rsidR="00791F10" w:rsidRPr="00527134" w:rsidRDefault="00791F10" w:rsidP="00791F10">
      <w:pPr>
        <w:pStyle w:val="a3"/>
      </w:pPr>
      <w:r w:rsidRPr="00527134">
        <w:t xml:space="preserve">Таблица </w:t>
      </w:r>
      <w:r w:rsidRPr="00527134">
        <w:fldChar w:fldCharType="begin"/>
      </w:r>
      <w:r w:rsidRPr="00527134">
        <w:instrText xml:space="preserve"> SEQ Таблица \* ARABIC </w:instrText>
      </w:r>
      <w:r w:rsidRPr="00527134">
        <w:fldChar w:fldCharType="separate"/>
      </w:r>
      <w:r w:rsidRPr="00527134">
        <w:t>7.</w:t>
      </w:r>
      <w:r>
        <w:t>3</w:t>
      </w:r>
      <w:r w:rsidRPr="00527134">
        <w:t>.</w:t>
      </w:r>
      <w:r w:rsidRPr="00527134">
        <w:fldChar w:fldCharType="end"/>
      </w:r>
      <w:r w:rsidRPr="00527134">
        <w:t xml:space="preserve">3 – Выходные данные API сервиса компоненты модуля на основе алгоритма повышения эффективности БЯМ за счет использования ансамблей моделей и </w:t>
      </w:r>
      <w:proofErr w:type="spellStart"/>
      <w:r w:rsidRPr="00527134">
        <w:t>мультиагентных</w:t>
      </w:r>
      <w:proofErr w:type="spellEnd"/>
      <w:r w:rsidRPr="00527134">
        <w:t xml:space="preserve"> технологий</w:t>
      </w:r>
    </w:p>
    <w:tbl>
      <w:tblPr>
        <w:tblStyle w:val="TableGrid"/>
        <w:tblW w:w="0" w:type="auto"/>
        <w:jc w:val="center"/>
        <w:tblLook w:val="04A0" w:firstRow="1" w:lastRow="0" w:firstColumn="1" w:lastColumn="0" w:noHBand="0" w:noVBand="1"/>
      </w:tblPr>
      <w:tblGrid>
        <w:gridCol w:w="2521"/>
        <w:gridCol w:w="2546"/>
        <w:gridCol w:w="1845"/>
        <w:gridCol w:w="2104"/>
      </w:tblGrid>
      <w:tr w:rsidR="00791F10" w14:paraId="1E00FDEB" w14:textId="77777777">
        <w:trPr>
          <w:trHeight w:val="578"/>
          <w:jc w:val="center"/>
        </w:trPr>
        <w:tc>
          <w:tcPr>
            <w:tcW w:w="2521" w:type="dxa"/>
          </w:tcPr>
          <w:p w14:paraId="320BC7DA" w14:textId="77777777" w:rsidR="00791F10" w:rsidRPr="00527134" w:rsidRDefault="00791F10">
            <w:pPr>
              <w:pStyle w:val="a7"/>
            </w:pPr>
            <w:r w:rsidRPr="00527134">
              <w:t>Наименование</w:t>
            </w:r>
            <w:r>
              <w:br/>
            </w:r>
            <w:r w:rsidRPr="00527134">
              <w:t>данных</w:t>
            </w:r>
          </w:p>
        </w:tc>
        <w:tc>
          <w:tcPr>
            <w:tcW w:w="2546" w:type="dxa"/>
          </w:tcPr>
          <w:p w14:paraId="08FED3C9" w14:textId="77777777" w:rsidR="00791F10" w:rsidRPr="00527134" w:rsidRDefault="00791F10">
            <w:pPr>
              <w:pStyle w:val="a7"/>
            </w:pPr>
            <w:r w:rsidRPr="00527134">
              <w:t>Структура данных</w:t>
            </w:r>
          </w:p>
        </w:tc>
        <w:tc>
          <w:tcPr>
            <w:tcW w:w="1845" w:type="dxa"/>
          </w:tcPr>
          <w:p w14:paraId="330F747A" w14:textId="77777777" w:rsidR="00791F10" w:rsidRPr="00527134" w:rsidRDefault="00791F10">
            <w:pPr>
              <w:pStyle w:val="a7"/>
            </w:pPr>
            <w:r w:rsidRPr="00527134">
              <w:t>Способ вывода данных</w:t>
            </w:r>
          </w:p>
        </w:tc>
        <w:tc>
          <w:tcPr>
            <w:tcW w:w="2104" w:type="dxa"/>
          </w:tcPr>
          <w:p w14:paraId="72F43778" w14:textId="77777777" w:rsidR="00791F10" w:rsidRPr="00527134" w:rsidRDefault="00791F10">
            <w:pPr>
              <w:pStyle w:val="a7"/>
            </w:pPr>
            <w:r w:rsidRPr="00527134">
              <w:t>Ограничения</w:t>
            </w:r>
          </w:p>
        </w:tc>
      </w:tr>
      <w:tr w:rsidR="00791F10" w14:paraId="4F5AC2B7" w14:textId="77777777">
        <w:trPr>
          <w:trHeight w:val="578"/>
          <w:jc w:val="center"/>
        </w:trPr>
        <w:tc>
          <w:tcPr>
            <w:tcW w:w="2521" w:type="dxa"/>
          </w:tcPr>
          <w:p w14:paraId="2719D5A6" w14:textId="77777777" w:rsidR="00791F10" w:rsidRPr="00527134" w:rsidRDefault="00791F10">
            <w:pPr>
              <w:pStyle w:val="a7"/>
            </w:pPr>
            <w:r w:rsidRPr="00527134">
              <w:t>Промежуточный результат, финальный результат</w:t>
            </w:r>
          </w:p>
        </w:tc>
        <w:tc>
          <w:tcPr>
            <w:tcW w:w="2546" w:type="dxa"/>
          </w:tcPr>
          <w:p w14:paraId="2525FA67" w14:textId="77777777" w:rsidR="00791F10" w:rsidRDefault="00791F10">
            <w:pPr>
              <w:pStyle w:val="a7"/>
            </w:pPr>
            <w:r>
              <w:t>Словарь</w:t>
            </w:r>
          </w:p>
        </w:tc>
        <w:tc>
          <w:tcPr>
            <w:tcW w:w="1845" w:type="dxa"/>
          </w:tcPr>
          <w:p w14:paraId="3D0404A1" w14:textId="77777777" w:rsidR="00791F10" w:rsidRPr="00527134" w:rsidRDefault="00791F10">
            <w:pPr>
              <w:spacing w:line="360" w:lineRule="auto"/>
              <w:rPr>
                <w:rStyle w:val="normaltextrun"/>
                <w:color w:val="000000" w:themeColor="text1"/>
              </w:rPr>
            </w:pPr>
            <w:r w:rsidRPr="00527134">
              <w:rPr>
                <w:rStyle w:val="normaltextrun"/>
                <w:color w:val="000000" w:themeColor="text1"/>
              </w:rPr>
              <w:t xml:space="preserve">Сообщение </w:t>
            </w:r>
            <w:proofErr w:type="spellStart"/>
            <w:r w:rsidRPr="00527134">
              <w:rPr>
                <w:rStyle w:val="normaltextrun"/>
                <w:color w:val="000000" w:themeColor="text1"/>
              </w:rPr>
              <w:t>Websocket</w:t>
            </w:r>
            <w:proofErr w:type="spellEnd"/>
          </w:p>
        </w:tc>
        <w:tc>
          <w:tcPr>
            <w:tcW w:w="2104" w:type="dxa"/>
          </w:tcPr>
          <w:p w14:paraId="5E326BB4" w14:textId="77777777" w:rsidR="00791F10" w:rsidRDefault="00791F10">
            <w:pPr>
              <w:pStyle w:val="a7"/>
            </w:pPr>
            <w:r w:rsidRPr="00527134">
              <w:rPr>
                <w:rStyle w:val="normaltextrun"/>
                <w:color w:val="000000" w:themeColor="text1"/>
              </w:rPr>
              <w:t>-</w:t>
            </w:r>
          </w:p>
        </w:tc>
      </w:tr>
    </w:tbl>
    <w:p w14:paraId="28CAE4F1" w14:textId="7721AA68" w:rsidR="00791F10" w:rsidRPr="00EB4C78" w:rsidRDefault="00791F10" w:rsidP="00791F10">
      <w:pPr>
        <w:pStyle w:val="a3"/>
        <w:ind w:firstLine="0"/>
      </w:pPr>
    </w:p>
    <w:p w14:paraId="3E66BB5D" w14:textId="167A5F56" w:rsidR="00791F10" w:rsidRPr="00B154FB" w:rsidRDefault="00791F10" w:rsidP="00791F10">
      <w:pPr>
        <w:pStyle w:val="ListParagraph"/>
        <w:numPr>
          <w:ilvl w:val="2"/>
          <w:numId w:val="4"/>
        </w:numPr>
        <w:spacing w:line="360" w:lineRule="auto"/>
        <w:ind w:left="0" w:firstLine="0"/>
        <w:jc w:val="both"/>
        <w:outlineLvl w:val="1"/>
        <w:rPr>
          <w:rFonts w:ascii="Times New Roman" w:hAnsi="Times New Roman" w:cs="Times New Roman"/>
          <w:b/>
          <w:bCs/>
          <w:i/>
          <w:iCs/>
        </w:rPr>
      </w:pPr>
      <w:r w:rsidRPr="00EB4C78">
        <w:rPr>
          <w:rFonts w:eastAsia="Times New Roman"/>
          <w:b/>
        </w:rPr>
        <w:t xml:space="preserve"> </w:t>
      </w:r>
      <w:bookmarkStart w:id="115" w:name="_Toc185703877"/>
      <w:bookmarkStart w:id="116" w:name="_Toc185708564"/>
      <w:commentRangeStart w:id="117"/>
      <w:r w:rsidRPr="00B154FB">
        <w:rPr>
          <w:rFonts w:ascii="Times New Roman" w:hAnsi="Times New Roman" w:cs="Times New Roman"/>
          <w:b/>
          <w:bCs/>
          <w:i/>
          <w:iCs/>
        </w:rPr>
        <w:t>Состав и структура выходных данных модуля на основе алгоритма создания сложных синтетических примеров для дообучения БЯМ</w:t>
      </w:r>
      <w:commentRangeEnd w:id="117"/>
      <w:r w:rsidRPr="00B154FB">
        <w:rPr>
          <w:rStyle w:val="CommentReference"/>
        </w:rPr>
        <w:commentReference w:id="117"/>
      </w:r>
      <w:bookmarkEnd w:id="115"/>
      <w:bookmarkEnd w:id="116"/>
    </w:p>
    <w:p w14:paraId="21DBA5DD" w14:textId="77777777" w:rsidR="00C06F8D" w:rsidRDefault="00C06F8D" w:rsidP="00C06F8D">
      <w:pPr>
        <w:pStyle w:val="a3"/>
      </w:pPr>
    </w:p>
    <w:p w14:paraId="394D13FC" w14:textId="44C59381" w:rsidR="00B154FB" w:rsidRPr="00A6065F" w:rsidRDefault="00B154FB" w:rsidP="00B154FB">
      <w:pPr>
        <w:pStyle w:val="a3"/>
      </w:pPr>
      <w:r>
        <w:t>В таблице 7.3.4 указано описание выходных данных модуля на основе алгоритма создания сложных синтетических примеров.</w:t>
      </w:r>
    </w:p>
    <w:p w14:paraId="5D046EA8" w14:textId="77777777" w:rsidR="00B154FB" w:rsidRDefault="00B154FB" w:rsidP="00B154FB">
      <w:pPr>
        <w:pStyle w:val="a3"/>
      </w:pPr>
      <w:r>
        <w:t>После окончания работы модуля возвращается набор сгенерированных примеров в соответствии с запущенным типом генерации. Результат можно как сохранить в переменную для дальнейшей работы, так и записать в файл.</w:t>
      </w:r>
    </w:p>
    <w:p w14:paraId="0E160125" w14:textId="77777777" w:rsidR="00B154FB" w:rsidRPr="001824AF" w:rsidRDefault="00B154FB" w:rsidP="00B154FB">
      <w:pPr>
        <w:pStyle w:val="a3"/>
      </w:pPr>
    </w:p>
    <w:p w14:paraId="7D36A14F" w14:textId="44EF7C19" w:rsidR="00B154FB" w:rsidRPr="005868C3" w:rsidRDefault="00B154FB" w:rsidP="00B154FB">
      <w:pPr>
        <w:pStyle w:val="a3"/>
        <w:ind w:firstLine="0"/>
      </w:pPr>
      <w:r>
        <w:t>Таблица 7.3.4 – Выходные данные модуля генерации синтетических примеров</w:t>
      </w:r>
    </w:p>
    <w:tbl>
      <w:tblPr>
        <w:tblStyle w:val="TableGrid"/>
        <w:tblW w:w="0" w:type="auto"/>
        <w:jc w:val="center"/>
        <w:tblLook w:val="04A0" w:firstRow="1" w:lastRow="0" w:firstColumn="1" w:lastColumn="0" w:noHBand="0" w:noVBand="1"/>
      </w:tblPr>
      <w:tblGrid>
        <w:gridCol w:w="2521"/>
        <w:gridCol w:w="2546"/>
        <w:gridCol w:w="1845"/>
        <w:gridCol w:w="2104"/>
      </w:tblGrid>
      <w:tr w:rsidR="00B154FB" w:rsidRPr="00527134" w14:paraId="6B80533B" w14:textId="77777777">
        <w:trPr>
          <w:trHeight w:val="578"/>
          <w:jc w:val="center"/>
        </w:trPr>
        <w:tc>
          <w:tcPr>
            <w:tcW w:w="2521" w:type="dxa"/>
          </w:tcPr>
          <w:p w14:paraId="33D74EBC" w14:textId="77777777" w:rsidR="00B154FB" w:rsidRPr="00527134" w:rsidRDefault="00B154FB">
            <w:pPr>
              <w:pStyle w:val="a7"/>
            </w:pPr>
            <w:r w:rsidRPr="00527134">
              <w:t>Наименование</w:t>
            </w:r>
            <w:r w:rsidRPr="00527134">
              <w:br/>
              <w:t>данных</w:t>
            </w:r>
          </w:p>
        </w:tc>
        <w:tc>
          <w:tcPr>
            <w:tcW w:w="2546" w:type="dxa"/>
          </w:tcPr>
          <w:p w14:paraId="65F43FA9" w14:textId="77777777" w:rsidR="00B154FB" w:rsidRPr="00527134" w:rsidRDefault="00B154FB">
            <w:pPr>
              <w:pStyle w:val="a7"/>
            </w:pPr>
            <w:r w:rsidRPr="00527134">
              <w:t>Структура данных</w:t>
            </w:r>
          </w:p>
        </w:tc>
        <w:tc>
          <w:tcPr>
            <w:tcW w:w="1845" w:type="dxa"/>
          </w:tcPr>
          <w:p w14:paraId="663B2D87" w14:textId="77777777" w:rsidR="00B154FB" w:rsidRPr="00527134" w:rsidRDefault="00B154FB">
            <w:pPr>
              <w:pStyle w:val="a7"/>
            </w:pPr>
            <w:r w:rsidRPr="00527134">
              <w:t>Способ вывода данных</w:t>
            </w:r>
          </w:p>
        </w:tc>
        <w:tc>
          <w:tcPr>
            <w:tcW w:w="2104" w:type="dxa"/>
          </w:tcPr>
          <w:p w14:paraId="074E8CE8" w14:textId="77777777" w:rsidR="00B154FB" w:rsidRPr="00527134" w:rsidRDefault="00B154FB">
            <w:pPr>
              <w:pStyle w:val="a7"/>
            </w:pPr>
            <w:r w:rsidRPr="00527134">
              <w:t>Ограничения</w:t>
            </w:r>
          </w:p>
        </w:tc>
      </w:tr>
      <w:tr w:rsidR="00B154FB" w14:paraId="59087376" w14:textId="77777777">
        <w:trPr>
          <w:trHeight w:val="578"/>
          <w:jc w:val="center"/>
        </w:trPr>
        <w:tc>
          <w:tcPr>
            <w:tcW w:w="2521" w:type="dxa"/>
          </w:tcPr>
          <w:p w14:paraId="3505EC0E" w14:textId="77777777" w:rsidR="00B154FB" w:rsidRPr="005868C3" w:rsidRDefault="00B154FB">
            <w:pPr>
              <w:pStyle w:val="a7"/>
            </w:pPr>
            <w:r>
              <w:t>Набор синтетических примеров</w:t>
            </w:r>
          </w:p>
        </w:tc>
        <w:tc>
          <w:tcPr>
            <w:tcW w:w="2546" w:type="dxa"/>
          </w:tcPr>
          <w:p w14:paraId="3F3DA509" w14:textId="77777777" w:rsidR="00B154FB" w:rsidRPr="00527134" w:rsidRDefault="00B154FB">
            <w:pPr>
              <w:pStyle w:val="a7"/>
            </w:pPr>
            <w:r w:rsidRPr="00527134">
              <w:t>Словарь</w:t>
            </w:r>
          </w:p>
        </w:tc>
        <w:tc>
          <w:tcPr>
            <w:tcW w:w="1845" w:type="dxa"/>
          </w:tcPr>
          <w:p w14:paraId="3AF11CD7" w14:textId="77777777" w:rsidR="00B154FB" w:rsidRPr="00527134" w:rsidRDefault="00B154FB">
            <w:pPr>
              <w:spacing w:line="360" w:lineRule="auto"/>
              <w:rPr>
                <w:rStyle w:val="normaltextrun"/>
                <w:color w:val="000000" w:themeColor="text1"/>
              </w:rPr>
            </w:pPr>
            <w:r>
              <w:rPr>
                <w:rStyle w:val="normaltextrun"/>
                <w:color w:val="000000" w:themeColor="text1"/>
              </w:rPr>
              <w:t xml:space="preserve">Запись в переменную / запись в </w:t>
            </w:r>
            <w:proofErr w:type="spellStart"/>
            <w:r>
              <w:rPr>
                <w:rStyle w:val="normaltextrun"/>
                <w:color w:val="000000" w:themeColor="text1"/>
                <w:lang w:val="en-US"/>
              </w:rPr>
              <w:t>json</w:t>
            </w:r>
            <w:proofErr w:type="spellEnd"/>
            <w:r w:rsidRPr="005868C3">
              <w:rPr>
                <w:rStyle w:val="normaltextrun"/>
                <w:color w:val="000000" w:themeColor="text1"/>
              </w:rPr>
              <w:t xml:space="preserve"> </w:t>
            </w:r>
            <w:r>
              <w:rPr>
                <w:rStyle w:val="normaltextrun"/>
                <w:color w:val="000000" w:themeColor="text1"/>
              </w:rPr>
              <w:t xml:space="preserve">файл </w:t>
            </w:r>
          </w:p>
        </w:tc>
        <w:tc>
          <w:tcPr>
            <w:tcW w:w="2104" w:type="dxa"/>
          </w:tcPr>
          <w:p w14:paraId="4EEC4463" w14:textId="77777777" w:rsidR="00B154FB" w:rsidRDefault="00B154FB">
            <w:pPr>
              <w:pStyle w:val="a7"/>
            </w:pPr>
            <w:r w:rsidRPr="00527134">
              <w:rPr>
                <w:rStyle w:val="normaltextrun"/>
                <w:color w:val="000000" w:themeColor="text1"/>
              </w:rPr>
              <w:t>-</w:t>
            </w:r>
          </w:p>
        </w:tc>
      </w:tr>
    </w:tbl>
    <w:p w14:paraId="03DD852C" w14:textId="77777777" w:rsidR="00B154FB" w:rsidRPr="006A7CFE" w:rsidRDefault="00B154FB" w:rsidP="00C06F8D">
      <w:pPr>
        <w:pStyle w:val="a3"/>
      </w:pPr>
    </w:p>
    <w:p w14:paraId="0276C6A9" w14:textId="5FEB5833" w:rsidR="00C06F8D" w:rsidRDefault="00C06F8D" w:rsidP="008F6F78">
      <w:pPr>
        <w:pStyle w:val="ListParagraph"/>
        <w:numPr>
          <w:ilvl w:val="1"/>
          <w:numId w:val="4"/>
        </w:numPr>
        <w:spacing w:line="360" w:lineRule="auto"/>
        <w:ind w:left="0" w:firstLine="709"/>
        <w:jc w:val="both"/>
        <w:outlineLvl w:val="1"/>
        <w:rPr>
          <w:rFonts w:ascii="Times New Roman" w:hAnsi="Times New Roman" w:cs="Times New Roman"/>
          <w:b/>
          <w:bCs/>
        </w:rPr>
      </w:pPr>
      <w:bookmarkStart w:id="118" w:name="_Toc124432906"/>
      <w:bookmarkStart w:id="119" w:name="_Toc185708565"/>
      <w:r w:rsidRPr="00AE7C10">
        <w:rPr>
          <w:rFonts w:ascii="Times New Roman" w:hAnsi="Times New Roman" w:cs="Times New Roman"/>
          <w:b/>
          <w:bCs/>
        </w:rPr>
        <w:t>Интерпретация выходных данных</w:t>
      </w:r>
      <w:bookmarkEnd w:id="118"/>
      <w:bookmarkEnd w:id="119"/>
    </w:p>
    <w:p w14:paraId="185F4BC6" w14:textId="77777777" w:rsidR="00766EE6" w:rsidRPr="005A3512" w:rsidRDefault="00766EE6" w:rsidP="005A3512">
      <w:pPr>
        <w:pStyle w:val="ListParagraph"/>
        <w:numPr>
          <w:ilvl w:val="2"/>
          <w:numId w:val="4"/>
        </w:numPr>
        <w:spacing w:line="360" w:lineRule="auto"/>
        <w:ind w:left="0" w:firstLine="0"/>
        <w:jc w:val="both"/>
        <w:outlineLvl w:val="1"/>
        <w:rPr>
          <w:rFonts w:ascii="Times New Roman" w:hAnsi="Times New Roman" w:cs="Times New Roman"/>
          <w:b/>
          <w:bCs/>
          <w:i/>
          <w:iCs/>
        </w:rPr>
      </w:pPr>
      <w:bookmarkStart w:id="120" w:name="_Toc185703879"/>
      <w:bookmarkStart w:id="121" w:name="_Toc185708566"/>
      <w:commentRangeStart w:id="122"/>
      <w:commentRangeStart w:id="123"/>
      <w:r w:rsidRPr="005A3512">
        <w:rPr>
          <w:rFonts w:ascii="Times New Roman" w:hAnsi="Times New Roman" w:cs="Times New Roman"/>
          <w:b/>
          <w:bCs/>
          <w:i/>
          <w:iCs/>
        </w:rPr>
        <w:t>Интерпретация выходных данных модуля на основе алгоритма упрощения и ускорения прототипирования систем с БЯМ с возможностью автоматизированного подключения внешних сервисов, приложений, моделей в виде плагинов</w:t>
      </w:r>
      <w:commentRangeEnd w:id="122"/>
      <w:r w:rsidRPr="005A3512">
        <w:rPr>
          <w:rFonts w:ascii="Times New Roman" w:hAnsi="Times New Roman" w:cs="Times New Roman"/>
          <w:bCs/>
          <w:iCs/>
        </w:rPr>
        <w:commentReference w:id="122"/>
      </w:r>
      <w:commentRangeEnd w:id="123"/>
      <w:r w:rsidRPr="005A3512">
        <w:rPr>
          <w:rFonts w:ascii="Times New Roman" w:hAnsi="Times New Roman" w:cs="Times New Roman"/>
          <w:bCs/>
          <w:iCs/>
        </w:rPr>
        <w:commentReference w:id="123"/>
      </w:r>
      <w:bookmarkEnd w:id="120"/>
      <w:bookmarkEnd w:id="121"/>
    </w:p>
    <w:p w14:paraId="6FC98E3A" w14:textId="77777777" w:rsidR="005A3512" w:rsidRDefault="005A3512" w:rsidP="00766EE6">
      <w:pPr>
        <w:pStyle w:val="a3"/>
      </w:pPr>
    </w:p>
    <w:p w14:paraId="1AEABAE1" w14:textId="2C137FAF" w:rsidR="00766EE6" w:rsidRDefault="00766EE6" w:rsidP="00766EE6">
      <w:pPr>
        <w:pStyle w:val="a3"/>
      </w:pPr>
      <w:r>
        <w:t>Структура выходного словаря представлена в листинге</w:t>
      </w:r>
      <w:r w:rsidRPr="00F71688">
        <w:t xml:space="preserve"> 7.</w:t>
      </w:r>
      <w:r w:rsidR="005A3512">
        <w:t>4</w:t>
      </w:r>
      <w:r w:rsidRPr="00F71688">
        <w:t>.1.</w:t>
      </w:r>
      <w:r>
        <w:t xml:space="preserve"> Финальный ответ и промежуточные шаги представляют собой ответ на естественном языке</w:t>
      </w:r>
      <w:r w:rsidRPr="00B74236">
        <w:t>.</w:t>
      </w:r>
    </w:p>
    <w:p w14:paraId="190C7C50" w14:textId="77777777" w:rsidR="005A3512" w:rsidRPr="00EB4C78" w:rsidRDefault="005A3512" w:rsidP="00766EE6">
      <w:pPr>
        <w:pStyle w:val="a3"/>
      </w:pPr>
    </w:p>
    <w:p w14:paraId="3A101C4F" w14:textId="024CDF0F" w:rsidR="00766EE6" w:rsidRPr="00F67749" w:rsidRDefault="00766EE6" w:rsidP="00766EE6">
      <w:pPr>
        <w:pStyle w:val="a5"/>
      </w:pPr>
      <w:r w:rsidRPr="00F67749">
        <w:t xml:space="preserve">Листинг </w:t>
      </w:r>
      <w:r>
        <w:t>7.</w:t>
      </w:r>
      <w:r w:rsidR="005A3512">
        <w:t>4</w:t>
      </w:r>
      <w:r>
        <w:t>.1</w:t>
      </w:r>
      <w:r w:rsidRPr="00F67749">
        <w:t xml:space="preserve"> – Использование модуля сбора данных результатов эксперимента</w:t>
      </w:r>
    </w:p>
    <w:tbl>
      <w:tblPr>
        <w:tblStyle w:val="TableGrid"/>
        <w:tblW w:w="0" w:type="auto"/>
        <w:shd w:val="clear" w:color="auto" w:fill="E7E6E6" w:themeFill="background2"/>
        <w:tblLook w:val="04A0" w:firstRow="1" w:lastRow="0" w:firstColumn="1" w:lastColumn="0" w:noHBand="0" w:noVBand="1"/>
      </w:tblPr>
      <w:tblGrid>
        <w:gridCol w:w="9016"/>
      </w:tblGrid>
      <w:tr w:rsidR="00766EE6" w:rsidRPr="008C1AFC" w14:paraId="2617C97C" w14:textId="77777777">
        <w:tc>
          <w:tcPr>
            <w:tcW w:w="9016" w:type="dxa"/>
            <w:shd w:val="clear" w:color="auto" w:fill="E7E6E6" w:themeFill="background2"/>
          </w:tcPr>
          <w:p w14:paraId="171AE2FC"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w:t>
            </w:r>
          </w:p>
          <w:p w14:paraId="7D82A0AE"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'input': &lt;</w:t>
            </w:r>
            <w:proofErr w:type="spellStart"/>
            <w:r w:rsidRPr="00D31F87">
              <w:rPr>
                <w:rFonts w:ascii="Courier New" w:eastAsia="Times New Roman" w:hAnsi="Courier New" w:cs="Courier New"/>
                <w:sz w:val="18"/>
                <w:szCs w:val="18"/>
                <w:lang w:val="en-US"/>
              </w:rPr>
              <w:t>user_query_string</w:t>
            </w:r>
            <w:proofErr w:type="spellEnd"/>
            <w:r w:rsidRPr="00D31F87">
              <w:rPr>
                <w:rFonts w:ascii="Courier New" w:eastAsia="Times New Roman" w:hAnsi="Courier New" w:cs="Courier New"/>
                <w:sz w:val="18"/>
                <w:szCs w:val="18"/>
                <w:lang w:val="en-US"/>
              </w:rPr>
              <w:t>&gt;,</w:t>
            </w:r>
          </w:p>
          <w:p w14:paraId="175B29D3"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'output': &lt;</w:t>
            </w:r>
            <w:proofErr w:type="spellStart"/>
            <w:r w:rsidRPr="00D31F87">
              <w:rPr>
                <w:rFonts w:ascii="Courier New" w:eastAsia="Times New Roman" w:hAnsi="Courier New" w:cs="Courier New"/>
                <w:sz w:val="18"/>
                <w:szCs w:val="18"/>
                <w:lang w:val="en-US"/>
              </w:rPr>
              <w:t>final_response_string</w:t>
            </w:r>
            <w:proofErr w:type="spellEnd"/>
            <w:r w:rsidRPr="00D31F87">
              <w:rPr>
                <w:rFonts w:ascii="Courier New" w:eastAsia="Times New Roman" w:hAnsi="Courier New" w:cs="Courier New"/>
                <w:sz w:val="18"/>
                <w:szCs w:val="18"/>
                <w:lang w:val="en-US"/>
              </w:rPr>
              <w:t>&gt;,</w:t>
            </w:r>
          </w:p>
          <w:p w14:paraId="1F604BD0"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w:t>
            </w:r>
            <w:proofErr w:type="spellStart"/>
            <w:r w:rsidRPr="00D31F87">
              <w:rPr>
                <w:rFonts w:ascii="Courier New" w:eastAsia="Times New Roman" w:hAnsi="Courier New" w:cs="Courier New"/>
                <w:sz w:val="18"/>
                <w:szCs w:val="18"/>
                <w:lang w:val="en-US"/>
              </w:rPr>
              <w:t>intermediate_steps</w:t>
            </w:r>
            <w:proofErr w:type="spellEnd"/>
            <w:r w:rsidRPr="00D31F87">
              <w:rPr>
                <w:rFonts w:ascii="Courier New" w:eastAsia="Times New Roman" w:hAnsi="Courier New" w:cs="Courier New"/>
                <w:sz w:val="18"/>
                <w:szCs w:val="18"/>
                <w:lang w:val="en-US"/>
              </w:rPr>
              <w:t>': [</w:t>
            </w:r>
          </w:p>
          <w:p w14:paraId="4C491AF7"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(&lt;</w:t>
            </w:r>
            <w:proofErr w:type="spellStart"/>
            <w:r w:rsidRPr="00D31F87">
              <w:rPr>
                <w:rFonts w:ascii="Courier New" w:eastAsia="Times New Roman" w:hAnsi="Courier New" w:cs="Courier New"/>
                <w:sz w:val="18"/>
                <w:szCs w:val="18"/>
                <w:lang w:val="en-US"/>
              </w:rPr>
              <w:t>AgentAction</w:t>
            </w:r>
            <w:proofErr w:type="spellEnd"/>
            <w:r w:rsidRPr="00D31F87">
              <w:rPr>
                <w:rFonts w:ascii="Courier New" w:eastAsia="Times New Roman" w:hAnsi="Courier New" w:cs="Courier New"/>
                <w:sz w:val="18"/>
                <w:szCs w:val="18"/>
                <w:lang w:val="en-US"/>
              </w:rPr>
              <w:t xml:space="preserve"> object&gt;, &lt;optional result or observation&gt;, &lt;</w:t>
            </w:r>
            <w:proofErr w:type="spellStart"/>
            <w:r w:rsidRPr="00D31F87">
              <w:rPr>
                <w:rFonts w:ascii="Courier New" w:eastAsia="Times New Roman" w:hAnsi="Courier New" w:cs="Courier New"/>
                <w:sz w:val="18"/>
                <w:szCs w:val="18"/>
                <w:lang w:val="en-US"/>
              </w:rPr>
              <w:t>step_number</w:t>
            </w:r>
            <w:proofErr w:type="spellEnd"/>
            <w:r w:rsidRPr="00D31F87">
              <w:rPr>
                <w:rFonts w:ascii="Courier New" w:eastAsia="Times New Roman" w:hAnsi="Courier New" w:cs="Courier New"/>
                <w:sz w:val="18"/>
                <w:szCs w:val="18"/>
                <w:lang w:val="en-US"/>
              </w:rPr>
              <w:t>&gt;)</w:t>
            </w:r>
          </w:p>
          <w:p w14:paraId="2B9C5C9C" w14:textId="77777777" w:rsidR="00766EE6" w:rsidRPr="00D31F87" w:rsidRDefault="00766EE6">
            <w:pPr>
              <w:spacing w:line="360" w:lineRule="auto"/>
              <w:rPr>
                <w:rFonts w:ascii="Courier New" w:eastAsia="Times New Roman" w:hAnsi="Courier New" w:cs="Courier New"/>
                <w:sz w:val="18"/>
                <w:szCs w:val="18"/>
                <w:lang w:val="en-US"/>
              </w:rPr>
            </w:pPr>
            <w:r w:rsidRPr="00D31F87">
              <w:rPr>
                <w:rFonts w:ascii="Courier New" w:eastAsia="Times New Roman" w:hAnsi="Courier New" w:cs="Courier New"/>
                <w:sz w:val="18"/>
                <w:szCs w:val="18"/>
                <w:lang w:val="en-US"/>
              </w:rPr>
              <w:t xml:space="preserve">    ]</w:t>
            </w:r>
          </w:p>
          <w:p w14:paraId="28998F36" w14:textId="77777777" w:rsidR="00766EE6" w:rsidRPr="00F67749" w:rsidRDefault="00766EE6">
            <w:pPr>
              <w:spacing w:line="360" w:lineRule="auto"/>
              <w:rPr>
                <w:rFonts w:eastAsia="Times New Roman"/>
                <w:lang w:val="en-US"/>
              </w:rPr>
            </w:pPr>
            <w:r w:rsidRPr="00D31F87">
              <w:rPr>
                <w:rFonts w:ascii="Courier New" w:eastAsia="Times New Roman" w:hAnsi="Courier New" w:cs="Courier New"/>
                <w:sz w:val="18"/>
                <w:szCs w:val="18"/>
                <w:lang w:val="en-US"/>
              </w:rPr>
              <w:t>}</w:t>
            </w:r>
          </w:p>
        </w:tc>
      </w:tr>
    </w:tbl>
    <w:p w14:paraId="79995CBB" w14:textId="77777777" w:rsidR="00766EE6" w:rsidRPr="00F67749" w:rsidRDefault="00766EE6" w:rsidP="00766EE6">
      <w:pPr>
        <w:pStyle w:val="a3"/>
        <w:rPr>
          <w:lang w:val="en-US"/>
        </w:rPr>
      </w:pPr>
    </w:p>
    <w:p w14:paraId="0B87651A" w14:textId="77777777" w:rsidR="00766EE6" w:rsidRPr="00EB4C78" w:rsidRDefault="00766EE6" w:rsidP="005A3512">
      <w:pPr>
        <w:pStyle w:val="ListParagraph"/>
        <w:numPr>
          <w:ilvl w:val="2"/>
          <w:numId w:val="4"/>
        </w:numPr>
        <w:spacing w:line="360" w:lineRule="auto"/>
        <w:ind w:left="0" w:firstLine="0"/>
        <w:jc w:val="both"/>
        <w:outlineLvl w:val="1"/>
      </w:pPr>
      <w:r w:rsidRPr="00EB4C78">
        <w:t xml:space="preserve"> </w:t>
      </w:r>
      <w:bookmarkStart w:id="124" w:name="_Toc185703880"/>
      <w:bookmarkStart w:id="125" w:name="_Toc185708567"/>
      <w:commentRangeStart w:id="126"/>
      <w:commentRangeStart w:id="127"/>
      <w:r w:rsidRPr="005A3512">
        <w:rPr>
          <w:rFonts w:ascii="Times New Roman" w:hAnsi="Times New Roman" w:cs="Times New Roman"/>
          <w:b/>
          <w:bCs/>
          <w:i/>
          <w:iCs/>
        </w:rPr>
        <w:t>Интерпретация выходных данных модуля на основе алгоритма упрощения и ускорения прототипирования систем с БЯМ на основе RAG</w:t>
      </w:r>
      <w:commentRangeEnd w:id="126"/>
      <w:r w:rsidRPr="005A3512">
        <w:rPr>
          <w:rFonts w:ascii="Times New Roman" w:hAnsi="Times New Roman" w:cs="Times New Roman"/>
          <w:bCs/>
          <w:iCs/>
        </w:rPr>
        <w:commentReference w:id="126"/>
      </w:r>
      <w:commentRangeEnd w:id="127"/>
      <w:r w:rsidRPr="005A3512">
        <w:rPr>
          <w:rFonts w:ascii="Times New Roman" w:hAnsi="Times New Roman" w:cs="Times New Roman"/>
          <w:bCs/>
          <w:iCs/>
        </w:rPr>
        <w:commentReference w:id="127"/>
      </w:r>
      <w:bookmarkEnd w:id="124"/>
      <w:bookmarkEnd w:id="125"/>
    </w:p>
    <w:p w14:paraId="3002657E" w14:textId="77777777" w:rsidR="005A3512" w:rsidRDefault="005A3512" w:rsidP="00766EE6">
      <w:pPr>
        <w:pStyle w:val="a3"/>
      </w:pPr>
    </w:p>
    <w:p w14:paraId="643E50F6" w14:textId="7D5E0F03" w:rsidR="00766EE6" w:rsidRDefault="00766EE6" w:rsidP="00766EE6">
      <w:pPr>
        <w:pStyle w:val="a3"/>
      </w:pPr>
      <w:r>
        <w:t xml:space="preserve">Результат работы модуля записывается в базу данных. Этот результат может быть выгружен из базы данных с помощью скрипта из листинга </w:t>
      </w:r>
      <w:r w:rsidRPr="00C06F94">
        <w:t>7.</w:t>
      </w:r>
      <w:r w:rsidR="005A3512">
        <w:t>4</w:t>
      </w:r>
      <w:r w:rsidRPr="00C06F94">
        <w:t>.2.</w:t>
      </w:r>
      <w:r w:rsidRPr="005225D5">
        <w:t xml:space="preserve"> </w:t>
      </w:r>
      <w:r>
        <w:t>Для этой операции требуется знать номер идентификации запроса, а также название запроса. После выгрузки выходные данные представляют собой ответ на пользовательский запрос на естественном языке.</w:t>
      </w:r>
    </w:p>
    <w:p w14:paraId="007ACBAB" w14:textId="77777777" w:rsidR="005A3512" w:rsidRPr="00EB4C78" w:rsidRDefault="005A3512" w:rsidP="00766EE6">
      <w:pPr>
        <w:pStyle w:val="a3"/>
      </w:pPr>
    </w:p>
    <w:p w14:paraId="45B4E840" w14:textId="245FB821" w:rsidR="00766EE6" w:rsidRDefault="00766EE6" w:rsidP="00766EE6">
      <w:pPr>
        <w:pStyle w:val="Caption"/>
        <w:keepNext/>
      </w:pPr>
      <w:r>
        <w:t xml:space="preserve">Листинг </w:t>
      </w:r>
      <w:r w:rsidRPr="00C06F94">
        <w:t>7.</w:t>
      </w:r>
      <w:r w:rsidR="005A3512">
        <w:t>4</w:t>
      </w:r>
      <w:r w:rsidRPr="00C06F94">
        <w:t>.2</w:t>
      </w:r>
      <w:r>
        <w:t xml:space="preserve"> – Получение результата работы алгоритма </w:t>
      </w:r>
      <w:r>
        <w:rPr>
          <w:lang w:val="en-US"/>
        </w:rPr>
        <w:t>RAG</w:t>
      </w:r>
    </w:p>
    <w:tbl>
      <w:tblPr>
        <w:tblStyle w:val="TableGrid"/>
        <w:tblW w:w="0" w:type="auto"/>
        <w:tblLook w:val="04A0" w:firstRow="1" w:lastRow="0" w:firstColumn="1" w:lastColumn="0" w:noHBand="0" w:noVBand="1"/>
      </w:tblPr>
      <w:tblGrid>
        <w:gridCol w:w="9016"/>
      </w:tblGrid>
      <w:tr w:rsidR="00766EE6" w:rsidRPr="000D0507" w14:paraId="3B328ED0" w14:textId="77777777">
        <w:tc>
          <w:tcPr>
            <w:tcW w:w="9016" w:type="dxa"/>
            <w:shd w:val="clear" w:color="auto" w:fill="E7E6E6" w:themeFill="background2"/>
          </w:tcPr>
          <w:p w14:paraId="483EB4E5" w14:textId="77777777" w:rsidR="00766EE6" w:rsidRPr="00047B80" w:rsidRDefault="00766EE6">
            <w:pPr>
              <w:spacing w:line="360" w:lineRule="auto"/>
              <w:rPr>
                <w:rFonts w:ascii="Courier New" w:eastAsia="Times New Roman" w:hAnsi="Courier New" w:cs="Courier New"/>
                <w:sz w:val="18"/>
                <w:szCs w:val="18"/>
                <w:lang w:val="en-US"/>
              </w:rPr>
            </w:pPr>
            <w:r w:rsidRPr="00047B80">
              <w:rPr>
                <w:rFonts w:ascii="Courier New" w:eastAsia="Times New Roman" w:hAnsi="Courier New" w:cs="Courier New"/>
                <w:sz w:val="18"/>
                <w:szCs w:val="18"/>
                <w:lang w:val="en-US"/>
              </w:rPr>
              <w:t xml:space="preserve">from </w:t>
            </w:r>
            <w:proofErr w:type="spellStart"/>
            <w:r w:rsidRPr="00047B80">
              <w:rPr>
                <w:rFonts w:ascii="Courier New" w:eastAsia="Times New Roman" w:hAnsi="Courier New" w:cs="Courier New"/>
                <w:sz w:val="18"/>
                <w:szCs w:val="18"/>
                <w:lang w:val="en-US"/>
              </w:rPr>
              <w:t>protollm_sdk.utils.reddis</w:t>
            </w:r>
            <w:proofErr w:type="spellEnd"/>
            <w:r w:rsidRPr="00047B80">
              <w:rPr>
                <w:rFonts w:ascii="Courier New" w:eastAsia="Times New Roman" w:hAnsi="Courier New" w:cs="Courier New"/>
                <w:sz w:val="18"/>
                <w:szCs w:val="18"/>
                <w:lang w:val="en-US"/>
              </w:rPr>
              <w:t xml:space="preserve"> import </w:t>
            </w:r>
            <w:proofErr w:type="spellStart"/>
            <w:r w:rsidRPr="00047B80">
              <w:rPr>
                <w:rFonts w:ascii="Courier New" w:eastAsia="Times New Roman" w:hAnsi="Courier New" w:cs="Courier New"/>
                <w:sz w:val="18"/>
                <w:szCs w:val="18"/>
                <w:lang w:val="en-US"/>
              </w:rPr>
              <w:t>get_reddis_wrapper</w:t>
            </w:r>
            <w:proofErr w:type="spellEnd"/>
            <w:r w:rsidRPr="00047B80">
              <w:rPr>
                <w:rFonts w:ascii="Courier New" w:eastAsia="Times New Roman" w:hAnsi="Courier New" w:cs="Courier New"/>
                <w:sz w:val="18"/>
                <w:szCs w:val="18"/>
                <w:lang w:val="en-US"/>
              </w:rPr>
              <w:t xml:space="preserve">, </w:t>
            </w:r>
            <w:proofErr w:type="spellStart"/>
            <w:r w:rsidRPr="00047B80">
              <w:rPr>
                <w:rFonts w:ascii="Courier New" w:eastAsia="Times New Roman" w:hAnsi="Courier New" w:cs="Courier New"/>
                <w:sz w:val="18"/>
                <w:szCs w:val="18"/>
                <w:lang w:val="en-US"/>
              </w:rPr>
              <w:t>load_result</w:t>
            </w:r>
            <w:proofErr w:type="spellEnd"/>
            <w:r w:rsidRPr="00047B80">
              <w:rPr>
                <w:rFonts w:ascii="Courier New" w:eastAsia="Times New Roman" w:hAnsi="Courier New" w:cs="Courier New"/>
                <w:sz w:val="18"/>
                <w:szCs w:val="18"/>
                <w:lang w:val="en-US"/>
              </w:rPr>
              <w:t xml:space="preserve"> </w:t>
            </w:r>
          </w:p>
          <w:p w14:paraId="28AE8045" w14:textId="77777777" w:rsidR="00766EE6" w:rsidRPr="00047B80" w:rsidRDefault="00766EE6">
            <w:pPr>
              <w:spacing w:line="360" w:lineRule="auto"/>
              <w:rPr>
                <w:rFonts w:ascii="Courier New" w:eastAsia="Times New Roman" w:hAnsi="Courier New" w:cs="Courier New"/>
                <w:sz w:val="18"/>
                <w:szCs w:val="18"/>
                <w:lang w:val="en-US"/>
              </w:rPr>
            </w:pPr>
          </w:p>
          <w:p w14:paraId="497BB10E" w14:textId="77777777" w:rsidR="00766EE6" w:rsidRPr="00047B80" w:rsidRDefault="00766EE6">
            <w:pPr>
              <w:spacing w:line="360" w:lineRule="auto"/>
              <w:rPr>
                <w:rFonts w:ascii="Courier New" w:eastAsia="Times New Roman" w:hAnsi="Courier New" w:cs="Courier New"/>
                <w:sz w:val="18"/>
                <w:szCs w:val="18"/>
                <w:lang w:val="en-US"/>
              </w:rPr>
            </w:pPr>
            <w:proofErr w:type="spellStart"/>
            <w:r w:rsidRPr="00047B80">
              <w:rPr>
                <w:rFonts w:ascii="Courier New" w:eastAsia="Times New Roman" w:hAnsi="Courier New" w:cs="Courier New"/>
                <w:sz w:val="18"/>
                <w:szCs w:val="18"/>
                <w:lang w:val="en-US"/>
              </w:rPr>
              <w:t>rd</w:t>
            </w:r>
            <w:proofErr w:type="spellEnd"/>
            <w:r w:rsidRPr="00047B80">
              <w:rPr>
                <w:rFonts w:ascii="Courier New" w:eastAsia="Times New Roman" w:hAnsi="Courier New" w:cs="Courier New"/>
                <w:sz w:val="18"/>
                <w:szCs w:val="18"/>
                <w:lang w:val="en-US"/>
              </w:rPr>
              <w:t xml:space="preserve"> = </w:t>
            </w:r>
            <w:proofErr w:type="spellStart"/>
            <w:r w:rsidRPr="00047B80">
              <w:rPr>
                <w:rFonts w:ascii="Courier New" w:eastAsia="Times New Roman" w:hAnsi="Courier New" w:cs="Courier New"/>
                <w:sz w:val="18"/>
                <w:szCs w:val="18"/>
                <w:lang w:val="en-US"/>
              </w:rPr>
              <w:t>get_reddis_wrapper</w:t>
            </w:r>
            <w:proofErr w:type="spellEnd"/>
            <w:r w:rsidRPr="00047B80">
              <w:rPr>
                <w:rFonts w:ascii="Courier New" w:eastAsia="Times New Roman" w:hAnsi="Courier New" w:cs="Courier New"/>
                <w:sz w:val="18"/>
                <w:szCs w:val="18"/>
                <w:lang w:val="en-US"/>
              </w:rPr>
              <w:t xml:space="preserve">() </w:t>
            </w:r>
          </w:p>
          <w:p w14:paraId="294445B2" w14:textId="77777777" w:rsidR="00766EE6" w:rsidRPr="00203E64" w:rsidRDefault="00766EE6">
            <w:pPr>
              <w:spacing w:line="360" w:lineRule="auto"/>
              <w:rPr>
                <w:lang w:val="en-US"/>
              </w:rPr>
            </w:pPr>
            <w:r w:rsidRPr="00047B80">
              <w:rPr>
                <w:rFonts w:ascii="Courier New" w:eastAsia="Times New Roman" w:hAnsi="Courier New" w:cs="Courier New"/>
                <w:sz w:val="18"/>
                <w:szCs w:val="18"/>
                <w:lang w:val="en-US"/>
              </w:rPr>
              <w:t xml:space="preserve">result = </w:t>
            </w:r>
            <w:proofErr w:type="spellStart"/>
            <w:r w:rsidRPr="00047B80">
              <w:rPr>
                <w:rFonts w:ascii="Courier New" w:eastAsia="Times New Roman" w:hAnsi="Courier New" w:cs="Courier New"/>
                <w:sz w:val="18"/>
                <w:szCs w:val="18"/>
                <w:lang w:val="en-US"/>
              </w:rPr>
              <w:t>load_result</w:t>
            </w:r>
            <w:proofErr w:type="spellEnd"/>
            <w:r w:rsidRPr="00047B80">
              <w:rPr>
                <w:rFonts w:ascii="Courier New" w:eastAsia="Times New Roman" w:hAnsi="Courier New" w:cs="Courier New"/>
                <w:sz w:val="18"/>
                <w:szCs w:val="18"/>
                <w:lang w:val="en-US"/>
              </w:rPr>
              <w:t>(</w:t>
            </w:r>
            <w:proofErr w:type="spellStart"/>
            <w:r w:rsidRPr="00047B80">
              <w:rPr>
                <w:rFonts w:ascii="Courier New" w:eastAsia="Times New Roman" w:hAnsi="Courier New" w:cs="Courier New"/>
                <w:sz w:val="18"/>
                <w:szCs w:val="18"/>
                <w:lang w:val="en-US"/>
              </w:rPr>
              <w:t>rd</w:t>
            </w:r>
            <w:proofErr w:type="spellEnd"/>
            <w:r w:rsidRPr="00047B80">
              <w:rPr>
                <w:rFonts w:ascii="Courier New" w:eastAsia="Times New Roman" w:hAnsi="Courier New" w:cs="Courier New"/>
                <w:sz w:val="18"/>
                <w:szCs w:val="18"/>
                <w:lang w:val="en-US"/>
              </w:rPr>
              <w:t xml:space="preserve">, </w:t>
            </w:r>
            <w:proofErr w:type="spellStart"/>
            <w:r w:rsidRPr="00047B80">
              <w:rPr>
                <w:rFonts w:ascii="Courier New" w:eastAsia="Times New Roman" w:hAnsi="Courier New" w:cs="Courier New"/>
                <w:sz w:val="18"/>
                <w:szCs w:val="18"/>
                <w:lang w:val="en-US"/>
              </w:rPr>
              <w:t>job_id</w:t>
            </w:r>
            <w:proofErr w:type="spellEnd"/>
            <w:r w:rsidRPr="00047B80">
              <w:rPr>
                <w:rFonts w:ascii="Courier New" w:eastAsia="Times New Roman" w:hAnsi="Courier New" w:cs="Courier New"/>
                <w:sz w:val="18"/>
                <w:szCs w:val="18"/>
                <w:lang w:val="en-US"/>
              </w:rPr>
              <w:t xml:space="preserve">, </w:t>
            </w:r>
            <w:proofErr w:type="spellStart"/>
            <w:r w:rsidRPr="00047B80">
              <w:rPr>
                <w:rFonts w:ascii="Courier New" w:eastAsia="Times New Roman" w:hAnsi="Courier New" w:cs="Courier New"/>
                <w:sz w:val="18"/>
                <w:szCs w:val="18"/>
                <w:lang w:val="en-US"/>
              </w:rPr>
              <w:t>job_name</w:t>
            </w:r>
            <w:proofErr w:type="spellEnd"/>
            <w:r w:rsidRPr="00047B80">
              <w:rPr>
                <w:rFonts w:ascii="Courier New" w:eastAsia="Times New Roman" w:hAnsi="Courier New" w:cs="Courier New"/>
                <w:sz w:val="18"/>
                <w:szCs w:val="18"/>
                <w:lang w:val="en-US"/>
              </w:rPr>
              <w:t>)</w:t>
            </w:r>
          </w:p>
        </w:tc>
      </w:tr>
    </w:tbl>
    <w:p w14:paraId="1D9D908A" w14:textId="77777777" w:rsidR="00766EE6" w:rsidRPr="00203E64" w:rsidRDefault="00766EE6" w:rsidP="00766EE6">
      <w:pPr>
        <w:pStyle w:val="a3"/>
        <w:rPr>
          <w:lang w:val="en-US"/>
        </w:rPr>
      </w:pPr>
    </w:p>
    <w:p w14:paraId="40BEC2D8" w14:textId="77777777" w:rsidR="00766EE6" w:rsidRPr="00EB4C78" w:rsidRDefault="00766EE6" w:rsidP="003B7F28">
      <w:pPr>
        <w:pStyle w:val="ListParagraph"/>
        <w:numPr>
          <w:ilvl w:val="2"/>
          <w:numId w:val="4"/>
        </w:numPr>
        <w:spacing w:line="360" w:lineRule="auto"/>
        <w:ind w:left="0" w:firstLine="0"/>
        <w:jc w:val="both"/>
        <w:outlineLvl w:val="1"/>
      </w:pPr>
      <w:r w:rsidRPr="00203E64">
        <w:rPr>
          <w:lang w:val="en-US"/>
        </w:rPr>
        <w:t xml:space="preserve"> </w:t>
      </w:r>
      <w:bookmarkStart w:id="128" w:name="_Toc185703881"/>
      <w:bookmarkStart w:id="129" w:name="_Toc185708568"/>
      <w:commentRangeStart w:id="130"/>
      <w:r w:rsidRPr="003B7F28">
        <w:rPr>
          <w:rFonts w:ascii="Times New Roman" w:hAnsi="Times New Roman" w:cs="Times New Roman"/>
          <w:b/>
          <w:bCs/>
          <w:i/>
          <w:iCs/>
        </w:rPr>
        <w:t xml:space="preserve">Интерпретация выходных данных модуля на основе алгоритма повышения эффективности БЯМ за счет использования ансамблей моделей и </w:t>
      </w:r>
      <w:proofErr w:type="spellStart"/>
      <w:r w:rsidRPr="003B7F28">
        <w:rPr>
          <w:rFonts w:ascii="Times New Roman" w:hAnsi="Times New Roman" w:cs="Times New Roman"/>
          <w:b/>
          <w:bCs/>
          <w:i/>
          <w:iCs/>
        </w:rPr>
        <w:t>мультиагентных</w:t>
      </w:r>
      <w:proofErr w:type="spellEnd"/>
      <w:r w:rsidRPr="003B7F28">
        <w:rPr>
          <w:rFonts w:ascii="Times New Roman" w:hAnsi="Times New Roman" w:cs="Times New Roman"/>
          <w:b/>
          <w:bCs/>
          <w:i/>
          <w:iCs/>
        </w:rPr>
        <w:t xml:space="preserve"> технологий</w:t>
      </w:r>
      <w:commentRangeEnd w:id="130"/>
      <w:r w:rsidRPr="003B7F28">
        <w:rPr>
          <w:rFonts w:ascii="Times New Roman" w:hAnsi="Times New Roman" w:cs="Times New Roman"/>
          <w:b/>
          <w:bCs/>
          <w:i/>
          <w:iCs/>
        </w:rPr>
        <w:commentReference w:id="130"/>
      </w:r>
      <w:bookmarkEnd w:id="128"/>
      <w:bookmarkEnd w:id="129"/>
    </w:p>
    <w:p w14:paraId="3F8E2D91" w14:textId="77777777" w:rsidR="003B7F28" w:rsidRDefault="003B7F28" w:rsidP="00766EE6">
      <w:pPr>
        <w:pStyle w:val="a3"/>
      </w:pPr>
    </w:p>
    <w:p w14:paraId="7145A199" w14:textId="15B0B507" w:rsidR="00766EE6" w:rsidRPr="006F3D01" w:rsidRDefault="00766EE6" w:rsidP="00766EE6">
      <w:pPr>
        <w:pStyle w:val="a3"/>
      </w:pPr>
      <w:r w:rsidRPr="006F3D01">
        <w:t>Структура выходного словаря представлена в листинге 7.</w:t>
      </w:r>
      <w:r w:rsidR="003B7F28">
        <w:t>4.</w:t>
      </w:r>
      <w:r w:rsidRPr="006F3D01">
        <w:t>3</w:t>
      </w:r>
      <w:r w:rsidR="003B7F28">
        <w:t>.</w:t>
      </w:r>
      <w:r w:rsidRPr="006F3D01">
        <w:t xml:space="preserve"> Финальный ответ и промежуточные шаги представляют собой ответ на естественном языке или описание промежуточных результатов, например, словари документов с метаданными и содержанием, которые используются в качестве источников для извлечения ответов агента RAG.</w:t>
      </w:r>
    </w:p>
    <w:p w14:paraId="17554F37" w14:textId="77777777" w:rsidR="00766EE6" w:rsidRPr="006F3D01" w:rsidRDefault="00766EE6" w:rsidP="00766EE6">
      <w:pPr>
        <w:pStyle w:val="a3"/>
      </w:pPr>
    </w:p>
    <w:p w14:paraId="3ECCA25C" w14:textId="5DFB8766" w:rsidR="00766EE6" w:rsidRPr="00766EE6" w:rsidRDefault="00766EE6" w:rsidP="00766EE6">
      <w:pPr>
        <w:pStyle w:val="a5"/>
      </w:pPr>
      <w:r w:rsidRPr="00766EE6">
        <w:t>Листинг 7.</w:t>
      </w:r>
      <w:r w:rsidR="00FC2EF9">
        <w:t>4.3</w:t>
      </w:r>
      <w:r w:rsidRPr="00766EE6">
        <w:t xml:space="preserve"> – Промежуточный результат (</w:t>
      </w:r>
      <w:r w:rsidRPr="006F3D01">
        <w:rPr>
          <w:lang w:val="en-US"/>
        </w:rPr>
        <w:t>is</w:t>
      </w:r>
      <w:r w:rsidRPr="00766EE6">
        <w:t>_</w:t>
      </w:r>
      <w:proofErr w:type="spellStart"/>
      <w:r w:rsidRPr="006F3D01">
        <w:rPr>
          <w:lang w:val="en-US"/>
        </w:rPr>
        <w:t>eos</w:t>
      </w:r>
      <w:proofErr w:type="spellEnd"/>
      <w:r w:rsidRPr="00766EE6">
        <w:t>=</w:t>
      </w:r>
      <w:r w:rsidRPr="006F3D01">
        <w:rPr>
          <w:lang w:val="en-US"/>
        </w:rPr>
        <w:t>False</w:t>
      </w:r>
      <w:r w:rsidRPr="00766EE6">
        <w:t xml:space="preserve">) модуля на основе алгоритма повышения эффективности БЯМ за счет использования ансамблей моделей и </w:t>
      </w:r>
      <w:proofErr w:type="spellStart"/>
      <w:r w:rsidRPr="00766EE6">
        <w:t>мультиагентных</w:t>
      </w:r>
      <w:proofErr w:type="spellEnd"/>
      <w:r w:rsidRPr="00766EE6">
        <w:t xml:space="preserve"> технологий</w:t>
      </w:r>
    </w:p>
    <w:tbl>
      <w:tblPr>
        <w:tblStyle w:val="TableGrid"/>
        <w:tblW w:w="0" w:type="auto"/>
        <w:shd w:val="clear" w:color="auto" w:fill="D0CECE" w:themeFill="background2" w:themeFillShade="E6"/>
        <w:tblLayout w:type="fixed"/>
        <w:tblLook w:val="06A0" w:firstRow="1" w:lastRow="0" w:firstColumn="1" w:lastColumn="0" w:noHBand="1" w:noVBand="1"/>
      </w:tblPr>
      <w:tblGrid>
        <w:gridCol w:w="9015"/>
      </w:tblGrid>
      <w:tr w:rsidR="00766EE6" w14:paraId="7E0D32C2" w14:textId="77777777" w:rsidTr="002037E5">
        <w:trPr>
          <w:trHeight w:val="300"/>
        </w:trPr>
        <w:tc>
          <w:tcPr>
            <w:tcW w:w="9015" w:type="dxa"/>
            <w:shd w:val="clear" w:color="auto" w:fill="D0CECE" w:themeFill="background2" w:themeFillShade="E6"/>
          </w:tcPr>
          <w:p w14:paraId="4B7D71CC"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w:t>
            </w:r>
          </w:p>
          <w:p w14:paraId="268378CD"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event</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id</w:t>
            </w:r>
            <w:r w:rsidRPr="000D0507">
              <w:rPr>
                <w:rFonts w:ascii="Courier New" w:eastAsia="Times New Roman" w:hAnsi="Courier New" w:cs="Courier New"/>
                <w:sz w:val="18"/>
                <w:szCs w:val="18"/>
              </w:rPr>
              <w:t>": &lt;уникальный идентификатор события&gt;,</w:t>
            </w:r>
          </w:p>
          <w:p w14:paraId="1CBE1436"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agent</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id</w:t>
            </w:r>
            <w:r w:rsidRPr="000D0507">
              <w:rPr>
                <w:rFonts w:ascii="Courier New" w:eastAsia="Times New Roman" w:hAnsi="Courier New" w:cs="Courier New"/>
                <w:sz w:val="18"/>
                <w:szCs w:val="18"/>
              </w:rPr>
              <w:t>": &lt;уникальный идентификатор агента в системе&gt;,</w:t>
            </w:r>
          </w:p>
          <w:p w14:paraId="431A16E3"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description</w:t>
            </w:r>
            <w:r w:rsidRPr="000D0507">
              <w:rPr>
                <w:rFonts w:ascii="Courier New" w:eastAsia="Times New Roman" w:hAnsi="Courier New" w:cs="Courier New"/>
                <w:sz w:val="18"/>
                <w:szCs w:val="18"/>
              </w:rPr>
              <w:t>": &lt;описание полученного события&gt;,</w:t>
            </w:r>
          </w:p>
          <w:p w14:paraId="5AECCFF0"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is</w:t>
            </w:r>
            <w:r w:rsidRPr="000D0507">
              <w:rPr>
                <w:rFonts w:ascii="Courier New" w:eastAsia="Times New Roman" w:hAnsi="Courier New" w:cs="Courier New"/>
                <w:sz w:val="18"/>
                <w:szCs w:val="18"/>
              </w:rPr>
              <w:t>_</w:t>
            </w:r>
            <w:proofErr w:type="spellStart"/>
            <w:r w:rsidRPr="002037E5">
              <w:rPr>
                <w:rFonts w:ascii="Courier New" w:eastAsia="Times New Roman" w:hAnsi="Courier New" w:cs="Courier New"/>
                <w:sz w:val="18"/>
                <w:szCs w:val="18"/>
                <w:lang w:val="en-US"/>
              </w:rPr>
              <w:t>eos</w:t>
            </w:r>
            <w:proofErr w:type="spellEnd"/>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false</w:t>
            </w:r>
            <w:r w:rsidRPr="000D0507">
              <w:rPr>
                <w:rFonts w:ascii="Courier New" w:eastAsia="Times New Roman" w:hAnsi="Courier New" w:cs="Courier New"/>
                <w:sz w:val="18"/>
                <w:szCs w:val="18"/>
              </w:rPr>
              <w:t>,</w:t>
            </w:r>
          </w:p>
          <w:p w14:paraId="49F22359"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name</w:t>
            </w:r>
            <w:r w:rsidRPr="000D0507">
              <w:rPr>
                <w:rFonts w:ascii="Courier New" w:eastAsia="Times New Roman" w:hAnsi="Courier New" w:cs="Courier New"/>
                <w:sz w:val="18"/>
                <w:szCs w:val="18"/>
              </w:rPr>
              <w:t>": &lt;наименование события&gt;,</w:t>
            </w:r>
          </w:p>
          <w:p w14:paraId="6942DC28"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result</w:t>
            </w:r>
            <w:r w:rsidRPr="000D0507">
              <w:rPr>
                <w:rFonts w:ascii="Courier New" w:eastAsia="Times New Roman" w:hAnsi="Courier New" w:cs="Courier New"/>
                <w:sz w:val="18"/>
                <w:szCs w:val="18"/>
              </w:rPr>
              <w:t>": [</w:t>
            </w:r>
          </w:p>
          <w:p w14:paraId="4504C7AB"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p>
          <w:p w14:paraId="636CBC7E"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id</w:t>
            </w:r>
            <w:r w:rsidRPr="000D0507">
              <w:rPr>
                <w:rFonts w:ascii="Courier New" w:eastAsia="Times New Roman" w:hAnsi="Courier New" w:cs="Courier New"/>
                <w:sz w:val="18"/>
                <w:szCs w:val="18"/>
              </w:rPr>
              <w:t>": &lt;идентификатор части документа&gt;,</w:t>
            </w:r>
          </w:p>
          <w:p w14:paraId="5D8811A7"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metadata</w:t>
            </w:r>
            <w:r w:rsidRPr="000D0507">
              <w:rPr>
                <w:rFonts w:ascii="Courier New" w:eastAsia="Times New Roman" w:hAnsi="Courier New" w:cs="Courier New"/>
                <w:sz w:val="18"/>
                <w:szCs w:val="18"/>
              </w:rPr>
              <w:t>": {</w:t>
            </w:r>
          </w:p>
          <w:p w14:paraId="481A1261"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chapter</w:t>
            </w:r>
            <w:r w:rsidRPr="000D0507">
              <w:rPr>
                <w:rFonts w:ascii="Courier New" w:eastAsia="Times New Roman" w:hAnsi="Courier New" w:cs="Courier New"/>
                <w:sz w:val="18"/>
                <w:szCs w:val="18"/>
              </w:rPr>
              <w:t>": &lt;наименование главы документа&gt;,</w:t>
            </w:r>
          </w:p>
          <w:p w14:paraId="2B3FDD7E"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file</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name</w:t>
            </w:r>
            <w:r w:rsidRPr="000D0507">
              <w:rPr>
                <w:rFonts w:ascii="Courier New" w:eastAsia="Times New Roman" w:hAnsi="Courier New" w:cs="Courier New"/>
                <w:sz w:val="18"/>
                <w:szCs w:val="18"/>
              </w:rPr>
              <w:t>": &lt;наименование документа&gt;,</w:t>
            </w:r>
          </w:p>
          <w:p w14:paraId="4C2104D6"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original</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file</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name</w:t>
            </w:r>
            <w:r w:rsidRPr="000D0507">
              <w:rPr>
                <w:rFonts w:ascii="Courier New" w:eastAsia="Times New Roman" w:hAnsi="Courier New" w:cs="Courier New"/>
                <w:sz w:val="18"/>
                <w:szCs w:val="18"/>
              </w:rPr>
              <w:t>": &lt;наименование документа без корректировки кодирования&gt;,</w:t>
            </w:r>
          </w:p>
          <w:p w14:paraId="29C36C52"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source</w:t>
            </w:r>
            <w:r w:rsidRPr="000D0507">
              <w:rPr>
                <w:rFonts w:ascii="Courier New" w:eastAsia="Times New Roman" w:hAnsi="Courier New" w:cs="Courier New"/>
                <w:sz w:val="18"/>
                <w:szCs w:val="18"/>
              </w:rPr>
              <w:t>": &lt;источник документа&gt;,</w:t>
            </w:r>
          </w:p>
          <w:p w14:paraId="491F52D1"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p>
          <w:p w14:paraId="51B8EB46"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page</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content</w:t>
            </w:r>
            <w:r w:rsidRPr="000D0507">
              <w:rPr>
                <w:rFonts w:ascii="Courier New" w:eastAsia="Times New Roman" w:hAnsi="Courier New" w:cs="Courier New"/>
                <w:sz w:val="18"/>
                <w:szCs w:val="18"/>
              </w:rPr>
              <w:t>": &lt;текст части документа&gt;,</w:t>
            </w:r>
          </w:p>
          <w:p w14:paraId="3E26C3FB" w14:textId="77777777" w:rsidR="00766EE6" w:rsidRPr="002037E5" w:rsidRDefault="00766EE6" w:rsidP="002037E5">
            <w:pPr>
              <w:spacing w:line="360" w:lineRule="auto"/>
              <w:rPr>
                <w:rFonts w:ascii="Courier New" w:eastAsia="Times New Roman" w:hAnsi="Courier New" w:cs="Courier New"/>
                <w:sz w:val="18"/>
                <w:szCs w:val="18"/>
                <w:lang w:val="en-US"/>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"type": "Document"</w:t>
            </w:r>
          </w:p>
          <w:p w14:paraId="70394F12" w14:textId="77777777" w:rsidR="00766EE6" w:rsidRPr="002037E5" w:rsidRDefault="00766EE6" w:rsidP="002037E5">
            <w:pPr>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 xml:space="preserve">        },</w:t>
            </w:r>
          </w:p>
          <w:p w14:paraId="619B4C0A" w14:textId="77777777" w:rsidR="00766EE6" w:rsidRPr="002037E5" w:rsidRDefault="00766EE6" w:rsidP="002037E5">
            <w:pPr>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 xml:space="preserve">    ...</w:t>
            </w:r>
          </w:p>
          <w:p w14:paraId="1DC1080E" w14:textId="77777777" w:rsidR="00766EE6" w:rsidRPr="002037E5" w:rsidRDefault="00766EE6" w:rsidP="002037E5">
            <w:pPr>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 xml:space="preserve">    ]</w:t>
            </w:r>
          </w:p>
          <w:p w14:paraId="115ED48F" w14:textId="77777777" w:rsidR="00766EE6" w:rsidRPr="002037E5" w:rsidRDefault="00766EE6" w:rsidP="002037E5">
            <w:pPr>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w:t>
            </w:r>
          </w:p>
        </w:tc>
      </w:tr>
    </w:tbl>
    <w:p w14:paraId="606C8FF7" w14:textId="77777777" w:rsidR="00FC2EF9" w:rsidRDefault="00FC2EF9" w:rsidP="00FC2EF9">
      <w:pPr>
        <w:pStyle w:val="a3"/>
      </w:pPr>
    </w:p>
    <w:p w14:paraId="5B614140" w14:textId="7D3234EA" w:rsidR="00766EE6" w:rsidRPr="00766EE6" w:rsidRDefault="00766EE6" w:rsidP="00766EE6">
      <w:pPr>
        <w:pStyle w:val="a5"/>
      </w:pPr>
      <w:r w:rsidRPr="00766EE6">
        <w:t>Листинг 7.</w:t>
      </w:r>
      <w:r w:rsidR="00FC2EF9">
        <w:t>4.</w:t>
      </w:r>
      <w:r w:rsidR="004E584D">
        <w:t>4</w:t>
      </w:r>
      <w:r w:rsidRPr="00766EE6">
        <w:t xml:space="preserve"> – Финальный результат (</w:t>
      </w:r>
      <w:r w:rsidRPr="006F3D01">
        <w:rPr>
          <w:lang w:val="en-US"/>
        </w:rPr>
        <w:t>is</w:t>
      </w:r>
      <w:r w:rsidRPr="00766EE6">
        <w:t>_</w:t>
      </w:r>
      <w:proofErr w:type="spellStart"/>
      <w:r w:rsidRPr="006F3D01">
        <w:rPr>
          <w:lang w:val="en-US"/>
        </w:rPr>
        <w:t>eos</w:t>
      </w:r>
      <w:proofErr w:type="spellEnd"/>
      <w:r w:rsidRPr="00766EE6">
        <w:t>=</w:t>
      </w:r>
      <w:r w:rsidRPr="006F3D01">
        <w:rPr>
          <w:lang w:val="en-US"/>
        </w:rPr>
        <w:t>True</w:t>
      </w:r>
      <w:r w:rsidRPr="00766EE6">
        <w:t xml:space="preserve">) модуля на основе алгоритма повышения эффективности БЯМ за счет использования ансамблей моделей и </w:t>
      </w:r>
      <w:proofErr w:type="spellStart"/>
      <w:r w:rsidRPr="00766EE6">
        <w:t>мультиагентных</w:t>
      </w:r>
      <w:proofErr w:type="spellEnd"/>
      <w:r w:rsidRPr="00766EE6">
        <w:t xml:space="preserve"> технологий</w:t>
      </w:r>
    </w:p>
    <w:tbl>
      <w:tblPr>
        <w:tblStyle w:val="TableGrid"/>
        <w:tblW w:w="0" w:type="auto"/>
        <w:shd w:val="clear" w:color="auto" w:fill="D0CECE" w:themeFill="background2" w:themeFillShade="E6"/>
        <w:tblLayout w:type="fixed"/>
        <w:tblLook w:val="06A0" w:firstRow="1" w:lastRow="0" w:firstColumn="1" w:lastColumn="0" w:noHBand="1" w:noVBand="1"/>
      </w:tblPr>
      <w:tblGrid>
        <w:gridCol w:w="9015"/>
      </w:tblGrid>
      <w:tr w:rsidR="00766EE6" w14:paraId="64AA8D94" w14:textId="77777777" w:rsidTr="002037E5">
        <w:trPr>
          <w:trHeight w:val="300"/>
        </w:trPr>
        <w:tc>
          <w:tcPr>
            <w:tcW w:w="9015" w:type="dxa"/>
            <w:shd w:val="clear" w:color="auto" w:fill="D0CECE" w:themeFill="background2" w:themeFillShade="E6"/>
          </w:tcPr>
          <w:p w14:paraId="3D1108FF"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w:t>
            </w:r>
          </w:p>
          <w:p w14:paraId="5192E2D2"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event</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id</w:t>
            </w:r>
            <w:r w:rsidRPr="000D0507">
              <w:rPr>
                <w:rFonts w:ascii="Courier New" w:eastAsia="Times New Roman" w:hAnsi="Courier New" w:cs="Courier New"/>
                <w:sz w:val="18"/>
                <w:szCs w:val="18"/>
              </w:rPr>
              <w:t>": &lt;уникальный идентификатор события&gt;,</w:t>
            </w:r>
          </w:p>
          <w:p w14:paraId="0B14775F"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agent</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id</w:t>
            </w:r>
            <w:r w:rsidRPr="000D0507">
              <w:rPr>
                <w:rFonts w:ascii="Courier New" w:eastAsia="Times New Roman" w:hAnsi="Courier New" w:cs="Courier New"/>
                <w:sz w:val="18"/>
                <w:szCs w:val="18"/>
              </w:rPr>
              <w:t>": &lt;уникальный идентификатор агента в системе&gt;,</w:t>
            </w:r>
          </w:p>
          <w:p w14:paraId="2B342C43"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description</w:t>
            </w:r>
            <w:r w:rsidRPr="000D0507">
              <w:rPr>
                <w:rFonts w:ascii="Courier New" w:eastAsia="Times New Roman" w:hAnsi="Courier New" w:cs="Courier New"/>
                <w:sz w:val="18"/>
                <w:szCs w:val="18"/>
              </w:rPr>
              <w:t>": &lt;описание полученного события&gt;,</w:t>
            </w:r>
          </w:p>
          <w:p w14:paraId="0B92DB63"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is</w:t>
            </w:r>
            <w:r w:rsidRPr="000D0507">
              <w:rPr>
                <w:rFonts w:ascii="Courier New" w:eastAsia="Times New Roman" w:hAnsi="Courier New" w:cs="Courier New"/>
                <w:sz w:val="18"/>
                <w:szCs w:val="18"/>
              </w:rPr>
              <w:t>_</w:t>
            </w:r>
            <w:proofErr w:type="spellStart"/>
            <w:r w:rsidRPr="002037E5">
              <w:rPr>
                <w:rFonts w:ascii="Courier New" w:eastAsia="Times New Roman" w:hAnsi="Courier New" w:cs="Courier New"/>
                <w:sz w:val="18"/>
                <w:szCs w:val="18"/>
                <w:lang w:val="en-US"/>
              </w:rPr>
              <w:t>eos</w:t>
            </w:r>
            <w:proofErr w:type="spellEnd"/>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true</w:t>
            </w:r>
            <w:r w:rsidRPr="000D0507">
              <w:rPr>
                <w:rFonts w:ascii="Courier New" w:eastAsia="Times New Roman" w:hAnsi="Courier New" w:cs="Courier New"/>
                <w:sz w:val="18"/>
                <w:szCs w:val="18"/>
              </w:rPr>
              <w:t>,</w:t>
            </w:r>
          </w:p>
          <w:p w14:paraId="1BF71EAA"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name</w:t>
            </w:r>
            <w:r w:rsidRPr="000D0507">
              <w:rPr>
                <w:rFonts w:ascii="Courier New" w:eastAsia="Times New Roman" w:hAnsi="Courier New" w:cs="Courier New"/>
                <w:sz w:val="18"/>
                <w:szCs w:val="18"/>
              </w:rPr>
              <w:t>": &lt;наименование события&gt;,</w:t>
            </w:r>
          </w:p>
          <w:p w14:paraId="72600DFC" w14:textId="77777777" w:rsidR="00766EE6" w:rsidRPr="000D0507" w:rsidRDefault="00766EE6" w:rsidP="002037E5">
            <w:pPr>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result</w:t>
            </w:r>
            <w:r w:rsidRPr="000D0507">
              <w:rPr>
                <w:rFonts w:ascii="Courier New" w:eastAsia="Times New Roman" w:hAnsi="Courier New" w:cs="Courier New"/>
                <w:sz w:val="18"/>
                <w:szCs w:val="18"/>
              </w:rPr>
              <w:t>": &lt;результат генерации ответа на запрос&gt;</w:t>
            </w:r>
          </w:p>
          <w:p w14:paraId="6A057F85" w14:textId="77777777" w:rsidR="00766EE6" w:rsidRPr="002037E5" w:rsidRDefault="00766EE6" w:rsidP="002037E5">
            <w:pPr>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w:t>
            </w:r>
          </w:p>
          <w:p w14:paraId="6FF9FEA2" w14:textId="77777777" w:rsidR="00766EE6" w:rsidRPr="002037E5" w:rsidRDefault="00766EE6" w:rsidP="002037E5">
            <w:pPr>
              <w:spacing w:line="360" w:lineRule="auto"/>
              <w:rPr>
                <w:rFonts w:ascii="Courier New" w:eastAsia="Times New Roman" w:hAnsi="Courier New" w:cs="Courier New"/>
                <w:sz w:val="18"/>
                <w:szCs w:val="18"/>
                <w:lang w:val="en-US"/>
              </w:rPr>
            </w:pPr>
          </w:p>
        </w:tc>
      </w:tr>
    </w:tbl>
    <w:p w14:paraId="7E064300" w14:textId="77777777" w:rsidR="00766EE6" w:rsidRDefault="00766EE6" w:rsidP="00766EE6">
      <w:pPr>
        <w:pStyle w:val="a3"/>
      </w:pPr>
    </w:p>
    <w:p w14:paraId="514547D7" w14:textId="77777777" w:rsidR="00766EE6" w:rsidRPr="00766EE6" w:rsidRDefault="00766EE6" w:rsidP="00766EE6">
      <w:pPr>
        <w:pStyle w:val="a3"/>
      </w:pPr>
      <w:proofErr w:type="spellStart"/>
      <w:r w:rsidRPr="006F3D01">
        <w:rPr>
          <w:lang w:val="en-US"/>
        </w:rPr>
        <w:t>Все</w:t>
      </w:r>
      <w:proofErr w:type="spellEnd"/>
      <w:r w:rsidRPr="006F3D01">
        <w:rPr>
          <w:lang w:val="en-US"/>
        </w:rPr>
        <w:t xml:space="preserve"> </w:t>
      </w:r>
      <w:proofErr w:type="spellStart"/>
      <w:r w:rsidRPr="006F3D01">
        <w:rPr>
          <w:lang w:val="en-US"/>
        </w:rPr>
        <w:t>возвращаемые</w:t>
      </w:r>
      <w:proofErr w:type="spellEnd"/>
      <w:r w:rsidRPr="006F3D01">
        <w:rPr>
          <w:lang w:val="en-US"/>
        </w:rPr>
        <w:t xml:space="preserve"> </w:t>
      </w:r>
      <w:proofErr w:type="spellStart"/>
      <w:r w:rsidRPr="006F3D01">
        <w:rPr>
          <w:lang w:val="en-US"/>
        </w:rPr>
        <w:t>сообщения</w:t>
      </w:r>
      <w:proofErr w:type="spellEnd"/>
      <w:r w:rsidRPr="006F3D01">
        <w:rPr>
          <w:lang w:val="en-US"/>
        </w:rPr>
        <w:t xml:space="preserve"> </w:t>
      </w:r>
      <w:proofErr w:type="spellStart"/>
      <w:r w:rsidRPr="006F3D01">
        <w:rPr>
          <w:lang w:val="en-US"/>
        </w:rPr>
        <w:t>содержат</w:t>
      </w:r>
      <w:proofErr w:type="spellEnd"/>
      <w:r w:rsidRPr="006F3D01">
        <w:rPr>
          <w:lang w:val="en-US"/>
        </w:rPr>
        <w:t xml:space="preserve"> </w:t>
      </w:r>
      <w:proofErr w:type="spellStart"/>
      <w:r w:rsidRPr="006F3D01">
        <w:rPr>
          <w:lang w:val="en-US"/>
        </w:rPr>
        <w:t>поля</w:t>
      </w:r>
      <w:proofErr w:type="spellEnd"/>
      <w:r w:rsidRPr="006F3D01">
        <w:rPr>
          <w:lang w:val="en-US"/>
        </w:rPr>
        <w:t xml:space="preserve"> `</w:t>
      </w:r>
      <w:proofErr w:type="spellStart"/>
      <w:r w:rsidRPr="006F3D01">
        <w:rPr>
          <w:lang w:val="en-US"/>
        </w:rPr>
        <w:t>event_id</w:t>
      </w:r>
      <w:proofErr w:type="spellEnd"/>
      <w:r w:rsidRPr="006F3D01">
        <w:rPr>
          <w:lang w:val="en-US"/>
        </w:rPr>
        <w:t>`, `</w:t>
      </w:r>
      <w:proofErr w:type="spellStart"/>
      <w:r w:rsidRPr="006F3D01">
        <w:rPr>
          <w:lang w:val="en-US"/>
        </w:rPr>
        <w:t>agent_id</w:t>
      </w:r>
      <w:proofErr w:type="spellEnd"/>
      <w:r w:rsidRPr="006F3D01">
        <w:rPr>
          <w:lang w:val="en-US"/>
        </w:rPr>
        <w:t>`, `description`, `</w:t>
      </w:r>
      <w:proofErr w:type="spellStart"/>
      <w:r w:rsidRPr="006F3D01">
        <w:rPr>
          <w:lang w:val="en-US"/>
        </w:rPr>
        <w:t>is_eos</w:t>
      </w:r>
      <w:proofErr w:type="spellEnd"/>
      <w:r w:rsidRPr="006F3D01">
        <w:rPr>
          <w:lang w:val="en-US"/>
        </w:rPr>
        <w:t xml:space="preserve">`, `name`, `result`. </w:t>
      </w:r>
      <w:r w:rsidRPr="00766EE6">
        <w:t xml:space="preserve">Промежуточные результаты имеют значение поля </w:t>
      </w:r>
      <w:r w:rsidRPr="006F3D01">
        <w:rPr>
          <w:lang w:val="en-US"/>
        </w:rPr>
        <w:t>is</w:t>
      </w:r>
      <w:r w:rsidRPr="00766EE6">
        <w:t>_</w:t>
      </w:r>
      <w:proofErr w:type="spellStart"/>
      <w:r w:rsidRPr="006F3D01">
        <w:rPr>
          <w:lang w:val="en-US"/>
        </w:rPr>
        <w:t>eos</w:t>
      </w:r>
      <w:proofErr w:type="spellEnd"/>
      <w:r w:rsidRPr="00766EE6">
        <w:t xml:space="preserve"> – </w:t>
      </w:r>
      <w:r w:rsidRPr="006F3D01">
        <w:rPr>
          <w:lang w:val="en-US"/>
        </w:rPr>
        <w:t>False</w:t>
      </w:r>
      <w:r w:rsidRPr="00766EE6">
        <w:t xml:space="preserve">. По окончании генерации приходит результат с </w:t>
      </w:r>
      <w:r w:rsidRPr="006F3D01">
        <w:rPr>
          <w:lang w:val="en-US"/>
        </w:rPr>
        <w:t>is</w:t>
      </w:r>
      <w:r w:rsidRPr="00766EE6">
        <w:t>_</w:t>
      </w:r>
      <w:proofErr w:type="spellStart"/>
      <w:r w:rsidRPr="006F3D01">
        <w:rPr>
          <w:lang w:val="en-US"/>
        </w:rPr>
        <w:t>eos</w:t>
      </w:r>
      <w:proofErr w:type="spellEnd"/>
      <w:r w:rsidRPr="00766EE6">
        <w:t xml:space="preserve"> – </w:t>
      </w:r>
      <w:r w:rsidRPr="006F3D01">
        <w:rPr>
          <w:lang w:val="en-US"/>
        </w:rPr>
        <w:t>True</w:t>
      </w:r>
      <w:r w:rsidRPr="00766EE6">
        <w:t xml:space="preserve">. </w:t>
      </w:r>
    </w:p>
    <w:p w14:paraId="69E1F239" w14:textId="77777777" w:rsidR="00766EE6" w:rsidRDefault="00766EE6" w:rsidP="00FC2EF9">
      <w:pPr>
        <w:pStyle w:val="a3"/>
      </w:pPr>
    </w:p>
    <w:p w14:paraId="1C165CDC" w14:textId="77777777" w:rsidR="00766EE6" w:rsidRPr="00766EE6" w:rsidRDefault="00766EE6" w:rsidP="00FC2EF9">
      <w:pPr>
        <w:pStyle w:val="ListParagraph"/>
        <w:numPr>
          <w:ilvl w:val="2"/>
          <w:numId w:val="4"/>
        </w:numPr>
        <w:spacing w:line="360" w:lineRule="auto"/>
        <w:ind w:left="0" w:firstLine="0"/>
        <w:jc w:val="both"/>
        <w:outlineLvl w:val="1"/>
      </w:pPr>
      <w:r w:rsidRPr="00EB4C78">
        <w:rPr>
          <w:rFonts w:eastAsia="Times New Roman"/>
          <w:b/>
        </w:rPr>
        <w:t xml:space="preserve"> </w:t>
      </w:r>
      <w:bookmarkStart w:id="131" w:name="_Toc185703882"/>
      <w:bookmarkStart w:id="132" w:name="_Toc185708569"/>
      <w:commentRangeStart w:id="133"/>
      <w:commentRangeStart w:id="134"/>
      <w:r w:rsidRPr="00FC2EF9">
        <w:rPr>
          <w:rFonts w:ascii="Times New Roman" w:hAnsi="Times New Roman" w:cs="Times New Roman"/>
          <w:b/>
          <w:bCs/>
          <w:i/>
          <w:iCs/>
        </w:rPr>
        <w:t>Интерпретация выходных данных модуля на основе алгоритма создания сложных синтетических примеров для дообучения БЯМ</w:t>
      </w:r>
      <w:commentRangeEnd w:id="133"/>
      <w:r w:rsidRPr="00FC2EF9">
        <w:rPr>
          <w:rFonts w:ascii="Times New Roman" w:hAnsi="Times New Roman" w:cs="Times New Roman"/>
          <w:bCs/>
          <w:iCs/>
        </w:rPr>
        <w:commentReference w:id="133"/>
      </w:r>
      <w:commentRangeEnd w:id="134"/>
      <w:r w:rsidRPr="00FC2EF9">
        <w:rPr>
          <w:rFonts w:ascii="Times New Roman" w:hAnsi="Times New Roman" w:cs="Times New Roman"/>
          <w:b/>
          <w:bCs/>
          <w:i/>
          <w:iCs/>
        </w:rPr>
        <w:commentReference w:id="134"/>
      </w:r>
      <w:bookmarkEnd w:id="131"/>
      <w:bookmarkEnd w:id="132"/>
    </w:p>
    <w:p w14:paraId="5884462C" w14:textId="77777777" w:rsidR="004E584D" w:rsidRDefault="004E584D" w:rsidP="00766EE6">
      <w:pPr>
        <w:pStyle w:val="a3"/>
      </w:pPr>
    </w:p>
    <w:p w14:paraId="20F529D5" w14:textId="6B567FC2" w:rsidR="00766EE6" w:rsidRPr="001D396F" w:rsidRDefault="00766EE6" w:rsidP="00766EE6">
      <w:pPr>
        <w:pStyle w:val="a3"/>
      </w:pPr>
      <w:r>
        <w:t>После запуска цепочки генерации синтетических примеров, как показано в листинге 7.</w:t>
      </w:r>
      <w:r w:rsidR="004E584D">
        <w:t>4.5</w:t>
      </w:r>
      <w:r>
        <w:t xml:space="preserve">, можно забрать результат в виде </w:t>
      </w:r>
      <w:proofErr w:type="spellStart"/>
      <w:r>
        <w:rPr>
          <w:lang w:val="en-US"/>
        </w:rPr>
        <w:t>json</w:t>
      </w:r>
      <w:proofErr w:type="spellEnd"/>
      <w:r w:rsidRPr="001D396F">
        <w:t>-</w:t>
      </w:r>
      <w:r>
        <w:t>объекта или сохранить на устройство</w:t>
      </w:r>
      <w:r w:rsidRPr="008B2BB0">
        <w:t>.</w:t>
      </w:r>
      <w:r>
        <w:t xml:space="preserve"> Возвращаемые поля показаны в листинге 7.</w:t>
      </w:r>
      <w:r w:rsidR="00DE58A3">
        <w:t>4</w:t>
      </w:r>
      <w:r>
        <w:t>.</w:t>
      </w:r>
      <w:r w:rsidR="00DE58A3">
        <w:t>6</w:t>
      </w:r>
      <w:r>
        <w:t xml:space="preserve">, где </w:t>
      </w:r>
      <w:r>
        <w:rPr>
          <w:lang w:val="en-US"/>
        </w:rPr>
        <w:t>content</w:t>
      </w:r>
      <w:r w:rsidRPr="008542DD">
        <w:t xml:space="preserve"> </w:t>
      </w:r>
      <w:r>
        <w:t>указывает на конкретные части документов, которые использовалась при генерации примера.</w:t>
      </w:r>
    </w:p>
    <w:p w14:paraId="37CA7DD0" w14:textId="60627DAB" w:rsidR="00DE58A3" w:rsidRDefault="00DE58A3" w:rsidP="00766EE6">
      <w:pPr>
        <w:pStyle w:val="a3"/>
        <w:ind w:firstLine="0"/>
      </w:pPr>
    </w:p>
    <w:p w14:paraId="785295E9" w14:textId="78D8FF63" w:rsidR="00766EE6" w:rsidRPr="002D6E51" w:rsidRDefault="00766EE6" w:rsidP="00766EE6">
      <w:pPr>
        <w:pStyle w:val="a3"/>
        <w:ind w:firstLine="0"/>
      </w:pPr>
      <w:r>
        <w:t>Листинг</w:t>
      </w:r>
      <w:r w:rsidRPr="002D6E51">
        <w:t xml:space="preserve"> </w:t>
      </w:r>
      <w:r w:rsidRPr="00FC06DE">
        <w:t>7.</w:t>
      </w:r>
      <w:r w:rsidR="00DE58A3">
        <w:t>4</w:t>
      </w:r>
      <w:r w:rsidRPr="00FC06DE">
        <w:t>.</w:t>
      </w:r>
      <w:r w:rsidR="00DE58A3">
        <w:t>5</w:t>
      </w:r>
      <w:r w:rsidRPr="002D6E51">
        <w:t xml:space="preserve"> – </w:t>
      </w:r>
      <w:r>
        <w:t xml:space="preserve">Часть скрипта с вызовом и сохранением результата для </w:t>
      </w:r>
      <w:proofErr w:type="spellStart"/>
      <w:r>
        <w:rPr>
          <w:lang w:val="en-US"/>
        </w:rPr>
        <w:t>SummarisationChain</w:t>
      </w:r>
      <w:proofErr w:type="spellEnd"/>
    </w:p>
    <w:p w14:paraId="134DFB11" w14:textId="77777777" w:rsidR="00766EE6" w:rsidRPr="002037E5" w:rsidRDefault="00766EE6" w:rsidP="002037E5">
      <w:pPr>
        <w:pBdr>
          <w:top w:val="single" w:sz="4" w:space="1" w:color="auto"/>
          <w:left w:val="single" w:sz="4" w:space="4" w:color="auto"/>
          <w:bottom w:val="single" w:sz="4" w:space="1" w:color="auto"/>
          <w:right w:val="single" w:sz="4" w:space="4" w:color="auto"/>
        </w:pBdr>
        <w:shd w:val="clear" w:color="auto" w:fill="D0CECE" w:themeFill="background2" w:themeFillShade="E6"/>
        <w:spacing w:line="360" w:lineRule="auto"/>
        <w:rPr>
          <w:rFonts w:ascii="Courier New" w:eastAsia="Times New Roman" w:hAnsi="Courier New" w:cs="Courier New"/>
          <w:sz w:val="18"/>
          <w:szCs w:val="18"/>
          <w:lang w:val="en-US"/>
        </w:rPr>
      </w:pPr>
      <w:proofErr w:type="spellStart"/>
      <w:r w:rsidRPr="002037E5">
        <w:rPr>
          <w:rFonts w:ascii="Courier New" w:eastAsia="Times New Roman" w:hAnsi="Courier New" w:cs="Courier New"/>
          <w:sz w:val="18"/>
          <w:szCs w:val="18"/>
          <w:lang w:val="en-US"/>
        </w:rPr>
        <w:t>summarisation_chain</w:t>
      </w:r>
      <w:proofErr w:type="spellEnd"/>
      <w:r w:rsidRPr="002037E5">
        <w:rPr>
          <w:rFonts w:ascii="Courier New" w:eastAsia="Times New Roman" w:hAnsi="Courier New" w:cs="Courier New"/>
          <w:sz w:val="18"/>
          <w:szCs w:val="18"/>
          <w:lang w:val="en-US"/>
        </w:rPr>
        <w:t xml:space="preserve"> = </w:t>
      </w:r>
      <w:proofErr w:type="spellStart"/>
      <w:r w:rsidRPr="002037E5">
        <w:rPr>
          <w:rFonts w:ascii="Courier New" w:eastAsia="Times New Roman" w:hAnsi="Courier New" w:cs="Courier New"/>
          <w:sz w:val="18"/>
          <w:szCs w:val="18"/>
          <w:lang w:val="en-US"/>
        </w:rPr>
        <w:t>SummarisationChain</w:t>
      </w:r>
      <w:proofErr w:type="spellEnd"/>
      <w:r w:rsidRPr="002037E5">
        <w:rPr>
          <w:rFonts w:ascii="Courier New" w:eastAsia="Times New Roman" w:hAnsi="Courier New" w:cs="Courier New"/>
          <w:sz w:val="18"/>
          <w:szCs w:val="18"/>
          <w:lang w:val="en-US"/>
        </w:rPr>
        <w:t>(</w:t>
      </w:r>
      <w:proofErr w:type="spellStart"/>
      <w:r w:rsidRPr="002037E5">
        <w:rPr>
          <w:rFonts w:ascii="Courier New" w:eastAsia="Times New Roman" w:hAnsi="Courier New" w:cs="Courier New"/>
          <w:sz w:val="18"/>
          <w:szCs w:val="18"/>
          <w:lang w:val="en-US"/>
        </w:rPr>
        <w:t>llm</w:t>
      </w:r>
      <w:proofErr w:type="spellEnd"/>
      <w:r w:rsidRPr="002037E5">
        <w:rPr>
          <w:rFonts w:ascii="Courier New" w:eastAsia="Times New Roman" w:hAnsi="Courier New" w:cs="Courier New"/>
          <w:sz w:val="18"/>
          <w:szCs w:val="18"/>
          <w:lang w:val="en-US"/>
        </w:rPr>
        <w:t>=</w:t>
      </w:r>
      <w:proofErr w:type="spellStart"/>
      <w:r w:rsidRPr="002037E5">
        <w:rPr>
          <w:rFonts w:ascii="Courier New" w:eastAsia="Times New Roman" w:hAnsi="Courier New" w:cs="Courier New"/>
          <w:sz w:val="18"/>
          <w:szCs w:val="18"/>
          <w:lang w:val="en-US"/>
        </w:rPr>
        <w:t>llm</w:t>
      </w:r>
      <w:proofErr w:type="spellEnd"/>
      <w:r w:rsidRPr="002037E5">
        <w:rPr>
          <w:rFonts w:ascii="Courier New" w:eastAsia="Times New Roman" w:hAnsi="Courier New" w:cs="Courier New"/>
          <w:sz w:val="18"/>
          <w:szCs w:val="18"/>
          <w:lang w:val="en-US"/>
        </w:rPr>
        <w:t>)</w:t>
      </w:r>
    </w:p>
    <w:p w14:paraId="31A5728D" w14:textId="77777777" w:rsidR="00766EE6" w:rsidRPr="002037E5" w:rsidRDefault="00766EE6" w:rsidP="002037E5">
      <w:pPr>
        <w:pBdr>
          <w:top w:val="single" w:sz="4" w:space="1" w:color="auto"/>
          <w:left w:val="single" w:sz="4" w:space="4" w:color="auto"/>
          <w:bottom w:val="single" w:sz="4" w:space="1" w:color="auto"/>
          <w:right w:val="single" w:sz="4" w:space="4" w:color="auto"/>
        </w:pBdr>
        <w:shd w:val="clear" w:color="auto" w:fill="D0CECE" w:themeFill="background2" w:themeFillShade="E6"/>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 xml:space="preserve">result = </w:t>
      </w:r>
      <w:proofErr w:type="spellStart"/>
      <w:r w:rsidRPr="002037E5">
        <w:rPr>
          <w:rFonts w:ascii="Courier New" w:eastAsia="Times New Roman" w:hAnsi="Courier New" w:cs="Courier New"/>
          <w:sz w:val="18"/>
          <w:szCs w:val="18"/>
          <w:lang w:val="en-US"/>
        </w:rPr>
        <w:t>summarisation_chain.run</w:t>
      </w:r>
      <w:proofErr w:type="spellEnd"/>
      <w:r w:rsidRPr="002037E5">
        <w:rPr>
          <w:rFonts w:ascii="Courier New" w:eastAsia="Times New Roman" w:hAnsi="Courier New" w:cs="Courier New"/>
          <w:sz w:val="18"/>
          <w:szCs w:val="18"/>
          <w:lang w:val="en-US"/>
        </w:rPr>
        <w:t xml:space="preserve">(dataset, </w:t>
      </w:r>
      <w:proofErr w:type="spellStart"/>
      <w:r w:rsidRPr="002037E5">
        <w:rPr>
          <w:rFonts w:ascii="Courier New" w:eastAsia="Times New Roman" w:hAnsi="Courier New" w:cs="Courier New"/>
          <w:sz w:val="18"/>
          <w:szCs w:val="18"/>
          <w:lang w:val="en-US"/>
        </w:rPr>
        <w:t>n_examples</w:t>
      </w:r>
      <w:proofErr w:type="spellEnd"/>
      <w:r w:rsidRPr="002037E5">
        <w:rPr>
          <w:rFonts w:ascii="Courier New" w:eastAsia="Times New Roman" w:hAnsi="Courier New" w:cs="Courier New"/>
          <w:sz w:val="18"/>
          <w:szCs w:val="18"/>
          <w:lang w:val="en-US"/>
        </w:rPr>
        <w:t>=100)</w:t>
      </w:r>
    </w:p>
    <w:p w14:paraId="3328479E" w14:textId="77777777" w:rsidR="00766EE6" w:rsidRPr="002037E5" w:rsidRDefault="00766EE6" w:rsidP="002037E5">
      <w:pPr>
        <w:pBdr>
          <w:top w:val="single" w:sz="4" w:space="1" w:color="auto"/>
          <w:left w:val="single" w:sz="4" w:space="4" w:color="auto"/>
          <w:bottom w:val="single" w:sz="4" w:space="1" w:color="auto"/>
          <w:right w:val="single" w:sz="4" w:space="4" w:color="auto"/>
        </w:pBdr>
        <w:shd w:val="clear" w:color="auto" w:fill="D0CECE" w:themeFill="background2" w:themeFillShade="E6"/>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summarisation_chain.save_chain_output("data/sample_summarization_chain_output.json")</w:t>
      </w:r>
    </w:p>
    <w:p w14:paraId="2B503B50" w14:textId="77777777" w:rsidR="00766EE6" w:rsidRPr="002779B8" w:rsidRDefault="00766EE6" w:rsidP="00766EE6">
      <w:pPr>
        <w:pStyle w:val="a3"/>
        <w:ind w:firstLine="0"/>
        <w:rPr>
          <w:lang w:val="en-US"/>
        </w:rPr>
      </w:pPr>
    </w:p>
    <w:p w14:paraId="40002768" w14:textId="7938B271" w:rsidR="00766EE6" w:rsidRPr="006D7CEA" w:rsidRDefault="00766EE6" w:rsidP="00766EE6">
      <w:pPr>
        <w:pStyle w:val="a3"/>
        <w:ind w:firstLine="0"/>
      </w:pPr>
      <w:r>
        <w:t>Листинг 7</w:t>
      </w:r>
      <w:r w:rsidRPr="006D7CEA">
        <w:t>.</w:t>
      </w:r>
      <w:r w:rsidR="00DE58A3">
        <w:t>4</w:t>
      </w:r>
      <w:r w:rsidRPr="006D7CEA">
        <w:t>.</w:t>
      </w:r>
      <w:r w:rsidR="00DE58A3">
        <w:t>6</w:t>
      </w:r>
      <w:r w:rsidRPr="006D7CEA">
        <w:t xml:space="preserve"> – </w:t>
      </w:r>
      <w:r w:rsidR="00DE58A3">
        <w:t>Ф</w:t>
      </w:r>
      <w:r>
        <w:t>ормат результата работы синтетической генерации</w:t>
      </w:r>
    </w:p>
    <w:tbl>
      <w:tblPr>
        <w:tblStyle w:val="TableGrid"/>
        <w:tblW w:w="0" w:type="auto"/>
        <w:tblLayout w:type="fixed"/>
        <w:tblLook w:val="06A0" w:firstRow="1" w:lastRow="0" w:firstColumn="1" w:lastColumn="0" w:noHBand="1" w:noVBand="1"/>
      </w:tblPr>
      <w:tblGrid>
        <w:gridCol w:w="9015"/>
      </w:tblGrid>
      <w:tr w:rsidR="00766EE6" w14:paraId="73CF4AFC" w14:textId="77777777">
        <w:trPr>
          <w:trHeight w:val="563"/>
        </w:trPr>
        <w:tc>
          <w:tcPr>
            <w:tcW w:w="9015" w:type="dxa"/>
          </w:tcPr>
          <w:p w14:paraId="60F49539" w14:textId="77777777" w:rsidR="00766EE6" w:rsidRPr="000D0507" w:rsidRDefault="00766EE6" w:rsidP="002037E5">
            <w:pPr>
              <w:shd w:val="clear" w:color="auto" w:fill="D0CECE" w:themeFill="background2" w:themeFillShade="E6"/>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w:t>
            </w:r>
          </w:p>
          <w:p w14:paraId="220DA0BF" w14:textId="77777777" w:rsidR="00766EE6" w:rsidRPr="000D0507" w:rsidRDefault="00766EE6" w:rsidP="002037E5">
            <w:pPr>
              <w:shd w:val="clear" w:color="auto" w:fill="D0CECE" w:themeFill="background2" w:themeFillShade="E6"/>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generated</w:t>
            </w:r>
            <w:r w:rsidRPr="000D0507">
              <w:rPr>
                <w:rFonts w:ascii="Courier New" w:eastAsia="Times New Roman" w:hAnsi="Courier New" w:cs="Courier New"/>
                <w:sz w:val="18"/>
                <w:szCs w:val="18"/>
              </w:rPr>
              <w:t>_</w:t>
            </w:r>
            <w:r w:rsidRPr="002037E5">
              <w:rPr>
                <w:rFonts w:ascii="Courier New" w:eastAsia="Times New Roman" w:hAnsi="Courier New" w:cs="Courier New"/>
                <w:sz w:val="18"/>
                <w:szCs w:val="18"/>
                <w:lang w:val="en-US"/>
              </w:rPr>
              <w:t>example</w:t>
            </w:r>
            <w:r w:rsidRPr="000D0507">
              <w:rPr>
                <w:rFonts w:ascii="Courier New" w:eastAsia="Times New Roman" w:hAnsi="Courier New" w:cs="Courier New"/>
                <w:sz w:val="18"/>
                <w:szCs w:val="18"/>
              </w:rPr>
              <w:t>": &lt;сгенерированный пример по данным&gt;,</w:t>
            </w:r>
          </w:p>
          <w:p w14:paraId="7FDC8E95" w14:textId="77777777" w:rsidR="00766EE6" w:rsidRPr="000D0507" w:rsidRDefault="00766EE6" w:rsidP="002037E5">
            <w:pPr>
              <w:shd w:val="clear" w:color="auto" w:fill="D0CECE" w:themeFill="background2" w:themeFillShade="E6"/>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content</w:t>
            </w:r>
            <w:r w:rsidRPr="000D0507">
              <w:rPr>
                <w:rFonts w:ascii="Courier New" w:eastAsia="Times New Roman" w:hAnsi="Courier New" w:cs="Courier New"/>
                <w:sz w:val="18"/>
                <w:szCs w:val="18"/>
              </w:rPr>
              <w:t>": [</w:t>
            </w:r>
          </w:p>
          <w:p w14:paraId="4B56EA1B" w14:textId="77777777" w:rsidR="00766EE6" w:rsidRPr="000D0507" w:rsidRDefault="00766EE6" w:rsidP="002037E5">
            <w:pPr>
              <w:shd w:val="clear" w:color="auto" w:fill="D0CECE" w:themeFill="background2" w:themeFillShade="E6"/>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chunk</w:t>
            </w:r>
            <w:r w:rsidRPr="000D0507">
              <w:rPr>
                <w:rFonts w:ascii="Courier New" w:eastAsia="Times New Roman" w:hAnsi="Courier New" w:cs="Courier New"/>
                <w:sz w:val="18"/>
                <w:szCs w:val="18"/>
              </w:rPr>
              <w:t>": &lt;данные использованные для генерации примера&gt;,</w:t>
            </w:r>
          </w:p>
          <w:p w14:paraId="605FF0F0" w14:textId="77777777" w:rsidR="00766EE6" w:rsidRPr="000D0507" w:rsidRDefault="00766EE6" w:rsidP="002037E5">
            <w:pPr>
              <w:shd w:val="clear" w:color="auto" w:fill="D0CECE" w:themeFill="background2" w:themeFillShade="E6"/>
              <w:spacing w:line="360" w:lineRule="auto"/>
              <w:rPr>
                <w:rFonts w:ascii="Courier New" w:eastAsia="Times New Roman" w:hAnsi="Courier New" w:cs="Courier New"/>
                <w:sz w:val="18"/>
                <w:szCs w:val="18"/>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source</w:t>
            </w:r>
            <w:r w:rsidRPr="000D0507">
              <w:rPr>
                <w:rFonts w:ascii="Courier New" w:eastAsia="Times New Roman" w:hAnsi="Courier New" w:cs="Courier New"/>
                <w:sz w:val="18"/>
                <w:szCs w:val="18"/>
              </w:rPr>
              <w:t>_</w:t>
            </w:r>
            <w:proofErr w:type="spellStart"/>
            <w:r w:rsidRPr="002037E5">
              <w:rPr>
                <w:rFonts w:ascii="Courier New" w:eastAsia="Times New Roman" w:hAnsi="Courier New" w:cs="Courier New"/>
                <w:sz w:val="18"/>
                <w:szCs w:val="18"/>
                <w:lang w:val="en-US"/>
              </w:rPr>
              <w:t>uuid</w:t>
            </w:r>
            <w:proofErr w:type="spellEnd"/>
            <w:r w:rsidRPr="000D0507">
              <w:rPr>
                <w:rFonts w:ascii="Courier New" w:eastAsia="Times New Roman" w:hAnsi="Courier New" w:cs="Courier New"/>
                <w:sz w:val="18"/>
                <w:szCs w:val="18"/>
              </w:rPr>
              <w:t>": &lt;идентификатор источника данных&gt;</w:t>
            </w:r>
          </w:p>
          <w:p w14:paraId="5BAB0CF0" w14:textId="77777777" w:rsidR="00766EE6" w:rsidRPr="002037E5" w:rsidRDefault="00766EE6" w:rsidP="002037E5">
            <w:pPr>
              <w:shd w:val="clear" w:color="auto" w:fill="D0CECE" w:themeFill="background2" w:themeFillShade="E6"/>
              <w:spacing w:line="360" w:lineRule="auto"/>
              <w:rPr>
                <w:rFonts w:ascii="Courier New" w:eastAsia="Times New Roman" w:hAnsi="Courier New" w:cs="Courier New"/>
                <w:sz w:val="18"/>
                <w:szCs w:val="18"/>
                <w:lang w:val="en-US"/>
              </w:rPr>
            </w:pPr>
            <w:r w:rsidRPr="000D0507">
              <w:rPr>
                <w:rFonts w:ascii="Courier New" w:eastAsia="Times New Roman" w:hAnsi="Courier New" w:cs="Courier New"/>
                <w:sz w:val="18"/>
                <w:szCs w:val="18"/>
              </w:rPr>
              <w:t xml:space="preserve">    </w:t>
            </w:r>
            <w:r w:rsidRPr="002037E5">
              <w:rPr>
                <w:rFonts w:ascii="Courier New" w:eastAsia="Times New Roman" w:hAnsi="Courier New" w:cs="Courier New"/>
                <w:sz w:val="18"/>
                <w:szCs w:val="18"/>
                <w:lang w:val="en-US"/>
              </w:rPr>
              <w:t>]</w:t>
            </w:r>
          </w:p>
          <w:p w14:paraId="4C1C46A7" w14:textId="77777777" w:rsidR="00766EE6" w:rsidRPr="002037E5" w:rsidRDefault="00766EE6" w:rsidP="002037E5">
            <w:pPr>
              <w:shd w:val="clear" w:color="auto" w:fill="D0CECE" w:themeFill="background2" w:themeFillShade="E6"/>
              <w:spacing w:line="360" w:lineRule="auto"/>
              <w:rPr>
                <w:rFonts w:ascii="Courier New" w:eastAsia="Times New Roman" w:hAnsi="Courier New" w:cs="Courier New"/>
                <w:sz w:val="18"/>
                <w:szCs w:val="18"/>
                <w:lang w:val="en-US"/>
              </w:rPr>
            </w:pPr>
            <w:r w:rsidRPr="002037E5">
              <w:rPr>
                <w:rFonts w:ascii="Courier New" w:eastAsia="Times New Roman" w:hAnsi="Courier New" w:cs="Courier New"/>
                <w:sz w:val="18"/>
                <w:szCs w:val="18"/>
                <w:lang w:val="en-US"/>
              </w:rPr>
              <w:t>}</w:t>
            </w:r>
          </w:p>
        </w:tc>
      </w:tr>
    </w:tbl>
    <w:p w14:paraId="521486A7" w14:textId="5F137405" w:rsidR="00791F10" w:rsidRPr="00AE7C10" w:rsidRDefault="00791F10" w:rsidP="00791F10">
      <w:pPr>
        <w:pStyle w:val="ListParagraph"/>
        <w:spacing w:line="360" w:lineRule="auto"/>
        <w:ind w:left="709"/>
        <w:jc w:val="both"/>
        <w:outlineLvl w:val="1"/>
        <w:rPr>
          <w:rFonts w:ascii="Times New Roman" w:hAnsi="Times New Roman" w:cs="Times New Roman"/>
          <w:b/>
          <w:bCs/>
        </w:rPr>
      </w:pPr>
    </w:p>
    <w:p w14:paraId="4F70BDD5" w14:textId="77777777" w:rsidR="002E3E44" w:rsidRPr="00695984" w:rsidRDefault="002E3E44">
      <w:pPr>
        <w:rPr>
          <w:rFonts w:ascii="Times New Roman" w:hAnsi="Times New Roman" w:cs="Times New Roman"/>
          <w:b/>
          <w:lang w:val="en-US"/>
        </w:rPr>
      </w:pPr>
      <w:r w:rsidRPr="00695984">
        <w:rPr>
          <w:rFonts w:ascii="Times New Roman" w:hAnsi="Times New Roman" w:cs="Times New Roman"/>
          <w:b/>
          <w:lang w:val="en-US"/>
        </w:rPr>
        <w:br w:type="page"/>
      </w:r>
    </w:p>
    <w:p w14:paraId="3A9D91DC" w14:textId="77777777" w:rsidR="002E3E44" w:rsidRPr="00695984" w:rsidRDefault="002E3E44" w:rsidP="002E3E44">
      <w:pPr>
        <w:pStyle w:val="ListParagraph"/>
        <w:spacing w:before="120" w:after="120" w:line="360" w:lineRule="auto"/>
        <w:ind w:left="357"/>
        <w:outlineLvl w:val="0"/>
        <w:rPr>
          <w:rFonts w:ascii="Times New Roman" w:hAnsi="Times New Roman" w:cs="Times New Roman"/>
          <w:b/>
          <w:lang w:val="en-US"/>
        </w:rPr>
      </w:pPr>
    </w:p>
    <w:p w14:paraId="7F1AB0CA" w14:textId="7AEADD78" w:rsidR="00C762E1" w:rsidRPr="005F6521" w:rsidRDefault="00E6705F" w:rsidP="008F6F78">
      <w:pPr>
        <w:pStyle w:val="ListParagraph"/>
        <w:numPr>
          <w:ilvl w:val="0"/>
          <w:numId w:val="2"/>
        </w:numPr>
        <w:spacing w:before="120" w:after="120" w:line="360" w:lineRule="auto"/>
        <w:ind w:left="357" w:hanging="357"/>
        <w:jc w:val="center"/>
        <w:outlineLvl w:val="0"/>
        <w:rPr>
          <w:rFonts w:ascii="Times New Roman" w:hAnsi="Times New Roman" w:cs="Times New Roman"/>
          <w:b/>
        </w:rPr>
      </w:pPr>
      <w:bookmarkStart w:id="135" w:name="_Toc185708570"/>
      <w:r w:rsidRPr="00DB02FF">
        <w:rPr>
          <w:rFonts w:ascii="Times New Roman" w:hAnsi="Times New Roman" w:cs="Times New Roman"/>
          <w:b/>
          <w:bCs/>
        </w:rPr>
        <w:t>СООБЩЕНИЯ</w:t>
      </w:r>
      <w:bookmarkEnd w:id="135"/>
    </w:p>
    <w:p w14:paraId="21A21CBB" w14:textId="402C6B9F" w:rsidR="005F6521" w:rsidRDefault="005F6521" w:rsidP="005F6521">
      <w:pPr>
        <w:spacing w:line="360" w:lineRule="auto"/>
        <w:ind w:firstLine="708"/>
        <w:jc w:val="both"/>
        <w:rPr>
          <w:rFonts w:ascii="Times New Roman" w:hAnsi="Times New Roman" w:cs="Times New Roman"/>
        </w:rPr>
      </w:pPr>
      <w:r w:rsidRPr="00E6705F">
        <w:rPr>
          <w:rFonts w:ascii="Times New Roman" w:hAnsi="Times New Roman" w:cs="Times New Roman"/>
        </w:rPr>
        <w:t xml:space="preserve">Процесс решения любой задачи средствами фреймворка сопровождается рядом сообщений от модуля </w:t>
      </w:r>
      <w:proofErr w:type="spellStart"/>
      <w:r w:rsidRPr="00E6705F">
        <w:rPr>
          <w:rFonts w:ascii="Times New Roman" w:hAnsi="Times New Roman" w:cs="Times New Roman"/>
        </w:rPr>
        <w:t>логгирования</w:t>
      </w:r>
      <w:proofErr w:type="spellEnd"/>
      <w:r w:rsidRPr="00E6705F">
        <w:rPr>
          <w:rFonts w:ascii="Times New Roman" w:hAnsi="Times New Roman" w:cs="Times New Roman"/>
        </w:rPr>
        <w:t xml:space="preserve">. Примеры и расшифровки таких сообщений приведены в </w:t>
      </w:r>
      <w:r w:rsidRPr="0019058D">
        <w:rPr>
          <w:rFonts w:ascii="Times New Roman" w:hAnsi="Times New Roman" w:cs="Times New Roman"/>
        </w:rPr>
        <w:t>таблице</w:t>
      </w:r>
      <w:r w:rsidR="00335010">
        <w:rPr>
          <w:rFonts w:ascii="Times New Roman" w:hAnsi="Times New Roman" w:cs="Times New Roman"/>
        </w:rPr>
        <w:t xml:space="preserve"> </w:t>
      </w:r>
      <w:r w:rsidR="009F3BA9">
        <w:rPr>
          <w:rFonts w:ascii="Times New Roman" w:hAnsi="Times New Roman" w:cs="Times New Roman"/>
        </w:rPr>
        <w:t>8.1</w:t>
      </w:r>
      <w:r>
        <w:rPr>
          <w:rFonts w:ascii="Times New Roman" w:hAnsi="Times New Roman" w:cs="Times New Roman"/>
        </w:rPr>
        <w:t>.</w:t>
      </w:r>
    </w:p>
    <w:p w14:paraId="6334FAB0" w14:textId="36CA09D3" w:rsidR="005F6521" w:rsidRPr="00AB4791" w:rsidRDefault="005F6521" w:rsidP="005F6521">
      <w:pPr>
        <w:spacing w:line="360" w:lineRule="auto"/>
        <w:ind w:firstLine="708"/>
        <w:jc w:val="both"/>
        <w:rPr>
          <w:rFonts w:ascii="Times New Roman" w:hAnsi="Times New Roman" w:cs="Times New Roman"/>
        </w:rPr>
      </w:pPr>
    </w:p>
    <w:p w14:paraId="02821A18" w14:textId="5645D63A" w:rsidR="005F6521" w:rsidRDefault="005F6521" w:rsidP="005F6521">
      <w:pPr>
        <w:pStyle w:val="Caption"/>
        <w:keepNext/>
      </w:pPr>
      <w:bookmarkStart w:id="136" w:name="_Ref122104878"/>
      <w:bookmarkStart w:id="137" w:name="_Ref155955338"/>
      <w:r>
        <w:t xml:space="preserve">Таблица </w:t>
      </w:r>
      <w:bookmarkEnd w:id="136"/>
      <w:bookmarkEnd w:id="137"/>
      <w:r w:rsidR="009F3BA9">
        <w:t>8.1</w:t>
      </w:r>
      <w:r>
        <w:t xml:space="preserve"> – </w:t>
      </w:r>
      <w:r w:rsidRPr="00266D1E">
        <w:t>Примеры сообщений, получаемых во время работы фреймворка</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7"/>
        <w:gridCol w:w="5656"/>
      </w:tblGrid>
      <w:tr w:rsidR="005F6521" w:rsidRPr="00E6705F" w14:paraId="7ADFDC37"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2FAA43" w14:textId="77777777" w:rsidR="005F6521" w:rsidRPr="00E6705F" w:rsidRDefault="005F6521">
            <w:pPr>
              <w:spacing w:line="276" w:lineRule="auto"/>
              <w:jc w:val="center"/>
              <w:rPr>
                <w:rFonts w:ascii="Times New Roman" w:hAnsi="Times New Roman" w:cs="Times New Roman"/>
              </w:rPr>
            </w:pPr>
            <w:r w:rsidRPr="00E6705F">
              <w:rPr>
                <w:rFonts w:ascii="Times New Roman" w:hAnsi="Times New Roman" w:cs="Times New Roman"/>
              </w:rPr>
              <w:t>Сообщение</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3A3B83D" w14:textId="77777777" w:rsidR="005F6521" w:rsidRPr="00E6705F" w:rsidRDefault="005F6521">
            <w:pPr>
              <w:spacing w:line="276" w:lineRule="auto"/>
              <w:jc w:val="center"/>
              <w:rPr>
                <w:rFonts w:ascii="Times New Roman" w:hAnsi="Times New Roman" w:cs="Times New Roman"/>
              </w:rPr>
            </w:pPr>
            <w:r w:rsidRPr="00E6705F">
              <w:rPr>
                <w:rFonts w:ascii="Times New Roman" w:hAnsi="Times New Roman" w:cs="Times New Roman"/>
              </w:rPr>
              <w:t>Расшифровка</w:t>
            </w:r>
          </w:p>
        </w:tc>
      </w:tr>
      <w:tr w:rsidR="005F6521" w:rsidRPr="00E6705F" w14:paraId="0F7D4A61"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1024EF" w14:textId="6AB45C4A" w:rsidR="005F6521" w:rsidRPr="009D2620" w:rsidRDefault="000B67A6" w:rsidP="00283685">
            <w:pPr>
              <w:rPr>
                <w:rFonts w:ascii="Times New Roman" w:hAnsi="Times New Roman" w:cs="Times New Roman"/>
              </w:rPr>
            </w:pPr>
            <w:proofErr w:type="spellStart"/>
            <w:r w:rsidRPr="009D2620">
              <w:rPr>
                <w:rFonts w:ascii="Times New Roman" w:hAnsi="Times New Roman" w:cs="Times New Roman"/>
              </w:rPr>
              <w:t>Agent's</w:t>
            </w:r>
            <w:proofErr w:type="spellEnd"/>
            <w:r w:rsidRPr="009D2620">
              <w:rPr>
                <w:rFonts w:ascii="Times New Roman" w:hAnsi="Times New Roman" w:cs="Times New Roman"/>
              </w:rPr>
              <w:t xml:space="preserve"> Response: …</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65E7DF" w14:textId="5121285D" w:rsidR="005F6521" w:rsidRPr="009D2620" w:rsidRDefault="000B67A6" w:rsidP="00283685">
            <w:pPr>
              <w:rPr>
                <w:rFonts w:ascii="Times New Roman" w:hAnsi="Times New Roman" w:cs="Times New Roman"/>
              </w:rPr>
            </w:pPr>
            <w:r w:rsidRPr="009D2620">
              <w:rPr>
                <w:rFonts w:ascii="Times New Roman" w:hAnsi="Times New Roman" w:cs="Times New Roman"/>
              </w:rPr>
              <w:t>Ответ от агента</w:t>
            </w:r>
            <w:r w:rsidR="005F6521" w:rsidRPr="009D2620">
              <w:rPr>
                <w:rFonts w:ascii="Times New Roman" w:hAnsi="Times New Roman" w:cs="Times New Roman"/>
              </w:rPr>
              <w:t> </w:t>
            </w:r>
          </w:p>
        </w:tc>
      </w:tr>
      <w:tr w:rsidR="005F6521" w:rsidRPr="00E6705F" w14:paraId="177CCC88"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9B2229" w14:textId="44DA970D" w:rsidR="005F6521" w:rsidRPr="000D0507" w:rsidRDefault="009D2620" w:rsidP="00283685">
            <w:pPr>
              <w:rPr>
                <w:rFonts w:ascii="Times New Roman" w:hAnsi="Times New Roman" w:cs="Times New Roman"/>
                <w:lang w:val="en-US"/>
              </w:rPr>
            </w:pPr>
            <w:r w:rsidRPr="000D0507">
              <w:rPr>
                <w:rFonts w:ascii="Times New Roman" w:hAnsi="Times New Roman" w:cs="Times New Roman"/>
                <w:lang w:val="en-US"/>
              </w:rPr>
              <w:t xml:space="preserve">Some fields in the Prompts </w:t>
            </w:r>
            <w:proofErr w:type="spellStart"/>
            <w:r w:rsidRPr="000D0507">
              <w:rPr>
                <w:rFonts w:ascii="Times New Roman" w:hAnsi="Times New Roman" w:cs="Times New Roman"/>
                <w:lang w:val="en-US"/>
              </w:rPr>
              <w:t>dataclass</w:t>
            </w:r>
            <w:proofErr w:type="spellEnd"/>
            <w:r w:rsidRPr="000D0507">
              <w:rPr>
                <w:rFonts w:ascii="Times New Roman" w:hAnsi="Times New Roman" w:cs="Times New Roman"/>
                <w:lang w:val="en-US"/>
              </w:rPr>
              <w:t xml:space="preserve"> are still None</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7A5E34" w14:textId="1923859A" w:rsidR="005F6521" w:rsidRPr="009D2620" w:rsidRDefault="009D2620" w:rsidP="00283685">
            <w:pPr>
              <w:rPr>
                <w:rFonts w:ascii="Times New Roman" w:hAnsi="Times New Roman" w:cs="Times New Roman"/>
              </w:rPr>
            </w:pPr>
            <w:r w:rsidRPr="009D2620">
              <w:rPr>
                <w:rFonts w:ascii="Times New Roman" w:hAnsi="Times New Roman" w:cs="Times New Roman"/>
              </w:rPr>
              <w:t>Некорректная структура запроса</w:t>
            </w:r>
            <w:r w:rsidR="005F6521" w:rsidRPr="009D2620">
              <w:rPr>
                <w:rFonts w:ascii="Times New Roman" w:hAnsi="Times New Roman" w:cs="Times New Roman"/>
              </w:rPr>
              <w:t> </w:t>
            </w:r>
          </w:p>
        </w:tc>
      </w:tr>
      <w:tr w:rsidR="005F6521" w:rsidRPr="00E6705F" w14:paraId="7547CE1E"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BF3681" w14:textId="4B119B15" w:rsidR="005F6521" w:rsidRPr="000D0507" w:rsidRDefault="00F5715E" w:rsidP="00283685">
            <w:pPr>
              <w:rPr>
                <w:rFonts w:ascii="Times New Roman" w:hAnsi="Times New Roman" w:cs="Times New Roman"/>
                <w:lang w:val="en-US"/>
              </w:rPr>
            </w:pPr>
            <w:r w:rsidRPr="000D0507">
              <w:rPr>
                <w:rFonts w:ascii="Times New Roman" w:hAnsi="Times New Roman" w:cs="Times New Roman"/>
                <w:lang w:val="en-US"/>
              </w:rPr>
              <w:t>Task with id {</w:t>
            </w:r>
            <w:proofErr w:type="spellStart"/>
            <w:r w:rsidRPr="000D0507">
              <w:rPr>
                <w:rFonts w:ascii="Times New Roman" w:hAnsi="Times New Roman" w:cs="Times New Roman"/>
                <w:lang w:val="en-US"/>
              </w:rPr>
              <w:t>task_id</w:t>
            </w:r>
            <w:proofErr w:type="spellEnd"/>
            <w:r w:rsidRPr="000D0507">
              <w:rPr>
                <w:rFonts w:ascii="Times New Roman" w:hAnsi="Times New Roman" w:cs="Times New Roman"/>
                <w:lang w:val="en-US"/>
              </w:rPr>
              <w:t>} not found</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9AB613" w14:textId="4FF7E7B4" w:rsidR="005F6521" w:rsidRPr="000E744B" w:rsidRDefault="00F5715E" w:rsidP="00283685">
            <w:pPr>
              <w:rPr>
                <w:rFonts w:ascii="Times New Roman" w:hAnsi="Times New Roman" w:cs="Times New Roman"/>
              </w:rPr>
            </w:pPr>
            <w:r w:rsidRPr="000E744B">
              <w:rPr>
                <w:rFonts w:ascii="Times New Roman" w:hAnsi="Times New Roman" w:cs="Times New Roman"/>
              </w:rPr>
              <w:t xml:space="preserve">Задача не </w:t>
            </w:r>
            <w:r w:rsidR="000925C4" w:rsidRPr="000E744B">
              <w:rPr>
                <w:rFonts w:ascii="Times New Roman" w:hAnsi="Times New Roman" w:cs="Times New Roman"/>
              </w:rPr>
              <w:t>найдена в кэше</w:t>
            </w:r>
            <w:r w:rsidR="005F6521" w:rsidRPr="000E744B">
              <w:rPr>
                <w:rFonts w:ascii="Times New Roman" w:hAnsi="Times New Roman" w:cs="Times New Roman"/>
              </w:rPr>
              <w:t> </w:t>
            </w:r>
          </w:p>
        </w:tc>
      </w:tr>
      <w:tr w:rsidR="005F6521" w:rsidRPr="00E6705F" w14:paraId="3CD6A816"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BB3F38" w14:textId="37A91DD9" w:rsidR="005F6521" w:rsidRPr="000D0507" w:rsidRDefault="00752DCB" w:rsidP="00283685">
            <w:pPr>
              <w:rPr>
                <w:rFonts w:ascii="Times New Roman" w:hAnsi="Times New Roman" w:cs="Times New Roman"/>
                <w:lang w:val="en-US"/>
              </w:rPr>
            </w:pPr>
            <w:r w:rsidRPr="000D0507">
              <w:rPr>
                <w:rFonts w:ascii="Times New Roman" w:hAnsi="Times New Roman" w:cs="Times New Roman"/>
                <w:lang w:val="en-US"/>
              </w:rPr>
              <w:t>Invoking '{</w:t>
            </w:r>
            <w:proofErr w:type="spellStart"/>
            <w:r w:rsidRPr="000D0507">
              <w:rPr>
                <w:rFonts w:ascii="Times New Roman" w:hAnsi="Times New Roman" w:cs="Times New Roman"/>
                <w:lang w:val="en-US"/>
              </w:rPr>
              <w:t>job_name</w:t>
            </w:r>
            <w:proofErr w:type="spellEnd"/>
            <w:r w:rsidRPr="000D0507">
              <w:rPr>
                <w:rFonts w:ascii="Times New Roman" w:hAnsi="Times New Roman" w:cs="Times New Roman"/>
                <w:lang w:val="en-US"/>
              </w:rPr>
              <w:t>}' with task id'{</w:t>
            </w:r>
            <w:proofErr w:type="spellStart"/>
            <w:r w:rsidRPr="000D0507">
              <w:rPr>
                <w:rFonts w:ascii="Times New Roman" w:hAnsi="Times New Roman" w:cs="Times New Roman"/>
                <w:lang w:val="en-US"/>
              </w:rPr>
              <w:t>task_id</w:t>
            </w:r>
            <w:proofErr w:type="spellEnd"/>
            <w:r w:rsidRPr="000D0507">
              <w:rPr>
                <w:rFonts w:ascii="Times New Roman" w:hAnsi="Times New Roman" w:cs="Times New Roman"/>
                <w:lang w:val="en-US"/>
              </w:rPr>
              <w:t>}'.</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753DF4" w14:textId="65C966E0" w:rsidR="005F6521" w:rsidRPr="000E744B" w:rsidRDefault="00B73D90" w:rsidP="00283685">
            <w:pPr>
              <w:rPr>
                <w:rFonts w:ascii="Times New Roman" w:hAnsi="Times New Roman" w:cs="Times New Roman"/>
              </w:rPr>
            </w:pPr>
            <w:r w:rsidRPr="000E744B">
              <w:rPr>
                <w:rFonts w:ascii="Times New Roman" w:hAnsi="Times New Roman" w:cs="Times New Roman"/>
              </w:rPr>
              <w:t>Начат выз</w:t>
            </w:r>
            <w:r w:rsidR="006C59B5" w:rsidRPr="000E744B">
              <w:rPr>
                <w:rFonts w:ascii="Times New Roman" w:hAnsi="Times New Roman" w:cs="Times New Roman"/>
              </w:rPr>
              <w:t xml:space="preserve">ов </w:t>
            </w:r>
            <w:r w:rsidR="00B828D4" w:rsidRPr="000E744B">
              <w:rPr>
                <w:rFonts w:ascii="Times New Roman" w:hAnsi="Times New Roman" w:cs="Times New Roman"/>
              </w:rPr>
              <w:t>задачи</w:t>
            </w:r>
          </w:p>
        </w:tc>
      </w:tr>
      <w:tr w:rsidR="005F6521" w:rsidRPr="00E6705F" w14:paraId="06F15CC4"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FB23CB" w14:textId="5DD55F06" w:rsidR="005F6521" w:rsidRPr="007E3ACD" w:rsidRDefault="00997E1F" w:rsidP="00283685">
            <w:pPr>
              <w:rPr>
                <w:rFonts w:ascii="Times New Roman" w:hAnsi="Times New Roman" w:cs="Times New Roman"/>
                <w:highlight w:val="yellow"/>
                <w:lang w:val="en-US"/>
              </w:rPr>
            </w:pPr>
            <w:r w:rsidRPr="00ED7E80">
              <w:rPr>
                <w:rFonts w:ascii="Times New Roman" w:hAnsi="Times New Roman" w:cs="Times New Roman"/>
                <w:lang w:val="en-US"/>
              </w:rPr>
              <w:t>"Error in task '{</w:t>
            </w:r>
            <w:proofErr w:type="spellStart"/>
            <w:r w:rsidRPr="00ED7E80">
              <w:rPr>
                <w:rFonts w:ascii="Times New Roman" w:hAnsi="Times New Roman" w:cs="Times New Roman"/>
                <w:lang w:val="en-US"/>
              </w:rPr>
              <w:t>task_id</w:t>
            </w:r>
            <w:proofErr w:type="spellEnd"/>
            <w:r w:rsidRPr="00ED7E80">
              <w:rPr>
                <w:rFonts w:ascii="Times New Roman" w:hAnsi="Times New Roman" w:cs="Times New Roman"/>
                <w:lang w:val="en-US"/>
              </w:rPr>
              <w:t xml:space="preserve">}'. </w:t>
            </w:r>
            <w:r w:rsidRPr="000D0507">
              <w:rPr>
                <w:rFonts w:ascii="Times New Roman" w:hAnsi="Times New Roman" w:cs="Times New Roman"/>
                <w:lang w:val="en-US"/>
              </w:rPr>
              <w:t>Unknown job class: '{</w:t>
            </w:r>
            <w:proofErr w:type="spellStart"/>
            <w:r w:rsidRPr="000D0507">
              <w:rPr>
                <w:rFonts w:ascii="Times New Roman" w:hAnsi="Times New Roman" w:cs="Times New Roman"/>
                <w:lang w:val="en-US"/>
              </w:rPr>
              <w:t>task_class</w:t>
            </w:r>
            <w:proofErr w:type="spellEnd"/>
            <w:r w:rsidRPr="000D0507">
              <w:rPr>
                <w:rFonts w:ascii="Times New Roman" w:hAnsi="Times New Roman" w:cs="Times New Roman"/>
                <w:lang w:val="en-US"/>
              </w:rPr>
              <w:t>}'."</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98E761" w14:textId="5CF78FD4" w:rsidR="005F6521" w:rsidRPr="000E744B" w:rsidRDefault="00997E1F" w:rsidP="00283685">
            <w:pPr>
              <w:rPr>
                <w:rFonts w:ascii="Times New Roman" w:hAnsi="Times New Roman" w:cs="Times New Roman"/>
              </w:rPr>
            </w:pPr>
            <w:r w:rsidRPr="000E744B">
              <w:rPr>
                <w:rFonts w:ascii="Times New Roman" w:hAnsi="Times New Roman" w:cs="Times New Roman"/>
              </w:rPr>
              <w:t>Задан некорректный тип задач</w:t>
            </w:r>
            <w:r w:rsidR="005F6521" w:rsidRPr="000E744B">
              <w:rPr>
                <w:rFonts w:ascii="Times New Roman" w:hAnsi="Times New Roman" w:cs="Times New Roman"/>
              </w:rPr>
              <w:t> </w:t>
            </w:r>
          </w:p>
        </w:tc>
      </w:tr>
      <w:tr w:rsidR="000E744B" w:rsidRPr="00E6705F" w14:paraId="1F7BDD75"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tcPr>
          <w:p w14:paraId="2200BDB4" w14:textId="6C9232EC" w:rsidR="000E744B" w:rsidRPr="00FC79E1" w:rsidRDefault="00E906FC" w:rsidP="00283685">
            <w:pPr>
              <w:rPr>
                <w:rFonts w:ascii="Times New Roman" w:hAnsi="Times New Roman" w:cs="Times New Roman"/>
                <w:lang w:val="en-US"/>
              </w:rPr>
            </w:pPr>
            <w:r w:rsidRPr="00E906FC">
              <w:rPr>
                <w:rFonts w:ascii="Times New Roman" w:hAnsi="Times New Roman" w:cs="Times New Roman"/>
                <w:lang w:val="en-US"/>
              </w:rPr>
              <w:t xml:space="preserve">The response generation has been interrupted. </w:t>
            </w:r>
            <w:r w:rsidRPr="00FC79E1">
              <w:rPr>
                <w:rFonts w:ascii="Times New Roman" w:hAnsi="Times New Roman" w:cs="Times New Roman"/>
                <w:lang w:val="en-US"/>
              </w:rPr>
              <w:t>Error: {ex}.</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tcPr>
          <w:p w14:paraId="117A64DB" w14:textId="50F59AAF" w:rsidR="000E744B" w:rsidRPr="000E744B" w:rsidRDefault="00E906FC" w:rsidP="00283685">
            <w:pPr>
              <w:rPr>
                <w:rFonts w:ascii="Times New Roman" w:hAnsi="Times New Roman" w:cs="Times New Roman"/>
              </w:rPr>
            </w:pPr>
            <w:r>
              <w:rPr>
                <w:rFonts w:ascii="Times New Roman" w:hAnsi="Times New Roman" w:cs="Times New Roman"/>
              </w:rPr>
              <w:t>Не удалось сгенерировать ответ с помощью БЯМ</w:t>
            </w:r>
          </w:p>
        </w:tc>
      </w:tr>
      <w:tr w:rsidR="00E906FC" w:rsidRPr="00E6705F" w14:paraId="4E0A218B"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tcPr>
          <w:p w14:paraId="69770771" w14:textId="75ABDEC9" w:rsidR="00E906FC" w:rsidRPr="00E906FC" w:rsidRDefault="0079338D" w:rsidP="00283685">
            <w:pPr>
              <w:rPr>
                <w:rFonts w:ascii="Times New Roman" w:hAnsi="Times New Roman" w:cs="Times New Roman"/>
                <w:lang w:val="en-US"/>
              </w:rPr>
            </w:pPr>
            <w:r w:rsidRPr="00283685">
              <w:rPr>
                <w:rFonts w:ascii="Times New Roman" w:hAnsi="Times New Roman" w:cs="Times New Roman"/>
                <w:lang w:val="en-US"/>
              </w:rPr>
              <w:t xml:space="preserve">The length of retrievers and </w:t>
            </w:r>
            <w:proofErr w:type="spellStart"/>
            <w:r w:rsidRPr="00283685">
              <w:rPr>
                <w:rFonts w:ascii="Times New Roman" w:hAnsi="Times New Roman" w:cs="Times New Roman"/>
                <w:lang w:val="en-US"/>
              </w:rPr>
              <w:t>collection_names</w:t>
            </w:r>
            <w:proofErr w:type="spellEnd"/>
            <w:r w:rsidRPr="00283685">
              <w:rPr>
                <w:rFonts w:ascii="Times New Roman" w:hAnsi="Times New Roman" w:cs="Times New Roman"/>
                <w:lang w:val="en-US"/>
              </w:rPr>
              <w:t xml:space="preserve"> must match</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tcPr>
          <w:p w14:paraId="16657A1B" w14:textId="1803A779" w:rsidR="00E906FC" w:rsidRPr="00283685" w:rsidRDefault="0079338D" w:rsidP="00283685">
            <w:pPr>
              <w:rPr>
                <w:rFonts w:ascii="Times New Roman" w:hAnsi="Times New Roman" w:cs="Times New Roman"/>
                <w:lang w:val="en-US"/>
              </w:rPr>
            </w:pPr>
            <w:r w:rsidRPr="00283685">
              <w:rPr>
                <w:rFonts w:ascii="Times New Roman" w:hAnsi="Times New Roman" w:cs="Times New Roman"/>
              </w:rPr>
              <w:t xml:space="preserve">Некорректная конфигурация </w:t>
            </w:r>
            <w:r w:rsidRPr="00283685">
              <w:rPr>
                <w:rFonts w:ascii="Times New Roman" w:hAnsi="Times New Roman" w:cs="Times New Roman"/>
                <w:lang w:val="en-US"/>
              </w:rPr>
              <w:t>RAG</w:t>
            </w:r>
          </w:p>
        </w:tc>
      </w:tr>
      <w:tr w:rsidR="00283685" w:rsidRPr="0079338D" w14:paraId="4689B0E8"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tcPr>
          <w:p w14:paraId="2A337492" w14:textId="782D7E51" w:rsidR="00283685" w:rsidRPr="00283685" w:rsidRDefault="00283685" w:rsidP="00283685">
            <w:pPr>
              <w:rPr>
                <w:rFonts w:ascii="Times New Roman" w:hAnsi="Times New Roman" w:cs="Times New Roman"/>
                <w:lang w:val="en-US"/>
              </w:rPr>
            </w:pPr>
            <w:r w:rsidRPr="00283685">
              <w:rPr>
                <w:rFonts w:ascii="Times New Roman" w:hAnsi="Times New Roman" w:cs="Times New Roman"/>
                <w:lang w:val="en-US"/>
              </w:rPr>
              <w:t xml:space="preserve">Saving the result with the {key} prefix has been interrupted. </w:t>
            </w:r>
            <w:proofErr w:type="spellStart"/>
            <w:r w:rsidRPr="00283685">
              <w:rPr>
                <w:rFonts w:ascii="Times New Roman" w:hAnsi="Times New Roman" w:cs="Times New Roman"/>
              </w:rPr>
              <w:t>Error</w:t>
            </w:r>
            <w:proofErr w:type="spellEnd"/>
            <w:r w:rsidRPr="00283685">
              <w:rPr>
                <w:rFonts w:ascii="Times New Roman" w:hAnsi="Times New Roman" w:cs="Times New Roman"/>
              </w:rPr>
              <w:t>: {</w:t>
            </w:r>
            <w:proofErr w:type="spellStart"/>
            <w:r w:rsidRPr="00283685">
              <w:rPr>
                <w:rFonts w:ascii="Times New Roman" w:hAnsi="Times New Roman" w:cs="Times New Roman"/>
              </w:rPr>
              <w:t>ex</w:t>
            </w:r>
            <w:proofErr w:type="spellEnd"/>
            <w:r w:rsidRPr="00283685">
              <w:rPr>
                <w:rFonts w:ascii="Times New Roman" w:hAnsi="Times New Roman" w:cs="Times New Roman"/>
              </w:rPr>
              <w:t>}.</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tcPr>
          <w:p w14:paraId="130BCB7A" w14:textId="4001D181" w:rsidR="00283685" w:rsidRPr="00283685" w:rsidRDefault="00283685" w:rsidP="00283685">
            <w:pPr>
              <w:rPr>
                <w:rFonts w:ascii="Times New Roman" w:hAnsi="Times New Roman" w:cs="Times New Roman"/>
              </w:rPr>
            </w:pPr>
            <w:r w:rsidRPr="00283685">
              <w:rPr>
                <w:rFonts w:ascii="Times New Roman" w:hAnsi="Times New Roman" w:cs="Times New Roman"/>
              </w:rPr>
              <w:t xml:space="preserve">Ошибка при сохранении результата </w:t>
            </w:r>
          </w:p>
        </w:tc>
      </w:tr>
      <w:tr w:rsidR="00460772" w:rsidRPr="009A49A2" w14:paraId="634AB3CF" w14:textId="77777777" w:rsidTr="00283685">
        <w:trPr>
          <w:trHeight w:val="300"/>
        </w:trPr>
        <w:tc>
          <w:tcPr>
            <w:tcW w:w="1970" w:type="pct"/>
            <w:tcBorders>
              <w:top w:val="single" w:sz="6" w:space="0" w:color="auto"/>
              <w:left w:val="single" w:sz="6" w:space="0" w:color="auto"/>
              <w:bottom w:val="single" w:sz="6" w:space="0" w:color="auto"/>
              <w:right w:val="single" w:sz="6" w:space="0" w:color="auto"/>
            </w:tcBorders>
            <w:shd w:val="clear" w:color="auto" w:fill="auto"/>
            <w:vAlign w:val="center"/>
          </w:tcPr>
          <w:p w14:paraId="2BD79767" w14:textId="3EFFF1C2" w:rsidR="00460772" w:rsidRPr="00283685" w:rsidRDefault="009A49A2" w:rsidP="00283685">
            <w:pPr>
              <w:rPr>
                <w:rFonts w:ascii="Times New Roman" w:hAnsi="Times New Roman" w:cs="Times New Roman"/>
                <w:lang w:val="en-US"/>
              </w:rPr>
            </w:pPr>
            <w:r w:rsidRPr="009A49A2">
              <w:rPr>
                <w:rFonts w:ascii="Times New Roman" w:hAnsi="Times New Roman" w:cs="Times New Roman"/>
                <w:lang w:val="en-US"/>
              </w:rPr>
              <w:t>API request failed:</w:t>
            </w:r>
          </w:p>
        </w:tc>
        <w:tc>
          <w:tcPr>
            <w:tcW w:w="3030" w:type="pct"/>
            <w:tcBorders>
              <w:top w:val="single" w:sz="6" w:space="0" w:color="auto"/>
              <w:left w:val="single" w:sz="6" w:space="0" w:color="auto"/>
              <w:bottom w:val="single" w:sz="6" w:space="0" w:color="auto"/>
              <w:right w:val="single" w:sz="6" w:space="0" w:color="auto"/>
            </w:tcBorders>
            <w:shd w:val="clear" w:color="auto" w:fill="auto"/>
            <w:vAlign w:val="center"/>
          </w:tcPr>
          <w:p w14:paraId="08D80BD6" w14:textId="68936BDC" w:rsidR="00460772" w:rsidRPr="009A49A2" w:rsidRDefault="009A49A2" w:rsidP="00283685">
            <w:pPr>
              <w:rPr>
                <w:rFonts w:ascii="Times New Roman" w:hAnsi="Times New Roman" w:cs="Times New Roman"/>
              </w:rPr>
            </w:pPr>
            <w:r>
              <w:rPr>
                <w:rFonts w:ascii="Times New Roman" w:hAnsi="Times New Roman" w:cs="Times New Roman"/>
              </w:rPr>
              <w:t xml:space="preserve">Ошибка при запросе к </w:t>
            </w:r>
            <w:r>
              <w:rPr>
                <w:rFonts w:ascii="Times New Roman" w:hAnsi="Times New Roman" w:cs="Times New Roman"/>
                <w:lang w:val="en-US"/>
              </w:rPr>
              <w:t>API</w:t>
            </w:r>
            <w:r w:rsidRPr="009A49A2">
              <w:rPr>
                <w:rFonts w:ascii="Times New Roman" w:hAnsi="Times New Roman" w:cs="Times New Roman"/>
              </w:rPr>
              <w:t xml:space="preserve"> </w:t>
            </w:r>
            <w:r>
              <w:rPr>
                <w:rFonts w:ascii="Times New Roman" w:hAnsi="Times New Roman" w:cs="Times New Roman"/>
              </w:rPr>
              <w:t>модели</w:t>
            </w:r>
          </w:p>
        </w:tc>
      </w:tr>
    </w:tbl>
    <w:p w14:paraId="15D662F7" w14:textId="7DAF88E8" w:rsidR="005F6521" w:rsidRDefault="005F6521" w:rsidP="005F6521">
      <w:pPr>
        <w:rPr>
          <w:rFonts w:ascii="Times New Roman" w:hAnsi="Times New Roman" w:cs="Times New Roman"/>
        </w:rPr>
      </w:pPr>
    </w:p>
    <w:p w14:paraId="2A99FCE4" w14:textId="470B7CE5" w:rsidR="005F6521" w:rsidRPr="00DB02FF" w:rsidRDefault="005F6521" w:rsidP="005F6521">
      <w:pPr>
        <w:pStyle w:val="a3"/>
      </w:pPr>
    </w:p>
    <w:p w14:paraId="392B1587" w14:textId="24D61B08" w:rsidR="00AA30A1" w:rsidRDefault="00AA30A1">
      <w:pPr>
        <w:rPr>
          <w:rFonts w:ascii="Times New Roman" w:hAnsi="Times New Roman" w:cs="Times New Roman"/>
        </w:rPr>
      </w:pPr>
      <w:r>
        <w:rPr>
          <w:rFonts w:ascii="Times New Roman" w:hAnsi="Times New Roman" w:cs="Times New Roman"/>
        </w:rPr>
        <w:br w:type="page"/>
      </w:r>
    </w:p>
    <w:p w14:paraId="44E5A6D2" w14:textId="77777777" w:rsidR="00A44F0E" w:rsidRPr="00D77911" w:rsidRDefault="00A44F0E" w:rsidP="00E91BC6">
      <w:pPr>
        <w:pStyle w:val="Heading1"/>
        <w:spacing w:before="120" w:after="120"/>
        <w:jc w:val="center"/>
        <w:rPr>
          <w:rFonts w:ascii="Times New Roman" w:hAnsi="Times New Roman" w:cs="Times New Roman"/>
          <w:b/>
          <w:sz w:val="28"/>
          <w:szCs w:val="28"/>
        </w:rPr>
      </w:pPr>
      <w:bookmarkStart w:id="138" w:name="_Toc185708571"/>
      <w:r w:rsidRPr="00D77911">
        <w:rPr>
          <w:rFonts w:ascii="Times New Roman" w:hAnsi="Times New Roman" w:cs="Times New Roman"/>
          <w:b/>
          <w:color w:val="000000" w:themeColor="text1"/>
          <w:sz w:val="24"/>
          <w:szCs w:val="24"/>
        </w:rPr>
        <w:t>СПИСОК ИСПОЛЬЗОВАННЫХ ИСТОЧНИКОВ</w:t>
      </w:r>
      <w:bookmarkEnd w:id="138"/>
    </w:p>
    <w:p w14:paraId="78FF7AA8" w14:textId="77777777" w:rsidR="00011327" w:rsidRPr="00011327" w:rsidRDefault="00011327" w:rsidP="00F51E50">
      <w:pPr>
        <w:spacing w:line="360" w:lineRule="auto"/>
        <w:rPr>
          <w:rFonts w:ascii="Times New Roman" w:hAnsi="Times New Roman" w:cs="Times New Roman"/>
          <w:lang w:val="en-US"/>
        </w:rPr>
      </w:pPr>
      <w:r w:rsidRPr="000D0507">
        <w:rPr>
          <w:rFonts w:ascii="Times New Roman" w:hAnsi="Times New Roman" w:cs="Times New Roman"/>
        </w:rPr>
        <w:t xml:space="preserve">[1] </w:t>
      </w:r>
      <w:r w:rsidRPr="00011327">
        <w:rPr>
          <w:rFonts w:ascii="Times New Roman" w:hAnsi="Times New Roman" w:cs="Times New Roman"/>
          <w:lang w:val="en-US"/>
        </w:rPr>
        <w:t>Feng</w:t>
      </w:r>
      <w:r w:rsidRPr="000D0507">
        <w:rPr>
          <w:rFonts w:ascii="Times New Roman" w:hAnsi="Times New Roman" w:cs="Times New Roman"/>
        </w:rPr>
        <w:t xml:space="preserve"> </w:t>
      </w:r>
      <w:r w:rsidRPr="00011327">
        <w:rPr>
          <w:rFonts w:ascii="Times New Roman" w:hAnsi="Times New Roman" w:cs="Times New Roman"/>
          <w:lang w:val="en-US"/>
        </w:rPr>
        <w:t>G</w:t>
      </w:r>
      <w:r w:rsidRPr="000D0507">
        <w:rPr>
          <w:rFonts w:ascii="Times New Roman" w:hAnsi="Times New Roman" w:cs="Times New Roman"/>
        </w:rPr>
        <w:t xml:space="preserve">. </w:t>
      </w:r>
      <w:r w:rsidRPr="00011327">
        <w:rPr>
          <w:rFonts w:ascii="Times New Roman" w:hAnsi="Times New Roman" w:cs="Times New Roman"/>
          <w:lang w:val="en-US"/>
        </w:rPr>
        <w:t>et</w:t>
      </w:r>
      <w:r w:rsidRPr="000D0507">
        <w:rPr>
          <w:rFonts w:ascii="Times New Roman" w:hAnsi="Times New Roman" w:cs="Times New Roman"/>
        </w:rPr>
        <w:t xml:space="preserve"> </w:t>
      </w:r>
      <w:r w:rsidRPr="00011327">
        <w:rPr>
          <w:rFonts w:ascii="Times New Roman" w:hAnsi="Times New Roman" w:cs="Times New Roman"/>
          <w:lang w:val="en-US"/>
        </w:rPr>
        <w:t>al</w:t>
      </w:r>
      <w:r w:rsidRPr="000D0507">
        <w:rPr>
          <w:rFonts w:ascii="Times New Roman" w:hAnsi="Times New Roman" w:cs="Times New Roman"/>
        </w:rPr>
        <w:t xml:space="preserve">. </w:t>
      </w:r>
      <w:r w:rsidRPr="00011327">
        <w:rPr>
          <w:rFonts w:ascii="Times New Roman" w:hAnsi="Times New Roman" w:cs="Times New Roman"/>
          <w:lang w:val="en-US"/>
        </w:rPr>
        <w:t>Towards revealing the mystery behind chain of thought: a theoretical perspective //Advances in Neural Information Processing Systems. – 2024. – Т. 36.</w:t>
      </w:r>
    </w:p>
    <w:p w14:paraId="7C117DA8" w14:textId="77777777" w:rsidR="00011327" w:rsidRPr="00011327" w:rsidRDefault="00011327" w:rsidP="00F51E50">
      <w:pPr>
        <w:spacing w:line="360" w:lineRule="auto"/>
        <w:rPr>
          <w:rFonts w:ascii="Times New Roman" w:hAnsi="Times New Roman" w:cs="Times New Roman"/>
          <w:lang w:val="en-US"/>
        </w:rPr>
      </w:pPr>
      <w:r w:rsidRPr="00011327">
        <w:rPr>
          <w:rFonts w:ascii="Times New Roman" w:hAnsi="Times New Roman" w:cs="Times New Roman"/>
          <w:lang w:val="en-US"/>
        </w:rPr>
        <w:t xml:space="preserve">[2] Liu Y. et al. G-eval: </w:t>
      </w:r>
      <w:proofErr w:type="spellStart"/>
      <w:r w:rsidRPr="00011327">
        <w:rPr>
          <w:rFonts w:ascii="Times New Roman" w:hAnsi="Times New Roman" w:cs="Times New Roman"/>
          <w:lang w:val="en-US"/>
        </w:rPr>
        <w:t>Nlg</w:t>
      </w:r>
      <w:proofErr w:type="spellEnd"/>
      <w:r w:rsidRPr="00011327">
        <w:rPr>
          <w:rFonts w:ascii="Times New Roman" w:hAnsi="Times New Roman" w:cs="Times New Roman"/>
          <w:lang w:val="en-US"/>
        </w:rPr>
        <w:t xml:space="preserve"> evaluation using gpt-4 with better human alignment //</w:t>
      </w:r>
      <w:proofErr w:type="spellStart"/>
      <w:r w:rsidRPr="00011327">
        <w:rPr>
          <w:rFonts w:ascii="Times New Roman" w:hAnsi="Times New Roman" w:cs="Times New Roman"/>
          <w:lang w:val="en-US"/>
        </w:rPr>
        <w:t>arXiv</w:t>
      </w:r>
      <w:proofErr w:type="spellEnd"/>
      <w:r w:rsidRPr="00011327">
        <w:rPr>
          <w:rFonts w:ascii="Times New Roman" w:hAnsi="Times New Roman" w:cs="Times New Roman"/>
          <w:lang w:val="en-US"/>
        </w:rPr>
        <w:t xml:space="preserve"> preprint arXiv:2303.16634. – 2023.</w:t>
      </w:r>
    </w:p>
    <w:p w14:paraId="460E9556" w14:textId="77777777" w:rsidR="00011327" w:rsidRPr="00011327" w:rsidRDefault="00011327" w:rsidP="00F51E50">
      <w:pPr>
        <w:spacing w:line="360" w:lineRule="auto"/>
        <w:rPr>
          <w:rFonts w:ascii="Times New Roman" w:hAnsi="Times New Roman" w:cs="Times New Roman"/>
          <w:lang w:val="en-US"/>
        </w:rPr>
      </w:pPr>
      <w:r w:rsidRPr="00011327">
        <w:rPr>
          <w:rFonts w:ascii="Times New Roman" w:hAnsi="Times New Roman" w:cs="Times New Roman"/>
          <w:lang w:val="en-US"/>
        </w:rPr>
        <w:t xml:space="preserve">[3] 2. Chase, H. (2022). </w:t>
      </w:r>
      <w:proofErr w:type="spellStart"/>
      <w:r w:rsidRPr="00011327">
        <w:rPr>
          <w:rFonts w:ascii="Times New Roman" w:hAnsi="Times New Roman" w:cs="Times New Roman"/>
          <w:lang w:val="en-US"/>
        </w:rPr>
        <w:t>LangChain</w:t>
      </w:r>
      <w:proofErr w:type="spellEnd"/>
      <w:r w:rsidRPr="00011327">
        <w:rPr>
          <w:rFonts w:ascii="Times New Roman" w:hAnsi="Times New Roman" w:cs="Times New Roman"/>
          <w:lang w:val="en-US"/>
        </w:rPr>
        <w:t xml:space="preserve"> [Computer software]. https://github.com/langchain-ai/langchain</w:t>
      </w:r>
    </w:p>
    <w:p w14:paraId="3883CF19" w14:textId="77777777" w:rsidR="00011327" w:rsidRPr="00011327" w:rsidRDefault="00011327" w:rsidP="00F51E50">
      <w:pPr>
        <w:spacing w:line="360" w:lineRule="auto"/>
        <w:rPr>
          <w:rFonts w:ascii="Times New Roman" w:hAnsi="Times New Roman" w:cs="Times New Roman"/>
          <w:lang w:val="en-US"/>
        </w:rPr>
      </w:pPr>
      <w:r w:rsidRPr="00011327">
        <w:rPr>
          <w:rFonts w:ascii="Times New Roman" w:hAnsi="Times New Roman" w:cs="Times New Roman"/>
          <w:lang w:val="en-US"/>
        </w:rPr>
        <w:t>[4] Li X. A Review of Prominent Paradigms for LLM-Based Agents: Tool Use (Including RAG), Planning, and Feedback Learning //</w:t>
      </w:r>
      <w:proofErr w:type="spellStart"/>
      <w:r w:rsidRPr="00011327">
        <w:rPr>
          <w:rFonts w:ascii="Times New Roman" w:hAnsi="Times New Roman" w:cs="Times New Roman"/>
          <w:lang w:val="en-US"/>
        </w:rPr>
        <w:t>arXiv</w:t>
      </w:r>
      <w:proofErr w:type="spellEnd"/>
      <w:r w:rsidRPr="00011327">
        <w:rPr>
          <w:rFonts w:ascii="Times New Roman" w:hAnsi="Times New Roman" w:cs="Times New Roman"/>
          <w:lang w:val="en-US"/>
        </w:rPr>
        <w:t xml:space="preserve"> preprint arXiv:2406.05804. – 2024.</w:t>
      </w:r>
    </w:p>
    <w:p w14:paraId="3497FD30" w14:textId="33ACB72B" w:rsidR="00D72561" w:rsidRPr="00B03366" w:rsidRDefault="00011327" w:rsidP="00F51E50">
      <w:pPr>
        <w:spacing w:line="360" w:lineRule="auto"/>
        <w:rPr>
          <w:rFonts w:ascii="Times New Roman" w:hAnsi="Times New Roman" w:cs="Times New Roman"/>
          <w:noProof/>
          <w:lang w:val="en-US"/>
        </w:rPr>
      </w:pPr>
      <w:r w:rsidRPr="00011327">
        <w:rPr>
          <w:rFonts w:ascii="Times New Roman" w:hAnsi="Times New Roman" w:cs="Times New Roman"/>
          <w:lang w:val="en-US"/>
        </w:rPr>
        <w:t>[5] Vijayarani S. et al. Text mining: open source tokenization tools-an analysis //Advanced Computational Intelligence: An International Journal (ACII). – 2016. – Т. 3. – №. 1. – С. 37-47.</w:t>
      </w:r>
      <w:r w:rsidR="00D72561" w:rsidRPr="00011327">
        <w:rPr>
          <w:rFonts w:ascii="Times New Roman" w:hAnsi="Times New Roman" w:cs="Times New Roman"/>
          <w:lang w:val="en-US"/>
        </w:rPr>
        <w:fldChar w:fldCharType="begin" w:fldLock="1"/>
      </w:r>
      <w:r w:rsidR="00D72561" w:rsidRPr="002530E5">
        <w:rPr>
          <w:rFonts w:ascii="Times New Roman" w:hAnsi="Times New Roman" w:cs="Times New Roman"/>
          <w:lang w:val="en-US"/>
        </w:rPr>
        <w:instrText xml:space="preserve">ADDIN Mendeley Bibliography CSL_BIBLIOGRAPHY </w:instrText>
      </w:r>
      <w:r w:rsidR="00D72561" w:rsidRPr="00011327">
        <w:rPr>
          <w:rFonts w:ascii="Times New Roman" w:hAnsi="Times New Roman" w:cs="Times New Roman"/>
          <w:lang w:val="en-US"/>
        </w:rPr>
        <w:fldChar w:fldCharType="separate"/>
      </w:r>
    </w:p>
    <w:p w14:paraId="0DCD114D" w14:textId="45D8F746" w:rsidR="00B53675" w:rsidRPr="002530E5" w:rsidRDefault="00D72561" w:rsidP="00F51E50">
      <w:pPr>
        <w:spacing w:line="360" w:lineRule="auto"/>
        <w:rPr>
          <w:rFonts w:ascii="Times New Roman" w:hAnsi="Times New Roman" w:cs="Times New Roman"/>
          <w:lang w:val="en-US"/>
        </w:rPr>
      </w:pPr>
      <w:r w:rsidRPr="00011327">
        <w:rPr>
          <w:rFonts w:ascii="Times New Roman" w:hAnsi="Times New Roman" w:cs="Times New Roman"/>
          <w:lang w:val="en-US"/>
        </w:rPr>
        <w:fldChar w:fldCharType="end"/>
      </w:r>
    </w:p>
    <w:p w14:paraId="0F1D6043" w14:textId="77777777" w:rsidR="00A44F0E" w:rsidRPr="002530E5" w:rsidRDefault="00A44F0E" w:rsidP="003F00B3">
      <w:pPr>
        <w:spacing w:line="360" w:lineRule="auto"/>
        <w:ind w:firstLine="708"/>
        <w:jc w:val="both"/>
        <w:rPr>
          <w:rFonts w:ascii="Times New Roman" w:hAnsi="Times New Roman" w:cs="Times New Roman"/>
          <w:lang w:val="en-US"/>
        </w:rPr>
      </w:pPr>
    </w:p>
    <w:p w14:paraId="7502A109" w14:textId="77777777" w:rsidR="00244B6A" w:rsidRPr="002530E5" w:rsidRDefault="00244B6A">
      <w:pPr>
        <w:rPr>
          <w:rFonts w:ascii="Times New Roman" w:hAnsi="Times New Roman" w:cs="Times New Roman"/>
          <w:lang w:val="en-US"/>
        </w:rPr>
      </w:pPr>
      <w:r w:rsidRPr="002530E5">
        <w:rPr>
          <w:rFonts w:ascii="Times New Roman" w:hAnsi="Times New Roman" w:cs="Times New Roman"/>
          <w:lang w:val="en-US"/>
        </w:rPr>
        <w:br w:type="page"/>
      </w:r>
    </w:p>
    <w:p w14:paraId="00E8C70A" w14:textId="214A1F58" w:rsidR="00B53675" w:rsidRDefault="00244B6A" w:rsidP="00244B6A">
      <w:pPr>
        <w:pStyle w:val="Heading1"/>
        <w:jc w:val="center"/>
        <w:rPr>
          <w:rFonts w:ascii="Times New Roman" w:hAnsi="Times New Roman" w:cs="Times New Roman"/>
          <w:b/>
          <w:color w:val="000000" w:themeColor="text1"/>
          <w:sz w:val="24"/>
          <w:szCs w:val="24"/>
        </w:rPr>
      </w:pPr>
      <w:bookmarkStart w:id="139" w:name="_Toc185708572"/>
      <w:r w:rsidRPr="051346AE">
        <w:rPr>
          <w:rFonts w:ascii="Times New Roman" w:hAnsi="Times New Roman" w:cs="Times New Roman"/>
          <w:b/>
          <w:color w:val="000000" w:themeColor="text1"/>
          <w:sz w:val="24"/>
          <w:szCs w:val="24"/>
        </w:rPr>
        <w:t>ЛИСТ РЕГИСТРАЦИ</w:t>
      </w:r>
      <w:r w:rsidR="00492B56" w:rsidRPr="051346AE">
        <w:rPr>
          <w:rFonts w:ascii="Times New Roman" w:hAnsi="Times New Roman" w:cs="Times New Roman"/>
          <w:b/>
          <w:color w:val="000000" w:themeColor="text1"/>
          <w:sz w:val="24"/>
          <w:szCs w:val="24"/>
        </w:rPr>
        <w:t>И</w:t>
      </w:r>
      <w:r w:rsidRPr="051346AE">
        <w:rPr>
          <w:rFonts w:ascii="Times New Roman" w:hAnsi="Times New Roman" w:cs="Times New Roman"/>
          <w:b/>
          <w:color w:val="000000" w:themeColor="text1"/>
          <w:sz w:val="24"/>
          <w:szCs w:val="24"/>
        </w:rPr>
        <w:t xml:space="preserve"> ИЗМЕНЕНИЙ</w:t>
      </w:r>
      <w:bookmarkEnd w:id="139"/>
    </w:p>
    <w:p w14:paraId="5778B62F" w14:textId="77777777" w:rsidR="00AA30A1" w:rsidRPr="00AA30A1" w:rsidRDefault="00AA30A1" w:rsidP="00AA30A1"/>
    <w:tbl>
      <w:tblPr>
        <w:tblStyle w:val="TableGrid"/>
        <w:tblW w:w="5000" w:type="pct"/>
        <w:tblLook w:val="04A0" w:firstRow="1" w:lastRow="0" w:firstColumn="1" w:lastColumn="0" w:noHBand="0" w:noVBand="1"/>
      </w:tblPr>
      <w:tblGrid>
        <w:gridCol w:w="538"/>
        <w:gridCol w:w="1092"/>
        <w:gridCol w:w="1064"/>
        <w:gridCol w:w="680"/>
        <w:gridCol w:w="1426"/>
        <w:gridCol w:w="879"/>
        <w:gridCol w:w="942"/>
        <w:gridCol w:w="1554"/>
        <w:gridCol w:w="623"/>
        <w:gridCol w:w="541"/>
      </w:tblGrid>
      <w:tr w:rsidR="00244B6A" w:rsidRPr="00382BFB" w14:paraId="7AE0DF9F" w14:textId="77777777" w:rsidTr="00382BFB">
        <w:tc>
          <w:tcPr>
            <w:tcW w:w="5000" w:type="pct"/>
            <w:gridSpan w:val="10"/>
          </w:tcPr>
          <w:p w14:paraId="179CF147" w14:textId="77777777" w:rsidR="00244B6A" w:rsidRPr="00382BFB" w:rsidRDefault="00244B6A" w:rsidP="00244B6A">
            <w:pPr>
              <w:spacing w:line="360" w:lineRule="auto"/>
              <w:jc w:val="center"/>
              <w:rPr>
                <w:rFonts w:ascii="Times New Roman" w:hAnsi="Times New Roman" w:cs="Times New Roman"/>
                <w:sz w:val="20"/>
                <w:szCs w:val="20"/>
              </w:rPr>
            </w:pPr>
            <w:r w:rsidRPr="00382BFB">
              <w:rPr>
                <w:rFonts w:ascii="Times New Roman" w:hAnsi="Times New Roman" w:cs="Times New Roman"/>
                <w:sz w:val="20"/>
                <w:szCs w:val="20"/>
              </w:rPr>
              <w:t>Лист регистрации изменений</w:t>
            </w:r>
          </w:p>
        </w:tc>
      </w:tr>
      <w:tr w:rsidR="00244B6A" w:rsidRPr="00382BFB" w14:paraId="73494AAD" w14:textId="77777777" w:rsidTr="00382BFB">
        <w:tc>
          <w:tcPr>
            <w:tcW w:w="288" w:type="pct"/>
            <w:vMerge w:val="restart"/>
          </w:tcPr>
          <w:p w14:paraId="1FEFC4C2"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Изм.</w:t>
            </w:r>
          </w:p>
        </w:tc>
        <w:tc>
          <w:tcPr>
            <w:tcW w:w="2282" w:type="pct"/>
            <w:gridSpan w:val="4"/>
          </w:tcPr>
          <w:p w14:paraId="4C5C12D4" w14:textId="77777777" w:rsidR="00244B6A" w:rsidRPr="00382BFB" w:rsidRDefault="00244B6A" w:rsidP="00244B6A">
            <w:pPr>
              <w:spacing w:line="360" w:lineRule="auto"/>
              <w:jc w:val="center"/>
              <w:rPr>
                <w:rFonts w:ascii="Times New Roman" w:hAnsi="Times New Roman" w:cs="Times New Roman"/>
                <w:sz w:val="20"/>
                <w:szCs w:val="20"/>
              </w:rPr>
            </w:pPr>
            <w:r w:rsidRPr="00382BFB">
              <w:rPr>
                <w:rFonts w:ascii="Times New Roman" w:hAnsi="Times New Roman" w:cs="Times New Roman"/>
                <w:sz w:val="20"/>
                <w:szCs w:val="20"/>
              </w:rPr>
              <w:t>Номера листов (страниц)</w:t>
            </w:r>
          </w:p>
        </w:tc>
        <w:tc>
          <w:tcPr>
            <w:tcW w:w="471" w:type="pct"/>
            <w:vMerge w:val="restart"/>
          </w:tcPr>
          <w:p w14:paraId="034B2C61"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Всего листов (страниц) в докум.</w:t>
            </w:r>
          </w:p>
        </w:tc>
        <w:tc>
          <w:tcPr>
            <w:tcW w:w="504" w:type="pct"/>
            <w:vMerge w:val="restart"/>
          </w:tcPr>
          <w:p w14:paraId="75F24526"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 документа</w:t>
            </w:r>
          </w:p>
        </w:tc>
        <w:tc>
          <w:tcPr>
            <w:tcW w:w="832" w:type="pct"/>
            <w:vMerge w:val="restart"/>
          </w:tcPr>
          <w:p w14:paraId="6A53C0AF" w14:textId="308FAA89" w:rsidR="00244B6A" w:rsidRPr="00382BFB" w:rsidRDefault="00244B6A" w:rsidP="00500D7C">
            <w:pPr>
              <w:spacing w:line="360" w:lineRule="auto"/>
              <w:rPr>
                <w:rFonts w:ascii="Times New Roman" w:hAnsi="Times New Roman" w:cs="Times New Roman"/>
                <w:sz w:val="20"/>
                <w:szCs w:val="20"/>
              </w:rPr>
            </w:pPr>
            <w:r w:rsidRPr="00382BFB">
              <w:rPr>
                <w:rFonts w:ascii="Times New Roman" w:hAnsi="Times New Roman" w:cs="Times New Roman"/>
                <w:sz w:val="20"/>
                <w:szCs w:val="20"/>
              </w:rPr>
              <w:t>Входящий № сопроводительного докум. и дата</w:t>
            </w:r>
          </w:p>
        </w:tc>
        <w:tc>
          <w:tcPr>
            <w:tcW w:w="334" w:type="pct"/>
            <w:vMerge w:val="restart"/>
          </w:tcPr>
          <w:p w14:paraId="2A13F07D"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Подп.</w:t>
            </w:r>
          </w:p>
        </w:tc>
        <w:tc>
          <w:tcPr>
            <w:tcW w:w="290" w:type="pct"/>
            <w:vMerge w:val="restart"/>
          </w:tcPr>
          <w:p w14:paraId="59FDA900" w14:textId="77777777" w:rsidR="00244B6A" w:rsidRPr="00382BFB" w:rsidRDefault="00273782"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Дата</w:t>
            </w:r>
          </w:p>
        </w:tc>
      </w:tr>
      <w:tr w:rsidR="00273782" w:rsidRPr="00382BFB" w14:paraId="310B1D8E" w14:textId="77777777" w:rsidTr="00D77911">
        <w:tc>
          <w:tcPr>
            <w:tcW w:w="288" w:type="pct"/>
            <w:vMerge/>
          </w:tcPr>
          <w:p w14:paraId="5DC2BB58"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1299F969"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Изменённых</w:t>
            </w:r>
          </w:p>
        </w:tc>
        <w:tc>
          <w:tcPr>
            <w:tcW w:w="570" w:type="pct"/>
          </w:tcPr>
          <w:p w14:paraId="3801EDD6"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Заменённых</w:t>
            </w:r>
          </w:p>
        </w:tc>
        <w:tc>
          <w:tcPr>
            <w:tcW w:w="364" w:type="pct"/>
          </w:tcPr>
          <w:p w14:paraId="3D0E0987"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Новых</w:t>
            </w:r>
          </w:p>
        </w:tc>
        <w:tc>
          <w:tcPr>
            <w:tcW w:w="763" w:type="pct"/>
          </w:tcPr>
          <w:p w14:paraId="5E905144" w14:textId="77777777" w:rsidR="00244B6A" w:rsidRPr="00382BFB" w:rsidRDefault="00244B6A" w:rsidP="003F00B3">
            <w:pPr>
              <w:spacing w:line="360" w:lineRule="auto"/>
              <w:jc w:val="both"/>
              <w:rPr>
                <w:rFonts w:ascii="Times New Roman" w:hAnsi="Times New Roman" w:cs="Times New Roman"/>
                <w:sz w:val="20"/>
                <w:szCs w:val="20"/>
              </w:rPr>
            </w:pPr>
            <w:r w:rsidRPr="00382BFB">
              <w:rPr>
                <w:rFonts w:ascii="Times New Roman" w:hAnsi="Times New Roman" w:cs="Times New Roman"/>
                <w:sz w:val="20"/>
                <w:szCs w:val="20"/>
              </w:rPr>
              <w:t>Аннулированных</w:t>
            </w:r>
          </w:p>
        </w:tc>
        <w:tc>
          <w:tcPr>
            <w:tcW w:w="471" w:type="pct"/>
            <w:vMerge/>
          </w:tcPr>
          <w:p w14:paraId="618A73A5"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vMerge/>
          </w:tcPr>
          <w:p w14:paraId="178367E5"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vMerge/>
          </w:tcPr>
          <w:p w14:paraId="273585B3"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vMerge/>
          </w:tcPr>
          <w:p w14:paraId="4B56DEC5"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vMerge/>
          </w:tcPr>
          <w:p w14:paraId="5EAD14FD"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2ECA454" w14:textId="77777777" w:rsidTr="00D77911">
        <w:tc>
          <w:tcPr>
            <w:tcW w:w="288" w:type="pct"/>
          </w:tcPr>
          <w:p w14:paraId="12799CCB"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5E80C0CE"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0C718D5C"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B48B2D2"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2F012F88"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5B893704"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3A1080A6"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2624453C"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5880DBF9"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6283BCBE"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65078572" w14:textId="77777777" w:rsidTr="00D77911">
        <w:tc>
          <w:tcPr>
            <w:tcW w:w="288" w:type="pct"/>
          </w:tcPr>
          <w:p w14:paraId="7B692C83"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0CDDA37D"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2DD5BCAA"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BB39FD1"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350721DE"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6DAB0EBF"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5661B211"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7CF9199A"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7B582A91"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0066062C"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81F1A26" w14:textId="77777777" w:rsidTr="00D77911">
        <w:tc>
          <w:tcPr>
            <w:tcW w:w="288" w:type="pct"/>
          </w:tcPr>
          <w:p w14:paraId="6C9760D9"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066B456B"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5C52D297"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065D7F3"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0E1A711A"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2771B49C"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502A870F"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A8C21BF"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3CF740F4"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74839CB1"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4A3FA55F" w14:textId="77777777" w:rsidTr="00D77911">
        <w:tc>
          <w:tcPr>
            <w:tcW w:w="288" w:type="pct"/>
          </w:tcPr>
          <w:p w14:paraId="5C3B1AB7"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627CC282"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673EE1DF"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26C1062"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36BD80C7"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1F0231D4"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323E5C32"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1D63BD43"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166077AD"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0DDBF481"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31E0569A" w14:textId="77777777" w:rsidTr="00D77911">
        <w:tc>
          <w:tcPr>
            <w:tcW w:w="288" w:type="pct"/>
          </w:tcPr>
          <w:p w14:paraId="06B8034F"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5C63A059"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750B6E70"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5298C568"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49DA1766"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4EC07E1E"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49B32B7A"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7997B458"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4BEE89AE"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1924BFD7"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06DEDBD" w14:textId="77777777" w:rsidTr="00D77911">
        <w:tc>
          <w:tcPr>
            <w:tcW w:w="288" w:type="pct"/>
          </w:tcPr>
          <w:p w14:paraId="06670DF7"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3A8F832A"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2EA7B235"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26C6DD2"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44BE17EF"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4BA91566"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30A6C146"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8515E65"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349EF281"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50C9FFFA"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4637FA43" w14:textId="77777777" w:rsidTr="00D77911">
        <w:tc>
          <w:tcPr>
            <w:tcW w:w="288" w:type="pct"/>
          </w:tcPr>
          <w:p w14:paraId="44465648"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5968F447"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2A7025C1"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2B652E69"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63B24F0E"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4A8FAEEB"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05363741"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BF26FD7"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6EB9398F"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52E21477"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67618F35" w14:textId="77777777" w:rsidTr="00D77911">
        <w:tc>
          <w:tcPr>
            <w:tcW w:w="288" w:type="pct"/>
          </w:tcPr>
          <w:p w14:paraId="6C88BECB"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550C6582"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579F1E7E"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0E61A1B1"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5284B594"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4836C409"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780B5BDE"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66D0423E"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5E8A2242"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745120BB"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D4B9240" w14:textId="77777777" w:rsidTr="00D77911">
        <w:tc>
          <w:tcPr>
            <w:tcW w:w="288" w:type="pct"/>
          </w:tcPr>
          <w:p w14:paraId="24BFC60A"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6C1D22AE"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34C85E21"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05CFE7A4"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13F63547"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6766AF32"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695BF92A"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8729E99"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303AFAFF"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61BBD0F1"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A59AF6A" w14:textId="77777777" w:rsidTr="00D77911">
        <w:tc>
          <w:tcPr>
            <w:tcW w:w="288" w:type="pct"/>
          </w:tcPr>
          <w:p w14:paraId="5736A63F"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6694A89C"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70154DD3"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7C5779BB"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42E5F24B"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0A8D0EBA"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607AA320"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5BD0ED3F"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792A75EE"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6CFB28D0"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51225031" w14:textId="77777777" w:rsidTr="00D77911">
        <w:tc>
          <w:tcPr>
            <w:tcW w:w="288" w:type="pct"/>
          </w:tcPr>
          <w:p w14:paraId="5DAB7F73"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1745480E"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57E9FC6E"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4685DC68"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18655075"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01CC67B5"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19B33E02"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C5E8F80"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22B3D188"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677A1270"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24E5FD51" w14:textId="77777777" w:rsidTr="00D77911">
        <w:tc>
          <w:tcPr>
            <w:tcW w:w="288" w:type="pct"/>
          </w:tcPr>
          <w:p w14:paraId="2C6B4B28"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2B2F11D4"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47CBB2C1"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6C956D8D"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3B98B974"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6D0F5B19"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0126C49F"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4751C906"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2799CD0A"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525BC01D"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43AADB8C" w14:textId="77777777" w:rsidTr="00D77911">
        <w:tc>
          <w:tcPr>
            <w:tcW w:w="288" w:type="pct"/>
          </w:tcPr>
          <w:p w14:paraId="2633CBAB"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2C191E4A"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5AABB514"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084EA2F3"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4BCE0038"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38EB4A2C"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35894E0E"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6F844148"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3FC94AF6"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284D971C"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1CD9B673" w14:textId="77777777" w:rsidTr="00D77911">
        <w:tc>
          <w:tcPr>
            <w:tcW w:w="288" w:type="pct"/>
          </w:tcPr>
          <w:p w14:paraId="0CB5638D"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25B8DBF6"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3FDB27A3"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558C65B1"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06260A1A"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7C5E2FE7"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4460B46B"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4CF63E51"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1DC19447"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26621C05"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3632139" w14:textId="77777777" w:rsidTr="00D77911">
        <w:tc>
          <w:tcPr>
            <w:tcW w:w="288" w:type="pct"/>
          </w:tcPr>
          <w:p w14:paraId="673909F4"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123FCDFB"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34CDBEB9"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541A7CF2"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17384388"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6483764C"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225E1CCD"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F839A20"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46BC7333"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469C407F"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7318C985" w14:textId="77777777" w:rsidTr="00D77911">
        <w:tc>
          <w:tcPr>
            <w:tcW w:w="288" w:type="pct"/>
          </w:tcPr>
          <w:p w14:paraId="3CFE86C9"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0B85A943"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21BB1375"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20E6381D"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3B036463"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0C2EF81E"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00F15BB0"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465718AC"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165A5EFF"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23FB19C8"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40BCA999" w14:textId="77777777" w:rsidTr="00D77911">
        <w:tc>
          <w:tcPr>
            <w:tcW w:w="288" w:type="pct"/>
          </w:tcPr>
          <w:p w14:paraId="18F7F88B"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7C069E78"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24FA67B8"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3569B6B7"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33935F27"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37B61863"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5FD250CD"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2272A337"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22EC272F"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58A80460"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2EE74295" w14:textId="77777777" w:rsidTr="00D77911">
        <w:tc>
          <w:tcPr>
            <w:tcW w:w="288" w:type="pct"/>
          </w:tcPr>
          <w:p w14:paraId="20C31A71"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77DA1BF1"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056EE3EA"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0A2A4920"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1343FE2F"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327B1556"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36EE49ED"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6E96E016"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2D1FA7C6"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32743378"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1BBCF2F6" w14:textId="77777777" w:rsidTr="00D77911">
        <w:tc>
          <w:tcPr>
            <w:tcW w:w="288" w:type="pct"/>
          </w:tcPr>
          <w:p w14:paraId="78F22C9C"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7DA65EBE"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728DABD0"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40053017"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2212C0FE"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4482938F"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6063B322"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6BDC058D"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72CDE922"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6075A161" w14:textId="77777777" w:rsidR="00244B6A" w:rsidRPr="00382BFB" w:rsidRDefault="00244B6A" w:rsidP="003F00B3">
            <w:pPr>
              <w:spacing w:line="360" w:lineRule="auto"/>
              <w:jc w:val="both"/>
              <w:rPr>
                <w:rFonts w:ascii="Times New Roman" w:hAnsi="Times New Roman" w:cs="Times New Roman"/>
                <w:sz w:val="20"/>
                <w:szCs w:val="20"/>
              </w:rPr>
            </w:pPr>
          </w:p>
        </w:tc>
      </w:tr>
      <w:tr w:rsidR="00273782" w:rsidRPr="00382BFB" w14:paraId="686A7E31" w14:textId="77777777" w:rsidTr="00D77911">
        <w:tc>
          <w:tcPr>
            <w:tcW w:w="288" w:type="pct"/>
          </w:tcPr>
          <w:p w14:paraId="3AC19059" w14:textId="77777777" w:rsidR="00244B6A" w:rsidRPr="00382BFB" w:rsidRDefault="00244B6A" w:rsidP="003F00B3">
            <w:pPr>
              <w:spacing w:line="360" w:lineRule="auto"/>
              <w:jc w:val="both"/>
              <w:rPr>
                <w:rFonts w:ascii="Times New Roman" w:hAnsi="Times New Roman" w:cs="Times New Roman"/>
                <w:sz w:val="20"/>
                <w:szCs w:val="20"/>
              </w:rPr>
            </w:pPr>
          </w:p>
        </w:tc>
        <w:tc>
          <w:tcPr>
            <w:tcW w:w="585" w:type="pct"/>
          </w:tcPr>
          <w:p w14:paraId="2ECB7D07" w14:textId="77777777" w:rsidR="00244B6A" w:rsidRPr="00382BFB" w:rsidRDefault="00244B6A" w:rsidP="003F00B3">
            <w:pPr>
              <w:spacing w:line="360" w:lineRule="auto"/>
              <w:jc w:val="both"/>
              <w:rPr>
                <w:rFonts w:ascii="Times New Roman" w:hAnsi="Times New Roman" w:cs="Times New Roman"/>
                <w:sz w:val="20"/>
                <w:szCs w:val="20"/>
              </w:rPr>
            </w:pPr>
          </w:p>
        </w:tc>
        <w:tc>
          <w:tcPr>
            <w:tcW w:w="570" w:type="pct"/>
          </w:tcPr>
          <w:p w14:paraId="4F882F16" w14:textId="77777777" w:rsidR="00244B6A" w:rsidRPr="00382BFB" w:rsidRDefault="00244B6A" w:rsidP="003F00B3">
            <w:pPr>
              <w:spacing w:line="360" w:lineRule="auto"/>
              <w:jc w:val="both"/>
              <w:rPr>
                <w:rFonts w:ascii="Times New Roman" w:hAnsi="Times New Roman" w:cs="Times New Roman"/>
                <w:sz w:val="20"/>
                <w:szCs w:val="20"/>
              </w:rPr>
            </w:pPr>
          </w:p>
        </w:tc>
        <w:tc>
          <w:tcPr>
            <w:tcW w:w="364" w:type="pct"/>
          </w:tcPr>
          <w:p w14:paraId="36834C04" w14:textId="77777777" w:rsidR="00244B6A" w:rsidRPr="00382BFB" w:rsidRDefault="00244B6A" w:rsidP="003F00B3">
            <w:pPr>
              <w:spacing w:line="360" w:lineRule="auto"/>
              <w:jc w:val="both"/>
              <w:rPr>
                <w:rFonts w:ascii="Times New Roman" w:hAnsi="Times New Roman" w:cs="Times New Roman"/>
                <w:sz w:val="20"/>
                <w:szCs w:val="20"/>
              </w:rPr>
            </w:pPr>
          </w:p>
        </w:tc>
        <w:tc>
          <w:tcPr>
            <w:tcW w:w="763" w:type="pct"/>
          </w:tcPr>
          <w:p w14:paraId="6607F3F1" w14:textId="77777777" w:rsidR="00244B6A" w:rsidRPr="00382BFB" w:rsidRDefault="00244B6A" w:rsidP="003F00B3">
            <w:pPr>
              <w:spacing w:line="360" w:lineRule="auto"/>
              <w:jc w:val="both"/>
              <w:rPr>
                <w:rFonts w:ascii="Times New Roman" w:hAnsi="Times New Roman" w:cs="Times New Roman"/>
                <w:sz w:val="20"/>
                <w:szCs w:val="20"/>
              </w:rPr>
            </w:pPr>
          </w:p>
        </w:tc>
        <w:tc>
          <w:tcPr>
            <w:tcW w:w="471" w:type="pct"/>
          </w:tcPr>
          <w:p w14:paraId="5A26511F" w14:textId="77777777" w:rsidR="00244B6A" w:rsidRPr="00382BFB" w:rsidRDefault="00244B6A" w:rsidP="003F00B3">
            <w:pPr>
              <w:spacing w:line="360" w:lineRule="auto"/>
              <w:jc w:val="both"/>
              <w:rPr>
                <w:rFonts w:ascii="Times New Roman" w:hAnsi="Times New Roman" w:cs="Times New Roman"/>
                <w:sz w:val="20"/>
                <w:szCs w:val="20"/>
              </w:rPr>
            </w:pPr>
          </w:p>
        </w:tc>
        <w:tc>
          <w:tcPr>
            <w:tcW w:w="504" w:type="pct"/>
          </w:tcPr>
          <w:p w14:paraId="0B02F3AC" w14:textId="77777777" w:rsidR="00244B6A" w:rsidRPr="00382BFB" w:rsidRDefault="00244B6A" w:rsidP="003F00B3">
            <w:pPr>
              <w:spacing w:line="360" w:lineRule="auto"/>
              <w:jc w:val="both"/>
              <w:rPr>
                <w:rFonts w:ascii="Times New Roman" w:hAnsi="Times New Roman" w:cs="Times New Roman"/>
                <w:sz w:val="20"/>
                <w:szCs w:val="20"/>
              </w:rPr>
            </w:pPr>
          </w:p>
        </w:tc>
        <w:tc>
          <w:tcPr>
            <w:tcW w:w="832" w:type="pct"/>
          </w:tcPr>
          <w:p w14:paraId="0B4AC60F" w14:textId="77777777" w:rsidR="00244B6A" w:rsidRPr="00382BFB" w:rsidRDefault="00244B6A" w:rsidP="003F00B3">
            <w:pPr>
              <w:spacing w:line="360" w:lineRule="auto"/>
              <w:jc w:val="both"/>
              <w:rPr>
                <w:rFonts w:ascii="Times New Roman" w:hAnsi="Times New Roman" w:cs="Times New Roman"/>
                <w:sz w:val="20"/>
                <w:szCs w:val="20"/>
              </w:rPr>
            </w:pPr>
          </w:p>
        </w:tc>
        <w:tc>
          <w:tcPr>
            <w:tcW w:w="334" w:type="pct"/>
          </w:tcPr>
          <w:p w14:paraId="4E9CE63F" w14:textId="77777777" w:rsidR="00244B6A" w:rsidRPr="00382BFB" w:rsidRDefault="00244B6A" w:rsidP="003F00B3">
            <w:pPr>
              <w:spacing w:line="360" w:lineRule="auto"/>
              <w:jc w:val="both"/>
              <w:rPr>
                <w:rFonts w:ascii="Times New Roman" w:hAnsi="Times New Roman" w:cs="Times New Roman"/>
                <w:sz w:val="20"/>
                <w:szCs w:val="20"/>
              </w:rPr>
            </w:pPr>
          </w:p>
        </w:tc>
        <w:tc>
          <w:tcPr>
            <w:tcW w:w="290" w:type="pct"/>
          </w:tcPr>
          <w:p w14:paraId="7439CC96" w14:textId="77777777" w:rsidR="00244B6A" w:rsidRPr="00382BFB" w:rsidRDefault="00244B6A" w:rsidP="003F00B3">
            <w:pPr>
              <w:spacing w:line="360" w:lineRule="auto"/>
              <w:jc w:val="both"/>
              <w:rPr>
                <w:rFonts w:ascii="Times New Roman" w:hAnsi="Times New Roman" w:cs="Times New Roman"/>
                <w:sz w:val="20"/>
                <w:szCs w:val="20"/>
              </w:rPr>
            </w:pPr>
          </w:p>
        </w:tc>
      </w:tr>
    </w:tbl>
    <w:p w14:paraId="587806A0" w14:textId="77777777" w:rsidR="003506F2" w:rsidRPr="00AB4791" w:rsidRDefault="003506F2" w:rsidP="00A44F0E">
      <w:pPr>
        <w:rPr>
          <w:rFonts w:ascii="Times New Roman" w:hAnsi="Times New Roman" w:cs="Times New Roman"/>
        </w:rPr>
      </w:pPr>
    </w:p>
    <w:sectPr w:rsidR="003506F2" w:rsidRPr="00AB4791" w:rsidSect="00BC4CCB">
      <w:pgSz w:w="11900" w:h="16840"/>
      <w:pgMar w:top="1134" w:right="850" w:bottom="1134" w:left="1701"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8" w:author="Калюжная Анна Владимировна" w:date="2024-12-17T19:53:00Z" w:initials="АК">
    <w:p w14:paraId="72A6248E" w14:textId="77777777" w:rsidR="009D2E15" w:rsidRDefault="009D2E15" w:rsidP="009D2E15">
      <w:pPr>
        <w:pStyle w:val="CommentText"/>
      </w:pPr>
      <w:r>
        <w:rPr>
          <w:rStyle w:val="CommentReference"/>
        </w:rPr>
        <w:annotationRef/>
      </w:r>
      <w:r>
        <w:t>Каминский</w:t>
      </w:r>
    </w:p>
  </w:comment>
  <w:comment w:id="49" w:author="Каминский Юрий Константинович" w:date="2024-12-19T16:59:00Z" w:initials="КЮК">
    <w:p w14:paraId="6AD55C03" w14:textId="77777777" w:rsidR="009D2E15" w:rsidRDefault="009D2E15" w:rsidP="009D2E15">
      <w:pPr>
        <w:pStyle w:val="CommentText"/>
      </w:pPr>
      <w:r>
        <w:rPr>
          <w:rStyle w:val="CommentReference"/>
        </w:rPr>
        <w:annotationRef/>
      </w:r>
      <w:r>
        <w:t>готово</w:t>
      </w:r>
    </w:p>
  </w:comment>
  <w:comment w:id="54" w:author="Калюжная Анна Владимировна" w:date="2024-12-17T19:53:00Z" w:initials="АК">
    <w:p w14:paraId="1637C5D2" w14:textId="77777777" w:rsidR="009D2E15" w:rsidRDefault="009D2E15" w:rsidP="009D2E15">
      <w:pPr>
        <w:pStyle w:val="CommentText"/>
      </w:pPr>
      <w:r>
        <w:rPr>
          <w:rStyle w:val="CommentReference"/>
        </w:rPr>
        <w:annotationRef/>
      </w:r>
      <w:r>
        <w:t>Филатова</w:t>
      </w:r>
    </w:p>
  </w:comment>
  <w:comment w:id="55" w:author="Филатова Анастасия Алексеевна" w:date="2024-12-20T18:25:00Z" w:initials="АФ">
    <w:p w14:paraId="74ACBDF6" w14:textId="77777777" w:rsidR="009D2E15" w:rsidRDefault="009D2E15" w:rsidP="009D2E15">
      <w:pPr>
        <w:pStyle w:val="CommentText"/>
      </w:pPr>
      <w:r>
        <w:rPr>
          <w:rStyle w:val="CommentReference"/>
        </w:rPr>
        <w:annotationRef/>
      </w:r>
      <w:r>
        <w:t>Готово</w:t>
      </w:r>
    </w:p>
  </w:comment>
  <w:comment w:id="59" w:author="Калюжная Анна Владимировна" w:date="2024-12-17T19:53:00Z" w:initials="АК">
    <w:p w14:paraId="22007ACF" w14:textId="77777777" w:rsidR="009D2E15" w:rsidRDefault="009D2E15" w:rsidP="009D2E15">
      <w:pPr>
        <w:pStyle w:val="CommentText"/>
      </w:pPr>
      <w:r>
        <w:rPr>
          <w:rStyle w:val="CommentReference"/>
        </w:rPr>
        <w:annotationRef/>
      </w:r>
      <w:r>
        <w:t>Ходорченко</w:t>
      </w:r>
    </w:p>
  </w:comment>
  <w:comment w:id="62" w:author="Калюжная Анна Владимировна" w:date="2024-12-17T19:54:00Z" w:initials="АК">
    <w:p w14:paraId="0774152B" w14:textId="77777777" w:rsidR="009D2E15" w:rsidRDefault="009D2E15" w:rsidP="009D2E15">
      <w:pPr>
        <w:pStyle w:val="CommentText"/>
      </w:pPr>
      <w:r>
        <w:rPr>
          <w:rStyle w:val="CommentReference"/>
        </w:rPr>
        <w:annotationRef/>
      </w:r>
      <w:r>
        <w:t>Ходорченко</w:t>
      </w:r>
    </w:p>
  </w:comment>
  <w:comment w:id="71" w:author="Калюжная Анна Владимировна" w:date="2024-12-17T19:54:00Z" w:initials="АК">
    <w:p w14:paraId="35A04050" w14:textId="77777777" w:rsidR="00AF2242" w:rsidRDefault="00AF2242" w:rsidP="00AF2242">
      <w:pPr>
        <w:pStyle w:val="CommentText"/>
      </w:pPr>
      <w:r>
        <w:rPr>
          <w:rStyle w:val="CommentReference"/>
        </w:rPr>
        <w:annotationRef/>
      </w:r>
      <w:r>
        <w:t>Каминский</w:t>
      </w:r>
    </w:p>
  </w:comment>
  <w:comment w:id="72" w:author="Каминский Юрий Константинович" w:date="2024-12-19T17:00:00Z" w:initials="КЮК">
    <w:p w14:paraId="5FD01DF1" w14:textId="77777777" w:rsidR="00AF2242" w:rsidRDefault="00AF2242" w:rsidP="00AF2242">
      <w:pPr>
        <w:pStyle w:val="CommentText"/>
      </w:pPr>
      <w:r>
        <w:rPr>
          <w:rStyle w:val="CommentReference"/>
        </w:rPr>
        <w:annotationRef/>
      </w:r>
      <w:r>
        <w:t>готово</w:t>
      </w:r>
    </w:p>
  </w:comment>
  <w:comment w:id="75" w:author="Калюжная Анна Владимировна" w:date="2024-12-17T19:54:00Z" w:initials="АК">
    <w:p w14:paraId="4E19A16F" w14:textId="77777777" w:rsidR="00AF2242" w:rsidRDefault="00AF2242" w:rsidP="00AF2242">
      <w:pPr>
        <w:pStyle w:val="CommentText"/>
      </w:pPr>
      <w:r>
        <w:rPr>
          <w:rStyle w:val="CommentReference"/>
        </w:rPr>
        <w:annotationRef/>
      </w:r>
      <w:r>
        <w:t>Филатова</w:t>
      </w:r>
    </w:p>
  </w:comment>
  <w:comment w:id="76" w:author="Перов Иван Иванович" w:date="2024-12-20T18:54:00Z" w:initials="ИП">
    <w:p w14:paraId="4852F4F8" w14:textId="77777777" w:rsidR="00AF2242" w:rsidRDefault="00AF2242" w:rsidP="00AF2242">
      <w:pPr>
        <w:pStyle w:val="CommentText"/>
      </w:pPr>
      <w:r>
        <w:rPr>
          <w:rStyle w:val="CommentReference"/>
        </w:rPr>
        <w:annotationRef/>
      </w:r>
      <w:r>
        <w:t>Готово</w:t>
      </w:r>
    </w:p>
  </w:comment>
  <w:comment w:id="79" w:author="Калюжная Анна Владимировна" w:date="2024-12-17T19:54:00Z" w:initials="АК">
    <w:p w14:paraId="318C992C" w14:textId="77777777" w:rsidR="00AF2242" w:rsidRDefault="00AF2242" w:rsidP="00AF2242">
      <w:pPr>
        <w:pStyle w:val="CommentText"/>
      </w:pPr>
      <w:r>
        <w:rPr>
          <w:rStyle w:val="CommentReference"/>
        </w:rPr>
        <w:annotationRef/>
      </w:r>
      <w:r>
        <w:t>Ходорченко</w:t>
      </w:r>
    </w:p>
  </w:comment>
  <w:comment w:id="80" w:author="Калюжная Анна Владимировна" w:date="2024-12-17T11:54:00Z" w:initials="КВ">
    <w:p w14:paraId="79DD06F8" w14:textId="77777777" w:rsidR="00AF2242" w:rsidRDefault="00AF2242" w:rsidP="00AF2242">
      <w:pPr>
        <w:pStyle w:val="CommentText"/>
      </w:pPr>
      <w:r>
        <w:rPr>
          <w:rStyle w:val="CommentReference"/>
        </w:rPr>
        <w:annotationRef/>
      </w:r>
      <w:r w:rsidRPr="54B71DC0">
        <w:t>Ходорченко</w:t>
      </w:r>
    </w:p>
  </w:comment>
  <w:comment w:id="83" w:author="Калюжная Анна Владимировна" w:date="2024-12-17T19:54:00Z" w:initials="АК">
    <w:p w14:paraId="2F615E11" w14:textId="77777777" w:rsidR="00AF2242" w:rsidRDefault="00AF2242" w:rsidP="00AF2242">
      <w:pPr>
        <w:pStyle w:val="CommentText"/>
      </w:pPr>
      <w:r>
        <w:rPr>
          <w:rStyle w:val="CommentReference"/>
        </w:rPr>
        <w:annotationRef/>
      </w:r>
      <w:r>
        <w:t>Ходорченко</w:t>
      </w:r>
    </w:p>
  </w:comment>
  <w:comment w:id="84" w:author="Ходорченко Мария Андреевна" w:date="2024-12-21T04:39:00Z" w:initials="MK">
    <w:p w14:paraId="45628353" w14:textId="77777777" w:rsidR="00AF2242" w:rsidRDefault="00AF2242" w:rsidP="00AF2242">
      <w:r>
        <w:rPr>
          <w:rStyle w:val="CommentReference"/>
        </w:rPr>
        <w:annotationRef/>
      </w:r>
      <w:r>
        <w:rPr>
          <w:rFonts w:ascii="Calibri" w:eastAsia="Calibri" w:hAnsi="Calibri" w:cs="Times New Roman"/>
          <w:sz w:val="20"/>
          <w:szCs w:val="20"/>
        </w:rPr>
        <w:t>+</w:t>
      </w:r>
    </w:p>
  </w:comment>
  <w:comment w:id="89" w:author="Калюжная Анна Владимировна" w:date="2024-12-17T19:55:00Z" w:initials="АК">
    <w:p w14:paraId="57251E00" w14:textId="77777777" w:rsidR="006542DC" w:rsidRDefault="006542DC" w:rsidP="006542DC">
      <w:pPr>
        <w:pStyle w:val="CommentText"/>
      </w:pPr>
      <w:r>
        <w:rPr>
          <w:rStyle w:val="CommentReference"/>
        </w:rPr>
        <w:annotationRef/>
      </w:r>
      <w:r>
        <w:t>Каминский</w:t>
      </w:r>
    </w:p>
  </w:comment>
  <w:comment w:id="90" w:author="Каминский Юрий Константинович" w:date="2024-12-19T17:00:00Z" w:initials="КЮК">
    <w:p w14:paraId="45FCD69E" w14:textId="77777777" w:rsidR="006542DC" w:rsidRDefault="006542DC" w:rsidP="006542DC">
      <w:pPr>
        <w:pStyle w:val="CommentText"/>
      </w:pPr>
      <w:r>
        <w:rPr>
          <w:rStyle w:val="CommentReference"/>
        </w:rPr>
        <w:annotationRef/>
      </w:r>
      <w:r>
        <w:t>готово</w:t>
      </w:r>
    </w:p>
  </w:comment>
  <w:comment w:id="93" w:author="Калюжная Анна Владимировна" w:date="2024-12-17T19:55:00Z" w:initials="АК">
    <w:p w14:paraId="0FC24577" w14:textId="77777777" w:rsidR="006542DC" w:rsidRDefault="006542DC" w:rsidP="006542DC">
      <w:pPr>
        <w:pStyle w:val="CommentText"/>
      </w:pPr>
      <w:r>
        <w:rPr>
          <w:rStyle w:val="CommentReference"/>
        </w:rPr>
        <w:annotationRef/>
      </w:r>
      <w:r>
        <w:t>Филатова</w:t>
      </w:r>
    </w:p>
  </w:comment>
  <w:comment w:id="94" w:author="Филатова Анастасия Алексеевна" w:date="2024-12-20T19:22:00Z" w:initials="АФ">
    <w:p w14:paraId="2AEFA672" w14:textId="77777777" w:rsidR="006542DC" w:rsidRDefault="006542DC" w:rsidP="006542DC">
      <w:pPr>
        <w:pStyle w:val="CommentText"/>
      </w:pPr>
      <w:r>
        <w:rPr>
          <w:rStyle w:val="CommentReference"/>
        </w:rPr>
        <w:annotationRef/>
      </w:r>
      <w:r>
        <w:t>готово</w:t>
      </w:r>
    </w:p>
  </w:comment>
  <w:comment w:id="95" w:author="Калюжная Анна Владимировна" w:date="2024-12-17T19:55:00Z" w:initials="АК">
    <w:p w14:paraId="46D13071" w14:textId="77777777" w:rsidR="006542DC" w:rsidRDefault="006542DC" w:rsidP="006542DC">
      <w:pPr>
        <w:pStyle w:val="CommentText"/>
      </w:pPr>
      <w:r>
        <w:rPr>
          <w:rStyle w:val="CommentReference"/>
        </w:rPr>
        <w:annotationRef/>
      </w:r>
      <w:r>
        <w:t>Ходорченко</w:t>
      </w:r>
    </w:p>
  </w:comment>
  <w:comment w:id="100" w:author="Калюжная Анна Владимировна" w:date="2024-12-17T19:55:00Z" w:initials="АК">
    <w:p w14:paraId="623C2E66" w14:textId="77777777" w:rsidR="006542DC" w:rsidRDefault="006542DC" w:rsidP="006542DC">
      <w:pPr>
        <w:pStyle w:val="CommentText"/>
      </w:pPr>
      <w:r>
        <w:rPr>
          <w:rStyle w:val="CommentReference"/>
        </w:rPr>
        <w:annotationRef/>
      </w:r>
      <w:r>
        <w:t>Ходорченко</w:t>
      </w:r>
    </w:p>
  </w:comment>
  <w:comment w:id="101" w:author="Ходорченко Мария Андреевна" w:date="2024-12-21T04:49:00Z" w:initials="MK">
    <w:p w14:paraId="39CCE69B" w14:textId="77777777" w:rsidR="006542DC" w:rsidRDefault="006542DC" w:rsidP="006542DC">
      <w:r>
        <w:rPr>
          <w:rStyle w:val="CommentReference"/>
        </w:rPr>
        <w:annotationRef/>
      </w:r>
      <w:r>
        <w:rPr>
          <w:rFonts w:ascii="Calibri" w:eastAsia="Calibri" w:hAnsi="Calibri" w:cs="Times New Roman"/>
          <w:sz w:val="20"/>
          <w:szCs w:val="20"/>
        </w:rPr>
        <w:t>+</w:t>
      </w:r>
    </w:p>
  </w:comment>
  <w:comment w:id="106" w:author="Калюжная Анна Владимировна" w:date="2024-12-17T19:55:00Z" w:initials="АК">
    <w:p w14:paraId="062EA30C" w14:textId="77777777" w:rsidR="00791F10" w:rsidRDefault="00791F10" w:rsidP="00791F10">
      <w:pPr>
        <w:pStyle w:val="CommentText"/>
      </w:pPr>
      <w:r>
        <w:rPr>
          <w:rStyle w:val="CommentReference"/>
        </w:rPr>
        <w:annotationRef/>
      </w:r>
      <w:r>
        <w:t>Каминский</w:t>
      </w:r>
    </w:p>
  </w:comment>
  <w:comment w:id="107" w:author="Каминский Юрий Константинович" w:date="2024-12-19T17:40:00Z" w:initials="КЮК">
    <w:p w14:paraId="4631C90B" w14:textId="77777777" w:rsidR="00791F10" w:rsidRPr="00A0104D" w:rsidRDefault="00791F10" w:rsidP="00791F10">
      <w:pPr>
        <w:pStyle w:val="CommentText"/>
      </w:pPr>
      <w:r>
        <w:rPr>
          <w:rStyle w:val="CommentReference"/>
        </w:rPr>
        <w:annotationRef/>
      </w:r>
      <w:r>
        <w:t>готово</w:t>
      </w:r>
    </w:p>
  </w:comment>
  <w:comment w:id="110" w:author="Калюжная Анна Владимировна" w:date="2024-12-17T19:55:00Z" w:initials="АК">
    <w:p w14:paraId="7EFA81FC" w14:textId="77777777" w:rsidR="00791F10" w:rsidRDefault="00791F10" w:rsidP="00791F10">
      <w:pPr>
        <w:pStyle w:val="CommentText"/>
      </w:pPr>
      <w:r>
        <w:rPr>
          <w:rStyle w:val="CommentReference"/>
        </w:rPr>
        <w:annotationRef/>
      </w:r>
      <w:r>
        <w:t>Филатова</w:t>
      </w:r>
    </w:p>
  </w:comment>
  <w:comment w:id="111" w:author="Филатова Анастасия Алексеевна" w:date="2024-12-20T18:36:00Z" w:initials="АФ">
    <w:p w14:paraId="6B599C53" w14:textId="77777777" w:rsidR="00791F10" w:rsidRDefault="00791F10" w:rsidP="00791F10">
      <w:pPr>
        <w:pStyle w:val="CommentText"/>
      </w:pPr>
      <w:r>
        <w:rPr>
          <w:rStyle w:val="CommentReference"/>
        </w:rPr>
        <w:annotationRef/>
      </w:r>
      <w:r>
        <w:t>Готово</w:t>
      </w:r>
    </w:p>
  </w:comment>
  <w:comment w:id="114" w:author="Калюжная Анна Владимировна" w:date="2024-12-17T19:56:00Z" w:initials="АК">
    <w:p w14:paraId="67CF1F0D" w14:textId="77777777" w:rsidR="00791F10" w:rsidRDefault="00791F10" w:rsidP="00791F10">
      <w:pPr>
        <w:pStyle w:val="CommentText"/>
      </w:pPr>
      <w:r>
        <w:rPr>
          <w:rStyle w:val="CommentReference"/>
        </w:rPr>
        <w:annotationRef/>
      </w:r>
      <w:r>
        <w:t>Ходорченко</w:t>
      </w:r>
    </w:p>
  </w:comment>
  <w:comment w:id="117" w:author="Калюжная Анна Владимировна" w:date="2024-12-17T19:56:00Z" w:initials="АК">
    <w:p w14:paraId="0FE71C27" w14:textId="77777777" w:rsidR="00791F10" w:rsidRDefault="00791F10" w:rsidP="00791F10">
      <w:pPr>
        <w:pStyle w:val="CommentText"/>
      </w:pPr>
      <w:r>
        <w:rPr>
          <w:rStyle w:val="CommentReference"/>
        </w:rPr>
        <w:annotationRef/>
      </w:r>
      <w:r>
        <w:t>Ходорченко</w:t>
      </w:r>
    </w:p>
  </w:comment>
  <w:comment w:id="122" w:author="Калюжная Анна Владимировна" w:date="2024-12-17T19:56:00Z" w:initials="АК">
    <w:p w14:paraId="727C88F9" w14:textId="77777777" w:rsidR="00766EE6" w:rsidRDefault="00766EE6" w:rsidP="00766EE6">
      <w:pPr>
        <w:pStyle w:val="CommentText"/>
      </w:pPr>
      <w:r>
        <w:rPr>
          <w:rStyle w:val="CommentReference"/>
        </w:rPr>
        <w:annotationRef/>
      </w:r>
      <w:r>
        <w:t>Каминский</w:t>
      </w:r>
    </w:p>
  </w:comment>
  <w:comment w:id="123" w:author="Каминский Юрий Константинович" w:date="2024-12-19T17:52:00Z" w:initials="КЮК">
    <w:p w14:paraId="2E9FBA29" w14:textId="77777777" w:rsidR="00766EE6" w:rsidRPr="00662C23" w:rsidRDefault="00766EE6" w:rsidP="00766EE6">
      <w:pPr>
        <w:pStyle w:val="CommentText"/>
      </w:pPr>
      <w:r>
        <w:rPr>
          <w:rStyle w:val="CommentReference"/>
        </w:rPr>
        <w:annotationRef/>
      </w:r>
      <w:r>
        <w:t>готово</w:t>
      </w:r>
    </w:p>
  </w:comment>
  <w:comment w:id="126" w:author="Калюжная Анна Владимировна" w:date="2024-12-17T19:56:00Z" w:initials="АК">
    <w:p w14:paraId="40B57A8E" w14:textId="77777777" w:rsidR="00766EE6" w:rsidRDefault="00766EE6" w:rsidP="00766EE6">
      <w:pPr>
        <w:pStyle w:val="CommentText"/>
      </w:pPr>
      <w:r>
        <w:rPr>
          <w:rStyle w:val="CommentReference"/>
        </w:rPr>
        <w:annotationRef/>
      </w:r>
      <w:r>
        <w:t>Филатова</w:t>
      </w:r>
    </w:p>
  </w:comment>
  <w:comment w:id="127" w:author="Филатова Анастасия Алексеевна" w:date="2024-12-20T18:41:00Z" w:initials="АФ">
    <w:p w14:paraId="0D2B7441" w14:textId="77777777" w:rsidR="00766EE6" w:rsidRDefault="00766EE6" w:rsidP="00766EE6">
      <w:pPr>
        <w:pStyle w:val="CommentText"/>
      </w:pPr>
      <w:r>
        <w:rPr>
          <w:rStyle w:val="CommentReference"/>
        </w:rPr>
        <w:annotationRef/>
      </w:r>
      <w:r>
        <w:t>готово</w:t>
      </w:r>
    </w:p>
  </w:comment>
  <w:comment w:id="130" w:author="Калюжная Анна Владимировна" w:date="2024-12-17T19:56:00Z" w:initials="АК">
    <w:p w14:paraId="57178CD9" w14:textId="77777777" w:rsidR="00766EE6" w:rsidRDefault="00766EE6" w:rsidP="00766EE6">
      <w:pPr>
        <w:pStyle w:val="CommentText"/>
      </w:pPr>
      <w:r>
        <w:rPr>
          <w:rStyle w:val="CommentReference"/>
        </w:rPr>
        <w:annotationRef/>
      </w:r>
      <w:r>
        <w:t>Ходорченко</w:t>
      </w:r>
    </w:p>
  </w:comment>
  <w:comment w:id="133" w:author="Калюжная Анна Владимировна" w:date="2024-12-17T19:56:00Z" w:initials="АК">
    <w:p w14:paraId="3D833341" w14:textId="77777777" w:rsidR="00766EE6" w:rsidRDefault="00766EE6" w:rsidP="00766EE6">
      <w:pPr>
        <w:pStyle w:val="CommentText"/>
      </w:pPr>
      <w:r>
        <w:rPr>
          <w:rStyle w:val="CommentReference"/>
        </w:rPr>
        <w:annotationRef/>
      </w:r>
      <w:r>
        <w:t>Ходорченко</w:t>
      </w:r>
    </w:p>
  </w:comment>
  <w:comment w:id="134" w:author="Ходорченко Мария Андреевна" w:date="2024-12-21T05:08:00Z" w:initials="MK">
    <w:p w14:paraId="6D5216F5" w14:textId="77777777" w:rsidR="00766EE6" w:rsidRDefault="00766EE6" w:rsidP="00766EE6">
      <w:r>
        <w:rPr>
          <w:rStyle w:val="CommentReference"/>
        </w:rPr>
        <w:annotationRef/>
      </w:r>
      <w:r>
        <w:rPr>
          <w:rFonts w:ascii="Calibri" w:eastAsia="Calibri" w:hAnsi="Calibri" w:cs="Times New Roman"/>
          <w:sz w:val="20"/>
          <w:szCs w:val="2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A6248E" w15:done="1"/>
  <w15:commentEx w15:paraId="6AD55C03" w15:paraIdParent="72A6248E" w15:done="1"/>
  <w15:commentEx w15:paraId="1637C5D2" w15:done="1"/>
  <w15:commentEx w15:paraId="74ACBDF6" w15:paraIdParent="1637C5D2" w15:done="1"/>
  <w15:commentEx w15:paraId="22007ACF" w15:done="1"/>
  <w15:commentEx w15:paraId="0774152B" w15:done="1"/>
  <w15:commentEx w15:paraId="35A04050" w15:done="1"/>
  <w15:commentEx w15:paraId="5FD01DF1" w15:paraIdParent="35A04050" w15:done="1"/>
  <w15:commentEx w15:paraId="4E19A16F" w15:done="1"/>
  <w15:commentEx w15:paraId="4852F4F8" w15:paraIdParent="4E19A16F" w15:done="1"/>
  <w15:commentEx w15:paraId="318C992C" w15:done="1"/>
  <w15:commentEx w15:paraId="79DD06F8" w15:done="1"/>
  <w15:commentEx w15:paraId="2F615E11" w15:done="1"/>
  <w15:commentEx w15:paraId="45628353" w15:paraIdParent="2F615E11" w15:done="1"/>
  <w15:commentEx w15:paraId="57251E00" w15:done="1"/>
  <w15:commentEx w15:paraId="45FCD69E" w15:paraIdParent="57251E00" w15:done="1"/>
  <w15:commentEx w15:paraId="0FC24577" w15:done="1"/>
  <w15:commentEx w15:paraId="2AEFA672" w15:paraIdParent="0FC24577" w15:done="1"/>
  <w15:commentEx w15:paraId="46D13071" w15:done="1"/>
  <w15:commentEx w15:paraId="623C2E66" w15:done="1"/>
  <w15:commentEx w15:paraId="39CCE69B" w15:paraIdParent="623C2E66" w15:done="1"/>
  <w15:commentEx w15:paraId="062EA30C" w15:done="1"/>
  <w15:commentEx w15:paraId="4631C90B" w15:paraIdParent="062EA30C" w15:done="1"/>
  <w15:commentEx w15:paraId="7EFA81FC" w15:done="1"/>
  <w15:commentEx w15:paraId="6B599C53" w15:paraIdParent="7EFA81FC" w15:done="1"/>
  <w15:commentEx w15:paraId="67CF1F0D" w15:done="1"/>
  <w15:commentEx w15:paraId="0FE71C27" w15:done="1"/>
  <w15:commentEx w15:paraId="727C88F9" w15:done="1"/>
  <w15:commentEx w15:paraId="2E9FBA29" w15:paraIdParent="727C88F9" w15:done="1"/>
  <w15:commentEx w15:paraId="40B57A8E" w15:done="1"/>
  <w15:commentEx w15:paraId="0D2B7441" w15:paraIdParent="40B57A8E" w15:done="1"/>
  <w15:commentEx w15:paraId="57178CD9" w15:done="1"/>
  <w15:commentEx w15:paraId="3D833341" w15:done="1"/>
  <w15:commentEx w15:paraId="6D5216F5" w15:paraIdParent="3D8333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916DFF8" w16cex:dateUtc="2024-12-17T16:53:00Z"/>
  <w16cex:commentExtensible w16cex:durableId="2E82B474" w16cex:dateUtc="2024-12-17T16:53:00Z"/>
  <w16cex:commentExtensible w16cex:durableId="352E374D" w16cex:dateUtc="2024-12-20T15:25:00Z"/>
  <w16cex:commentExtensible w16cex:durableId="11D2F4EA" w16cex:dateUtc="2024-12-17T16:53:00Z"/>
  <w16cex:commentExtensible w16cex:durableId="479212BD" w16cex:dateUtc="2024-12-17T16:54:00Z"/>
  <w16cex:commentExtensible w16cex:durableId="63879883" w16cex:dateUtc="2024-12-17T16:54:00Z"/>
  <w16cex:commentExtensible w16cex:durableId="181087CF" w16cex:dateUtc="2024-12-17T16:54:00Z"/>
  <w16cex:commentExtensible w16cex:durableId="7C8ABC6F" w16cex:dateUtc="2024-12-20T15:54:00Z"/>
  <w16cex:commentExtensible w16cex:durableId="611EA150" w16cex:dateUtc="2024-12-17T16:54:00Z"/>
  <w16cex:commentExtensible w16cex:durableId="3A09A3E3" w16cex:dateUtc="2024-12-17T16:54:00Z"/>
  <w16cex:commentExtensible w16cex:durableId="1124B37A" w16cex:dateUtc="2024-12-17T16:54:00Z"/>
  <w16cex:commentExtensible w16cex:durableId="1B38BB00" w16cex:dateUtc="2024-12-21T01:39:00Z"/>
  <w16cex:commentExtensible w16cex:durableId="7A5EA186" w16cex:dateUtc="2024-12-17T16:55:00Z"/>
  <w16cex:commentExtensible w16cex:durableId="41A40AB4" w16cex:dateUtc="2024-12-17T16:55:00Z"/>
  <w16cex:commentExtensible w16cex:durableId="605B016D" w16cex:dateUtc="2024-12-20T16:22:00Z"/>
  <w16cex:commentExtensible w16cex:durableId="4A3CA607" w16cex:dateUtc="2024-12-17T16:55:00Z"/>
  <w16cex:commentExtensible w16cex:durableId="1370F478" w16cex:dateUtc="2024-12-17T16:55:00Z"/>
  <w16cex:commentExtensible w16cex:durableId="7D88A057" w16cex:dateUtc="2024-12-21T01:49:00Z"/>
  <w16cex:commentExtensible w16cex:durableId="56AF6505" w16cex:dateUtc="2024-12-17T16:55:00Z"/>
  <w16cex:commentExtensible w16cex:durableId="4CCBBDB0" w16cex:dateUtc="2024-12-17T16:55:00Z"/>
  <w16cex:commentExtensible w16cex:durableId="0900A61A" w16cex:dateUtc="2024-12-20T15:36:00Z"/>
  <w16cex:commentExtensible w16cex:durableId="03F592C1" w16cex:dateUtc="2024-12-17T16:56:00Z"/>
  <w16cex:commentExtensible w16cex:durableId="1B79F23A" w16cex:dateUtc="2024-12-17T16:56:00Z"/>
  <w16cex:commentExtensible w16cex:durableId="542D5F16" w16cex:dateUtc="2024-12-17T16:56:00Z"/>
  <w16cex:commentExtensible w16cex:durableId="446BEEC3" w16cex:dateUtc="2024-12-17T16:56:00Z"/>
  <w16cex:commentExtensible w16cex:durableId="2F92756C" w16cex:dateUtc="2024-12-20T15:41:00Z"/>
  <w16cex:commentExtensible w16cex:durableId="5F77FAEB" w16cex:dateUtc="2024-12-17T16:56:00Z"/>
  <w16cex:commentExtensible w16cex:durableId="4F05C1CE" w16cex:dateUtc="2024-12-17T16:56:00Z"/>
  <w16cex:commentExtensible w16cex:durableId="54B5ACC0" w16cex:dateUtc="2024-12-21T0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A6248E" w16cid:durableId="0916DFF8"/>
  <w16cid:commentId w16cid:paraId="6AD55C03" w16cid:durableId="3114D08A"/>
  <w16cid:commentId w16cid:paraId="1637C5D2" w16cid:durableId="2E82B474"/>
  <w16cid:commentId w16cid:paraId="74ACBDF6" w16cid:durableId="352E374D"/>
  <w16cid:commentId w16cid:paraId="22007ACF" w16cid:durableId="11D2F4EA"/>
  <w16cid:commentId w16cid:paraId="0774152B" w16cid:durableId="479212BD"/>
  <w16cid:commentId w16cid:paraId="35A04050" w16cid:durableId="63879883"/>
  <w16cid:commentId w16cid:paraId="5FD01DF1" w16cid:durableId="6CA69D07"/>
  <w16cid:commentId w16cid:paraId="4E19A16F" w16cid:durableId="181087CF"/>
  <w16cid:commentId w16cid:paraId="4852F4F8" w16cid:durableId="7C8ABC6F"/>
  <w16cid:commentId w16cid:paraId="318C992C" w16cid:durableId="611EA150"/>
  <w16cid:commentId w16cid:paraId="79DD06F8" w16cid:durableId="3A09A3E3"/>
  <w16cid:commentId w16cid:paraId="2F615E11" w16cid:durableId="1124B37A"/>
  <w16cid:commentId w16cid:paraId="45628353" w16cid:durableId="1B38BB00"/>
  <w16cid:commentId w16cid:paraId="57251E00" w16cid:durableId="7A5EA186"/>
  <w16cid:commentId w16cid:paraId="45FCD69E" w16cid:durableId="61713ECC"/>
  <w16cid:commentId w16cid:paraId="0FC24577" w16cid:durableId="41A40AB4"/>
  <w16cid:commentId w16cid:paraId="2AEFA672" w16cid:durableId="605B016D"/>
  <w16cid:commentId w16cid:paraId="46D13071" w16cid:durableId="4A3CA607"/>
  <w16cid:commentId w16cid:paraId="623C2E66" w16cid:durableId="1370F478"/>
  <w16cid:commentId w16cid:paraId="39CCE69B" w16cid:durableId="7D88A057"/>
  <w16cid:commentId w16cid:paraId="062EA30C" w16cid:durableId="56AF6505"/>
  <w16cid:commentId w16cid:paraId="4631C90B" w16cid:durableId="00FBB06D"/>
  <w16cid:commentId w16cid:paraId="7EFA81FC" w16cid:durableId="4CCBBDB0"/>
  <w16cid:commentId w16cid:paraId="6B599C53" w16cid:durableId="0900A61A"/>
  <w16cid:commentId w16cid:paraId="67CF1F0D" w16cid:durableId="03F592C1"/>
  <w16cid:commentId w16cid:paraId="0FE71C27" w16cid:durableId="1B79F23A"/>
  <w16cid:commentId w16cid:paraId="727C88F9" w16cid:durableId="542D5F16"/>
  <w16cid:commentId w16cid:paraId="2E9FBA29" w16cid:durableId="0D38C2AA"/>
  <w16cid:commentId w16cid:paraId="40B57A8E" w16cid:durableId="446BEEC3"/>
  <w16cid:commentId w16cid:paraId="0D2B7441" w16cid:durableId="2F92756C"/>
  <w16cid:commentId w16cid:paraId="57178CD9" w16cid:durableId="5F77FAEB"/>
  <w16cid:commentId w16cid:paraId="3D833341" w16cid:durableId="4F05C1CE"/>
  <w16cid:commentId w16cid:paraId="6D5216F5" w16cid:durableId="54B5A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9D3F4" w14:textId="77777777" w:rsidR="00B93D22" w:rsidRDefault="00B93D22" w:rsidP="003031A4">
      <w:r>
        <w:separator/>
      </w:r>
    </w:p>
  </w:endnote>
  <w:endnote w:type="continuationSeparator" w:id="0">
    <w:p w14:paraId="42881232" w14:textId="77777777" w:rsidR="00B93D22" w:rsidRDefault="00B93D22" w:rsidP="003031A4">
      <w:r>
        <w:continuationSeparator/>
      </w:r>
    </w:p>
  </w:endnote>
  <w:endnote w:type="continuationNotice" w:id="1">
    <w:p w14:paraId="19197596" w14:textId="77777777" w:rsidR="00B93D22" w:rsidRDefault="00B93D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Заголовки (сло">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883937"/>
      <w:docPartObj>
        <w:docPartGallery w:val="Page Numbers (Bottom of Page)"/>
        <w:docPartUnique/>
      </w:docPartObj>
    </w:sdtPr>
    <w:sdtEndPr>
      <w:rPr>
        <w:rFonts w:ascii="Times New Roman" w:hAnsi="Times New Roman" w:cs="Times New Roman"/>
      </w:rPr>
    </w:sdtEndPr>
    <w:sdtContent>
      <w:p w14:paraId="33070262" w14:textId="2605876F" w:rsidR="000A41F5" w:rsidRPr="0076517C" w:rsidRDefault="00A76AD2" w:rsidP="0076517C">
        <w:pPr>
          <w:pStyle w:val="Footer"/>
          <w:jc w:val="center"/>
          <w:rPr>
            <w:rFonts w:ascii="Times New Roman" w:hAnsi="Times New Roman"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1D851" w14:textId="77777777" w:rsidR="00B93D22" w:rsidRDefault="00B93D22" w:rsidP="003031A4">
      <w:r>
        <w:separator/>
      </w:r>
    </w:p>
  </w:footnote>
  <w:footnote w:type="continuationSeparator" w:id="0">
    <w:p w14:paraId="7F6F941D" w14:textId="77777777" w:rsidR="00B93D22" w:rsidRDefault="00B93D22" w:rsidP="003031A4">
      <w:r>
        <w:continuationSeparator/>
      </w:r>
    </w:p>
  </w:footnote>
  <w:footnote w:type="continuationNotice" w:id="1">
    <w:p w14:paraId="5D8DBA08" w14:textId="77777777" w:rsidR="00B93D22" w:rsidRDefault="00B93D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6685094"/>
      <w:docPartObj>
        <w:docPartGallery w:val="Page Numbers (Top of Page)"/>
        <w:docPartUnique/>
      </w:docPartObj>
    </w:sdtPr>
    <w:sdtContent>
      <w:p w14:paraId="5E307470" w14:textId="6E704291" w:rsidR="000A41F5" w:rsidRDefault="000A41F5" w:rsidP="0076517C">
        <w:pPr>
          <w:pStyle w:val="Header"/>
          <w:jc w:val="center"/>
        </w:pPr>
        <w:r>
          <w:fldChar w:fldCharType="begin"/>
        </w:r>
        <w:r>
          <w:instrText>PAGE   \* MERGEFORMAT</w:instrText>
        </w:r>
        <w:r>
          <w:fldChar w:fldCharType="separate"/>
        </w:r>
        <w:r>
          <w:rPr>
            <w:noProof/>
          </w:rPr>
          <w:t>49</w:t>
        </w:r>
        <w:r>
          <w:fldChar w:fldCharType="end"/>
        </w:r>
      </w:p>
    </w:sdtContent>
  </w:sdt>
  <w:p w14:paraId="6C70C192" w14:textId="7D2852FA" w:rsidR="000A41F5" w:rsidRDefault="00B83D10" w:rsidP="007C4170">
    <w:pPr>
      <w:pStyle w:val="Header"/>
      <w:jc w:val="center"/>
    </w:pPr>
    <w:r>
      <w:rPr>
        <w:rFonts w:cs="Times New Roman"/>
        <w:bCs/>
      </w:rPr>
      <w:t>RU.СНАБ.00855-01</w:t>
    </w:r>
    <w:r w:rsidR="000A41F5" w:rsidRPr="00DF326E">
      <w:rPr>
        <w:rFonts w:cs="Times New Roman"/>
        <w:bCs/>
      </w:rPr>
      <w:t xml:space="preserve"> 33 01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1FF"/>
    <w:multiLevelType w:val="multilevel"/>
    <w:tmpl w:val="568489A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ascii="Times New Roman" w:hAnsi="Times New Roman" w:cs="Times New Roman" w:hint="default"/>
        <w:b/>
        <w:bCs/>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05528F88"/>
    <w:multiLevelType w:val="hybridMultilevel"/>
    <w:tmpl w:val="FFFFFFFF"/>
    <w:lvl w:ilvl="0" w:tplc="4F6C43A4">
      <w:start w:val="1"/>
      <w:numFmt w:val="bullet"/>
      <w:lvlText w:val="-"/>
      <w:lvlJc w:val="left"/>
      <w:pPr>
        <w:ind w:left="720" w:hanging="360"/>
      </w:pPr>
      <w:rPr>
        <w:rFonts w:ascii="Aptos" w:hAnsi="Aptos" w:hint="default"/>
      </w:rPr>
    </w:lvl>
    <w:lvl w:ilvl="1" w:tplc="66C618CE">
      <w:start w:val="1"/>
      <w:numFmt w:val="bullet"/>
      <w:lvlText w:val="o"/>
      <w:lvlJc w:val="left"/>
      <w:pPr>
        <w:ind w:left="1440" w:hanging="360"/>
      </w:pPr>
      <w:rPr>
        <w:rFonts w:ascii="Courier New" w:hAnsi="Courier New" w:hint="default"/>
      </w:rPr>
    </w:lvl>
    <w:lvl w:ilvl="2" w:tplc="FD1E10D6">
      <w:start w:val="1"/>
      <w:numFmt w:val="bullet"/>
      <w:lvlText w:val=""/>
      <w:lvlJc w:val="left"/>
      <w:pPr>
        <w:ind w:left="2160" w:hanging="360"/>
      </w:pPr>
      <w:rPr>
        <w:rFonts w:ascii="Wingdings" w:hAnsi="Wingdings" w:hint="default"/>
      </w:rPr>
    </w:lvl>
    <w:lvl w:ilvl="3" w:tplc="48180E98">
      <w:start w:val="1"/>
      <w:numFmt w:val="bullet"/>
      <w:lvlText w:val=""/>
      <w:lvlJc w:val="left"/>
      <w:pPr>
        <w:ind w:left="2880" w:hanging="360"/>
      </w:pPr>
      <w:rPr>
        <w:rFonts w:ascii="Symbol" w:hAnsi="Symbol" w:hint="default"/>
      </w:rPr>
    </w:lvl>
    <w:lvl w:ilvl="4" w:tplc="53101750">
      <w:start w:val="1"/>
      <w:numFmt w:val="bullet"/>
      <w:lvlText w:val="o"/>
      <w:lvlJc w:val="left"/>
      <w:pPr>
        <w:ind w:left="3600" w:hanging="360"/>
      </w:pPr>
      <w:rPr>
        <w:rFonts w:ascii="Courier New" w:hAnsi="Courier New" w:hint="default"/>
      </w:rPr>
    </w:lvl>
    <w:lvl w:ilvl="5" w:tplc="B9C4437A">
      <w:start w:val="1"/>
      <w:numFmt w:val="bullet"/>
      <w:lvlText w:val=""/>
      <w:lvlJc w:val="left"/>
      <w:pPr>
        <w:ind w:left="4320" w:hanging="360"/>
      </w:pPr>
      <w:rPr>
        <w:rFonts w:ascii="Wingdings" w:hAnsi="Wingdings" w:hint="default"/>
      </w:rPr>
    </w:lvl>
    <w:lvl w:ilvl="6" w:tplc="2A5A4C3E">
      <w:start w:val="1"/>
      <w:numFmt w:val="bullet"/>
      <w:lvlText w:val=""/>
      <w:lvlJc w:val="left"/>
      <w:pPr>
        <w:ind w:left="5040" w:hanging="360"/>
      </w:pPr>
      <w:rPr>
        <w:rFonts w:ascii="Symbol" w:hAnsi="Symbol" w:hint="default"/>
      </w:rPr>
    </w:lvl>
    <w:lvl w:ilvl="7" w:tplc="710EAAA8">
      <w:start w:val="1"/>
      <w:numFmt w:val="bullet"/>
      <w:lvlText w:val="o"/>
      <w:lvlJc w:val="left"/>
      <w:pPr>
        <w:ind w:left="5760" w:hanging="360"/>
      </w:pPr>
      <w:rPr>
        <w:rFonts w:ascii="Courier New" w:hAnsi="Courier New" w:hint="default"/>
      </w:rPr>
    </w:lvl>
    <w:lvl w:ilvl="8" w:tplc="99723E70">
      <w:start w:val="1"/>
      <w:numFmt w:val="bullet"/>
      <w:lvlText w:val=""/>
      <w:lvlJc w:val="left"/>
      <w:pPr>
        <w:ind w:left="6480" w:hanging="360"/>
      </w:pPr>
      <w:rPr>
        <w:rFonts w:ascii="Wingdings" w:hAnsi="Wingdings" w:hint="default"/>
      </w:rPr>
    </w:lvl>
  </w:abstractNum>
  <w:abstractNum w:abstractNumId="2" w15:restartNumberingAfterBreak="0">
    <w:nsid w:val="10665E76"/>
    <w:multiLevelType w:val="multilevel"/>
    <w:tmpl w:val="211227BE"/>
    <w:lvl w:ilvl="0">
      <w:start w:val="3"/>
      <w:numFmt w:val="decimal"/>
      <w:lvlText w:val="%1."/>
      <w:lvlJc w:val="left"/>
      <w:pPr>
        <w:ind w:left="360" w:hanging="360"/>
      </w:pPr>
      <w:rPr>
        <w:rFonts w:hint="default"/>
        <w:color w:val="auto"/>
        <w:sz w:val="24"/>
        <w:szCs w:val="24"/>
      </w:rPr>
    </w:lvl>
    <w:lvl w:ilvl="1">
      <w:start w:val="1"/>
      <w:numFmt w:val="decimal"/>
      <w:lvlText w:val="%1.%2."/>
      <w:lvlJc w:val="left"/>
      <w:pPr>
        <w:ind w:left="360" w:hanging="360"/>
      </w:pPr>
      <w:rPr>
        <w:rFonts w:ascii="Times New Roman" w:hAnsi="Times New Roman" w:cs="Times New Roman" w:hint="default"/>
        <w:b/>
        <w:bCs/>
      </w:rPr>
    </w:lvl>
    <w:lvl w:ilvl="2">
      <w:start w:val="1"/>
      <w:numFmt w:val="decimal"/>
      <w:lvlText w:val="%1.%2.%3."/>
      <w:lvlJc w:val="left"/>
      <w:pPr>
        <w:ind w:left="1288" w:hanging="720"/>
      </w:pPr>
      <w:rPr>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CF188B"/>
    <w:multiLevelType w:val="multilevel"/>
    <w:tmpl w:val="72966BA4"/>
    <w:styleLink w:val="6"/>
    <w:lvl w:ilvl="0">
      <w:start w:val="1"/>
      <w:numFmt w:val="russianLower"/>
      <w:pStyle w:val="a"/>
      <w:suff w:val="space"/>
      <w:lvlText w:val="%1)"/>
      <w:lvlJc w:val="left"/>
      <w:pPr>
        <w:ind w:left="0" w:firstLine="709"/>
      </w:pPr>
      <w:rPr>
        <w:rFonts w:ascii="Times New Roman" w:hAnsi="Times New Roman" w:hint="default"/>
        <w:b w:val="0"/>
        <w:i w:val="0"/>
        <w:sz w:val="28"/>
      </w:rPr>
    </w:lvl>
    <w:lvl w:ilvl="1">
      <w:start w:val="1"/>
      <w:numFmt w:val="decimal"/>
      <w:suff w:val="space"/>
      <w:lvlText w:val="%2)"/>
      <w:lvlJc w:val="left"/>
      <w:pPr>
        <w:ind w:left="709" w:firstLine="709"/>
      </w:pPr>
      <w:rPr>
        <w:rFonts w:ascii="Times New Roman" w:hAnsi="Times New Roman" w:hint="default"/>
        <w:b w:val="0"/>
        <w:i w:val="0"/>
        <w:sz w:val="28"/>
      </w:rPr>
    </w:lvl>
    <w:lvl w:ilvl="2">
      <w:start w:val="1"/>
      <w:numFmt w:val="decimal"/>
      <w:lvlText w:val="%3."/>
      <w:lvlJc w:val="right"/>
      <w:pPr>
        <w:ind w:left="1418" w:firstLine="709"/>
      </w:pPr>
      <w:rPr>
        <w:rFonts w:hint="default"/>
      </w:rPr>
    </w:lvl>
    <w:lvl w:ilvl="3">
      <w:start w:val="1"/>
      <w:numFmt w:val="decimal"/>
      <w:lvlText w:val="%4."/>
      <w:lvlJc w:val="left"/>
      <w:pPr>
        <w:ind w:left="2127" w:firstLine="709"/>
      </w:pPr>
      <w:rPr>
        <w:rFonts w:hint="default"/>
      </w:rPr>
    </w:lvl>
    <w:lvl w:ilvl="4">
      <w:start w:val="1"/>
      <w:numFmt w:val="lowerLetter"/>
      <w:lvlText w:val="%5."/>
      <w:lvlJc w:val="left"/>
      <w:pPr>
        <w:ind w:left="2836" w:firstLine="709"/>
      </w:pPr>
      <w:rPr>
        <w:rFonts w:hint="default"/>
      </w:rPr>
    </w:lvl>
    <w:lvl w:ilvl="5">
      <w:start w:val="1"/>
      <w:numFmt w:val="lowerRoman"/>
      <w:lvlText w:val="%6."/>
      <w:lvlJc w:val="right"/>
      <w:pPr>
        <w:ind w:left="3545" w:firstLine="709"/>
      </w:pPr>
      <w:rPr>
        <w:rFonts w:hint="default"/>
      </w:rPr>
    </w:lvl>
    <w:lvl w:ilvl="6">
      <w:start w:val="1"/>
      <w:numFmt w:val="decimal"/>
      <w:lvlText w:val="%7."/>
      <w:lvlJc w:val="left"/>
      <w:pPr>
        <w:ind w:left="4254" w:firstLine="709"/>
      </w:pPr>
      <w:rPr>
        <w:rFonts w:hint="default"/>
      </w:rPr>
    </w:lvl>
    <w:lvl w:ilvl="7">
      <w:start w:val="1"/>
      <w:numFmt w:val="lowerLetter"/>
      <w:lvlText w:val="%8."/>
      <w:lvlJc w:val="left"/>
      <w:pPr>
        <w:ind w:left="4963" w:firstLine="709"/>
      </w:pPr>
      <w:rPr>
        <w:rFonts w:hint="default"/>
      </w:rPr>
    </w:lvl>
    <w:lvl w:ilvl="8">
      <w:start w:val="1"/>
      <w:numFmt w:val="lowerRoman"/>
      <w:lvlText w:val="%9."/>
      <w:lvlJc w:val="right"/>
      <w:pPr>
        <w:ind w:left="5672" w:firstLine="709"/>
      </w:pPr>
      <w:rPr>
        <w:rFonts w:hint="default"/>
      </w:rPr>
    </w:lvl>
  </w:abstractNum>
  <w:abstractNum w:abstractNumId="4" w15:restartNumberingAfterBreak="0">
    <w:nsid w:val="21CE03BC"/>
    <w:multiLevelType w:val="multilevel"/>
    <w:tmpl w:val="0419001D"/>
    <w:name w:val="EQ_num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246CD0"/>
    <w:multiLevelType w:val="multilevel"/>
    <w:tmpl w:val="A2343A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94C82"/>
    <w:multiLevelType w:val="hybridMultilevel"/>
    <w:tmpl w:val="CFDE1006"/>
    <w:styleLink w:val="4"/>
    <w:lvl w:ilvl="0" w:tplc="E4CA9E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A35680A"/>
    <w:multiLevelType w:val="multilevel"/>
    <w:tmpl w:val="45A08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C73B5A"/>
    <w:multiLevelType w:val="multilevel"/>
    <w:tmpl w:val="5F4C6AF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2119B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DC7CF2"/>
    <w:multiLevelType w:val="multilevel"/>
    <w:tmpl w:val="9B184FA2"/>
    <w:styleLink w:val="1"/>
    <w:lvl w:ilvl="0">
      <w:start w:val="1"/>
      <w:numFmt w:val="decimal"/>
      <w:lvlText w:val="(%1)"/>
      <w:lvlJc w:val="left"/>
      <w:pPr>
        <w:ind w:left="360" w:hanging="360"/>
      </w:pPr>
      <w:rPr>
        <w:rFonts w:hint="default"/>
      </w:rPr>
    </w:lvl>
    <w:lvl w:ilvl="1">
      <w:start w:val="1"/>
      <w:numFmt w:val="decimal"/>
      <w:pStyle w:val="nouse"/>
      <w:lvlText w:val="%1.%2."/>
      <w:lvlJc w:val="left"/>
      <w:pPr>
        <w:ind w:left="4046" w:hanging="360"/>
      </w:pPr>
      <w:rPr>
        <w:rFonts w:hint="default"/>
      </w:rPr>
    </w:lvl>
    <w:lvl w:ilvl="2">
      <w:start w:val="1"/>
      <w:numFmt w:val="decimal"/>
      <w:suff w:val="nothing"/>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9535DE8"/>
    <w:multiLevelType w:val="multilevel"/>
    <w:tmpl w:val="B0C89A0E"/>
    <w:styleLink w:val="3"/>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9C404A"/>
    <w:multiLevelType w:val="hybridMultilevel"/>
    <w:tmpl w:val="63B6D770"/>
    <w:lvl w:ilvl="0" w:tplc="218A10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B7D5E75"/>
    <w:multiLevelType w:val="hybridMultilevel"/>
    <w:tmpl w:val="273EB9BC"/>
    <w:lvl w:ilvl="0" w:tplc="A6080D22">
      <w:start w:val="1"/>
      <w:numFmt w:val="decimal"/>
      <w:lvlText w:val="%1)"/>
      <w:lvlJc w:val="left"/>
      <w:pPr>
        <w:ind w:left="1778"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DD55421"/>
    <w:multiLevelType w:val="multilevel"/>
    <w:tmpl w:val="8692384E"/>
    <w:lvl w:ilvl="0">
      <w:start w:val="2"/>
      <w:numFmt w:val="decimal"/>
      <w:lvlText w:val="%1."/>
      <w:lvlJc w:val="left"/>
      <w:pPr>
        <w:ind w:left="360" w:hanging="360"/>
      </w:pPr>
      <w:rPr>
        <w:rFonts w:hint="default"/>
      </w:rPr>
    </w:lvl>
    <w:lvl w:ilvl="1">
      <w:start w:val="1"/>
      <w:numFmt w:val="decimal"/>
      <w:lvlText w:val="%1.%2."/>
      <w:lvlJc w:val="left"/>
      <w:pPr>
        <w:ind w:left="1786" w:hanging="360"/>
      </w:pPr>
      <w:rPr>
        <w:rFonts w:hint="default"/>
      </w:rPr>
    </w:lvl>
    <w:lvl w:ilvl="2">
      <w:start w:val="1"/>
      <w:numFmt w:val="decimal"/>
      <w:lvlText w:val="%1.%2.%3."/>
      <w:lvlJc w:val="left"/>
      <w:pPr>
        <w:ind w:left="3572" w:hanging="720"/>
      </w:pPr>
      <w:rPr>
        <w:rFonts w:hint="default"/>
      </w:rPr>
    </w:lvl>
    <w:lvl w:ilvl="3">
      <w:start w:val="1"/>
      <w:numFmt w:val="decimal"/>
      <w:lvlText w:val="%1.%2.%3.%4."/>
      <w:lvlJc w:val="left"/>
      <w:pPr>
        <w:ind w:left="4998" w:hanging="720"/>
      </w:pPr>
      <w:rPr>
        <w:rFonts w:hint="default"/>
      </w:rPr>
    </w:lvl>
    <w:lvl w:ilvl="4">
      <w:start w:val="1"/>
      <w:numFmt w:val="decimal"/>
      <w:lvlText w:val="%1.%2.%3.%4.%5."/>
      <w:lvlJc w:val="left"/>
      <w:pPr>
        <w:ind w:left="6784" w:hanging="1080"/>
      </w:pPr>
      <w:rPr>
        <w:rFonts w:hint="default"/>
      </w:rPr>
    </w:lvl>
    <w:lvl w:ilvl="5">
      <w:start w:val="1"/>
      <w:numFmt w:val="decimal"/>
      <w:lvlText w:val="%1.%2.%3.%4.%5.%6."/>
      <w:lvlJc w:val="left"/>
      <w:pPr>
        <w:ind w:left="8210" w:hanging="1080"/>
      </w:pPr>
      <w:rPr>
        <w:rFonts w:hint="default"/>
      </w:rPr>
    </w:lvl>
    <w:lvl w:ilvl="6">
      <w:start w:val="1"/>
      <w:numFmt w:val="decimal"/>
      <w:lvlText w:val="%1.%2.%3.%4.%5.%6.%7."/>
      <w:lvlJc w:val="left"/>
      <w:pPr>
        <w:ind w:left="9996" w:hanging="1440"/>
      </w:pPr>
      <w:rPr>
        <w:rFonts w:hint="default"/>
      </w:rPr>
    </w:lvl>
    <w:lvl w:ilvl="7">
      <w:start w:val="1"/>
      <w:numFmt w:val="decimal"/>
      <w:lvlText w:val="%1.%2.%3.%4.%5.%6.%7.%8."/>
      <w:lvlJc w:val="left"/>
      <w:pPr>
        <w:ind w:left="11422" w:hanging="1440"/>
      </w:pPr>
      <w:rPr>
        <w:rFonts w:hint="default"/>
      </w:rPr>
    </w:lvl>
    <w:lvl w:ilvl="8">
      <w:start w:val="1"/>
      <w:numFmt w:val="decimal"/>
      <w:lvlText w:val="%1.%2.%3.%4.%5.%6.%7.%8.%9."/>
      <w:lvlJc w:val="left"/>
      <w:pPr>
        <w:ind w:left="13208" w:hanging="1800"/>
      </w:pPr>
      <w:rPr>
        <w:rFonts w:hint="default"/>
      </w:rPr>
    </w:lvl>
  </w:abstractNum>
  <w:abstractNum w:abstractNumId="15" w15:restartNumberingAfterBreak="0">
    <w:nsid w:val="407CEA7A"/>
    <w:multiLevelType w:val="multilevel"/>
    <w:tmpl w:val="69542C40"/>
    <w:styleLink w:val="a0"/>
    <w:lvl w:ilvl="0">
      <w:start w:val="1"/>
      <w:numFmt w:val="bullet"/>
      <w:pStyle w:val="a1"/>
      <w:suff w:val="space"/>
      <w:lvlText w:val=""/>
      <w:lvlJc w:val="left"/>
      <w:pPr>
        <w:ind w:left="0" w:firstLine="709"/>
      </w:pPr>
      <w:rPr>
        <w:rFonts w:ascii="Symbol" w:hAnsi="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6" w15:restartNumberingAfterBreak="0">
    <w:nsid w:val="416208BF"/>
    <w:multiLevelType w:val="multilevel"/>
    <w:tmpl w:val="0419001D"/>
    <w:name w:val="EQ_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ED535A"/>
    <w:multiLevelType w:val="hybridMultilevel"/>
    <w:tmpl w:val="DAAA3F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77753E"/>
    <w:multiLevelType w:val="hybridMultilevel"/>
    <w:tmpl w:val="45F897E8"/>
    <w:lvl w:ilvl="0" w:tplc="8A902E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6A561BF"/>
    <w:multiLevelType w:val="multilevel"/>
    <w:tmpl w:val="8C144066"/>
    <w:styleLink w:val="a2"/>
    <w:lvl w:ilvl="0">
      <w:start w:val="1"/>
      <w:numFmt w:val="decimal"/>
      <w:lvlText w:val="%1."/>
      <w:lvlJc w:val="left"/>
      <w:pPr>
        <w:ind w:left="720" w:hanging="360"/>
      </w:pPr>
      <w:rPr>
        <w:rFonts w:ascii="Times New Roman" w:hAnsi="Times New Roman" w:cs="Times New Roman" w:hint="default"/>
        <w:b/>
        <w:bCs w:val="0"/>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2BE8754"/>
    <w:multiLevelType w:val="multilevel"/>
    <w:tmpl w:val="0419001D"/>
    <w:styleLink w:val="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4866593"/>
    <w:multiLevelType w:val="hybridMultilevel"/>
    <w:tmpl w:val="FFFFFFFF"/>
    <w:lvl w:ilvl="0" w:tplc="A69C36C6">
      <w:start w:val="1"/>
      <w:numFmt w:val="bullet"/>
      <w:lvlText w:val="-"/>
      <w:lvlJc w:val="left"/>
      <w:pPr>
        <w:ind w:left="1069" w:hanging="360"/>
      </w:pPr>
      <w:rPr>
        <w:rFonts w:ascii="Aptos" w:hAnsi="Aptos" w:hint="default"/>
      </w:rPr>
    </w:lvl>
    <w:lvl w:ilvl="1" w:tplc="BDC4989C">
      <w:start w:val="1"/>
      <w:numFmt w:val="bullet"/>
      <w:lvlText w:val="o"/>
      <w:lvlJc w:val="left"/>
      <w:pPr>
        <w:ind w:left="1789" w:hanging="360"/>
      </w:pPr>
      <w:rPr>
        <w:rFonts w:ascii="Courier New" w:hAnsi="Courier New" w:hint="default"/>
      </w:rPr>
    </w:lvl>
    <w:lvl w:ilvl="2" w:tplc="3982C0FE">
      <w:start w:val="1"/>
      <w:numFmt w:val="bullet"/>
      <w:lvlText w:val=""/>
      <w:lvlJc w:val="left"/>
      <w:pPr>
        <w:ind w:left="2509" w:hanging="360"/>
      </w:pPr>
      <w:rPr>
        <w:rFonts w:ascii="Wingdings" w:hAnsi="Wingdings" w:hint="default"/>
      </w:rPr>
    </w:lvl>
    <w:lvl w:ilvl="3" w:tplc="71CCFD26">
      <w:start w:val="1"/>
      <w:numFmt w:val="bullet"/>
      <w:lvlText w:val=""/>
      <w:lvlJc w:val="left"/>
      <w:pPr>
        <w:ind w:left="3229" w:hanging="360"/>
      </w:pPr>
      <w:rPr>
        <w:rFonts w:ascii="Symbol" w:hAnsi="Symbol" w:hint="default"/>
      </w:rPr>
    </w:lvl>
    <w:lvl w:ilvl="4" w:tplc="3C9821B8">
      <w:start w:val="1"/>
      <w:numFmt w:val="bullet"/>
      <w:lvlText w:val="o"/>
      <w:lvlJc w:val="left"/>
      <w:pPr>
        <w:ind w:left="3949" w:hanging="360"/>
      </w:pPr>
      <w:rPr>
        <w:rFonts w:ascii="Courier New" w:hAnsi="Courier New" w:hint="default"/>
      </w:rPr>
    </w:lvl>
    <w:lvl w:ilvl="5" w:tplc="E31411AA">
      <w:start w:val="1"/>
      <w:numFmt w:val="bullet"/>
      <w:lvlText w:val=""/>
      <w:lvlJc w:val="left"/>
      <w:pPr>
        <w:ind w:left="4669" w:hanging="360"/>
      </w:pPr>
      <w:rPr>
        <w:rFonts w:ascii="Wingdings" w:hAnsi="Wingdings" w:hint="default"/>
      </w:rPr>
    </w:lvl>
    <w:lvl w:ilvl="6" w:tplc="144AD306">
      <w:start w:val="1"/>
      <w:numFmt w:val="bullet"/>
      <w:lvlText w:val=""/>
      <w:lvlJc w:val="left"/>
      <w:pPr>
        <w:ind w:left="5389" w:hanging="360"/>
      </w:pPr>
      <w:rPr>
        <w:rFonts w:ascii="Symbol" w:hAnsi="Symbol" w:hint="default"/>
      </w:rPr>
    </w:lvl>
    <w:lvl w:ilvl="7" w:tplc="31C85506">
      <w:start w:val="1"/>
      <w:numFmt w:val="bullet"/>
      <w:lvlText w:val="o"/>
      <w:lvlJc w:val="left"/>
      <w:pPr>
        <w:ind w:left="6109" w:hanging="360"/>
      </w:pPr>
      <w:rPr>
        <w:rFonts w:ascii="Courier New" w:hAnsi="Courier New" w:hint="default"/>
      </w:rPr>
    </w:lvl>
    <w:lvl w:ilvl="8" w:tplc="53BCDB84">
      <w:start w:val="1"/>
      <w:numFmt w:val="bullet"/>
      <w:lvlText w:val=""/>
      <w:lvlJc w:val="left"/>
      <w:pPr>
        <w:ind w:left="6829" w:hanging="360"/>
      </w:pPr>
      <w:rPr>
        <w:rFonts w:ascii="Wingdings" w:hAnsi="Wingdings" w:hint="default"/>
      </w:rPr>
    </w:lvl>
  </w:abstractNum>
  <w:abstractNum w:abstractNumId="22" w15:restartNumberingAfterBreak="0">
    <w:nsid w:val="67EEC191"/>
    <w:multiLevelType w:val="hybridMultilevel"/>
    <w:tmpl w:val="5B2283B0"/>
    <w:lvl w:ilvl="0" w:tplc="04190011">
      <w:start w:val="1"/>
      <w:numFmt w:val="decimal"/>
      <w:lvlText w:val="%1)"/>
      <w:lvlJc w:val="left"/>
      <w:pPr>
        <w:ind w:left="720" w:hanging="360"/>
      </w:pPr>
    </w:lvl>
    <w:lvl w:ilvl="1" w:tplc="E89A006A">
      <w:start w:val="1"/>
      <w:numFmt w:val="lowerLetter"/>
      <w:lvlText w:val="%2."/>
      <w:lvlJc w:val="left"/>
      <w:pPr>
        <w:ind w:left="1440" w:hanging="360"/>
      </w:pPr>
    </w:lvl>
    <w:lvl w:ilvl="2" w:tplc="43C2C670">
      <w:start w:val="1"/>
      <w:numFmt w:val="lowerRoman"/>
      <w:lvlText w:val="%3."/>
      <w:lvlJc w:val="right"/>
      <w:pPr>
        <w:ind w:left="2160" w:hanging="180"/>
      </w:pPr>
    </w:lvl>
    <w:lvl w:ilvl="3" w:tplc="64F6B36A">
      <w:start w:val="1"/>
      <w:numFmt w:val="decimal"/>
      <w:lvlText w:val="%4."/>
      <w:lvlJc w:val="left"/>
      <w:pPr>
        <w:ind w:left="2880" w:hanging="360"/>
      </w:pPr>
    </w:lvl>
    <w:lvl w:ilvl="4" w:tplc="643A64E2">
      <w:start w:val="1"/>
      <w:numFmt w:val="lowerLetter"/>
      <w:lvlText w:val="%5."/>
      <w:lvlJc w:val="left"/>
      <w:pPr>
        <w:ind w:left="3600" w:hanging="360"/>
      </w:pPr>
    </w:lvl>
    <w:lvl w:ilvl="5" w:tplc="C8AE3C62">
      <w:start w:val="1"/>
      <w:numFmt w:val="lowerRoman"/>
      <w:lvlText w:val="%6."/>
      <w:lvlJc w:val="right"/>
      <w:pPr>
        <w:ind w:left="4320" w:hanging="180"/>
      </w:pPr>
    </w:lvl>
    <w:lvl w:ilvl="6" w:tplc="CD280FEC">
      <w:start w:val="1"/>
      <w:numFmt w:val="decimal"/>
      <w:lvlText w:val="%7."/>
      <w:lvlJc w:val="left"/>
      <w:pPr>
        <w:ind w:left="5040" w:hanging="360"/>
      </w:pPr>
    </w:lvl>
    <w:lvl w:ilvl="7" w:tplc="40B257A2">
      <w:start w:val="1"/>
      <w:numFmt w:val="lowerLetter"/>
      <w:lvlText w:val="%8."/>
      <w:lvlJc w:val="left"/>
      <w:pPr>
        <w:ind w:left="5760" w:hanging="360"/>
      </w:pPr>
    </w:lvl>
    <w:lvl w:ilvl="8" w:tplc="6100C272">
      <w:start w:val="1"/>
      <w:numFmt w:val="lowerRoman"/>
      <w:lvlText w:val="%9."/>
      <w:lvlJc w:val="right"/>
      <w:pPr>
        <w:ind w:left="6480" w:hanging="180"/>
      </w:pPr>
    </w:lvl>
  </w:abstractNum>
  <w:abstractNum w:abstractNumId="23" w15:restartNumberingAfterBreak="0">
    <w:nsid w:val="71231E82"/>
    <w:multiLevelType w:val="multilevel"/>
    <w:tmpl w:val="68A84CA6"/>
    <w:styleLink w:val="2"/>
    <w:lvl w:ilvl="0">
      <w:start w:val="1"/>
      <w:numFmt w:val="decimal"/>
      <w:suff w:val="space"/>
      <w:lvlText w:val="%1."/>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ligatures w14:val="none"/>
        <w14:numForm w14:val="default"/>
        <w14:numSpacing w14:val="default"/>
        <w14:stylisticSets/>
        <w14:cntxtAlts w14:val="0"/>
      </w:rPr>
    </w:lvl>
    <w:lvl w:ilvl="1">
      <w:start w:val="1"/>
      <w:numFmt w:val="decimal"/>
      <w:isLgl/>
      <w:suff w:val="space"/>
      <w:lvlText w:val="%1.%2."/>
      <w:lvlJc w:val="left"/>
      <w:pPr>
        <w:ind w:left="0" w:firstLine="709"/>
      </w:pPr>
      <w:rPr>
        <w:rFonts w:ascii="Times New Roman" w:hAnsi="Times New Roman" w:hint="default"/>
        <w:b/>
        <w:i w:val="0"/>
        <w:iCs w:val="0"/>
        <w:caps w:val="0"/>
        <w:strike w:val="0"/>
        <w:dstrike w:val="0"/>
        <w:outline w:val="0"/>
        <w:shadow w:val="0"/>
        <w:emboss w:val="0"/>
        <w:imprint w:val="0"/>
        <w:vanish w:val="0"/>
        <w:spacing w:val="0"/>
        <w:w w:val="10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709"/>
      </w:pPr>
      <w:rPr>
        <w:rFonts w:ascii="Times New Roman" w:hAnsi="Times New Roman" w:hint="default"/>
        <w:b/>
        <w:i w:val="0"/>
        <w:caps w:val="0"/>
        <w:strike w:val="0"/>
        <w:dstrike w:val="0"/>
        <w:vanish w:val="0"/>
        <w:color w:val="auto"/>
        <w:spacing w:val="0"/>
        <w:w w:val="100"/>
        <w:kern w:val="0"/>
        <w:position w:val="0"/>
        <w:sz w:val="28"/>
        <w:szCs w:val="28"/>
        <w:vertAlign w:val="baseline"/>
        <w14:cntxtAlts w14:val="0"/>
      </w:rPr>
    </w:lvl>
    <w:lvl w:ilvl="3">
      <w:start w:val="1"/>
      <w:numFmt w:val="decimal"/>
      <w:lvlRestart w:val="1"/>
      <w:suff w:val="space"/>
      <w:lvlText w:val="%1.%2.%3.%4"/>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w w:val="10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4" w15:restartNumberingAfterBreak="0">
    <w:nsid w:val="7F885D97"/>
    <w:multiLevelType w:val="hybridMultilevel"/>
    <w:tmpl w:val="542C9F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122920491">
    <w:abstractNumId w:val="14"/>
  </w:num>
  <w:num w:numId="2" w16cid:durableId="442505018">
    <w:abstractNumId w:val="2"/>
  </w:num>
  <w:num w:numId="3" w16cid:durableId="1824463243">
    <w:abstractNumId w:val="8"/>
  </w:num>
  <w:num w:numId="4" w16cid:durableId="947660036">
    <w:abstractNumId w:val="0"/>
  </w:num>
  <w:num w:numId="5" w16cid:durableId="1221555724">
    <w:abstractNumId w:val="24"/>
  </w:num>
  <w:num w:numId="6" w16cid:durableId="1860851685">
    <w:abstractNumId w:val="12"/>
  </w:num>
  <w:num w:numId="7" w16cid:durableId="1948388069">
    <w:abstractNumId w:val="22"/>
  </w:num>
  <w:num w:numId="8" w16cid:durableId="1197964536">
    <w:abstractNumId w:val="21"/>
  </w:num>
  <w:num w:numId="9" w16cid:durableId="777481864">
    <w:abstractNumId w:val="1"/>
  </w:num>
  <w:num w:numId="10" w16cid:durableId="777871021">
    <w:abstractNumId w:val="15"/>
  </w:num>
  <w:num w:numId="11" w16cid:durableId="1084764896">
    <w:abstractNumId w:val="19"/>
  </w:num>
  <w:num w:numId="12" w16cid:durableId="1971588829">
    <w:abstractNumId w:val="23"/>
  </w:num>
  <w:num w:numId="13" w16cid:durableId="1689405462">
    <w:abstractNumId w:val="11"/>
  </w:num>
  <w:num w:numId="14" w16cid:durableId="814880805">
    <w:abstractNumId w:val="6"/>
  </w:num>
  <w:num w:numId="15" w16cid:durableId="1081685215">
    <w:abstractNumId w:val="3"/>
  </w:num>
  <w:num w:numId="16" w16cid:durableId="744188777">
    <w:abstractNumId w:val="10"/>
    <w:lvlOverride w:ilvl="0">
      <w:lvl w:ilvl="0">
        <w:start w:val="1"/>
        <w:numFmt w:val="decimal"/>
        <w:suff w:val="nothing"/>
        <w:lvlText w:val="%1 "/>
        <w:lvlJc w:val="left"/>
        <w:pPr>
          <w:ind w:left="360" w:hanging="360"/>
        </w:pPr>
        <w:rPr>
          <w:rFonts w:ascii="Times New Roman" w:hAnsi="Times New Roman" w:hint="default"/>
          <w:b w:val="0"/>
          <w:i w:val="0"/>
          <w:color w:val="auto"/>
          <w:sz w:val="40"/>
        </w:rPr>
      </w:lvl>
    </w:lvlOverride>
    <w:lvlOverride w:ilvl="1">
      <w:lvl w:ilvl="1">
        <w:start w:val="1"/>
        <w:numFmt w:val="decimal"/>
        <w:pStyle w:val="nouse"/>
        <w:isLgl/>
        <w:suff w:val="space"/>
        <w:lvlText w:val="%1.%2"/>
        <w:lvlJc w:val="left"/>
        <w:pPr>
          <w:ind w:left="357" w:hanging="357"/>
        </w:pPr>
        <w:rPr>
          <w:rFonts w:ascii="Times New Roman" w:hAnsi="Times New Roman" w:hint="default"/>
          <w:b w:val="0"/>
          <w:i w:val="0"/>
          <w:iCs w:val="0"/>
          <w: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1.%2.%3"/>
        <w:lvlJc w:val="left"/>
        <w:pPr>
          <w:ind w:left="357" w:hanging="357"/>
        </w:pPr>
        <w:rPr>
          <w:rFonts w:ascii="Times New Roman" w:hAnsi="Times New Roman" w:hint="default"/>
          <w:b w:val="0"/>
          <w:i w:val="0"/>
          <w:color w:val="auto"/>
          <w:sz w:val="32"/>
        </w:rPr>
      </w:lvl>
    </w:lvlOverride>
    <w:lvlOverride w:ilvl="3">
      <w:lvl w:ilvl="3">
        <w:start w:val="1"/>
        <w:numFmt w:val="decimal"/>
        <w:isLgl/>
        <w:suff w:val="nothing"/>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16cid:durableId="1033723984">
    <w:abstractNumId w:val="9"/>
  </w:num>
  <w:num w:numId="18" w16cid:durableId="1927956753">
    <w:abstractNumId w:val="20"/>
  </w:num>
  <w:num w:numId="19" w16cid:durableId="1042100369">
    <w:abstractNumId w:val="7"/>
  </w:num>
  <w:num w:numId="20" w16cid:durableId="2077165920">
    <w:abstractNumId w:val="17"/>
  </w:num>
  <w:num w:numId="21" w16cid:durableId="1049769485">
    <w:abstractNumId w:val="5"/>
  </w:num>
  <w:num w:numId="22" w16cid:durableId="1899323064">
    <w:abstractNumId w:val="13"/>
  </w:num>
  <w:num w:numId="23" w16cid:durableId="1178545840">
    <w:abstractNumId w:val="18"/>
  </w:num>
  <w:num w:numId="24" w16cid:durableId="1206135389">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Калюжная Анна Владимировна">
    <w15:presenceInfo w15:providerId="AD" w15:userId="S::159153@niuitmo.ru::04200e38-7498-4325-b58c-e0e72a236c45"/>
  </w15:person>
  <w15:person w15:author="Каминский Юрий Константинович">
    <w15:presenceInfo w15:providerId="None" w15:userId="Каминский Юрий Константинович"/>
  </w15:person>
  <w15:person w15:author="Филатова Анастасия Алексеевна">
    <w15:presenceInfo w15:providerId="AD" w15:userId="S::287384@niuitmo.ru::4049f6d6-475c-4f94-9051-95a5e3ddc9d4"/>
  </w15:person>
  <w15:person w15:author="Перов Иван Иванович">
    <w15:presenceInfo w15:providerId="AD" w15:userId="S::vanoha@niuitmo.ru::db4fc4e3-4be2-4cbe-ba30-52f22dab9174"/>
  </w15:person>
  <w15:person w15:author="Ходорченко Мария Андреевна">
    <w15:presenceInfo w15:providerId="AD" w15:userId="S::mkhodorchenko@niuitmo.ru::8df64649-63d7-4796-9ed3-e7a06218e5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08"/>
  <w:consecutiveHyphenLimit w:val="2"/>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DD3"/>
    <w:rsid w:val="00000283"/>
    <w:rsid w:val="000002EF"/>
    <w:rsid w:val="00000B96"/>
    <w:rsid w:val="00001A3B"/>
    <w:rsid w:val="00001B8A"/>
    <w:rsid w:val="00001BEE"/>
    <w:rsid w:val="00001D76"/>
    <w:rsid w:val="000020F8"/>
    <w:rsid w:val="00002590"/>
    <w:rsid w:val="000029B3"/>
    <w:rsid w:val="00002C8B"/>
    <w:rsid w:val="00002FEF"/>
    <w:rsid w:val="00002FF8"/>
    <w:rsid w:val="00003184"/>
    <w:rsid w:val="00003752"/>
    <w:rsid w:val="00003FDB"/>
    <w:rsid w:val="000041B7"/>
    <w:rsid w:val="00004211"/>
    <w:rsid w:val="00004297"/>
    <w:rsid w:val="00004417"/>
    <w:rsid w:val="000046D7"/>
    <w:rsid w:val="000047CB"/>
    <w:rsid w:val="00004E1C"/>
    <w:rsid w:val="000058DB"/>
    <w:rsid w:val="00005AEE"/>
    <w:rsid w:val="00005BDD"/>
    <w:rsid w:val="0000612B"/>
    <w:rsid w:val="00006453"/>
    <w:rsid w:val="0000661D"/>
    <w:rsid w:val="00006627"/>
    <w:rsid w:val="00006A31"/>
    <w:rsid w:val="00007643"/>
    <w:rsid w:val="00007BEC"/>
    <w:rsid w:val="0001016A"/>
    <w:rsid w:val="000102C7"/>
    <w:rsid w:val="00010322"/>
    <w:rsid w:val="0001032F"/>
    <w:rsid w:val="0001050C"/>
    <w:rsid w:val="000109C0"/>
    <w:rsid w:val="00010BBC"/>
    <w:rsid w:val="00011327"/>
    <w:rsid w:val="00011550"/>
    <w:rsid w:val="00011833"/>
    <w:rsid w:val="00011A7E"/>
    <w:rsid w:val="00011E49"/>
    <w:rsid w:val="00011FB4"/>
    <w:rsid w:val="0001238C"/>
    <w:rsid w:val="000129DA"/>
    <w:rsid w:val="00012EB7"/>
    <w:rsid w:val="000135F9"/>
    <w:rsid w:val="00013B48"/>
    <w:rsid w:val="00014162"/>
    <w:rsid w:val="000144D0"/>
    <w:rsid w:val="00014610"/>
    <w:rsid w:val="0001469B"/>
    <w:rsid w:val="000151FD"/>
    <w:rsid w:val="0001549A"/>
    <w:rsid w:val="00015910"/>
    <w:rsid w:val="0001600C"/>
    <w:rsid w:val="00016773"/>
    <w:rsid w:val="00020A67"/>
    <w:rsid w:val="00020CF2"/>
    <w:rsid w:val="00020F38"/>
    <w:rsid w:val="00020F4F"/>
    <w:rsid w:val="0002114D"/>
    <w:rsid w:val="00021915"/>
    <w:rsid w:val="00021AA5"/>
    <w:rsid w:val="00021F01"/>
    <w:rsid w:val="00022000"/>
    <w:rsid w:val="000231D0"/>
    <w:rsid w:val="000232DD"/>
    <w:rsid w:val="00023B6C"/>
    <w:rsid w:val="00023F63"/>
    <w:rsid w:val="00024257"/>
    <w:rsid w:val="000242CC"/>
    <w:rsid w:val="00025030"/>
    <w:rsid w:val="00025A1F"/>
    <w:rsid w:val="00025D24"/>
    <w:rsid w:val="00026D80"/>
    <w:rsid w:val="00027B69"/>
    <w:rsid w:val="00027C78"/>
    <w:rsid w:val="00027D9D"/>
    <w:rsid w:val="00027EB7"/>
    <w:rsid w:val="000305A6"/>
    <w:rsid w:val="00030981"/>
    <w:rsid w:val="00030D0D"/>
    <w:rsid w:val="00030F82"/>
    <w:rsid w:val="00031909"/>
    <w:rsid w:val="00031AE4"/>
    <w:rsid w:val="00031BE2"/>
    <w:rsid w:val="00031F6E"/>
    <w:rsid w:val="00032C7D"/>
    <w:rsid w:val="00034145"/>
    <w:rsid w:val="000344B5"/>
    <w:rsid w:val="000349BB"/>
    <w:rsid w:val="00034DC6"/>
    <w:rsid w:val="00035572"/>
    <w:rsid w:val="0003567B"/>
    <w:rsid w:val="00035921"/>
    <w:rsid w:val="00035ECE"/>
    <w:rsid w:val="000365A9"/>
    <w:rsid w:val="00036B7C"/>
    <w:rsid w:val="00036E85"/>
    <w:rsid w:val="000372E3"/>
    <w:rsid w:val="00037533"/>
    <w:rsid w:val="00037842"/>
    <w:rsid w:val="00037AF6"/>
    <w:rsid w:val="00037D69"/>
    <w:rsid w:val="00037E60"/>
    <w:rsid w:val="0003C7E9"/>
    <w:rsid w:val="00040236"/>
    <w:rsid w:val="000403D4"/>
    <w:rsid w:val="0004099D"/>
    <w:rsid w:val="00040D2C"/>
    <w:rsid w:val="00040EA7"/>
    <w:rsid w:val="00041295"/>
    <w:rsid w:val="0004138D"/>
    <w:rsid w:val="00042FCA"/>
    <w:rsid w:val="000432B9"/>
    <w:rsid w:val="000435D7"/>
    <w:rsid w:val="0004378F"/>
    <w:rsid w:val="00043925"/>
    <w:rsid w:val="000439A9"/>
    <w:rsid w:val="00043A7B"/>
    <w:rsid w:val="00043B86"/>
    <w:rsid w:val="000440F4"/>
    <w:rsid w:val="0004498C"/>
    <w:rsid w:val="00044D3D"/>
    <w:rsid w:val="00045236"/>
    <w:rsid w:val="0004576A"/>
    <w:rsid w:val="000460E6"/>
    <w:rsid w:val="00046684"/>
    <w:rsid w:val="0004686A"/>
    <w:rsid w:val="00046E86"/>
    <w:rsid w:val="00047186"/>
    <w:rsid w:val="000473E2"/>
    <w:rsid w:val="000476A7"/>
    <w:rsid w:val="00047E08"/>
    <w:rsid w:val="000503DC"/>
    <w:rsid w:val="000507B6"/>
    <w:rsid w:val="00050C83"/>
    <w:rsid w:val="00051ADF"/>
    <w:rsid w:val="00052A72"/>
    <w:rsid w:val="00052AA5"/>
    <w:rsid w:val="00052D1D"/>
    <w:rsid w:val="00053518"/>
    <w:rsid w:val="000536DF"/>
    <w:rsid w:val="00053886"/>
    <w:rsid w:val="00053C44"/>
    <w:rsid w:val="00053DDC"/>
    <w:rsid w:val="00054194"/>
    <w:rsid w:val="000542F9"/>
    <w:rsid w:val="0005446C"/>
    <w:rsid w:val="00055675"/>
    <w:rsid w:val="000561FE"/>
    <w:rsid w:val="000563EC"/>
    <w:rsid w:val="0005656B"/>
    <w:rsid w:val="00056DEF"/>
    <w:rsid w:val="000570A3"/>
    <w:rsid w:val="000576A3"/>
    <w:rsid w:val="000576E0"/>
    <w:rsid w:val="00057A84"/>
    <w:rsid w:val="00057DB8"/>
    <w:rsid w:val="00060F06"/>
    <w:rsid w:val="00060FB6"/>
    <w:rsid w:val="000610A5"/>
    <w:rsid w:val="000611EE"/>
    <w:rsid w:val="00061B58"/>
    <w:rsid w:val="00061E07"/>
    <w:rsid w:val="00061E2C"/>
    <w:rsid w:val="00062390"/>
    <w:rsid w:val="00062533"/>
    <w:rsid w:val="000626E6"/>
    <w:rsid w:val="00063336"/>
    <w:rsid w:val="00063443"/>
    <w:rsid w:val="00063CD4"/>
    <w:rsid w:val="000642AE"/>
    <w:rsid w:val="0006431E"/>
    <w:rsid w:val="00064354"/>
    <w:rsid w:val="0006479C"/>
    <w:rsid w:val="000647C2"/>
    <w:rsid w:val="000649F4"/>
    <w:rsid w:val="00064E0D"/>
    <w:rsid w:val="00065282"/>
    <w:rsid w:val="000653B7"/>
    <w:rsid w:val="00065D76"/>
    <w:rsid w:val="00065E3E"/>
    <w:rsid w:val="00067D96"/>
    <w:rsid w:val="0006F1CB"/>
    <w:rsid w:val="000703C2"/>
    <w:rsid w:val="00070E01"/>
    <w:rsid w:val="0007106F"/>
    <w:rsid w:val="00071389"/>
    <w:rsid w:val="0007144F"/>
    <w:rsid w:val="00073066"/>
    <w:rsid w:val="000733FF"/>
    <w:rsid w:val="00073481"/>
    <w:rsid w:val="00073486"/>
    <w:rsid w:val="0007376A"/>
    <w:rsid w:val="000742DF"/>
    <w:rsid w:val="0007445F"/>
    <w:rsid w:val="00074530"/>
    <w:rsid w:val="000748D1"/>
    <w:rsid w:val="0007497B"/>
    <w:rsid w:val="00074D83"/>
    <w:rsid w:val="0007512F"/>
    <w:rsid w:val="0007548C"/>
    <w:rsid w:val="00075D40"/>
    <w:rsid w:val="00076396"/>
    <w:rsid w:val="00076A09"/>
    <w:rsid w:val="00076A7D"/>
    <w:rsid w:val="00076C82"/>
    <w:rsid w:val="00076EE5"/>
    <w:rsid w:val="0007720F"/>
    <w:rsid w:val="00077840"/>
    <w:rsid w:val="000778F2"/>
    <w:rsid w:val="00077BEE"/>
    <w:rsid w:val="000800AF"/>
    <w:rsid w:val="00080105"/>
    <w:rsid w:val="00080326"/>
    <w:rsid w:val="0008037A"/>
    <w:rsid w:val="000807BD"/>
    <w:rsid w:val="00080FE4"/>
    <w:rsid w:val="000810FE"/>
    <w:rsid w:val="00081107"/>
    <w:rsid w:val="00081D01"/>
    <w:rsid w:val="0008225B"/>
    <w:rsid w:val="00082E6E"/>
    <w:rsid w:val="000830D4"/>
    <w:rsid w:val="00083D6A"/>
    <w:rsid w:val="000844C8"/>
    <w:rsid w:val="000851FD"/>
    <w:rsid w:val="00085523"/>
    <w:rsid w:val="00085530"/>
    <w:rsid w:val="000856D7"/>
    <w:rsid w:val="00085D1E"/>
    <w:rsid w:val="00086490"/>
    <w:rsid w:val="00086902"/>
    <w:rsid w:val="00086BC5"/>
    <w:rsid w:val="00087620"/>
    <w:rsid w:val="00087B8B"/>
    <w:rsid w:val="00087BA4"/>
    <w:rsid w:val="00090D14"/>
    <w:rsid w:val="000912D2"/>
    <w:rsid w:val="000912FF"/>
    <w:rsid w:val="000916CB"/>
    <w:rsid w:val="00091828"/>
    <w:rsid w:val="00091E88"/>
    <w:rsid w:val="00091F82"/>
    <w:rsid w:val="00092277"/>
    <w:rsid w:val="0009247A"/>
    <w:rsid w:val="000924C1"/>
    <w:rsid w:val="000925C4"/>
    <w:rsid w:val="00092AD2"/>
    <w:rsid w:val="0009301A"/>
    <w:rsid w:val="00093091"/>
    <w:rsid w:val="000940B0"/>
    <w:rsid w:val="000950FA"/>
    <w:rsid w:val="0009526A"/>
    <w:rsid w:val="00095668"/>
    <w:rsid w:val="00095825"/>
    <w:rsid w:val="000959B1"/>
    <w:rsid w:val="00095B37"/>
    <w:rsid w:val="00095C96"/>
    <w:rsid w:val="00096C79"/>
    <w:rsid w:val="0009745C"/>
    <w:rsid w:val="00097593"/>
    <w:rsid w:val="00097A32"/>
    <w:rsid w:val="00097DFB"/>
    <w:rsid w:val="00097EF8"/>
    <w:rsid w:val="000A0187"/>
    <w:rsid w:val="000A0483"/>
    <w:rsid w:val="000A0C27"/>
    <w:rsid w:val="000A0C96"/>
    <w:rsid w:val="000A122F"/>
    <w:rsid w:val="000A1314"/>
    <w:rsid w:val="000A19E9"/>
    <w:rsid w:val="000A1B31"/>
    <w:rsid w:val="000A1C38"/>
    <w:rsid w:val="000A1CAE"/>
    <w:rsid w:val="000A1CF2"/>
    <w:rsid w:val="000A2076"/>
    <w:rsid w:val="000A25EC"/>
    <w:rsid w:val="000A274A"/>
    <w:rsid w:val="000A287E"/>
    <w:rsid w:val="000A2A04"/>
    <w:rsid w:val="000A33C9"/>
    <w:rsid w:val="000A3805"/>
    <w:rsid w:val="000A3E54"/>
    <w:rsid w:val="000A41F5"/>
    <w:rsid w:val="000A436A"/>
    <w:rsid w:val="000A455E"/>
    <w:rsid w:val="000A4708"/>
    <w:rsid w:val="000A4B05"/>
    <w:rsid w:val="000A52BE"/>
    <w:rsid w:val="000A5784"/>
    <w:rsid w:val="000A5A6A"/>
    <w:rsid w:val="000A616E"/>
    <w:rsid w:val="000A6290"/>
    <w:rsid w:val="000A6A77"/>
    <w:rsid w:val="000A6DF1"/>
    <w:rsid w:val="000A6E7A"/>
    <w:rsid w:val="000A74A7"/>
    <w:rsid w:val="000A7DE5"/>
    <w:rsid w:val="000A7F7D"/>
    <w:rsid w:val="000B0623"/>
    <w:rsid w:val="000B0AEF"/>
    <w:rsid w:val="000B0B45"/>
    <w:rsid w:val="000B0D81"/>
    <w:rsid w:val="000B10CA"/>
    <w:rsid w:val="000B1959"/>
    <w:rsid w:val="000B2110"/>
    <w:rsid w:val="000B244C"/>
    <w:rsid w:val="000B29AB"/>
    <w:rsid w:val="000B2BEC"/>
    <w:rsid w:val="000B4068"/>
    <w:rsid w:val="000B40D6"/>
    <w:rsid w:val="000B426F"/>
    <w:rsid w:val="000B42BE"/>
    <w:rsid w:val="000B4D5B"/>
    <w:rsid w:val="000B51A0"/>
    <w:rsid w:val="000B5538"/>
    <w:rsid w:val="000B5BD3"/>
    <w:rsid w:val="000B5EB1"/>
    <w:rsid w:val="000B67A6"/>
    <w:rsid w:val="000B67F5"/>
    <w:rsid w:val="000B6AF9"/>
    <w:rsid w:val="000B6DAA"/>
    <w:rsid w:val="000B7214"/>
    <w:rsid w:val="000B730D"/>
    <w:rsid w:val="000B7380"/>
    <w:rsid w:val="000B7470"/>
    <w:rsid w:val="000B79B6"/>
    <w:rsid w:val="000B7C39"/>
    <w:rsid w:val="000B7C50"/>
    <w:rsid w:val="000B7ED5"/>
    <w:rsid w:val="000C0457"/>
    <w:rsid w:val="000C1098"/>
    <w:rsid w:val="000C10A1"/>
    <w:rsid w:val="000C118D"/>
    <w:rsid w:val="000C1603"/>
    <w:rsid w:val="000C2338"/>
    <w:rsid w:val="000C2CC4"/>
    <w:rsid w:val="000C2D46"/>
    <w:rsid w:val="000C329A"/>
    <w:rsid w:val="000C3660"/>
    <w:rsid w:val="000C4107"/>
    <w:rsid w:val="000C4425"/>
    <w:rsid w:val="000C4575"/>
    <w:rsid w:val="000C4BBC"/>
    <w:rsid w:val="000C54EB"/>
    <w:rsid w:val="000C560B"/>
    <w:rsid w:val="000C5690"/>
    <w:rsid w:val="000C5A26"/>
    <w:rsid w:val="000C66E7"/>
    <w:rsid w:val="000C688D"/>
    <w:rsid w:val="000C6912"/>
    <w:rsid w:val="000C6EE6"/>
    <w:rsid w:val="000C79AA"/>
    <w:rsid w:val="000D0507"/>
    <w:rsid w:val="000D121F"/>
    <w:rsid w:val="000D140D"/>
    <w:rsid w:val="000D14EA"/>
    <w:rsid w:val="000D2462"/>
    <w:rsid w:val="000D2CEB"/>
    <w:rsid w:val="000D2F11"/>
    <w:rsid w:val="000D362F"/>
    <w:rsid w:val="000D370A"/>
    <w:rsid w:val="000D37CF"/>
    <w:rsid w:val="000D3AD0"/>
    <w:rsid w:val="000D3E7B"/>
    <w:rsid w:val="000D419D"/>
    <w:rsid w:val="000D43CA"/>
    <w:rsid w:val="000D48AA"/>
    <w:rsid w:val="000D4D8A"/>
    <w:rsid w:val="000D4DE9"/>
    <w:rsid w:val="000D57D7"/>
    <w:rsid w:val="000D5F11"/>
    <w:rsid w:val="000D61B2"/>
    <w:rsid w:val="000D6F86"/>
    <w:rsid w:val="000D7528"/>
    <w:rsid w:val="000D7AF8"/>
    <w:rsid w:val="000D7BA7"/>
    <w:rsid w:val="000D7E83"/>
    <w:rsid w:val="000D7FCB"/>
    <w:rsid w:val="000E0679"/>
    <w:rsid w:val="000E0A06"/>
    <w:rsid w:val="000E0CCE"/>
    <w:rsid w:val="000E11C1"/>
    <w:rsid w:val="000E168B"/>
    <w:rsid w:val="000E1F66"/>
    <w:rsid w:val="000E2015"/>
    <w:rsid w:val="000E21BD"/>
    <w:rsid w:val="000E2273"/>
    <w:rsid w:val="000E23D8"/>
    <w:rsid w:val="000E2491"/>
    <w:rsid w:val="000E2873"/>
    <w:rsid w:val="000E2C7E"/>
    <w:rsid w:val="000E2D54"/>
    <w:rsid w:val="000E3B8F"/>
    <w:rsid w:val="000E5ED5"/>
    <w:rsid w:val="000E6163"/>
    <w:rsid w:val="000E6883"/>
    <w:rsid w:val="000E6EBC"/>
    <w:rsid w:val="000E7224"/>
    <w:rsid w:val="000E744B"/>
    <w:rsid w:val="000E762A"/>
    <w:rsid w:val="000E7724"/>
    <w:rsid w:val="000E7DF2"/>
    <w:rsid w:val="000E7EE1"/>
    <w:rsid w:val="000F06EC"/>
    <w:rsid w:val="000F170A"/>
    <w:rsid w:val="000F18AB"/>
    <w:rsid w:val="000F1D6B"/>
    <w:rsid w:val="000F2AC9"/>
    <w:rsid w:val="000F2B0B"/>
    <w:rsid w:val="000F303C"/>
    <w:rsid w:val="000F365D"/>
    <w:rsid w:val="000F375F"/>
    <w:rsid w:val="000F4065"/>
    <w:rsid w:val="000F4137"/>
    <w:rsid w:val="000F4297"/>
    <w:rsid w:val="000F4839"/>
    <w:rsid w:val="000F48EF"/>
    <w:rsid w:val="000F4D4E"/>
    <w:rsid w:val="000F4EDB"/>
    <w:rsid w:val="000F6C19"/>
    <w:rsid w:val="000F7039"/>
    <w:rsid w:val="000F7407"/>
    <w:rsid w:val="000F74FD"/>
    <w:rsid w:val="000F7615"/>
    <w:rsid w:val="000F7D65"/>
    <w:rsid w:val="001004FB"/>
    <w:rsid w:val="001006CC"/>
    <w:rsid w:val="00100783"/>
    <w:rsid w:val="0010093B"/>
    <w:rsid w:val="00100AFA"/>
    <w:rsid w:val="0010292C"/>
    <w:rsid w:val="00102A79"/>
    <w:rsid w:val="00103179"/>
    <w:rsid w:val="001031E8"/>
    <w:rsid w:val="001034B5"/>
    <w:rsid w:val="001034DE"/>
    <w:rsid w:val="00104063"/>
    <w:rsid w:val="0010428A"/>
    <w:rsid w:val="001048E5"/>
    <w:rsid w:val="00104B57"/>
    <w:rsid w:val="00104BDB"/>
    <w:rsid w:val="00105659"/>
    <w:rsid w:val="0010579C"/>
    <w:rsid w:val="00105957"/>
    <w:rsid w:val="00106004"/>
    <w:rsid w:val="00106034"/>
    <w:rsid w:val="00106442"/>
    <w:rsid w:val="001067D1"/>
    <w:rsid w:val="00106B9F"/>
    <w:rsid w:val="00106CEA"/>
    <w:rsid w:val="00107066"/>
    <w:rsid w:val="0011002B"/>
    <w:rsid w:val="001101DB"/>
    <w:rsid w:val="0011068A"/>
    <w:rsid w:val="00110A3E"/>
    <w:rsid w:val="00110CE9"/>
    <w:rsid w:val="00110E22"/>
    <w:rsid w:val="00111137"/>
    <w:rsid w:val="001112A8"/>
    <w:rsid w:val="00111366"/>
    <w:rsid w:val="00111751"/>
    <w:rsid w:val="001118F2"/>
    <w:rsid w:val="00111A5E"/>
    <w:rsid w:val="00111B78"/>
    <w:rsid w:val="0011204A"/>
    <w:rsid w:val="0011207C"/>
    <w:rsid w:val="001121CC"/>
    <w:rsid w:val="00112B32"/>
    <w:rsid w:val="00112B63"/>
    <w:rsid w:val="00112D6B"/>
    <w:rsid w:val="0011310C"/>
    <w:rsid w:val="0011337A"/>
    <w:rsid w:val="001134D5"/>
    <w:rsid w:val="00113514"/>
    <w:rsid w:val="00113AC0"/>
    <w:rsid w:val="00113E85"/>
    <w:rsid w:val="00114A5F"/>
    <w:rsid w:val="00114B0D"/>
    <w:rsid w:val="00114C30"/>
    <w:rsid w:val="00114E3E"/>
    <w:rsid w:val="00114FBB"/>
    <w:rsid w:val="00115108"/>
    <w:rsid w:val="0011590E"/>
    <w:rsid w:val="00115BEA"/>
    <w:rsid w:val="00115C3A"/>
    <w:rsid w:val="0011639F"/>
    <w:rsid w:val="001165DB"/>
    <w:rsid w:val="00116A5A"/>
    <w:rsid w:val="001179A5"/>
    <w:rsid w:val="0012002F"/>
    <w:rsid w:val="00120053"/>
    <w:rsid w:val="0012008C"/>
    <w:rsid w:val="00120A26"/>
    <w:rsid w:val="00120C0F"/>
    <w:rsid w:val="0012112B"/>
    <w:rsid w:val="0012126D"/>
    <w:rsid w:val="001214E2"/>
    <w:rsid w:val="00121A56"/>
    <w:rsid w:val="00121DAB"/>
    <w:rsid w:val="001225F7"/>
    <w:rsid w:val="0012264F"/>
    <w:rsid w:val="00122743"/>
    <w:rsid w:val="00122C24"/>
    <w:rsid w:val="00122C7A"/>
    <w:rsid w:val="0012318D"/>
    <w:rsid w:val="0012344E"/>
    <w:rsid w:val="00123DA0"/>
    <w:rsid w:val="001244C2"/>
    <w:rsid w:val="00124DF6"/>
    <w:rsid w:val="00124ED0"/>
    <w:rsid w:val="00124F1C"/>
    <w:rsid w:val="00124F66"/>
    <w:rsid w:val="0012590E"/>
    <w:rsid w:val="001259B3"/>
    <w:rsid w:val="00125C0B"/>
    <w:rsid w:val="00125DE7"/>
    <w:rsid w:val="001261D1"/>
    <w:rsid w:val="00126297"/>
    <w:rsid w:val="00126447"/>
    <w:rsid w:val="001266EC"/>
    <w:rsid w:val="00126C96"/>
    <w:rsid w:val="00126E8C"/>
    <w:rsid w:val="00126ED7"/>
    <w:rsid w:val="00127172"/>
    <w:rsid w:val="001273D9"/>
    <w:rsid w:val="0012779F"/>
    <w:rsid w:val="00130329"/>
    <w:rsid w:val="00130533"/>
    <w:rsid w:val="0013100D"/>
    <w:rsid w:val="0013155A"/>
    <w:rsid w:val="00131C34"/>
    <w:rsid w:val="001324F8"/>
    <w:rsid w:val="00132F91"/>
    <w:rsid w:val="001331BD"/>
    <w:rsid w:val="0013364D"/>
    <w:rsid w:val="00133EC9"/>
    <w:rsid w:val="00134054"/>
    <w:rsid w:val="00134077"/>
    <w:rsid w:val="00134222"/>
    <w:rsid w:val="00134B67"/>
    <w:rsid w:val="001351B8"/>
    <w:rsid w:val="0013537C"/>
    <w:rsid w:val="00136444"/>
    <w:rsid w:val="00137245"/>
    <w:rsid w:val="00137350"/>
    <w:rsid w:val="001378C2"/>
    <w:rsid w:val="00137C68"/>
    <w:rsid w:val="00140418"/>
    <w:rsid w:val="00140A71"/>
    <w:rsid w:val="00140B92"/>
    <w:rsid w:val="00140D54"/>
    <w:rsid w:val="00140D82"/>
    <w:rsid w:val="00140FF1"/>
    <w:rsid w:val="00141270"/>
    <w:rsid w:val="00141A06"/>
    <w:rsid w:val="001420A2"/>
    <w:rsid w:val="001425F0"/>
    <w:rsid w:val="00142791"/>
    <w:rsid w:val="00142CA6"/>
    <w:rsid w:val="00142E95"/>
    <w:rsid w:val="00143193"/>
    <w:rsid w:val="0014321E"/>
    <w:rsid w:val="001432EA"/>
    <w:rsid w:val="00143564"/>
    <w:rsid w:val="0014385E"/>
    <w:rsid w:val="001439B7"/>
    <w:rsid w:val="00143E41"/>
    <w:rsid w:val="00144065"/>
    <w:rsid w:val="001440FF"/>
    <w:rsid w:val="0014450B"/>
    <w:rsid w:val="001448F2"/>
    <w:rsid w:val="00144906"/>
    <w:rsid w:val="00144987"/>
    <w:rsid w:val="0014563B"/>
    <w:rsid w:val="00145F84"/>
    <w:rsid w:val="001460E6"/>
    <w:rsid w:val="001465DC"/>
    <w:rsid w:val="00146CED"/>
    <w:rsid w:val="00146FDE"/>
    <w:rsid w:val="00147069"/>
    <w:rsid w:val="00147A02"/>
    <w:rsid w:val="00147C13"/>
    <w:rsid w:val="001510F8"/>
    <w:rsid w:val="00151702"/>
    <w:rsid w:val="00151890"/>
    <w:rsid w:val="00151D47"/>
    <w:rsid w:val="00152287"/>
    <w:rsid w:val="0015271F"/>
    <w:rsid w:val="00152DEC"/>
    <w:rsid w:val="00153064"/>
    <w:rsid w:val="00153B6F"/>
    <w:rsid w:val="001540FD"/>
    <w:rsid w:val="0015438E"/>
    <w:rsid w:val="00154557"/>
    <w:rsid w:val="0015465C"/>
    <w:rsid w:val="001546B5"/>
    <w:rsid w:val="001547BB"/>
    <w:rsid w:val="00154953"/>
    <w:rsid w:val="0015497A"/>
    <w:rsid w:val="00154A00"/>
    <w:rsid w:val="00154B56"/>
    <w:rsid w:val="00154E58"/>
    <w:rsid w:val="00155511"/>
    <w:rsid w:val="0015591C"/>
    <w:rsid w:val="00155B0B"/>
    <w:rsid w:val="00155B0E"/>
    <w:rsid w:val="00155B83"/>
    <w:rsid w:val="0015643E"/>
    <w:rsid w:val="00156B21"/>
    <w:rsid w:val="00157B96"/>
    <w:rsid w:val="00157C93"/>
    <w:rsid w:val="001600B4"/>
    <w:rsid w:val="00160241"/>
    <w:rsid w:val="0016027A"/>
    <w:rsid w:val="00160DFC"/>
    <w:rsid w:val="00161EA7"/>
    <w:rsid w:val="00161FD3"/>
    <w:rsid w:val="00162713"/>
    <w:rsid w:val="001629AB"/>
    <w:rsid w:val="00162BBE"/>
    <w:rsid w:val="001633D3"/>
    <w:rsid w:val="001634D5"/>
    <w:rsid w:val="0016372C"/>
    <w:rsid w:val="0016384C"/>
    <w:rsid w:val="0016391D"/>
    <w:rsid w:val="00163BDC"/>
    <w:rsid w:val="00163D1C"/>
    <w:rsid w:val="00163FA9"/>
    <w:rsid w:val="001648CF"/>
    <w:rsid w:val="001649CD"/>
    <w:rsid w:val="00164A1A"/>
    <w:rsid w:val="0016583D"/>
    <w:rsid w:val="00165DE8"/>
    <w:rsid w:val="0016654C"/>
    <w:rsid w:val="0016795A"/>
    <w:rsid w:val="00167C75"/>
    <w:rsid w:val="00170B0D"/>
    <w:rsid w:val="00170B59"/>
    <w:rsid w:val="00171EE5"/>
    <w:rsid w:val="001724A5"/>
    <w:rsid w:val="00172A34"/>
    <w:rsid w:val="00174A98"/>
    <w:rsid w:val="00174BA4"/>
    <w:rsid w:val="00174CA0"/>
    <w:rsid w:val="00174D4B"/>
    <w:rsid w:val="00176163"/>
    <w:rsid w:val="00176562"/>
    <w:rsid w:val="0017673C"/>
    <w:rsid w:val="0017704F"/>
    <w:rsid w:val="0017755A"/>
    <w:rsid w:val="00177636"/>
    <w:rsid w:val="0017798C"/>
    <w:rsid w:val="00177D85"/>
    <w:rsid w:val="00180AEA"/>
    <w:rsid w:val="00180D62"/>
    <w:rsid w:val="00181658"/>
    <w:rsid w:val="00181A79"/>
    <w:rsid w:val="00181B6F"/>
    <w:rsid w:val="0018206D"/>
    <w:rsid w:val="001820EA"/>
    <w:rsid w:val="00182278"/>
    <w:rsid w:val="00182625"/>
    <w:rsid w:val="00182A45"/>
    <w:rsid w:val="0018331A"/>
    <w:rsid w:val="00183C07"/>
    <w:rsid w:val="001844AC"/>
    <w:rsid w:val="00184501"/>
    <w:rsid w:val="00184904"/>
    <w:rsid w:val="00184B33"/>
    <w:rsid w:val="00184B50"/>
    <w:rsid w:val="00185419"/>
    <w:rsid w:val="00185468"/>
    <w:rsid w:val="00185A0F"/>
    <w:rsid w:val="00185BAA"/>
    <w:rsid w:val="00185C62"/>
    <w:rsid w:val="001866BD"/>
    <w:rsid w:val="0019058D"/>
    <w:rsid w:val="001905F5"/>
    <w:rsid w:val="0019079F"/>
    <w:rsid w:val="00190883"/>
    <w:rsid w:val="00190B2E"/>
    <w:rsid w:val="00190B40"/>
    <w:rsid w:val="00190B5B"/>
    <w:rsid w:val="001913A5"/>
    <w:rsid w:val="00191778"/>
    <w:rsid w:val="00191894"/>
    <w:rsid w:val="00191FFC"/>
    <w:rsid w:val="001920F4"/>
    <w:rsid w:val="001923AF"/>
    <w:rsid w:val="00192955"/>
    <w:rsid w:val="00192C00"/>
    <w:rsid w:val="00193CE5"/>
    <w:rsid w:val="0019457D"/>
    <w:rsid w:val="0019459D"/>
    <w:rsid w:val="001955ED"/>
    <w:rsid w:val="00195917"/>
    <w:rsid w:val="00195DD4"/>
    <w:rsid w:val="001962F5"/>
    <w:rsid w:val="001966BC"/>
    <w:rsid w:val="00196903"/>
    <w:rsid w:val="00196C05"/>
    <w:rsid w:val="00196CE4"/>
    <w:rsid w:val="00196EB2"/>
    <w:rsid w:val="00197235"/>
    <w:rsid w:val="00197CA8"/>
    <w:rsid w:val="00197E8E"/>
    <w:rsid w:val="001A0224"/>
    <w:rsid w:val="001A03DB"/>
    <w:rsid w:val="001A045F"/>
    <w:rsid w:val="001A07D8"/>
    <w:rsid w:val="001A0B92"/>
    <w:rsid w:val="001A1038"/>
    <w:rsid w:val="001A12FD"/>
    <w:rsid w:val="001A154D"/>
    <w:rsid w:val="001A2002"/>
    <w:rsid w:val="001A2123"/>
    <w:rsid w:val="001A24FB"/>
    <w:rsid w:val="001A294A"/>
    <w:rsid w:val="001A2EF1"/>
    <w:rsid w:val="001A3D07"/>
    <w:rsid w:val="001A46F2"/>
    <w:rsid w:val="001A5035"/>
    <w:rsid w:val="001A5383"/>
    <w:rsid w:val="001A5AA2"/>
    <w:rsid w:val="001A615A"/>
    <w:rsid w:val="001A6761"/>
    <w:rsid w:val="001A7019"/>
    <w:rsid w:val="001A72AE"/>
    <w:rsid w:val="001A775B"/>
    <w:rsid w:val="001A7CDA"/>
    <w:rsid w:val="001B0696"/>
    <w:rsid w:val="001B06A1"/>
    <w:rsid w:val="001B0711"/>
    <w:rsid w:val="001B0F58"/>
    <w:rsid w:val="001B0FFA"/>
    <w:rsid w:val="001B139C"/>
    <w:rsid w:val="001B1FC3"/>
    <w:rsid w:val="001B29A6"/>
    <w:rsid w:val="001B2DD5"/>
    <w:rsid w:val="001B33D1"/>
    <w:rsid w:val="001B425E"/>
    <w:rsid w:val="001B4616"/>
    <w:rsid w:val="001B50E6"/>
    <w:rsid w:val="001B5A23"/>
    <w:rsid w:val="001B5C98"/>
    <w:rsid w:val="001B5D30"/>
    <w:rsid w:val="001B5FED"/>
    <w:rsid w:val="001B7136"/>
    <w:rsid w:val="001B771A"/>
    <w:rsid w:val="001B7914"/>
    <w:rsid w:val="001C017B"/>
    <w:rsid w:val="001C02C8"/>
    <w:rsid w:val="001C0514"/>
    <w:rsid w:val="001C1377"/>
    <w:rsid w:val="001C1645"/>
    <w:rsid w:val="001C1CAF"/>
    <w:rsid w:val="001C23E5"/>
    <w:rsid w:val="001C250B"/>
    <w:rsid w:val="001C2616"/>
    <w:rsid w:val="001C2812"/>
    <w:rsid w:val="001C2B34"/>
    <w:rsid w:val="001C3355"/>
    <w:rsid w:val="001C33C0"/>
    <w:rsid w:val="001C34F4"/>
    <w:rsid w:val="001C3B6F"/>
    <w:rsid w:val="001C42DC"/>
    <w:rsid w:val="001C4534"/>
    <w:rsid w:val="001C4659"/>
    <w:rsid w:val="001C47ED"/>
    <w:rsid w:val="001C4A30"/>
    <w:rsid w:val="001C4BEA"/>
    <w:rsid w:val="001C5B9D"/>
    <w:rsid w:val="001C5D0A"/>
    <w:rsid w:val="001C5FF4"/>
    <w:rsid w:val="001C706D"/>
    <w:rsid w:val="001C7E33"/>
    <w:rsid w:val="001D03F1"/>
    <w:rsid w:val="001D098B"/>
    <w:rsid w:val="001D0CF8"/>
    <w:rsid w:val="001D11AE"/>
    <w:rsid w:val="001D155C"/>
    <w:rsid w:val="001D1840"/>
    <w:rsid w:val="001D1E86"/>
    <w:rsid w:val="001D2C72"/>
    <w:rsid w:val="001D307F"/>
    <w:rsid w:val="001D3464"/>
    <w:rsid w:val="001D3738"/>
    <w:rsid w:val="001D3955"/>
    <w:rsid w:val="001D4648"/>
    <w:rsid w:val="001D476D"/>
    <w:rsid w:val="001D47A1"/>
    <w:rsid w:val="001D49E5"/>
    <w:rsid w:val="001D4AA4"/>
    <w:rsid w:val="001D5225"/>
    <w:rsid w:val="001D52CD"/>
    <w:rsid w:val="001D55C3"/>
    <w:rsid w:val="001D5C70"/>
    <w:rsid w:val="001D5DB0"/>
    <w:rsid w:val="001D64D3"/>
    <w:rsid w:val="001D661D"/>
    <w:rsid w:val="001D6E99"/>
    <w:rsid w:val="001D72B7"/>
    <w:rsid w:val="001D7F3C"/>
    <w:rsid w:val="001E0820"/>
    <w:rsid w:val="001E0DAF"/>
    <w:rsid w:val="001E1349"/>
    <w:rsid w:val="001E188F"/>
    <w:rsid w:val="001E1CC0"/>
    <w:rsid w:val="001E280D"/>
    <w:rsid w:val="001E2AD2"/>
    <w:rsid w:val="001E2E6D"/>
    <w:rsid w:val="001E3054"/>
    <w:rsid w:val="001E3C13"/>
    <w:rsid w:val="001E3F8A"/>
    <w:rsid w:val="001E413E"/>
    <w:rsid w:val="001E431A"/>
    <w:rsid w:val="001E48E2"/>
    <w:rsid w:val="001E511B"/>
    <w:rsid w:val="001E55A6"/>
    <w:rsid w:val="001E59AD"/>
    <w:rsid w:val="001E5B51"/>
    <w:rsid w:val="001E5B7A"/>
    <w:rsid w:val="001E60EC"/>
    <w:rsid w:val="001E6628"/>
    <w:rsid w:val="001E6D21"/>
    <w:rsid w:val="001E754B"/>
    <w:rsid w:val="001E766E"/>
    <w:rsid w:val="001E7DA4"/>
    <w:rsid w:val="001F053F"/>
    <w:rsid w:val="001F096A"/>
    <w:rsid w:val="001F0F0A"/>
    <w:rsid w:val="001F17E5"/>
    <w:rsid w:val="001F2EF0"/>
    <w:rsid w:val="001F33AD"/>
    <w:rsid w:val="001F4918"/>
    <w:rsid w:val="001F49DC"/>
    <w:rsid w:val="001F4E24"/>
    <w:rsid w:val="001F4E99"/>
    <w:rsid w:val="001F52B5"/>
    <w:rsid w:val="001F5335"/>
    <w:rsid w:val="001F55BA"/>
    <w:rsid w:val="001F5A0A"/>
    <w:rsid w:val="001F61F3"/>
    <w:rsid w:val="001F65C7"/>
    <w:rsid w:val="001F6E31"/>
    <w:rsid w:val="001F6FB9"/>
    <w:rsid w:val="001F7017"/>
    <w:rsid w:val="001F75B5"/>
    <w:rsid w:val="001F7BB6"/>
    <w:rsid w:val="001F7D31"/>
    <w:rsid w:val="001F7E12"/>
    <w:rsid w:val="00200083"/>
    <w:rsid w:val="002002EE"/>
    <w:rsid w:val="00200A56"/>
    <w:rsid w:val="00200CDC"/>
    <w:rsid w:val="0020192D"/>
    <w:rsid w:val="002019B3"/>
    <w:rsid w:val="00201AE1"/>
    <w:rsid w:val="00202246"/>
    <w:rsid w:val="002025ED"/>
    <w:rsid w:val="00202707"/>
    <w:rsid w:val="00202A3A"/>
    <w:rsid w:val="002030BE"/>
    <w:rsid w:val="002037E5"/>
    <w:rsid w:val="00203883"/>
    <w:rsid w:val="002039E8"/>
    <w:rsid w:val="00203D19"/>
    <w:rsid w:val="0020464E"/>
    <w:rsid w:val="00204EFF"/>
    <w:rsid w:val="00205AFE"/>
    <w:rsid w:val="00205B26"/>
    <w:rsid w:val="00205D03"/>
    <w:rsid w:val="00206253"/>
    <w:rsid w:val="0020667C"/>
    <w:rsid w:val="00206F08"/>
    <w:rsid w:val="00207DA1"/>
    <w:rsid w:val="00207F3C"/>
    <w:rsid w:val="00207FA5"/>
    <w:rsid w:val="002108EE"/>
    <w:rsid w:val="00210E41"/>
    <w:rsid w:val="002114EE"/>
    <w:rsid w:val="00211725"/>
    <w:rsid w:val="002118D2"/>
    <w:rsid w:val="00211C93"/>
    <w:rsid w:val="00211FD4"/>
    <w:rsid w:val="00212070"/>
    <w:rsid w:val="002121CB"/>
    <w:rsid w:val="00212472"/>
    <w:rsid w:val="00212A6A"/>
    <w:rsid w:val="00213043"/>
    <w:rsid w:val="0021333D"/>
    <w:rsid w:val="002133C4"/>
    <w:rsid w:val="00213538"/>
    <w:rsid w:val="00213546"/>
    <w:rsid w:val="0021361E"/>
    <w:rsid w:val="00213AAC"/>
    <w:rsid w:val="00213BC9"/>
    <w:rsid w:val="00213C0E"/>
    <w:rsid w:val="00213C82"/>
    <w:rsid w:val="0021416B"/>
    <w:rsid w:val="0021454C"/>
    <w:rsid w:val="00215135"/>
    <w:rsid w:val="0021529E"/>
    <w:rsid w:val="002153A0"/>
    <w:rsid w:val="00215F3A"/>
    <w:rsid w:val="00216108"/>
    <w:rsid w:val="002170A0"/>
    <w:rsid w:val="00217425"/>
    <w:rsid w:val="00217A0E"/>
    <w:rsid w:val="00217B33"/>
    <w:rsid w:val="00217E49"/>
    <w:rsid w:val="00220888"/>
    <w:rsid w:val="00220AD9"/>
    <w:rsid w:val="00220B0B"/>
    <w:rsid w:val="00220FD5"/>
    <w:rsid w:val="0022108B"/>
    <w:rsid w:val="0022139A"/>
    <w:rsid w:val="0022156D"/>
    <w:rsid w:val="002218BF"/>
    <w:rsid w:val="00221A12"/>
    <w:rsid w:val="00221CF4"/>
    <w:rsid w:val="0022231E"/>
    <w:rsid w:val="0022250C"/>
    <w:rsid w:val="002228A0"/>
    <w:rsid w:val="00222C38"/>
    <w:rsid w:val="00222F08"/>
    <w:rsid w:val="002230C2"/>
    <w:rsid w:val="00223456"/>
    <w:rsid w:val="002242AA"/>
    <w:rsid w:val="002242E9"/>
    <w:rsid w:val="0022438B"/>
    <w:rsid w:val="00225608"/>
    <w:rsid w:val="0022574F"/>
    <w:rsid w:val="00226009"/>
    <w:rsid w:val="00226493"/>
    <w:rsid w:val="0022661E"/>
    <w:rsid w:val="00227D61"/>
    <w:rsid w:val="002302F4"/>
    <w:rsid w:val="002306E2"/>
    <w:rsid w:val="00230B4F"/>
    <w:rsid w:val="00230E01"/>
    <w:rsid w:val="00231384"/>
    <w:rsid w:val="002314BF"/>
    <w:rsid w:val="002316E6"/>
    <w:rsid w:val="00231E77"/>
    <w:rsid w:val="00232289"/>
    <w:rsid w:val="002322EF"/>
    <w:rsid w:val="00232305"/>
    <w:rsid w:val="002325A5"/>
    <w:rsid w:val="002326AE"/>
    <w:rsid w:val="00232721"/>
    <w:rsid w:val="00232CFA"/>
    <w:rsid w:val="00232D07"/>
    <w:rsid w:val="00232F8F"/>
    <w:rsid w:val="00232FC8"/>
    <w:rsid w:val="0023307A"/>
    <w:rsid w:val="002337CB"/>
    <w:rsid w:val="00233A0D"/>
    <w:rsid w:val="002342A5"/>
    <w:rsid w:val="002347DA"/>
    <w:rsid w:val="00234812"/>
    <w:rsid w:val="002348D0"/>
    <w:rsid w:val="0023490A"/>
    <w:rsid w:val="00235950"/>
    <w:rsid w:val="00235A21"/>
    <w:rsid w:val="002360AE"/>
    <w:rsid w:val="002366D0"/>
    <w:rsid w:val="00236812"/>
    <w:rsid w:val="00236892"/>
    <w:rsid w:val="00236CD1"/>
    <w:rsid w:val="00236FB2"/>
    <w:rsid w:val="00237218"/>
    <w:rsid w:val="00237857"/>
    <w:rsid w:val="002379EA"/>
    <w:rsid w:val="00237F70"/>
    <w:rsid w:val="00240117"/>
    <w:rsid w:val="0024101A"/>
    <w:rsid w:val="00241A31"/>
    <w:rsid w:val="00241AB1"/>
    <w:rsid w:val="00242479"/>
    <w:rsid w:val="00242A8B"/>
    <w:rsid w:val="00242F83"/>
    <w:rsid w:val="00243345"/>
    <w:rsid w:val="00243617"/>
    <w:rsid w:val="002438C9"/>
    <w:rsid w:val="00243993"/>
    <w:rsid w:val="00244B6A"/>
    <w:rsid w:val="002454DD"/>
    <w:rsid w:val="00246BAE"/>
    <w:rsid w:val="00246E6C"/>
    <w:rsid w:val="00246ECF"/>
    <w:rsid w:val="00246F33"/>
    <w:rsid w:val="00247240"/>
    <w:rsid w:val="00247922"/>
    <w:rsid w:val="002507A9"/>
    <w:rsid w:val="00250A8A"/>
    <w:rsid w:val="00250B8A"/>
    <w:rsid w:val="00250CAD"/>
    <w:rsid w:val="00250D08"/>
    <w:rsid w:val="00250E3D"/>
    <w:rsid w:val="00250E4D"/>
    <w:rsid w:val="002511D1"/>
    <w:rsid w:val="0025146F"/>
    <w:rsid w:val="00251564"/>
    <w:rsid w:val="00251C85"/>
    <w:rsid w:val="00251F78"/>
    <w:rsid w:val="00252147"/>
    <w:rsid w:val="002527AB"/>
    <w:rsid w:val="002527E9"/>
    <w:rsid w:val="002530E5"/>
    <w:rsid w:val="002531C0"/>
    <w:rsid w:val="0025382E"/>
    <w:rsid w:val="00253EC5"/>
    <w:rsid w:val="00254212"/>
    <w:rsid w:val="002547B9"/>
    <w:rsid w:val="002551A3"/>
    <w:rsid w:val="00255764"/>
    <w:rsid w:val="002559B9"/>
    <w:rsid w:val="00255E3C"/>
    <w:rsid w:val="002562A3"/>
    <w:rsid w:val="00256300"/>
    <w:rsid w:val="00256B9D"/>
    <w:rsid w:val="00256E76"/>
    <w:rsid w:val="002571C2"/>
    <w:rsid w:val="002571FA"/>
    <w:rsid w:val="002573AE"/>
    <w:rsid w:val="00257A7A"/>
    <w:rsid w:val="00257FCF"/>
    <w:rsid w:val="00260D92"/>
    <w:rsid w:val="0026137A"/>
    <w:rsid w:val="0026196D"/>
    <w:rsid w:val="00261D2B"/>
    <w:rsid w:val="00261D95"/>
    <w:rsid w:val="0026201E"/>
    <w:rsid w:val="0026290F"/>
    <w:rsid w:val="00262CDA"/>
    <w:rsid w:val="0026319E"/>
    <w:rsid w:val="00263458"/>
    <w:rsid w:val="00263BC1"/>
    <w:rsid w:val="00264B63"/>
    <w:rsid w:val="002653A4"/>
    <w:rsid w:val="00265636"/>
    <w:rsid w:val="002656FC"/>
    <w:rsid w:val="00266237"/>
    <w:rsid w:val="00266322"/>
    <w:rsid w:val="00266FEE"/>
    <w:rsid w:val="0026740D"/>
    <w:rsid w:val="00267857"/>
    <w:rsid w:val="0026790C"/>
    <w:rsid w:val="00267964"/>
    <w:rsid w:val="00267A3F"/>
    <w:rsid w:val="00267A72"/>
    <w:rsid w:val="00267DFE"/>
    <w:rsid w:val="002703D4"/>
    <w:rsid w:val="0027052B"/>
    <w:rsid w:val="00270584"/>
    <w:rsid w:val="00270B54"/>
    <w:rsid w:val="00270EE7"/>
    <w:rsid w:val="0027126A"/>
    <w:rsid w:val="002718B7"/>
    <w:rsid w:val="002718FB"/>
    <w:rsid w:val="00271DA3"/>
    <w:rsid w:val="00272A0D"/>
    <w:rsid w:val="00272C3A"/>
    <w:rsid w:val="00272D4C"/>
    <w:rsid w:val="00272F58"/>
    <w:rsid w:val="00272FD9"/>
    <w:rsid w:val="0027359D"/>
    <w:rsid w:val="00273782"/>
    <w:rsid w:val="00273F5C"/>
    <w:rsid w:val="00274421"/>
    <w:rsid w:val="002753EA"/>
    <w:rsid w:val="00275525"/>
    <w:rsid w:val="0027586A"/>
    <w:rsid w:val="00275AD3"/>
    <w:rsid w:val="00275AE4"/>
    <w:rsid w:val="002761B7"/>
    <w:rsid w:val="002769D9"/>
    <w:rsid w:val="00276E83"/>
    <w:rsid w:val="0027732E"/>
    <w:rsid w:val="002773F7"/>
    <w:rsid w:val="00277506"/>
    <w:rsid w:val="00277697"/>
    <w:rsid w:val="00277A1C"/>
    <w:rsid w:val="00280A2E"/>
    <w:rsid w:val="00280AA1"/>
    <w:rsid w:val="00281B4D"/>
    <w:rsid w:val="0028202F"/>
    <w:rsid w:val="00282962"/>
    <w:rsid w:val="00282A42"/>
    <w:rsid w:val="00282F5B"/>
    <w:rsid w:val="00282FE6"/>
    <w:rsid w:val="00283685"/>
    <w:rsid w:val="00283A64"/>
    <w:rsid w:val="00283C6C"/>
    <w:rsid w:val="00283D17"/>
    <w:rsid w:val="002859BF"/>
    <w:rsid w:val="00285A73"/>
    <w:rsid w:val="002868BF"/>
    <w:rsid w:val="00287826"/>
    <w:rsid w:val="00287A11"/>
    <w:rsid w:val="00287A29"/>
    <w:rsid w:val="00287A9D"/>
    <w:rsid w:val="00287AC6"/>
    <w:rsid w:val="00290203"/>
    <w:rsid w:val="002909AA"/>
    <w:rsid w:val="00290E70"/>
    <w:rsid w:val="00290F6A"/>
    <w:rsid w:val="00291565"/>
    <w:rsid w:val="002915CE"/>
    <w:rsid w:val="0029180B"/>
    <w:rsid w:val="00291938"/>
    <w:rsid w:val="00291FD2"/>
    <w:rsid w:val="002923A3"/>
    <w:rsid w:val="00292598"/>
    <w:rsid w:val="00292611"/>
    <w:rsid w:val="00292710"/>
    <w:rsid w:val="00292B20"/>
    <w:rsid w:val="0029353A"/>
    <w:rsid w:val="002935D6"/>
    <w:rsid w:val="002937A2"/>
    <w:rsid w:val="002948A3"/>
    <w:rsid w:val="00294AC8"/>
    <w:rsid w:val="00294C69"/>
    <w:rsid w:val="00294FCC"/>
    <w:rsid w:val="002951A6"/>
    <w:rsid w:val="002951D9"/>
    <w:rsid w:val="00295480"/>
    <w:rsid w:val="00295C97"/>
    <w:rsid w:val="002960F0"/>
    <w:rsid w:val="00296248"/>
    <w:rsid w:val="00296752"/>
    <w:rsid w:val="002968A8"/>
    <w:rsid w:val="00296EB9"/>
    <w:rsid w:val="002970F0"/>
    <w:rsid w:val="0029729D"/>
    <w:rsid w:val="002979C8"/>
    <w:rsid w:val="002A0090"/>
    <w:rsid w:val="002A01C2"/>
    <w:rsid w:val="002A027D"/>
    <w:rsid w:val="002A09D2"/>
    <w:rsid w:val="002A10FE"/>
    <w:rsid w:val="002A15E1"/>
    <w:rsid w:val="002A1A92"/>
    <w:rsid w:val="002A1F63"/>
    <w:rsid w:val="002A23F1"/>
    <w:rsid w:val="002A2403"/>
    <w:rsid w:val="002A261B"/>
    <w:rsid w:val="002A26B4"/>
    <w:rsid w:val="002A29EF"/>
    <w:rsid w:val="002A2A2E"/>
    <w:rsid w:val="002A39C2"/>
    <w:rsid w:val="002A3AC3"/>
    <w:rsid w:val="002A45B2"/>
    <w:rsid w:val="002A4922"/>
    <w:rsid w:val="002A498C"/>
    <w:rsid w:val="002A5B08"/>
    <w:rsid w:val="002A5C68"/>
    <w:rsid w:val="002A6071"/>
    <w:rsid w:val="002A6837"/>
    <w:rsid w:val="002A6919"/>
    <w:rsid w:val="002A6B6C"/>
    <w:rsid w:val="002A7721"/>
    <w:rsid w:val="002B0B74"/>
    <w:rsid w:val="002B1015"/>
    <w:rsid w:val="002B1114"/>
    <w:rsid w:val="002B11C1"/>
    <w:rsid w:val="002B15D1"/>
    <w:rsid w:val="002B17CC"/>
    <w:rsid w:val="002B1CD9"/>
    <w:rsid w:val="002B208C"/>
    <w:rsid w:val="002B2D87"/>
    <w:rsid w:val="002B3079"/>
    <w:rsid w:val="002B3DC5"/>
    <w:rsid w:val="002B4236"/>
    <w:rsid w:val="002B47F9"/>
    <w:rsid w:val="002B4B65"/>
    <w:rsid w:val="002B5CEA"/>
    <w:rsid w:val="002B5D3F"/>
    <w:rsid w:val="002B677D"/>
    <w:rsid w:val="002B6B21"/>
    <w:rsid w:val="002B6D7C"/>
    <w:rsid w:val="002B74D5"/>
    <w:rsid w:val="002B793C"/>
    <w:rsid w:val="002B796B"/>
    <w:rsid w:val="002B7D76"/>
    <w:rsid w:val="002B7E92"/>
    <w:rsid w:val="002C04FC"/>
    <w:rsid w:val="002C0822"/>
    <w:rsid w:val="002C09D4"/>
    <w:rsid w:val="002C1997"/>
    <w:rsid w:val="002C1B36"/>
    <w:rsid w:val="002C1EAA"/>
    <w:rsid w:val="002C2269"/>
    <w:rsid w:val="002C231F"/>
    <w:rsid w:val="002C2356"/>
    <w:rsid w:val="002C246A"/>
    <w:rsid w:val="002C26C0"/>
    <w:rsid w:val="002C26D6"/>
    <w:rsid w:val="002C2A09"/>
    <w:rsid w:val="002C2CF5"/>
    <w:rsid w:val="002C2F36"/>
    <w:rsid w:val="002C31D4"/>
    <w:rsid w:val="002C3295"/>
    <w:rsid w:val="002C3A8E"/>
    <w:rsid w:val="002C42D5"/>
    <w:rsid w:val="002C4F0C"/>
    <w:rsid w:val="002C5C70"/>
    <w:rsid w:val="002C659C"/>
    <w:rsid w:val="002C6F17"/>
    <w:rsid w:val="002C7411"/>
    <w:rsid w:val="002C743B"/>
    <w:rsid w:val="002C75FE"/>
    <w:rsid w:val="002C7A60"/>
    <w:rsid w:val="002C7DBA"/>
    <w:rsid w:val="002D0693"/>
    <w:rsid w:val="002D08CF"/>
    <w:rsid w:val="002D0F13"/>
    <w:rsid w:val="002D1031"/>
    <w:rsid w:val="002D1221"/>
    <w:rsid w:val="002D1AE3"/>
    <w:rsid w:val="002D1E4F"/>
    <w:rsid w:val="002D2559"/>
    <w:rsid w:val="002D25EA"/>
    <w:rsid w:val="002D2C42"/>
    <w:rsid w:val="002D2EBB"/>
    <w:rsid w:val="002D2FE9"/>
    <w:rsid w:val="002D385B"/>
    <w:rsid w:val="002D3D41"/>
    <w:rsid w:val="002D3E02"/>
    <w:rsid w:val="002D4135"/>
    <w:rsid w:val="002D44D8"/>
    <w:rsid w:val="002D4A22"/>
    <w:rsid w:val="002D4EC8"/>
    <w:rsid w:val="002D51AE"/>
    <w:rsid w:val="002D5769"/>
    <w:rsid w:val="002D594A"/>
    <w:rsid w:val="002D5DF7"/>
    <w:rsid w:val="002D6217"/>
    <w:rsid w:val="002D6763"/>
    <w:rsid w:val="002D6D21"/>
    <w:rsid w:val="002D6D50"/>
    <w:rsid w:val="002D6E6C"/>
    <w:rsid w:val="002D6E8B"/>
    <w:rsid w:val="002D6FFB"/>
    <w:rsid w:val="002D7325"/>
    <w:rsid w:val="002E0AA7"/>
    <w:rsid w:val="002E10BD"/>
    <w:rsid w:val="002E171B"/>
    <w:rsid w:val="002E19C1"/>
    <w:rsid w:val="002E1D6C"/>
    <w:rsid w:val="002E281C"/>
    <w:rsid w:val="002E297F"/>
    <w:rsid w:val="002E33E0"/>
    <w:rsid w:val="002E3D22"/>
    <w:rsid w:val="002E3E44"/>
    <w:rsid w:val="002E3F6E"/>
    <w:rsid w:val="002E4154"/>
    <w:rsid w:val="002E482D"/>
    <w:rsid w:val="002E49E8"/>
    <w:rsid w:val="002E4D06"/>
    <w:rsid w:val="002E51D5"/>
    <w:rsid w:val="002E66EF"/>
    <w:rsid w:val="002E6F0A"/>
    <w:rsid w:val="002E7079"/>
    <w:rsid w:val="002E7255"/>
    <w:rsid w:val="002E728F"/>
    <w:rsid w:val="002F02D4"/>
    <w:rsid w:val="002F084C"/>
    <w:rsid w:val="002F0E31"/>
    <w:rsid w:val="002F14C0"/>
    <w:rsid w:val="002F1819"/>
    <w:rsid w:val="002F19FA"/>
    <w:rsid w:val="002F2B2F"/>
    <w:rsid w:val="002F34A5"/>
    <w:rsid w:val="002F36A9"/>
    <w:rsid w:val="002F36D9"/>
    <w:rsid w:val="002F3950"/>
    <w:rsid w:val="002F3F01"/>
    <w:rsid w:val="002F5112"/>
    <w:rsid w:val="002F5F9F"/>
    <w:rsid w:val="002F6343"/>
    <w:rsid w:val="002F6364"/>
    <w:rsid w:val="002F6D68"/>
    <w:rsid w:val="002F6D87"/>
    <w:rsid w:val="002F73EE"/>
    <w:rsid w:val="002F76C0"/>
    <w:rsid w:val="002F7994"/>
    <w:rsid w:val="002F7CDB"/>
    <w:rsid w:val="002F7E0D"/>
    <w:rsid w:val="003004A5"/>
    <w:rsid w:val="00300633"/>
    <w:rsid w:val="00300FBD"/>
    <w:rsid w:val="00302E1A"/>
    <w:rsid w:val="0030307D"/>
    <w:rsid w:val="003031A4"/>
    <w:rsid w:val="0030362F"/>
    <w:rsid w:val="003041A2"/>
    <w:rsid w:val="00304208"/>
    <w:rsid w:val="0030467A"/>
    <w:rsid w:val="003046F5"/>
    <w:rsid w:val="0030493C"/>
    <w:rsid w:val="00304C0C"/>
    <w:rsid w:val="00304C8B"/>
    <w:rsid w:val="00304F8E"/>
    <w:rsid w:val="003053BF"/>
    <w:rsid w:val="003054BA"/>
    <w:rsid w:val="00305853"/>
    <w:rsid w:val="0030735C"/>
    <w:rsid w:val="003076D2"/>
    <w:rsid w:val="00307B25"/>
    <w:rsid w:val="00307CBB"/>
    <w:rsid w:val="00310496"/>
    <w:rsid w:val="00310734"/>
    <w:rsid w:val="00310781"/>
    <w:rsid w:val="00310A53"/>
    <w:rsid w:val="00310AA1"/>
    <w:rsid w:val="00310C37"/>
    <w:rsid w:val="00310CB5"/>
    <w:rsid w:val="00310D62"/>
    <w:rsid w:val="00310E48"/>
    <w:rsid w:val="00310F5F"/>
    <w:rsid w:val="0031144C"/>
    <w:rsid w:val="0031157A"/>
    <w:rsid w:val="00311C72"/>
    <w:rsid w:val="00311CAA"/>
    <w:rsid w:val="00312644"/>
    <w:rsid w:val="00312A4D"/>
    <w:rsid w:val="00312E0B"/>
    <w:rsid w:val="00313289"/>
    <w:rsid w:val="0031328D"/>
    <w:rsid w:val="00313B96"/>
    <w:rsid w:val="00314037"/>
    <w:rsid w:val="00314B76"/>
    <w:rsid w:val="00314E3F"/>
    <w:rsid w:val="0031586D"/>
    <w:rsid w:val="00315885"/>
    <w:rsid w:val="00315940"/>
    <w:rsid w:val="00315DBF"/>
    <w:rsid w:val="00315FC1"/>
    <w:rsid w:val="00316598"/>
    <w:rsid w:val="003166BD"/>
    <w:rsid w:val="00316805"/>
    <w:rsid w:val="0031691F"/>
    <w:rsid w:val="00316C2F"/>
    <w:rsid w:val="00317520"/>
    <w:rsid w:val="0031CB01"/>
    <w:rsid w:val="003209F9"/>
    <w:rsid w:val="00320C24"/>
    <w:rsid w:val="00320E31"/>
    <w:rsid w:val="00321066"/>
    <w:rsid w:val="0032114E"/>
    <w:rsid w:val="003217B4"/>
    <w:rsid w:val="00321D66"/>
    <w:rsid w:val="00321D88"/>
    <w:rsid w:val="003220E7"/>
    <w:rsid w:val="003222C5"/>
    <w:rsid w:val="00322347"/>
    <w:rsid w:val="00322382"/>
    <w:rsid w:val="003227DC"/>
    <w:rsid w:val="00322DC7"/>
    <w:rsid w:val="003230A2"/>
    <w:rsid w:val="00323107"/>
    <w:rsid w:val="00323521"/>
    <w:rsid w:val="0032438D"/>
    <w:rsid w:val="003246F5"/>
    <w:rsid w:val="00324712"/>
    <w:rsid w:val="003247DA"/>
    <w:rsid w:val="00324BA4"/>
    <w:rsid w:val="00324C48"/>
    <w:rsid w:val="00325024"/>
    <w:rsid w:val="003255C8"/>
    <w:rsid w:val="00325C1A"/>
    <w:rsid w:val="00325CCE"/>
    <w:rsid w:val="00325FFD"/>
    <w:rsid w:val="003264A0"/>
    <w:rsid w:val="00326712"/>
    <w:rsid w:val="00326C73"/>
    <w:rsid w:val="0032773F"/>
    <w:rsid w:val="003278F4"/>
    <w:rsid w:val="00327A4D"/>
    <w:rsid w:val="00327AD1"/>
    <w:rsid w:val="00330209"/>
    <w:rsid w:val="00330224"/>
    <w:rsid w:val="00330642"/>
    <w:rsid w:val="00330690"/>
    <w:rsid w:val="003307AC"/>
    <w:rsid w:val="00330908"/>
    <w:rsid w:val="00331F4D"/>
    <w:rsid w:val="0033278D"/>
    <w:rsid w:val="003329E2"/>
    <w:rsid w:val="00332E31"/>
    <w:rsid w:val="003335FA"/>
    <w:rsid w:val="003337BD"/>
    <w:rsid w:val="00333D71"/>
    <w:rsid w:val="0033423E"/>
    <w:rsid w:val="00334256"/>
    <w:rsid w:val="00334284"/>
    <w:rsid w:val="003342A2"/>
    <w:rsid w:val="00334643"/>
    <w:rsid w:val="00334950"/>
    <w:rsid w:val="00335010"/>
    <w:rsid w:val="00335544"/>
    <w:rsid w:val="00336283"/>
    <w:rsid w:val="0033786E"/>
    <w:rsid w:val="00337B1B"/>
    <w:rsid w:val="00340174"/>
    <w:rsid w:val="003401E2"/>
    <w:rsid w:val="003403D1"/>
    <w:rsid w:val="0034065A"/>
    <w:rsid w:val="00340F1D"/>
    <w:rsid w:val="003419D6"/>
    <w:rsid w:val="00341BAA"/>
    <w:rsid w:val="003422DA"/>
    <w:rsid w:val="003423DA"/>
    <w:rsid w:val="00342A03"/>
    <w:rsid w:val="00342A20"/>
    <w:rsid w:val="00342A5B"/>
    <w:rsid w:val="00343475"/>
    <w:rsid w:val="00343A70"/>
    <w:rsid w:val="00343CD5"/>
    <w:rsid w:val="0034408D"/>
    <w:rsid w:val="003444CE"/>
    <w:rsid w:val="00344A2F"/>
    <w:rsid w:val="00344AA3"/>
    <w:rsid w:val="00344E73"/>
    <w:rsid w:val="00345344"/>
    <w:rsid w:val="0034576B"/>
    <w:rsid w:val="00345AF5"/>
    <w:rsid w:val="00345C67"/>
    <w:rsid w:val="00345F15"/>
    <w:rsid w:val="00346061"/>
    <w:rsid w:val="0034634F"/>
    <w:rsid w:val="00346848"/>
    <w:rsid w:val="00346DF6"/>
    <w:rsid w:val="00347B04"/>
    <w:rsid w:val="00347E7D"/>
    <w:rsid w:val="0035047B"/>
    <w:rsid w:val="003506F2"/>
    <w:rsid w:val="003509CF"/>
    <w:rsid w:val="0035154E"/>
    <w:rsid w:val="00351555"/>
    <w:rsid w:val="00352258"/>
    <w:rsid w:val="00352261"/>
    <w:rsid w:val="00352B63"/>
    <w:rsid w:val="0035341F"/>
    <w:rsid w:val="00353556"/>
    <w:rsid w:val="003535BB"/>
    <w:rsid w:val="003537E2"/>
    <w:rsid w:val="00353E29"/>
    <w:rsid w:val="00353F0C"/>
    <w:rsid w:val="00353FC6"/>
    <w:rsid w:val="003540CE"/>
    <w:rsid w:val="003541EF"/>
    <w:rsid w:val="003549A6"/>
    <w:rsid w:val="00355248"/>
    <w:rsid w:val="00356759"/>
    <w:rsid w:val="0035681C"/>
    <w:rsid w:val="00356EC3"/>
    <w:rsid w:val="0035767D"/>
    <w:rsid w:val="00357B78"/>
    <w:rsid w:val="003605DF"/>
    <w:rsid w:val="00360B5A"/>
    <w:rsid w:val="003613BD"/>
    <w:rsid w:val="00361508"/>
    <w:rsid w:val="0036183A"/>
    <w:rsid w:val="00361B6C"/>
    <w:rsid w:val="00362677"/>
    <w:rsid w:val="00362CEB"/>
    <w:rsid w:val="00362E4C"/>
    <w:rsid w:val="00363550"/>
    <w:rsid w:val="003639E1"/>
    <w:rsid w:val="0036448A"/>
    <w:rsid w:val="00364C90"/>
    <w:rsid w:val="0036544A"/>
    <w:rsid w:val="00365AE8"/>
    <w:rsid w:val="003661FF"/>
    <w:rsid w:val="0036648E"/>
    <w:rsid w:val="0036671B"/>
    <w:rsid w:val="00366B61"/>
    <w:rsid w:val="00367102"/>
    <w:rsid w:val="0036747C"/>
    <w:rsid w:val="00367673"/>
    <w:rsid w:val="00367942"/>
    <w:rsid w:val="00367E9A"/>
    <w:rsid w:val="00367F90"/>
    <w:rsid w:val="003706FF"/>
    <w:rsid w:val="00370F43"/>
    <w:rsid w:val="00371085"/>
    <w:rsid w:val="003710A1"/>
    <w:rsid w:val="00371BEE"/>
    <w:rsid w:val="0037253A"/>
    <w:rsid w:val="00372AF8"/>
    <w:rsid w:val="00372BD2"/>
    <w:rsid w:val="00372D60"/>
    <w:rsid w:val="003731B5"/>
    <w:rsid w:val="00373267"/>
    <w:rsid w:val="00373477"/>
    <w:rsid w:val="00373670"/>
    <w:rsid w:val="00373AB6"/>
    <w:rsid w:val="00374267"/>
    <w:rsid w:val="0037452E"/>
    <w:rsid w:val="00374AAF"/>
    <w:rsid w:val="003750B3"/>
    <w:rsid w:val="00375B8D"/>
    <w:rsid w:val="00375E20"/>
    <w:rsid w:val="00375EEC"/>
    <w:rsid w:val="003760D9"/>
    <w:rsid w:val="00376626"/>
    <w:rsid w:val="0037672D"/>
    <w:rsid w:val="00376A7E"/>
    <w:rsid w:val="00376DAA"/>
    <w:rsid w:val="00376F7F"/>
    <w:rsid w:val="0037709E"/>
    <w:rsid w:val="00377181"/>
    <w:rsid w:val="003772F2"/>
    <w:rsid w:val="00377757"/>
    <w:rsid w:val="0038044E"/>
    <w:rsid w:val="0038071B"/>
    <w:rsid w:val="00380ABB"/>
    <w:rsid w:val="00380C55"/>
    <w:rsid w:val="00380F3A"/>
    <w:rsid w:val="0038101A"/>
    <w:rsid w:val="003813A6"/>
    <w:rsid w:val="00381989"/>
    <w:rsid w:val="003820CC"/>
    <w:rsid w:val="00382895"/>
    <w:rsid w:val="003828A0"/>
    <w:rsid w:val="00382BFB"/>
    <w:rsid w:val="00382FF9"/>
    <w:rsid w:val="00383361"/>
    <w:rsid w:val="003849DE"/>
    <w:rsid w:val="00384C71"/>
    <w:rsid w:val="0038601A"/>
    <w:rsid w:val="0038643C"/>
    <w:rsid w:val="003869C3"/>
    <w:rsid w:val="00386AC5"/>
    <w:rsid w:val="00386E34"/>
    <w:rsid w:val="00386F68"/>
    <w:rsid w:val="00387330"/>
    <w:rsid w:val="003876F9"/>
    <w:rsid w:val="00390168"/>
    <w:rsid w:val="003901E7"/>
    <w:rsid w:val="0039054C"/>
    <w:rsid w:val="00390612"/>
    <w:rsid w:val="00391230"/>
    <w:rsid w:val="003914C9"/>
    <w:rsid w:val="00391C1A"/>
    <w:rsid w:val="00392086"/>
    <w:rsid w:val="00392154"/>
    <w:rsid w:val="003927A8"/>
    <w:rsid w:val="003927F9"/>
    <w:rsid w:val="003928D6"/>
    <w:rsid w:val="00392CB8"/>
    <w:rsid w:val="00393583"/>
    <w:rsid w:val="00394089"/>
    <w:rsid w:val="003941AB"/>
    <w:rsid w:val="00394BEA"/>
    <w:rsid w:val="00394E58"/>
    <w:rsid w:val="003959BE"/>
    <w:rsid w:val="00395D14"/>
    <w:rsid w:val="00395E83"/>
    <w:rsid w:val="003969B5"/>
    <w:rsid w:val="00396BAF"/>
    <w:rsid w:val="00396BEA"/>
    <w:rsid w:val="0039717E"/>
    <w:rsid w:val="003977B5"/>
    <w:rsid w:val="003979ED"/>
    <w:rsid w:val="00397A25"/>
    <w:rsid w:val="00397F6C"/>
    <w:rsid w:val="003A00DC"/>
    <w:rsid w:val="003A0189"/>
    <w:rsid w:val="003A0263"/>
    <w:rsid w:val="003A0A0E"/>
    <w:rsid w:val="003A104F"/>
    <w:rsid w:val="003A1150"/>
    <w:rsid w:val="003A12CC"/>
    <w:rsid w:val="003A1424"/>
    <w:rsid w:val="003A16B3"/>
    <w:rsid w:val="003A1961"/>
    <w:rsid w:val="003A1AA0"/>
    <w:rsid w:val="003A1BC1"/>
    <w:rsid w:val="003A2680"/>
    <w:rsid w:val="003A2F08"/>
    <w:rsid w:val="003A361F"/>
    <w:rsid w:val="003A3C25"/>
    <w:rsid w:val="003A4E17"/>
    <w:rsid w:val="003A5083"/>
    <w:rsid w:val="003A5872"/>
    <w:rsid w:val="003A5E07"/>
    <w:rsid w:val="003A6512"/>
    <w:rsid w:val="003A66C2"/>
    <w:rsid w:val="003A72FF"/>
    <w:rsid w:val="003A7560"/>
    <w:rsid w:val="003A7B0E"/>
    <w:rsid w:val="003B0C03"/>
    <w:rsid w:val="003B0F0E"/>
    <w:rsid w:val="003B15D1"/>
    <w:rsid w:val="003B16A7"/>
    <w:rsid w:val="003B1DE0"/>
    <w:rsid w:val="003B2615"/>
    <w:rsid w:val="003B28CC"/>
    <w:rsid w:val="003B2C7F"/>
    <w:rsid w:val="003B3138"/>
    <w:rsid w:val="003B32DA"/>
    <w:rsid w:val="003B33C2"/>
    <w:rsid w:val="003B3FB5"/>
    <w:rsid w:val="003B41D5"/>
    <w:rsid w:val="003B4678"/>
    <w:rsid w:val="003B5A14"/>
    <w:rsid w:val="003B5ED0"/>
    <w:rsid w:val="003B5EE5"/>
    <w:rsid w:val="003B6388"/>
    <w:rsid w:val="003B6E4A"/>
    <w:rsid w:val="003B7045"/>
    <w:rsid w:val="003B7057"/>
    <w:rsid w:val="003B716E"/>
    <w:rsid w:val="003B73F0"/>
    <w:rsid w:val="003B7A1B"/>
    <w:rsid w:val="003B7A44"/>
    <w:rsid w:val="003B7AF3"/>
    <w:rsid w:val="003B7BC7"/>
    <w:rsid w:val="003B7D4B"/>
    <w:rsid w:val="003B7D81"/>
    <w:rsid w:val="003B7E6E"/>
    <w:rsid w:val="003B7F28"/>
    <w:rsid w:val="003C0203"/>
    <w:rsid w:val="003C034C"/>
    <w:rsid w:val="003C0B07"/>
    <w:rsid w:val="003C0E1B"/>
    <w:rsid w:val="003C0EEC"/>
    <w:rsid w:val="003C107E"/>
    <w:rsid w:val="003C19E4"/>
    <w:rsid w:val="003C1E40"/>
    <w:rsid w:val="003C24B5"/>
    <w:rsid w:val="003C2569"/>
    <w:rsid w:val="003C25EB"/>
    <w:rsid w:val="003C28D4"/>
    <w:rsid w:val="003C2C6B"/>
    <w:rsid w:val="003C3228"/>
    <w:rsid w:val="003C3BA3"/>
    <w:rsid w:val="003C3D12"/>
    <w:rsid w:val="003C4512"/>
    <w:rsid w:val="003C4569"/>
    <w:rsid w:val="003C4A50"/>
    <w:rsid w:val="003C55A9"/>
    <w:rsid w:val="003C569B"/>
    <w:rsid w:val="003C59F5"/>
    <w:rsid w:val="003C5BA9"/>
    <w:rsid w:val="003C5E1C"/>
    <w:rsid w:val="003C6557"/>
    <w:rsid w:val="003C6A7D"/>
    <w:rsid w:val="003C76A1"/>
    <w:rsid w:val="003C794E"/>
    <w:rsid w:val="003C7B37"/>
    <w:rsid w:val="003C7D69"/>
    <w:rsid w:val="003C7FA1"/>
    <w:rsid w:val="003D067D"/>
    <w:rsid w:val="003D0AB4"/>
    <w:rsid w:val="003D147B"/>
    <w:rsid w:val="003D1547"/>
    <w:rsid w:val="003D1865"/>
    <w:rsid w:val="003D1D11"/>
    <w:rsid w:val="003D237B"/>
    <w:rsid w:val="003D23A3"/>
    <w:rsid w:val="003D287C"/>
    <w:rsid w:val="003D2D4D"/>
    <w:rsid w:val="003D2FD7"/>
    <w:rsid w:val="003D3247"/>
    <w:rsid w:val="003D3352"/>
    <w:rsid w:val="003D3B9D"/>
    <w:rsid w:val="003D3CFB"/>
    <w:rsid w:val="003D4857"/>
    <w:rsid w:val="003D4A1A"/>
    <w:rsid w:val="003D4A9E"/>
    <w:rsid w:val="003D53D7"/>
    <w:rsid w:val="003D550D"/>
    <w:rsid w:val="003D5C3A"/>
    <w:rsid w:val="003D60F7"/>
    <w:rsid w:val="003D6453"/>
    <w:rsid w:val="003D6748"/>
    <w:rsid w:val="003D6D71"/>
    <w:rsid w:val="003D76B7"/>
    <w:rsid w:val="003D7BC3"/>
    <w:rsid w:val="003D7F38"/>
    <w:rsid w:val="003D7F3F"/>
    <w:rsid w:val="003E00B7"/>
    <w:rsid w:val="003E0D04"/>
    <w:rsid w:val="003E0FC4"/>
    <w:rsid w:val="003E1011"/>
    <w:rsid w:val="003E2C05"/>
    <w:rsid w:val="003E2DF4"/>
    <w:rsid w:val="003E359A"/>
    <w:rsid w:val="003E368A"/>
    <w:rsid w:val="003E3A28"/>
    <w:rsid w:val="003E4590"/>
    <w:rsid w:val="003E4E95"/>
    <w:rsid w:val="003E513A"/>
    <w:rsid w:val="003E5A12"/>
    <w:rsid w:val="003E5C30"/>
    <w:rsid w:val="003E5E93"/>
    <w:rsid w:val="003E5F55"/>
    <w:rsid w:val="003E655F"/>
    <w:rsid w:val="003E6601"/>
    <w:rsid w:val="003E67B8"/>
    <w:rsid w:val="003E6922"/>
    <w:rsid w:val="003E69AE"/>
    <w:rsid w:val="003E6BE0"/>
    <w:rsid w:val="003E6C53"/>
    <w:rsid w:val="003E6F9D"/>
    <w:rsid w:val="003E7664"/>
    <w:rsid w:val="003E768B"/>
    <w:rsid w:val="003E76F9"/>
    <w:rsid w:val="003E7919"/>
    <w:rsid w:val="003E7A84"/>
    <w:rsid w:val="003E7BD9"/>
    <w:rsid w:val="003F00B3"/>
    <w:rsid w:val="003F0147"/>
    <w:rsid w:val="003F01DD"/>
    <w:rsid w:val="003F08A2"/>
    <w:rsid w:val="003F0CB9"/>
    <w:rsid w:val="003F0DB8"/>
    <w:rsid w:val="003F1531"/>
    <w:rsid w:val="003F15E1"/>
    <w:rsid w:val="003F1EF6"/>
    <w:rsid w:val="003F215F"/>
    <w:rsid w:val="003F2498"/>
    <w:rsid w:val="003F2996"/>
    <w:rsid w:val="003F2E5D"/>
    <w:rsid w:val="003F2E6F"/>
    <w:rsid w:val="003F41C5"/>
    <w:rsid w:val="003F4DB8"/>
    <w:rsid w:val="003F4DD3"/>
    <w:rsid w:val="003F501E"/>
    <w:rsid w:val="003F5505"/>
    <w:rsid w:val="003F5617"/>
    <w:rsid w:val="003F5866"/>
    <w:rsid w:val="003F5A0B"/>
    <w:rsid w:val="003F6103"/>
    <w:rsid w:val="003F6201"/>
    <w:rsid w:val="003F688D"/>
    <w:rsid w:val="003F69AA"/>
    <w:rsid w:val="003F6C74"/>
    <w:rsid w:val="003F6DD8"/>
    <w:rsid w:val="003F6F4A"/>
    <w:rsid w:val="003F7526"/>
    <w:rsid w:val="003F781B"/>
    <w:rsid w:val="003F7AA5"/>
    <w:rsid w:val="003F7B9F"/>
    <w:rsid w:val="003F7D10"/>
    <w:rsid w:val="003F7ED5"/>
    <w:rsid w:val="0040057A"/>
    <w:rsid w:val="00400F60"/>
    <w:rsid w:val="00401301"/>
    <w:rsid w:val="00401623"/>
    <w:rsid w:val="0040165D"/>
    <w:rsid w:val="00401BB8"/>
    <w:rsid w:val="00401CAA"/>
    <w:rsid w:val="00401FEC"/>
    <w:rsid w:val="00402122"/>
    <w:rsid w:val="004028B4"/>
    <w:rsid w:val="004029CF"/>
    <w:rsid w:val="00402F4B"/>
    <w:rsid w:val="00402F7A"/>
    <w:rsid w:val="004034A2"/>
    <w:rsid w:val="0040414A"/>
    <w:rsid w:val="00404475"/>
    <w:rsid w:val="0040461F"/>
    <w:rsid w:val="00405615"/>
    <w:rsid w:val="00405A7D"/>
    <w:rsid w:val="00405DE3"/>
    <w:rsid w:val="00405EF4"/>
    <w:rsid w:val="00406191"/>
    <w:rsid w:val="0040625C"/>
    <w:rsid w:val="004066FA"/>
    <w:rsid w:val="00407B9E"/>
    <w:rsid w:val="00407D24"/>
    <w:rsid w:val="00407EC0"/>
    <w:rsid w:val="00407F4F"/>
    <w:rsid w:val="00410AA7"/>
    <w:rsid w:val="00410CAE"/>
    <w:rsid w:val="00410F1A"/>
    <w:rsid w:val="00410FAD"/>
    <w:rsid w:val="004114BA"/>
    <w:rsid w:val="0041183A"/>
    <w:rsid w:val="0041192F"/>
    <w:rsid w:val="00411B89"/>
    <w:rsid w:val="0041282F"/>
    <w:rsid w:val="00412A33"/>
    <w:rsid w:val="00412DBA"/>
    <w:rsid w:val="004130EE"/>
    <w:rsid w:val="004132C0"/>
    <w:rsid w:val="004135B1"/>
    <w:rsid w:val="004138E2"/>
    <w:rsid w:val="00413AAF"/>
    <w:rsid w:val="00414947"/>
    <w:rsid w:val="00414ADA"/>
    <w:rsid w:val="004153C7"/>
    <w:rsid w:val="00415707"/>
    <w:rsid w:val="00415722"/>
    <w:rsid w:val="00415785"/>
    <w:rsid w:val="00415B1C"/>
    <w:rsid w:val="00415C4A"/>
    <w:rsid w:val="00415D25"/>
    <w:rsid w:val="0041626F"/>
    <w:rsid w:val="00416321"/>
    <w:rsid w:val="00416C00"/>
    <w:rsid w:val="00416F44"/>
    <w:rsid w:val="00416FA8"/>
    <w:rsid w:val="0041729D"/>
    <w:rsid w:val="004172E8"/>
    <w:rsid w:val="00417BDF"/>
    <w:rsid w:val="00417DE4"/>
    <w:rsid w:val="0042027B"/>
    <w:rsid w:val="00420A58"/>
    <w:rsid w:val="00420D0B"/>
    <w:rsid w:val="00420FD9"/>
    <w:rsid w:val="004219F2"/>
    <w:rsid w:val="00421E0D"/>
    <w:rsid w:val="004220E9"/>
    <w:rsid w:val="00422506"/>
    <w:rsid w:val="00422557"/>
    <w:rsid w:val="00422671"/>
    <w:rsid w:val="0042280D"/>
    <w:rsid w:val="00422E9A"/>
    <w:rsid w:val="004231FA"/>
    <w:rsid w:val="004234B4"/>
    <w:rsid w:val="0042353F"/>
    <w:rsid w:val="00423698"/>
    <w:rsid w:val="00424975"/>
    <w:rsid w:val="00424F5B"/>
    <w:rsid w:val="00425699"/>
    <w:rsid w:val="00425945"/>
    <w:rsid w:val="00425E8B"/>
    <w:rsid w:val="004260CB"/>
    <w:rsid w:val="0042629F"/>
    <w:rsid w:val="00426318"/>
    <w:rsid w:val="00426FA3"/>
    <w:rsid w:val="004271CF"/>
    <w:rsid w:val="00427971"/>
    <w:rsid w:val="00427BAD"/>
    <w:rsid w:val="00427DEF"/>
    <w:rsid w:val="004303E3"/>
    <w:rsid w:val="00430A55"/>
    <w:rsid w:val="00430FE5"/>
    <w:rsid w:val="0043116E"/>
    <w:rsid w:val="00431232"/>
    <w:rsid w:val="00431234"/>
    <w:rsid w:val="00431A5F"/>
    <w:rsid w:val="00431AD0"/>
    <w:rsid w:val="00431D04"/>
    <w:rsid w:val="004324BE"/>
    <w:rsid w:val="004329EC"/>
    <w:rsid w:val="00432BDC"/>
    <w:rsid w:val="00432DA1"/>
    <w:rsid w:val="004331F8"/>
    <w:rsid w:val="004332B5"/>
    <w:rsid w:val="004340FC"/>
    <w:rsid w:val="00434953"/>
    <w:rsid w:val="00434BD5"/>
    <w:rsid w:val="00435354"/>
    <w:rsid w:val="00435575"/>
    <w:rsid w:val="004361D5"/>
    <w:rsid w:val="00436372"/>
    <w:rsid w:val="004363E2"/>
    <w:rsid w:val="004365A5"/>
    <w:rsid w:val="004366E7"/>
    <w:rsid w:val="00436714"/>
    <w:rsid w:val="00436954"/>
    <w:rsid w:val="00436FAB"/>
    <w:rsid w:val="0043714B"/>
    <w:rsid w:val="00437C39"/>
    <w:rsid w:val="00437F4F"/>
    <w:rsid w:val="00440204"/>
    <w:rsid w:val="004410AD"/>
    <w:rsid w:val="00441187"/>
    <w:rsid w:val="00441278"/>
    <w:rsid w:val="004419B3"/>
    <w:rsid w:val="00441CD0"/>
    <w:rsid w:val="00441EFF"/>
    <w:rsid w:val="00441FDC"/>
    <w:rsid w:val="004421CE"/>
    <w:rsid w:val="004423A3"/>
    <w:rsid w:val="004426A4"/>
    <w:rsid w:val="00442BEA"/>
    <w:rsid w:val="00442D9A"/>
    <w:rsid w:val="0044326D"/>
    <w:rsid w:val="00443424"/>
    <w:rsid w:val="004435C6"/>
    <w:rsid w:val="0044363E"/>
    <w:rsid w:val="00443FC1"/>
    <w:rsid w:val="00444261"/>
    <w:rsid w:val="00444B43"/>
    <w:rsid w:val="004452BD"/>
    <w:rsid w:val="00445477"/>
    <w:rsid w:val="0044547F"/>
    <w:rsid w:val="00445906"/>
    <w:rsid w:val="00445EEF"/>
    <w:rsid w:val="004467F4"/>
    <w:rsid w:val="00446EF7"/>
    <w:rsid w:val="00446F94"/>
    <w:rsid w:val="00447788"/>
    <w:rsid w:val="004478DA"/>
    <w:rsid w:val="00447F55"/>
    <w:rsid w:val="0045018E"/>
    <w:rsid w:val="00450BF4"/>
    <w:rsid w:val="00450F07"/>
    <w:rsid w:val="0045143B"/>
    <w:rsid w:val="004516B0"/>
    <w:rsid w:val="00451B33"/>
    <w:rsid w:val="004521B5"/>
    <w:rsid w:val="004525AD"/>
    <w:rsid w:val="00452C41"/>
    <w:rsid w:val="00452D7B"/>
    <w:rsid w:val="00452DFB"/>
    <w:rsid w:val="00453617"/>
    <w:rsid w:val="00453B08"/>
    <w:rsid w:val="00453BB6"/>
    <w:rsid w:val="00453C0C"/>
    <w:rsid w:val="00454945"/>
    <w:rsid w:val="00454B9A"/>
    <w:rsid w:val="0045545B"/>
    <w:rsid w:val="0045580E"/>
    <w:rsid w:val="00455B77"/>
    <w:rsid w:val="004560B0"/>
    <w:rsid w:val="00456876"/>
    <w:rsid w:val="00456FAB"/>
    <w:rsid w:val="00457023"/>
    <w:rsid w:val="00457A70"/>
    <w:rsid w:val="00457FD3"/>
    <w:rsid w:val="0045E6A3"/>
    <w:rsid w:val="004605F9"/>
    <w:rsid w:val="00460602"/>
    <w:rsid w:val="0046076F"/>
    <w:rsid w:val="00460772"/>
    <w:rsid w:val="0046079B"/>
    <w:rsid w:val="004607E4"/>
    <w:rsid w:val="00461BD4"/>
    <w:rsid w:val="00462AEF"/>
    <w:rsid w:val="00462DAF"/>
    <w:rsid w:val="0046358E"/>
    <w:rsid w:val="004636FB"/>
    <w:rsid w:val="00463716"/>
    <w:rsid w:val="00463935"/>
    <w:rsid w:val="00463DF1"/>
    <w:rsid w:val="00464244"/>
    <w:rsid w:val="0046432B"/>
    <w:rsid w:val="00464774"/>
    <w:rsid w:val="00464915"/>
    <w:rsid w:val="00464D89"/>
    <w:rsid w:val="00465DF5"/>
    <w:rsid w:val="0046637C"/>
    <w:rsid w:val="00466AC8"/>
    <w:rsid w:val="00466B7E"/>
    <w:rsid w:val="00466E72"/>
    <w:rsid w:val="0046714D"/>
    <w:rsid w:val="0046778C"/>
    <w:rsid w:val="00467B37"/>
    <w:rsid w:val="00467BD5"/>
    <w:rsid w:val="00470066"/>
    <w:rsid w:val="004701A7"/>
    <w:rsid w:val="00470603"/>
    <w:rsid w:val="00470B65"/>
    <w:rsid w:val="00470D94"/>
    <w:rsid w:val="0047110E"/>
    <w:rsid w:val="004711B9"/>
    <w:rsid w:val="00471366"/>
    <w:rsid w:val="004717C1"/>
    <w:rsid w:val="0047191A"/>
    <w:rsid w:val="004721ED"/>
    <w:rsid w:val="0047242A"/>
    <w:rsid w:val="00472B57"/>
    <w:rsid w:val="00472C20"/>
    <w:rsid w:val="00472D94"/>
    <w:rsid w:val="00473E6B"/>
    <w:rsid w:val="00474AA6"/>
    <w:rsid w:val="00474BC0"/>
    <w:rsid w:val="00474E33"/>
    <w:rsid w:val="00475177"/>
    <w:rsid w:val="0047553E"/>
    <w:rsid w:val="00475918"/>
    <w:rsid w:val="00475B8C"/>
    <w:rsid w:val="00475E85"/>
    <w:rsid w:val="0047604E"/>
    <w:rsid w:val="0047664C"/>
    <w:rsid w:val="00476937"/>
    <w:rsid w:val="00476BD3"/>
    <w:rsid w:val="00476FC8"/>
    <w:rsid w:val="00477075"/>
    <w:rsid w:val="00477098"/>
    <w:rsid w:val="00477470"/>
    <w:rsid w:val="004775DB"/>
    <w:rsid w:val="00477C43"/>
    <w:rsid w:val="0047C270"/>
    <w:rsid w:val="004800D6"/>
    <w:rsid w:val="00480546"/>
    <w:rsid w:val="004805CB"/>
    <w:rsid w:val="004805EA"/>
    <w:rsid w:val="0048084D"/>
    <w:rsid w:val="00480C85"/>
    <w:rsid w:val="004811C2"/>
    <w:rsid w:val="0048128F"/>
    <w:rsid w:val="004819D9"/>
    <w:rsid w:val="00481C16"/>
    <w:rsid w:val="0048217A"/>
    <w:rsid w:val="0048217F"/>
    <w:rsid w:val="0048234E"/>
    <w:rsid w:val="0048235A"/>
    <w:rsid w:val="0048250B"/>
    <w:rsid w:val="004827DC"/>
    <w:rsid w:val="00483541"/>
    <w:rsid w:val="004835A0"/>
    <w:rsid w:val="00483D72"/>
    <w:rsid w:val="00483F6E"/>
    <w:rsid w:val="004847BC"/>
    <w:rsid w:val="004847D3"/>
    <w:rsid w:val="004853B5"/>
    <w:rsid w:val="00485457"/>
    <w:rsid w:val="00485B06"/>
    <w:rsid w:val="00485FFE"/>
    <w:rsid w:val="00486158"/>
    <w:rsid w:val="00486319"/>
    <w:rsid w:val="00486508"/>
    <w:rsid w:val="004866DA"/>
    <w:rsid w:val="00487919"/>
    <w:rsid w:val="00487BD7"/>
    <w:rsid w:val="004900DE"/>
    <w:rsid w:val="00490162"/>
    <w:rsid w:val="00490AE7"/>
    <w:rsid w:val="00490B0E"/>
    <w:rsid w:val="00490B46"/>
    <w:rsid w:val="004912B2"/>
    <w:rsid w:val="004915A2"/>
    <w:rsid w:val="004917BF"/>
    <w:rsid w:val="00491CBF"/>
    <w:rsid w:val="00491F0D"/>
    <w:rsid w:val="00492162"/>
    <w:rsid w:val="0049245A"/>
    <w:rsid w:val="0049257D"/>
    <w:rsid w:val="004929D1"/>
    <w:rsid w:val="00492B56"/>
    <w:rsid w:val="00492DC5"/>
    <w:rsid w:val="00493137"/>
    <w:rsid w:val="00493F75"/>
    <w:rsid w:val="0049445F"/>
    <w:rsid w:val="00494488"/>
    <w:rsid w:val="004946A1"/>
    <w:rsid w:val="00494790"/>
    <w:rsid w:val="00495310"/>
    <w:rsid w:val="0049573D"/>
    <w:rsid w:val="0049635F"/>
    <w:rsid w:val="00496873"/>
    <w:rsid w:val="00496BCE"/>
    <w:rsid w:val="0049709A"/>
    <w:rsid w:val="00497345"/>
    <w:rsid w:val="004973E8"/>
    <w:rsid w:val="00497B65"/>
    <w:rsid w:val="004A0259"/>
    <w:rsid w:val="004A026C"/>
    <w:rsid w:val="004A24D1"/>
    <w:rsid w:val="004A25C8"/>
    <w:rsid w:val="004A25D9"/>
    <w:rsid w:val="004A2D21"/>
    <w:rsid w:val="004A3639"/>
    <w:rsid w:val="004A39FD"/>
    <w:rsid w:val="004A3B56"/>
    <w:rsid w:val="004A3DDA"/>
    <w:rsid w:val="004A43DF"/>
    <w:rsid w:val="004A4482"/>
    <w:rsid w:val="004A4CDA"/>
    <w:rsid w:val="004A5362"/>
    <w:rsid w:val="004A578E"/>
    <w:rsid w:val="004A5A0F"/>
    <w:rsid w:val="004A6129"/>
    <w:rsid w:val="004A6D14"/>
    <w:rsid w:val="004A6EBF"/>
    <w:rsid w:val="004A6FA7"/>
    <w:rsid w:val="004A706C"/>
    <w:rsid w:val="004A7312"/>
    <w:rsid w:val="004A7FF5"/>
    <w:rsid w:val="004B042F"/>
    <w:rsid w:val="004B06B6"/>
    <w:rsid w:val="004B08AB"/>
    <w:rsid w:val="004B0D8B"/>
    <w:rsid w:val="004B1308"/>
    <w:rsid w:val="004B17F7"/>
    <w:rsid w:val="004B225F"/>
    <w:rsid w:val="004B2A61"/>
    <w:rsid w:val="004B2A65"/>
    <w:rsid w:val="004B3406"/>
    <w:rsid w:val="004B4433"/>
    <w:rsid w:val="004B4650"/>
    <w:rsid w:val="004B4743"/>
    <w:rsid w:val="004B4AAB"/>
    <w:rsid w:val="004B5134"/>
    <w:rsid w:val="004B53A3"/>
    <w:rsid w:val="004B5B32"/>
    <w:rsid w:val="004B5D30"/>
    <w:rsid w:val="004B6169"/>
    <w:rsid w:val="004B63DC"/>
    <w:rsid w:val="004B6F9C"/>
    <w:rsid w:val="004B7407"/>
    <w:rsid w:val="004B7C5D"/>
    <w:rsid w:val="004C02DA"/>
    <w:rsid w:val="004C06EC"/>
    <w:rsid w:val="004C08B7"/>
    <w:rsid w:val="004C0BD0"/>
    <w:rsid w:val="004C12FE"/>
    <w:rsid w:val="004C25FA"/>
    <w:rsid w:val="004C28AC"/>
    <w:rsid w:val="004C2912"/>
    <w:rsid w:val="004C2AC2"/>
    <w:rsid w:val="004C2F26"/>
    <w:rsid w:val="004C314E"/>
    <w:rsid w:val="004C33E5"/>
    <w:rsid w:val="004C3EE1"/>
    <w:rsid w:val="004C42B1"/>
    <w:rsid w:val="004C4BDF"/>
    <w:rsid w:val="004C530A"/>
    <w:rsid w:val="004C536C"/>
    <w:rsid w:val="004C5EDF"/>
    <w:rsid w:val="004C6029"/>
    <w:rsid w:val="004C659F"/>
    <w:rsid w:val="004C6A8E"/>
    <w:rsid w:val="004C6B3B"/>
    <w:rsid w:val="004C7539"/>
    <w:rsid w:val="004C75E5"/>
    <w:rsid w:val="004C76AE"/>
    <w:rsid w:val="004C79AF"/>
    <w:rsid w:val="004C7A38"/>
    <w:rsid w:val="004C7E2B"/>
    <w:rsid w:val="004C7F8A"/>
    <w:rsid w:val="004D01AD"/>
    <w:rsid w:val="004D026C"/>
    <w:rsid w:val="004D02F2"/>
    <w:rsid w:val="004D0347"/>
    <w:rsid w:val="004D180B"/>
    <w:rsid w:val="004D1920"/>
    <w:rsid w:val="004D1F49"/>
    <w:rsid w:val="004D2209"/>
    <w:rsid w:val="004D227F"/>
    <w:rsid w:val="004D253E"/>
    <w:rsid w:val="004D27E0"/>
    <w:rsid w:val="004D2F38"/>
    <w:rsid w:val="004D3AE9"/>
    <w:rsid w:val="004D3CB5"/>
    <w:rsid w:val="004D3DEB"/>
    <w:rsid w:val="004D3F78"/>
    <w:rsid w:val="004D403B"/>
    <w:rsid w:val="004D53E6"/>
    <w:rsid w:val="004D5DED"/>
    <w:rsid w:val="004D6132"/>
    <w:rsid w:val="004D755D"/>
    <w:rsid w:val="004D76AF"/>
    <w:rsid w:val="004D7D1B"/>
    <w:rsid w:val="004E0692"/>
    <w:rsid w:val="004E074A"/>
    <w:rsid w:val="004E07D3"/>
    <w:rsid w:val="004E0A43"/>
    <w:rsid w:val="004E0CF5"/>
    <w:rsid w:val="004E1232"/>
    <w:rsid w:val="004E19E6"/>
    <w:rsid w:val="004E1C9A"/>
    <w:rsid w:val="004E2DB1"/>
    <w:rsid w:val="004E3269"/>
    <w:rsid w:val="004E33B8"/>
    <w:rsid w:val="004E35A6"/>
    <w:rsid w:val="004E3B67"/>
    <w:rsid w:val="004E3FAB"/>
    <w:rsid w:val="004E423E"/>
    <w:rsid w:val="004E4339"/>
    <w:rsid w:val="004E443A"/>
    <w:rsid w:val="004E446B"/>
    <w:rsid w:val="004E5019"/>
    <w:rsid w:val="004E50DD"/>
    <w:rsid w:val="004E584D"/>
    <w:rsid w:val="004E5FE5"/>
    <w:rsid w:val="004E610C"/>
    <w:rsid w:val="004E6136"/>
    <w:rsid w:val="004E635B"/>
    <w:rsid w:val="004E6959"/>
    <w:rsid w:val="004E746C"/>
    <w:rsid w:val="004E7716"/>
    <w:rsid w:val="004E7A0B"/>
    <w:rsid w:val="004E7CB4"/>
    <w:rsid w:val="004E7CE2"/>
    <w:rsid w:val="004E7D03"/>
    <w:rsid w:val="004E7D66"/>
    <w:rsid w:val="004E7E19"/>
    <w:rsid w:val="004F0141"/>
    <w:rsid w:val="004F0256"/>
    <w:rsid w:val="004F0523"/>
    <w:rsid w:val="004F0D23"/>
    <w:rsid w:val="004F1D8C"/>
    <w:rsid w:val="004F1F0F"/>
    <w:rsid w:val="004F1F16"/>
    <w:rsid w:val="004F234B"/>
    <w:rsid w:val="004F2857"/>
    <w:rsid w:val="004F2894"/>
    <w:rsid w:val="004F296D"/>
    <w:rsid w:val="004F2B10"/>
    <w:rsid w:val="004F33E3"/>
    <w:rsid w:val="004F36D9"/>
    <w:rsid w:val="004F44D1"/>
    <w:rsid w:val="004F4CE5"/>
    <w:rsid w:val="004F51B4"/>
    <w:rsid w:val="004F53AA"/>
    <w:rsid w:val="004F57E4"/>
    <w:rsid w:val="004F58D2"/>
    <w:rsid w:val="004F5BBB"/>
    <w:rsid w:val="004F5C50"/>
    <w:rsid w:val="004F5C56"/>
    <w:rsid w:val="004F64C7"/>
    <w:rsid w:val="004F660E"/>
    <w:rsid w:val="004F6CDC"/>
    <w:rsid w:val="004F7BD3"/>
    <w:rsid w:val="0050026B"/>
    <w:rsid w:val="00500424"/>
    <w:rsid w:val="005009B9"/>
    <w:rsid w:val="00500D7C"/>
    <w:rsid w:val="00500ED3"/>
    <w:rsid w:val="00501820"/>
    <w:rsid w:val="00501940"/>
    <w:rsid w:val="00501A92"/>
    <w:rsid w:val="00501B8A"/>
    <w:rsid w:val="00501C55"/>
    <w:rsid w:val="0050211A"/>
    <w:rsid w:val="0050272A"/>
    <w:rsid w:val="00502925"/>
    <w:rsid w:val="00502B6F"/>
    <w:rsid w:val="00502C5F"/>
    <w:rsid w:val="00502DE8"/>
    <w:rsid w:val="00502EA3"/>
    <w:rsid w:val="00503015"/>
    <w:rsid w:val="00503890"/>
    <w:rsid w:val="00503CE3"/>
    <w:rsid w:val="00503E64"/>
    <w:rsid w:val="00503EF3"/>
    <w:rsid w:val="0050426D"/>
    <w:rsid w:val="00504C24"/>
    <w:rsid w:val="005053F0"/>
    <w:rsid w:val="005054C4"/>
    <w:rsid w:val="005054E4"/>
    <w:rsid w:val="00505510"/>
    <w:rsid w:val="00505B0E"/>
    <w:rsid w:val="00505C6A"/>
    <w:rsid w:val="00506031"/>
    <w:rsid w:val="0050646D"/>
    <w:rsid w:val="00506870"/>
    <w:rsid w:val="005068B7"/>
    <w:rsid w:val="00506BC8"/>
    <w:rsid w:val="005103DC"/>
    <w:rsid w:val="00510A9E"/>
    <w:rsid w:val="00511233"/>
    <w:rsid w:val="005112AC"/>
    <w:rsid w:val="005114C0"/>
    <w:rsid w:val="0051160B"/>
    <w:rsid w:val="005120CA"/>
    <w:rsid w:val="0051230F"/>
    <w:rsid w:val="0051260E"/>
    <w:rsid w:val="00512E04"/>
    <w:rsid w:val="005130B7"/>
    <w:rsid w:val="00513A3B"/>
    <w:rsid w:val="00513A6C"/>
    <w:rsid w:val="00513B61"/>
    <w:rsid w:val="00513BB7"/>
    <w:rsid w:val="00513D30"/>
    <w:rsid w:val="0051458A"/>
    <w:rsid w:val="0051514E"/>
    <w:rsid w:val="0051542C"/>
    <w:rsid w:val="005155A7"/>
    <w:rsid w:val="005155EF"/>
    <w:rsid w:val="00515CE9"/>
    <w:rsid w:val="00516471"/>
    <w:rsid w:val="00516631"/>
    <w:rsid w:val="005167B1"/>
    <w:rsid w:val="00517295"/>
    <w:rsid w:val="005174F9"/>
    <w:rsid w:val="00520410"/>
    <w:rsid w:val="005206E3"/>
    <w:rsid w:val="0052198A"/>
    <w:rsid w:val="00522476"/>
    <w:rsid w:val="00522B81"/>
    <w:rsid w:val="005233D4"/>
    <w:rsid w:val="005238BF"/>
    <w:rsid w:val="00523C2B"/>
    <w:rsid w:val="005246F1"/>
    <w:rsid w:val="00524B1B"/>
    <w:rsid w:val="00525A78"/>
    <w:rsid w:val="00525AF2"/>
    <w:rsid w:val="00525B64"/>
    <w:rsid w:val="00525B7E"/>
    <w:rsid w:val="00525DBA"/>
    <w:rsid w:val="00525EC0"/>
    <w:rsid w:val="005267B3"/>
    <w:rsid w:val="005268E7"/>
    <w:rsid w:val="00526C60"/>
    <w:rsid w:val="00527706"/>
    <w:rsid w:val="00527A20"/>
    <w:rsid w:val="00527ACD"/>
    <w:rsid w:val="00530055"/>
    <w:rsid w:val="00530AD0"/>
    <w:rsid w:val="005312AE"/>
    <w:rsid w:val="005317F1"/>
    <w:rsid w:val="0053250C"/>
    <w:rsid w:val="00532CA4"/>
    <w:rsid w:val="00532E2C"/>
    <w:rsid w:val="00533468"/>
    <w:rsid w:val="005334BF"/>
    <w:rsid w:val="00533D71"/>
    <w:rsid w:val="00533D78"/>
    <w:rsid w:val="00533DDE"/>
    <w:rsid w:val="0053482F"/>
    <w:rsid w:val="00534985"/>
    <w:rsid w:val="005354FC"/>
    <w:rsid w:val="0053604A"/>
    <w:rsid w:val="0053642B"/>
    <w:rsid w:val="005376AA"/>
    <w:rsid w:val="00540248"/>
    <w:rsid w:val="005402FB"/>
    <w:rsid w:val="005410CB"/>
    <w:rsid w:val="005413A2"/>
    <w:rsid w:val="0054156C"/>
    <w:rsid w:val="00541E86"/>
    <w:rsid w:val="0054218F"/>
    <w:rsid w:val="00542301"/>
    <w:rsid w:val="005428A3"/>
    <w:rsid w:val="00542D34"/>
    <w:rsid w:val="00543211"/>
    <w:rsid w:val="00543617"/>
    <w:rsid w:val="00543E69"/>
    <w:rsid w:val="00544241"/>
    <w:rsid w:val="00544DAC"/>
    <w:rsid w:val="00545D50"/>
    <w:rsid w:val="00546ACC"/>
    <w:rsid w:val="00546FF2"/>
    <w:rsid w:val="00547494"/>
    <w:rsid w:val="00547BCA"/>
    <w:rsid w:val="00547C26"/>
    <w:rsid w:val="005500DC"/>
    <w:rsid w:val="00550ABD"/>
    <w:rsid w:val="005511E6"/>
    <w:rsid w:val="0055144F"/>
    <w:rsid w:val="0055161D"/>
    <w:rsid w:val="00551FED"/>
    <w:rsid w:val="00552147"/>
    <w:rsid w:val="005524AD"/>
    <w:rsid w:val="0055255D"/>
    <w:rsid w:val="00552D63"/>
    <w:rsid w:val="005534D1"/>
    <w:rsid w:val="0055372F"/>
    <w:rsid w:val="0055390D"/>
    <w:rsid w:val="00553DBC"/>
    <w:rsid w:val="00553EE8"/>
    <w:rsid w:val="0055411F"/>
    <w:rsid w:val="005541C4"/>
    <w:rsid w:val="00554886"/>
    <w:rsid w:val="00554A3C"/>
    <w:rsid w:val="00554AE8"/>
    <w:rsid w:val="00554CB9"/>
    <w:rsid w:val="00554D2D"/>
    <w:rsid w:val="00554DEA"/>
    <w:rsid w:val="00554FEB"/>
    <w:rsid w:val="00555276"/>
    <w:rsid w:val="00555A3C"/>
    <w:rsid w:val="00555D66"/>
    <w:rsid w:val="00555FFD"/>
    <w:rsid w:val="00556C8B"/>
    <w:rsid w:val="0055704A"/>
    <w:rsid w:val="0055723B"/>
    <w:rsid w:val="005579EA"/>
    <w:rsid w:val="00557B93"/>
    <w:rsid w:val="00560006"/>
    <w:rsid w:val="00560616"/>
    <w:rsid w:val="0056187C"/>
    <w:rsid w:val="00561898"/>
    <w:rsid w:val="00561ACB"/>
    <w:rsid w:val="005622AE"/>
    <w:rsid w:val="00562CB6"/>
    <w:rsid w:val="005632C3"/>
    <w:rsid w:val="005632EE"/>
    <w:rsid w:val="00563C66"/>
    <w:rsid w:val="0056430F"/>
    <w:rsid w:val="00564382"/>
    <w:rsid w:val="00564685"/>
    <w:rsid w:val="0056534B"/>
    <w:rsid w:val="0056549F"/>
    <w:rsid w:val="005662F8"/>
    <w:rsid w:val="005668AD"/>
    <w:rsid w:val="00566CAB"/>
    <w:rsid w:val="00566FFA"/>
    <w:rsid w:val="00567861"/>
    <w:rsid w:val="00567B5D"/>
    <w:rsid w:val="00567C62"/>
    <w:rsid w:val="00570071"/>
    <w:rsid w:val="0057065A"/>
    <w:rsid w:val="00570A21"/>
    <w:rsid w:val="00570BF7"/>
    <w:rsid w:val="00570C65"/>
    <w:rsid w:val="00570DDC"/>
    <w:rsid w:val="00571734"/>
    <w:rsid w:val="00571A00"/>
    <w:rsid w:val="00571BAF"/>
    <w:rsid w:val="00571C71"/>
    <w:rsid w:val="0057222A"/>
    <w:rsid w:val="00572259"/>
    <w:rsid w:val="00572577"/>
    <w:rsid w:val="00572772"/>
    <w:rsid w:val="00572856"/>
    <w:rsid w:val="00572977"/>
    <w:rsid w:val="00572C30"/>
    <w:rsid w:val="0057444A"/>
    <w:rsid w:val="00574851"/>
    <w:rsid w:val="00574B13"/>
    <w:rsid w:val="005750B8"/>
    <w:rsid w:val="005753C3"/>
    <w:rsid w:val="0057577F"/>
    <w:rsid w:val="00575AA7"/>
    <w:rsid w:val="005765FF"/>
    <w:rsid w:val="00576A9A"/>
    <w:rsid w:val="00576D9B"/>
    <w:rsid w:val="00576FBA"/>
    <w:rsid w:val="00577458"/>
    <w:rsid w:val="005777E9"/>
    <w:rsid w:val="00577869"/>
    <w:rsid w:val="00577C45"/>
    <w:rsid w:val="00577F94"/>
    <w:rsid w:val="00579AB3"/>
    <w:rsid w:val="00580052"/>
    <w:rsid w:val="005800F7"/>
    <w:rsid w:val="00580674"/>
    <w:rsid w:val="00582282"/>
    <w:rsid w:val="00582376"/>
    <w:rsid w:val="0058246F"/>
    <w:rsid w:val="005828B6"/>
    <w:rsid w:val="00582A88"/>
    <w:rsid w:val="00582CF9"/>
    <w:rsid w:val="005832A1"/>
    <w:rsid w:val="0058365B"/>
    <w:rsid w:val="00583B42"/>
    <w:rsid w:val="00583D0E"/>
    <w:rsid w:val="00584138"/>
    <w:rsid w:val="00584C45"/>
    <w:rsid w:val="00585177"/>
    <w:rsid w:val="0058527A"/>
    <w:rsid w:val="00585EAF"/>
    <w:rsid w:val="0058689A"/>
    <w:rsid w:val="005869D6"/>
    <w:rsid w:val="00586BBC"/>
    <w:rsid w:val="00586EEE"/>
    <w:rsid w:val="00587C77"/>
    <w:rsid w:val="00590225"/>
    <w:rsid w:val="005908CB"/>
    <w:rsid w:val="00590B28"/>
    <w:rsid w:val="00591026"/>
    <w:rsid w:val="005910D8"/>
    <w:rsid w:val="00592783"/>
    <w:rsid w:val="005928C7"/>
    <w:rsid w:val="00592A34"/>
    <w:rsid w:val="00592EBB"/>
    <w:rsid w:val="0059305B"/>
    <w:rsid w:val="00593143"/>
    <w:rsid w:val="0059380A"/>
    <w:rsid w:val="00594106"/>
    <w:rsid w:val="0059430C"/>
    <w:rsid w:val="0059433A"/>
    <w:rsid w:val="0059435B"/>
    <w:rsid w:val="00594417"/>
    <w:rsid w:val="00594600"/>
    <w:rsid w:val="005950B4"/>
    <w:rsid w:val="005951B7"/>
    <w:rsid w:val="005958C2"/>
    <w:rsid w:val="00595912"/>
    <w:rsid w:val="00595A3B"/>
    <w:rsid w:val="00595B74"/>
    <w:rsid w:val="00595DD8"/>
    <w:rsid w:val="00595F61"/>
    <w:rsid w:val="00595F69"/>
    <w:rsid w:val="0059623A"/>
    <w:rsid w:val="00596E8A"/>
    <w:rsid w:val="00596F22"/>
    <w:rsid w:val="005971FC"/>
    <w:rsid w:val="00597A6E"/>
    <w:rsid w:val="005A1898"/>
    <w:rsid w:val="005A22DC"/>
    <w:rsid w:val="005A24A7"/>
    <w:rsid w:val="005A253E"/>
    <w:rsid w:val="005A27EF"/>
    <w:rsid w:val="005A2FD5"/>
    <w:rsid w:val="005A3512"/>
    <w:rsid w:val="005A4127"/>
    <w:rsid w:val="005A51DD"/>
    <w:rsid w:val="005A51F2"/>
    <w:rsid w:val="005A5232"/>
    <w:rsid w:val="005A5265"/>
    <w:rsid w:val="005A565F"/>
    <w:rsid w:val="005A63B8"/>
    <w:rsid w:val="005A6408"/>
    <w:rsid w:val="005A71B7"/>
    <w:rsid w:val="005A7E2F"/>
    <w:rsid w:val="005A7F67"/>
    <w:rsid w:val="005B02D0"/>
    <w:rsid w:val="005B0772"/>
    <w:rsid w:val="005B0BC8"/>
    <w:rsid w:val="005B1317"/>
    <w:rsid w:val="005B1897"/>
    <w:rsid w:val="005B1CD1"/>
    <w:rsid w:val="005B23D2"/>
    <w:rsid w:val="005B24F4"/>
    <w:rsid w:val="005B26E5"/>
    <w:rsid w:val="005B2DC2"/>
    <w:rsid w:val="005B2EA2"/>
    <w:rsid w:val="005B3452"/>
    <w:rsid w:val="005B3694"/>
    <w:rsid w:val="005B4295"/>
    <w:rsid w:val="005B4607"/>
    <w:rsid w:val="005B54CF"/>
    <w:rsid w:val="005B55A8"/>
    <w:rsid w:val="005B5E0F"/>
    <w:rsid w:val="005B5E43"/>
    <w:rsid w:val="005B6FF9"/>
    <w:rsid w:val="005B7038"/>
    <w:rsid w:val="005B70EA"/>
    <w:rsid w:val="005B7702"/>
    <w:rsid w:val="005B7707"/>
    <w:rsid w:val="005B7BFF"/>
    <w:rsid w:val="005B7E46"/>
    <w:rsid w:val="005C01CE"/>
    <w:rsid w:val="005C0920"/>
    <w:rsid w:val="005C09A7"/>
    <w:rsid w:val="005C0AE9"/>
    <w:rsid w:val="005C0DDB"/>
    <w:rsid w:val="005C0F36"/>
    <w:rsid w:val="005C0F69"/>
    <w:rsid w:val="005C1355"/>
    <w:rsid w:val="005C2990"/>
    <w:rsid w:val="005C2F4D"/>
    <w:rsid w:val="005C2FF6"/>
    <w:rsid w:val="005C3B40"/>
    <w:rsid w:val="005C3C68"/>
    <w:rsid w:val="005C4AC9"/>
    <w:rsid w:val="005C4DF2"/>
    <w:rsid w:val="005C5381"/>
    <w:rsid w:val="005C54B1"/>
    <w:rsid w:val="005C5EBB"/>
    <w:rsid w:val="005C6164"/>
    <w:rsid w:val="005C7954"/>
    <w:rsid w:val="005C7DE6"/>
    <w:rsid w:val="005D0349"/>
    <w:rsid w:val="005D0925"/>
    <w:rsid w:val="005D0EF5"/>
    <w:rsid w:val="005D24E7"/>
    <w:rsid w:val="005D2553"/>
    <w:rsid w:val="005D26DD"/>
    <w:rsid w:val="005D27C7"/>
    <w:rsid w:val="005D2BE5"/>
    <w:rsid w:val="005D322B"/>
    <w:rsid w:val="005D3921"/>
    <w:rsid w:val="005D3C6C"/>
    <w:rsid w:val="005D423C"/>
    <w:rsid w:val="005D4602"/>
    <w:rsid w:val="005D5B16"/>
    <w:rsid w:val="005D7A33"/>
    <w:rsid w:val="005D7AA1"/>
    <w:rsid w:val="005D7DC9"/>
    <w:rsid w:val="005D7E5E"/>
    <w:rsid w:val="005D7EFB"/>
    <w:rsid w:val="005D7F46"/>
    <w:rsid w:val="005E05DC"/>
    <w:rsid w:val="005E07D6"/>
    <w:rsid w:val="005E1225"/>
    <w:rsid w:val="005E135F"/>
    <w:rsid w:val="005E1B5F"/>
    <w:rsid w:val="005E22A4"/>
    <w:rsid w:val="005E269B"/>
    <w:rsid w:val="005E2755"/>
    <w:rsid w:val="005E2A5D"/>
    <w:rsid w:val="005E2B32"/>
    <w:rsid w:val="005E3414"/>
    <w:rsid w:val="005E39EE"/>
    <w:rsid w:val="005E3D13"/>
    <w:rsid w:val="005E3DD9"/>
    <w:rsid w:val="005E4347"/>
    <w:rsid w:val="005E4374"/>
    <w:rsid w:val="005E4552"/>
    <w:rsid w:val="005E4700"/>
    <w:rsid w:val="005E4C38"/>
    <w:rsid w:val="005E50AD"/>
    <w:rsid w:val="005E5531"/>
    <w:rsid w:val="005E5534"/>
    <w:rsid w:val="005E59E0"/>
    <w:rsid w:val="005E5CB6"/>
    <w:rsid w:val="005E5DDE"/>
    <w:rsid w:val="005E6470"/>
    <w:rsid w:val="005E6DA6"/>
    <w:rsid w:val="005E6F13"/>
    <w:rsid w:val="005E779F"/>
    <w:rsid w:val="005E7A35"/>
    <w:rsid w:val="005F0E3F"/>
    <w:rsid w:val="005F0F38"/>
    <w:rsid w:val="005F1561"/>
    <w:rsid w:val="005F175A"/>
    <w:rsid w:val="005F1B11"/>
    <w:rsid w:val="005F1B41"/>
    <w:rsid w:val="005F1F45"/>
    <w:rsid w:val="005F21A8"/>
    <w:rsid w:val="005F2510"/>
    <w:rsid w:val="005F260F"/>
    <w:rsid w:val="005F2CE1"/>
    <w:rsid w:val="005F2EFE"/>
    <w:rsid w:val="005F3176"/>
    <w:rsid w:val="005F31B3"/>
    <w:rsid w:val="005F3864"/>
    <w:rsid w:val="005F39DA"/>
    <w:rsid w:val="005F3F4B"/>
    <w:rsid w:val="005F4077"/>
    <w:rsid w:val="005F42B5"/>
    <w:rsid w:val="005F49D6"/>
    <w:rsid w:val="005F4C94"/>
    <w:rsid w:val="005F4DD1"/>
    <w:rsid w:val="005F56D3"/>
    <w:rsid w:val="005F5930"/>
    <w:rsid w:val="005F5A6E"/>
    <w:rsid w:val="005F5F40"/>
    <w:rsid w:val="005F61E4"/>
    <w:rsid w:val="005F6215"/>
    <w:rsid w:val="005F6347"/>
    <w:rsid w:val="005F6521"/>
    <w:rsid w:val="005F684D"/>
    <w:rsid w:val="005F7CA4"/>
    <w:rsid w:val="0060059B"/>
    <w:rsid w:val="0060074A"/>
    <w:rsid w:val="00600BC3"/>
    <w:rsid w:val="006011F0"/>
    <w:rsid w:val="00601477"/>
    <w:rsid w:val="00601BA8"/>
    <w:rsid w:val="00601C7A"/>
    <w:rsid w:val="00601CB0"/>
    <w:rsid w:val="006024B1"/>
    <w:rsid w:val="006025EA"/>
    <w:rsid w:val="00602883"/>
    <w:rsid w:val="0060292D"/>
    <w:rsid w:val="006030A7"/>
    <w:rsid w:val="0060419F"/>
    <w:rsid w:val="00604508"/>
    <w:rsid w:val="00604680"/>
    <w:rsid w:val="00604953"/>
    <w:rsid w:val="006049A7"/>
    <w:rsid w:val="00604FDB"/>
    <w:rsid w:val="00605F22"/>
    <w:rsid w:val="006064A5"/>
    <w:rsid w:val="006068F8"/>
    <w:rsid w:val="00606C9A"/>
    <w:rsid w:val="00607E8A"/>
    <w:rsid w:val="006108B0"/>
    <w:rsid w:val="00610FAE"/>
    <w:rsid w:val="00611898"/>
    <w:rsid w:val="00611C6F"/>
    <w:rsid w:val="00611E41"/>
    <w:rsid w:val="006120DE"/>
    <w:rsid w:val="0061223F"/>
    <w:rsid w:val="00612532"/>
    <w:rsid w:val="00612E45"/>
    <w:rsid w:val="006132B7"/>
    <w:rsid w:val="006133A9"/>
    <w:rsid w:val="00613852"/>
    <w:rsid w:val="00614133"/>
    <w:rsid w:val="006141D6"/>
    <w:rsid w:val="0061437E"/>
    <w:rsid w:val="00614453"/>
    <w:rsid w:val="0061452D"/>
    <w:rsid w:val="006148AF"/>
    <w:rsid w:val="006148D7"/>
    <w:rsid w:val="00615439"/>
    <w:rsid w:val="00615952"/>
    <w:rsid w:val="006160E0"/>
    <w:rsid w:val="006161AF"/>
    <w:rsid w:val="00616736"/>
    <w:rsid w:val="00616978"/>
    <w:rsid w:val="00616B74"/>
    <w:rsid w:val="00616C85"/>
    <w:rsid w:val="006174C7"/>
    <w:rsid w:val="0061780C"/>
    <w:rsid w:val="00617BC0"/>
    <w:rsid w:val="00617C5D"/>
    <w:rsid w:val="00617EB5"/>
    <w:rsid w:val="00620001"/>
    <w:rsid w:val="00620266"/>
    <w:rsid w:val="006208E0"/>
    <w:rsid w:val="00620E61"/>
    <w:rsid w:val="006211CD"/>
    <w:rsid w:val="00621673"/>
    <w:rsid w:val="006217EA"/>
    <w:rsid w:val="00621EF7"/>
    <w:rsid w:val="00622087"/>
    <w:rsid w:val="00622B6E"/>
    <w:rsid w:val="00622D65"/>
    <w:rsid w:val="00622F96"/>
    <w:rsid w:val="00623478"/>
    <w:rsid w:val="006234CD"/>
    <w:rsid w:val="00623558"/>
    <w:rsid w:val="00625129"/>
    <w:rsid w:val="006261DE"/>
    <w:rsid w:val="006268CA"/>
    <w:rsid w:val="00626930"/>
    <w:rsid w:val="00626B9E"/>
    <w:rsid w:val="00626C90"/>
    <w:rsid w:val="00627075"/>
    <w:rsid w:val="006277E7"/>
    <w:rsid w:val="00627C00"/>
    <w:rsid w:val="00627D20"/>
    <w:rsid w:val="00628175"/>
    <w:rsid w:val="00630068"/>
    <w:rsid w:val="00630926"/>
    <w:rsid w:val="0063097A"/>
    <w:rsid w:val="006309E9"/>
    <w:rsid w:val="0063145B"/>
    <w:rsid w:val="006319CC"/>
    <w:rsid w:val="00631CFF"/>
    <w:rsid w:val="006321AC"/>
    <w:rsid w:val="00632270"/>
    <w:rsid w:val="00632C42"/>
    <w:rsid w:val="00633166"/>
    <w:rsid w:val="00633AFB"/>
    <w:rsid w:val="00633C63"/>
    <w:rsid w:val="006345C5"/>
    <w:rsid w:val="00634745"/>
    <w:rsid w:val="00634963"/>
    <w:rsid w:val="00634D29"/>
    <w:rsid w:val="00634DC2"/>
    <w:rsid w:val="0063513C"/>
    <w:rsid w:val="006356BF"/>
    <w:rsid w:val="00635C1E"/>
    <w:rsid w:val="00635EFB"/>
    <w:rsid w:val="006361F0"/>
    <w:rsid w:val="00636391"/>
    <w:rsid w:val="00636721"/>
    <w:rsid w:val="00636826"/>
    <w:rsid w:val="006368BC"/>
    <w:rsid w:val="00637117"/>
    <w:rsid w:val="0063795B"/>
    <w:rsid w:val="006379CC"/>
    <w:rsid w:val="00637AE7"/>
    <w:rsid w:val="00637B0C"/>
    <w:rsid w:val="00640268"/>
    <w:rsid w:val="00640C12"/>
    <w:rsid w:val="00640C25"/>
    <w:rsid w:val="00641463"/>
    <w:rsid w:val="00641C26"/>
    <w:rsid w:val="00641F1F"/>
    <w:rsid w:val="006422A9"/>
    <w:rsid w:val="006422BD"/>
    <w:rsid w:val="00642788"/>
    <w:rsid w:val="006429F0"/>
    <w:rsid w:val="00642CC6"/>
    <w:rsid w:val="00642EA0"/>
    <w:rsid w:val="00643530"/>
    <w:rsid w:val="00643DAE"/>
    <w:rsid w:val="00643DF2"/>
    <w:rsid w:val="006444E5"/>
    <w:rsid w:val="00644500"/>
    <w:rsid w:val="006449B2"/>
    <w:rsid w:val="00644BA4"/>
    <w:rsid w:val="006451F5"/>
    <w:rsid w:val="006453E2"/>
    <w:rsid w:val="00645B49"/>
    <w:rsid w:val="00645B97"/>
    <w:rsid w:val="00645C1C"/>
    <w:rsid w:val="00645F21"/>
    <w:rsid w:val="006466FB"/>
    <w:rsid w:val="00646A55"/>
    <w:rsid w:val="00646BAD"/>
    <w:rsid w:val="0064709B"/>
    <w:rsid w:val="00647382"/>
    <w:rsid w:val="00650238"/>
    <w:rsid w:val="0065066B"/>
    <w:rsid w:val="006507A2"/>
    <w:rsid w:val="006511F8"/>
    <w:rsid w:val="00651CCE"/>
    <w:rsid w:val="00651E09"/>
    <w:rsid w:val="00652472"/>
    <w:rsid w:val="00652597"/>
    <w:rsid w:val="00653D4B"/>
    <w:rsid w:val="00653F9E"/>
    <w:rsid w:val="006542D9"/>
    <w:rsid w:val="006542DC"/>
    <w:rsid w:val="0065484D"/>
    <w:rsid w:val="00655558"/>
    <w:rsid w:val="006556BF"/>
    <w:rsid w:val="00655D2E"/>
    <w:rsid w:val="006562E7"/>
    <w:rsid w:val="006567E1"/>
    <w:rsid w:val="00656816"/>
    <w:rsid w:val="00656E5D"/>
    <w:rsid w:val="00656E70"/>
    <w:rsid w:val="006570B4"/>
    <w:rsid w:val="00657521"/>
    <w:rsid w:val="00657D65"/>
    <w:rsid w:val="00660459"/>
    <w:rsid w:val="006608AB"/>
    <w:rsid w:val="00660CF5"/>
    <w:rsid w:val="00660E82"/>
    <w:rsid w:val="00660F75"/>
    <w:rsid w:val="006610BF"/>
    <w:rsid w:val="006615F3"/>
    <w:rsid w:val="00661848"/>
    <w:rsid w:val="00661A38"/>
    <w:rsid w:val="00661D19"/>
    <w:rsid w:val="00661E7D"/>
    <w:rsid w:val="00662099"/>
    <w:rsid w:val="0066283F"/>
    <w:rsid w:val="0066304B"/>
    <w:rsid w:val="006630D0"/>
    <w:rsid w:val="00663758"/>
    <w:rsid w:val="00663A37"/>
    <w:rsid w:val="00663B64"/>
    <w:rsid w:val="00664AE5"/>
    <w:rsid w:val="00664C40"/>
    <w:rsid w:val="00664C9F"/>
    <w:rsid w:val="00664DB3"/>
    <w:rsid w:val="00664FAD"/>
    <w:rsid w:val="00665037"/>
    <w:rsid w:val="0066554C"/>
    <w:rsid w:val="00665639"/>
    <w:rsid w:val="006657DB"/>
    <w:rsid w:val="006660FF"/>
    <w:rsid w:val="0066717D"/>
    <w:rsid w:val="0066761A"/>
    <w:rsid w:val="00667A2F"/>
    <w:rsid w:val="00667F15"/>
    <w:rsid w:val="00670133"/>
    <w:rsid w:val="0067075D"/>
    <w:rsid w:val="006709B2"/>
    <w:rsid w:val="006711A0"/>
    <w:rsid w:val="00671656"/>
    <w:rsid w:val="00671AB6"/>
    <w:rsid w:val="00671C70"/>
    <w:rsid w:val="00671D25"/>
    <w:rsid w:val="00672157"/>
    <w:rsid w:val="00672467"/>
    <w:rsid w:val="00672593"/>
    <w:rsid w:val="0067339B"/>
    <w:rsid w:val="006734F4"/>
    <w:rsid w:val="0067380D"/>
    <w:rsid w:val="00673E64"/>
    <w:rsid w:val="00673FAF"/>
    <w:rsid w:val="00674FC4"/>
    <w:rsid w:val="00675389"/>
    <w:rsid w:val="006759BD"/>
    <w:rsid w:val="006759FD"/>
    <w:rsid w:val="0067718B"/>
    <w:rsid w:val="00677CB1"/>
    <w:rsid w:val="00677CCA"/>
    <w:rsid w:val="00677EB1"/>
    <w:rsid w:val="006802DC"/>
    <w:rsid w:val="00680732"/>
    <w:rsid w:val="00681009"/>
    <w:rsid w:val="0068118C"/>
    <w:rsid w:val="00681409"/>
    <w:rsid w:val="006814DB"/>
    <w:rsid w:val="006818AA"/>
    <w:rsid w:val="0068243F"/>
    <w:rsid w:val="006824D0"/>
    <w:rsid w:val="00682DE1"/>
    <w:rsid w:val="00683349"/>
    <w:rsid w:val="0068383D"/>
    <w:rsid w:val="00683A98"/>
    <w:rsid w:val="00683B20"/>
    <w:rsid w:val="00683DD3"/>
    <w:rsid w:val="00684403"/>
    <w:rsid w:val="0068443E"/>
    <w:rsid w:val="00684572"/>
    <w:rsid w:val="00684800"/>
    <w:rsid w:val="00684CC7"/>
    <w:rsid w:val="00684F68"/>
    <w:rsid w:val="00685049"/>
    <w:rsid w:val="006862CC"/>
    <w:rsid w:val="00686966"/>
    <w:rsid w:val="00686B5D"/>
    <w:rsid w:val="00686D2E"/>
    <w:rsid w:val="00687383"/>
    <w:rsid w:val="00687A64"/>
    <w:rsid w:val="0069016B"/>
    <w:rsid w:val="00690513"/>
    <w:rsid w:val="00690623"/>
    <w:rsid w:val="00690F07"/>
    <w:rsid w:val="0069145F"/>
    <w:rsid w:val="006915C3"/>
    <w:rsid w:val="00691C1E"/>
    <w:rsid w:val="00691E9D"/>
    <w:rsid w:val="006922BB"/>
    <w:rsid w:val="00692545"/>
    <w:rsid w:val="006926DE"/>
    <w:rsid w:val="0069296B"/>
    <w:rsid w:val="00692AB5"/>
    <w:rsid w:val="00692BA7"/>
    <w:rsid w:val="006933FA"/>
    <w:rsid w:val="0069380C"/>
    <w:rsid w:val="00693F4A"/>
    <w:rsid w:val="0069406C"/>
    <w:rsid w:val="00694892"/>
    <w:rsid w:val="00694AD3"/>
    <w:rsid w:val="00695984"/>
    <w:rsid w:val="006962DD"/>
    <w:rsid w:val="00696A95"/>
    <w:rsid w:val="00696C33"/>
    <w:rsid w:val="006970FD"/>
    <w:rsid w:val="00697234"/>
    <w:rsid w:val="00697272"/>
    <w:rsid w:val="0069743B"/>
    <w:rsid w:val="00697F0B"/>
    <w:rsid w:val="006A1658"/>
    <w:rsid w:val="006A17AB"/>
    <w:rsid w:val="006A1C23"/>
    <w:rsid w:val="006A2419"/>
    <w:rsid w:val="006A2758"/>
    <w:rsid w:val="006A2BBC"/>
    <w:rsid w:val="006A2D8A"/>
    <w:rsid w:val="006A3058"/>
    <w:rsid w:val="006A4E41"/>
    <w:rsid w:val="006A4E9D"/>
    <w:rsid w:val="006A5434"/>
    <w:rsid w:val="006A548D"/>
    <w:rsid w:val="006A5ABE"/>
    <w:rsid w:val="006A60DA"/>
    <w:rsid w:val="006A62F3"/>
    <w:rsid w:val="006A630F"/>
    <w:rsid w:val="006A6375"/>
    <w:rsid w:val="006A6445"/>
    <w:rsid w:val="006A6684"/>
    <w:rsid w:val="006A6D24"/>
    <w:rsid w:val="006A6F5B"/>
    <w:rsid w:val="006A7199"/>
    <w:rsid w:val="006B00FA"/>
    <w:rsid w:val="006B05E7"/>
    <w:rsid w:val="006B0918"/>
    <w:rsid w:val="006B12A0"/>
    <w:rsid w:val="006B1895"/>
    <w:rsid w:val="006B1B38"/>
    <w:rsid w:val="006B1C85"/>
    <w:rsid w:val="006B218F"/>
    <w:rsid w:val="006B2322"/>
    <w:rsid w:val="006B24B7"/>
    <w:rsid w:val="006B2569"/>
    <w:rsid w:val="006B2CAD"/>
    <w:rsid w:val="006B2D94"/>
    <w:rsid w:val="006B3117"/>
    <w:rsid w:val="006B34B6"/>
    <w:rsid w:val="006B3C63"/>
    <w:rsid w:val="006B3E8C"/>
    <w:rsid w:val="006B49DE"/>
    <w:rsid w:val="006B4A13"/>
    <w:rsid w:val="006B55B0"/>
    <w:rsid w:val="006B6C3D"/>
    <w:rsid w:val="006B6C6B"/>
    <w:rsid w:val="006B6F31"/>
    <w:rsid w:val="006B7243"/>
    <w:rsid w:val="006B73A1"/>
    <w:rsid w:val="006B75E0"/>
    <w:rsid w:val="006B778E"/>
    <w:rsid w:val="006B7E0B"/>
    <w:rsid w:val="006C00F8"/>
    <w:rsid w:val="006C0C1F"/>
    <w:rsid w:val="006C122A"/>
    <w:rsid w:val="006C172B"/>
    <w:rsid w:val="006C1CC7"/>
    <w:rsid w:val="006C2050"/>
    <w:rsid w:val="006C2466"/>
    <w:rsid w:val="006C25C2"/>
    <w:rsid w:val="006C2A4C"/>
    <w:rsid w:val="006C2E1E"/>
    <w:rsid w:val="006C3061"/>
    <w:rsid w:val="006C31DD"/>
    <w:rsid w:val="006C3604"/>
    <w:rsid w:val="006C376F"/>
    <w:rsid w:val="006C47B9"/>
    <w:rsid w:val="006C4FB1"/>
    <w:rsid w:val="006C4FFB"/>
    <w:rsid w:val="006C5257"/>
    <w:rsid w:val="006C57B2"/>
    <w:rsid w:val="006C59B5"/>
    <w:rsid w:val="006C5C77"/>
    <w:rsid w:val="006C62FE"/>
    <w:rsid w:val="006C6353"/>
    <w:rsid w:val="006C64B5"/>
    <w:rsid w:val="006C70E1"/>
    <w:rsid w:val="006D00A9"/>
    <w:rsid w:val="006D06B0"/>
    <w:rsid w:val="006D06ED"/>
    <w:rsid w:val="006D0703"/>
    <w:rsid w:val="006D089A"/>
    <w:rsid w:val="006D13C9"/>
    <w:rsid w:val="006D1B54"/>
    <w:rsid w:val="006D2114"/>
    <w:rsid w:val="006D21D7"/>
    <w:rsid w:val="006D237F"/>
    <w:rsid w:val="006D281A"/>
    <w:rsid w:val="006D2C33"/>
    <w:rsid w:val="006D2EA2"/>
    <w:rsid w:val="006D3196"/>
    <w:rsid w:val="006D342F"/>
    <w:rsid w:val="006D35E5"/>
    <w:rsid w:val="006D4248"/>
    <w:rsid w:val="006D432D"/>
    <w:rsid w:val="006D44D8"/>
    <w:rsid w:val="006D4B27"/>
    <w:rsid w:val="006D4B93"/>
    <w:rsid w:val="006D4E87"/>
    <w:rsid w:val="006D5198"/>
    <w:rsid w:val="006D5893"/>
    <w:rsid w:val="006D5FE9"/>
    <w:rsid w:val="006D6404"/>
    <w:rsid w:val="006D688F"/>
    <w:rsid w:val="006D6C05"/>
    <w:rsid w:val="006D6CDF"/>
    <w:rsid w:val="006D70D0"/>
    <w:rsid w:val="006D7C95"/>
    <w:rsid w:val="006E0568"/>
    <w:rsid w:val="006E0B53"/>
    <w:rsid w:val="006E0D29"/>
    <w:rsid w:val="006E112C"/>
    <w:rsid w:val="006E20A1"/>
    <w:rsid w:val="006E2688"/>
    <w:rsid w:val="006E2DAB"/>
    <w:rsid w:val="006E34AA"/>
    <w:rsid w:val="006E36FE"/>
    <w:rsid w:val="006E3750"/>
    <w:rsid w:val="006E376A"/>
    <w:rsid w:val="006E3A27"/>
    <w:rsid w:val="006E3A46"/>
    <w:rsid w:val="006E3F63"/>
    <w:rsid w:val="006E4110"/>
    <w:rsid w:val="006E430E"/>
    <w:rsid w:val="006E46DE"/>
    <w:rsid w:val="006E47C0"/>
    <w:rsid w:val="006E4868"/>
    <w:rsid w:val="006E4908"/>
    <w:rsid w:val="006E4A67"/>
    <w:rsid w:val="006E4C67"/>
    <w:rsid w:val="006E5038"/>
    <w:rsid w:val="006E54B7"/>
    <w:rsid w:val="006E56AC"/>
    <w:rsid w:val="006E57FE"/>
    <w:rsid w:val="006E6041"/>
    <w:rsid w:val="006E6633"/>
    <w:rsid w:val="006E6EAA"/>
    <w:rsid w:val="006E7652"/>
    <w:rsid w:val="006E7790"/>
    <w:rsid w:val="006E7ABB"/>
    <w:rsid w:val="006F06E3"/>
    <w:rsid w:val="006F0B66"/>
    <w:rsid w:val="006F0D13"/>
    <w:rsid w:val="006F1A08"/>
    <w:rsid w:val="006F1EF7"/>
    <w:rsid w:val="006F253E"/>
    <w:rsid w:val="006F3296"/>
    <w:rsid w:val="006F32E7"/>
    <w:rsid w:val="006F4619"/>
    <w:rsid w:val="006F4AFE"/>
    <w:rsid w:val="006F5300"/>
    <w:rsid w:val="006F5389"/>
    <w:rsid w:val="006F57BB"/>
    <w:rsid w:val="006F5901"/>
    <w:rsid w:val="006F5C51"/>
    <w:rsid w:val="006F5D0B"/>
    <w:rsid w:val="006F5E5C"/>
    <w:rsid w:val="006F64EE"/>
    <w:rsid w:val="006F69F7"/>
    <w:rsid w:val="006F6C6C"/>
    <w:rsid w:val="006F7324"/>
    <w:rsid w:val="006F79D6"/>
    <w:rsid w:val="006F7AF1"/>
    <w:rsid w:val="0070037C"/>
    <w:rsid w:val="00700DFC"/>
    <w:rsid w:val="00701251"/>
    <w:rsid w:val="0070128A"/>
    <w:rsid w:val="0070142C"/>
    <w:rsid w:val="0070143A"/>
    <w:rsid w:val="007019D5"/>
    <w:rsid w:val="00701B8E"/>
    <w:rsid w:val="00701E2E"/>
    <w:rsid w:val="00701FB0"/>
    <w:rsid w:val="0070200F"/>
    <w:rsid w:val="007020D3"/>
    <w:rsid w:val="00702648"/>
    <w:rsid w:val="0070284B"/>
    <w:rsid w:val="00702D69"/>
    <w:rsid w:val="00702DDC"/>
    <w:rsid w:val="0070392C"/>
    <w:rsid w:val="00703BCF"/>
    <w:rsid w:val="0070409C"/>
    <w:rsid w:val="007042E6"/>
    <w:rsid w:val="00704DDE"/>
    <w:rsid w:val="007056E1"/>
    <w:rsid w:val="00705865"/>
    <w:rsid w:val="00705CB6"/>
    <w:rsid w:val="00705DF1"/>
    <w:rsid w:val="00705F3C"/>
    <w:rsid w:val="007069D7"/>
    <w:rsid w:val="00706ABB"/>
    <w:rsid w:val="00706DB5"/>
    <w:rsid w:val="00706DBE"/>
    <w:rsid w:val="00706E18"/>
    <w:rsid w:val="00707037"/>
    <w:rsid w:val="007070F8"/>
    <w:rsid w:val="007078E8"/>
    <w:rsid w:val="00707DEF"/>
    <w:rsid w:val="007102CB"/>
    <w:rsid w:val="0071101B"/>
    <w:rsid w:val="0071118D"/>
    <w:rsid w:val="007112CE"/>
    <w:rsid w:val="00711500"/>
    <w:rsid w:val="00711514"/>
    <w:rsid w:val="0071175A"/>
    <w:rsid w:val="00712529"/>
    <w:rsid w:val="007125F2"/>
    <w:rsid w:val="00712633"/>
    <w:rsid w:val="007126FA"/>
    <w:rsid w:val="0071280C"/>
    <w:rsid w:val="00712A97"/>
    <w:rsid w:val="00712E15"/>
    <w:rsid w:val="0071313D"/>
    <w:rsid w:val="00713C99"/>
    <w:rsid w:val="00714216"/>
    <w:rsid w:val="00714835"/>
    <w:rsid w:val="00714C36"/>
    <w:rsid w:val="00714DAA"/>
    <w:rsid w:val="00715529"/>
    <w:rsid w:val="00715DE3"/>
    <w:rsid w:val="00715E02"/>
    <w:rsid w:val="00716BEF"/>
    <w:rsid w:val="00716C80"/>
    <w:rsid w:val="00716D1A"/>
    <w:rsid w:val="00716D28"/>
    <w:rsid w:val="00716D42"/>
    <w:rsid w:val="00716ED2"/>
    <w:rsid w:val="00716FF3"/>
    <w:rsid w:val="007172A2"/>
    <w:rsid w:val="007173EE"/>
    <w:rsid w:val="00717CB7"/>
    <w:rsid w:val="00717F13"/>
    <w:rsid w:val="00720064"/>
    <w:rsid w:val="00720312"/>
    <w:rsid w:val="007203B0"/>
    <w:rsid w:val="00720810"/>
    <w:rsid w:val="00720DBF"/>
    <w:rsid w:val="00720ED5"/>
    <w:rsid w:val="0072109A"/>
    <w:rsid w:val="00721E6C"/>
    <w:rsid w:val="00722107"/>
    <w:rsid w:val="007221AD"/>
    <w:rsid w:val="0072246B"/>
    <w:rsid w:val="00722599"/>
    <w:rsid w:val="007231B3"/>
    <w:rsid w:val="00723256"/>
    <w:rsid w:val="007234B3"/>
    <w:rsid w:val="00723C00"/>
    <w:rsid w:val="0072462D"/>
    <w:rsid w:val="00724A79"/>
    <w:rsid w:val="00725146"/>
    <w:rsid w:val="0072546E"/>
    <w:rsid w:val="0072562A"/>
    <w:rsid w:val="007258F0"/>
    <w:rsid w:val="007259CE"/>
    <w:rsid w:val="00725D24"/>
    <w:rsid w:val="00726635"/>
    <w:rsid w:val="00726681"/>
    <w:rsid w:val="00726C47"/>
    <w:rsid w:val="00726E47"/>
    <w:rsid w:val="0072791C"/>
    <w:rsid w:val="00727AC1"/>
    <w:rsid w:val="00730589"/>
    <w:rsid w:val="007306CA"/>
    <w:rsid w:val="00730F8E"/>
    <w:rsid w:val="00731411"/>
    <w:rsid w:val="007315F4"/>
    <w:rsid w:val="007317BA"/>
    <w:rsid w:val="00732203"/>
    <w:rsid w:val="007322BD"/>
    <w:rsid w:val="00732886"/>
    <w:rsid w:val="00732F25"/>
    <w:rsid w:val="0073357B"/>
    <w:rsid w:val="00733697"/>
    <w:rsid w:val="00733F40"/>
    <w:rsid w:val="007342C0"/>
    <w:rsid w:val="0073466C"/>
    <w:rsid w:val="00734ECF"/>
    <w:rsid w:val="0073500B"/>
    <w:rsid w:val="007355D0"/>
    <w:rsid w:val="00736326"/>
    <w:rsid w:val="00736A0A"/>
    <w:rsid w:val="00736B2B"/>
    <w:rsid w:val="00736DC9"/>
    <w:rsid w:val="00736F30"/>
    <w:rsid w:val="00737378"/>
    <w:rsid w:val="00740A85"/>
    <w:rsid w:val="00740CA1"/>
    <w:rsid w:val="00741288"/>
    <w:rsid w:val="00741487"/>
    <w:rsid w:val="0074168D"/>
    <w:rsid w:val="00741AD3"/>
    <w:rsid w:val="00742504"/>
    <w:rsid w:val="007430B3"/>
    <w:rsid w:val="00743428"/>
    <w:rsid w:val="0074370B"/>
    <w:rsid w:val="00744100"/>
    <w:rsid w:val="007446A6"/>
    <w:rsid w:val="007446C6"/>
    <w:rsid w:val="007448DC"/>
    <w:rsid w:val="007454FF"/>
    <w:rsid w:val="00745E13"/>
    <w:rsid w:val="0074609F"/>
    <w:rsid w:val="007461FC"/>
    <w:rsid w:val="007464B6"/>
    <w:rsid w:val="007464C8"/>
    <w:rsid w:val="007474DC"/>
    <w:rsid w:val="0074770D"/>
    <w:rsid w:val="00747B5C"/>
    <w:rsid w:val="00747B79"/>
    <w:rsid w:val="00747BBB"/>
    <w:rsid w:val="00747C2B"/>
    <w:rsid w:val="007505A0"/>
    <w:rsid w:val="00750A4B"/>
    <w:rsid w:val="00751065"/>
    <w:rsid w:val="007517DD"/>
    <w:rsid w:val="00751A72"/>
    <w:rsid w:val="007527E7"/>
    <w:rsid w:val="00752832"/>
    <w:rsid w:val="00752DCB"/>
    <w:rsid w:val="0075338A"/>
    <w:rsid w:val="007533B9"/>
    <w:rsid w:val="00753504"/>
    <w:rsid w:val="00753540"/>
    <w:rsid w:val="00753767"/>
    <w:rsid w:val="00753826"/>
    <w:rsid w:val="00753B17"/>
    <w:rsid w:val="00753EBF"/>
    <w:rsid w:val="00754321"/>
    <w:rsid w:val="00754DE3"/>
    <w:rsid w:val="00754F66"/>
    <w:rsid w:val="00755268"/>
    <w:rsid w:val="0075593D"/>
    <w:rsid w:val="00755BB3"/>
    <w:rsid w:val="00755BFD"/>
    <w:rsid w:val="00755C4D"/>
    <w:rsid w:val="00755F6D"/>
    <w:rsid w:val="00756601"/>
    <w:rsid w:val="00756CA7"/>
    <w:rsid w:val="00757A9E"/>
    <w:rsid w:val="00760426"/>
    <w:rsid w:val="007605D9"/>
    <w:rsid w:val="00760961"/>
    <w:rsid w:val="00761403"/>
    <w:rsid w:val="007615CB"/>
    <w:rsid w:val="00761836"/>
    <w:rsid w:val="007619BB"/>
    <w:rsid w:val="00761BE8"/>
    <w:rsid w:val="0076201D"/>
    <w:rsid w:val="007627C4"/>
    <w:rsid w:val="007627F8"/>
    <w:rsid w:val="00762810"/>
    <w:rsid w:val="00762F21"/>
    <w:rsid w:val="00763141"/>
    <w:rsid w:val="00763915"/>
    <w:rsid w:val="0076436B"/>
    <w:rsid w:val="00764710"/>
    <w:rsid w:val="00764BF0"/>
    <w:rsid w:val="00764C06"/>
    <w:rsid w:val="00764F55"/>
    <w:rsid w:val="00765168"/>
    <w:rsid w:val="0076517C"/>
    <w:rsid w:val="00765650"/>
    <w:rsid w:val="00765765"/>
    <w:rsid w:val="007662CD"/>
    <w:rsid w:val="00766330"/>
    <w:rsid w:val="007663F6"/>
    <w:rsid w:val="00766609"/>
    <w:rsid w:val="00766775"/>
    <w:rsid w:val="00766EE6"/>
    <w:rsid w:val="00766F43"/>
    <w:rsid w:val="00767B60"/>
    <w:rsid w:val="00770893"/>
    <w:rsid w:val="00770B95"/>
    <w:rsid w:val="00770F42"/>
    <w:rsid w:val="007712F3"/>
    <w:rsid w:val="00771372"/>
    <w:rsid w:val="00771C5C"/>
    <w:rsid w:val="007730DC"/>
    <w:rsid w:val="00773431"/>
    <w:rsid w:val="00773741"/>
    <w:rsid w:val="00773A36"/>
    <w:rsid w:val="00773CF8"/>
    <w:rsid w:val="007742D7"/>
    <w:rsid w:val="00774770"/>
    <w:rsid w:val="007749DD"/>
    <w:rsid w:val="00775274"/>
    <w:rsid w:val="00775624"/>
    <w:rsid w:val="00775919"/>
    <w:rsid w:val="00776090"/>
    <w:rsid w:val="007761D0"/>
    <w:rsid w:val="007771C3"/>
    <w:rsid w:val="00777DFD"/>
    <w:rsid w:val="00777FDC"/>
    <w:rsid w:val="00780310"/>
    <w:rsid w:val="007804DE"/>
    <w:rsid w:val="007805B0"/>
    <w:rsid w:val="007808C1"/>
    <w:rsid w:val="007809F0"/>
    <w:rsid w:val="00780D56"/>
    <w:rsid w:val="00781018"/>
    <w:rsid w:val="00781EE3"/>
    <w:rsid w:val="0078237B"/>
    <w:rsid w:val="007826E5"/>
    <w:rsid w:val="007829AC"/>
    <w:rsid w:val="00782B9A"/>
    <w:rsid w:val="00783352"/>
    <w:rsid w:val="0078357D"/>
    <w:rsid w:val="0078387F"/>
    <w:rsid w:val="0078395F"/>
    <w:rsid w:val="00783A87"/>
    <w:rsid w:val="00784156"/>
    <w:rsid w:val="00784453"/>
    <w:rsid w:val="007846C2"/>
    <w:rsid w:val="00784738"/>
    <w:rsid w:val="00784F6D"/>
    <w:rsid w:val="007854B0"/>
    <w:rsid w:val="00785594"/>
    <w:rsid w:val="0078580E"/>
    <w:rsid w:val="0078605C"/>
    <w:rsid w:val="007867E6"/>
    <w:rsid w:val="00786AF8"/>
    <w:rsid w:val="00786F23"/>
    <w:rsid w:val="0078724B"/>
    <w:rsid w:val="00787417"/>
    <w:rsid w:val="0078770A"/>
    <w:rsid w:val="00787852"/>
    <w:rsid w:val="00787F3C"/>
    <w:rsid w:val="007906FA"/>
    <w:rsid w:val="007908D5"/>
    <w:rsid w:val="00790A45"/>
    <w:rsid w:val="00790FBE"/>
    <w:rsid w:val="0079103B"/>
    <w:rsid w:val="007912CD"/>
    <w:rsid w:val="00791696"/>
    <w:rsid w:val="00791EEA"/>
    <w:rsid w:val="00791F10"/>
    <w:rsid w:val="00793361"/>
    <w:rsid w:val="0079338D"/>
    <w:rsid w:val="00793508"/>
    <w:rsid w:val="00793753"/>
    <w:rsid w:val="0079377B"/>
    <w:rsid w:val="00793829"/>
    <w:rsid w:val="00793BDA"/>
    <w:rsid w:val="00793D89"/>
    <w:rsid w:val="00793FAE"/>
    <w:rsid w:val="00793FD7"/>
    <w:rsid w:val="00794204"/>
    <w:rsid w:val="007944D8"/>
    <w:rsid w:val="007944FC"/>
    <w:rsid w:val="00794914"/>
    <w:rsid w:val="00794C2A"/>
    <w:rsid w:val="00794FD8"/>
    <w:rsid w:val="0079553D"/>
    <w:rsid w:val="007956AC"/>
    <w:rsid w:val="007959D0"/>
    <w:rsid w:val="00795B3A"/>
    <w:rsid w:val="00795C46"/>
    <w:rsid w:val="007969EE"/>
    <w:rsid w:val="00796B85"/>
    <w:rsid w:val="00796C4F"/>
    <w:rsid w:val="00796E73"/>
    <w:rsid w:val="00796EC9"/>
    <w:rsid w:val="00797911"/>
    <w:rsid w:val="007A0523"/>
    <w:rsid w:val="007A0606"/>
    <w:rsid w:val="007A0810"/>
    <w:rsid w:val="007A0D9D"/>
    <w:rsid w:val="007A0E7E"/>
    <w:rsid w:val="007A0E9E"/>
    <w:rsid w:val="007A0F77"/>
    <w:rsid w:val="007A1004"/>
    <w:rsid w:val="007A15A0"/>
    <w:rsid w:val="007A163B"/>
    <w:rsid w:val="007A1711"/>
    <w:rsid w:val="007A197B"/>
    <w:rsid w:val="007A266A"/>
    <w:rsid w:val="007A2C95"/>
    <w:rsid w:val="007A39B6"/>
    <w:rsid w:val="007A419C"/>
    <w:rsid w:val="007A4659"/>
    <w:rsid w:val="007A52A5"/>
    <w:rsid w:val="007A607E"/>
    <w:rsid w:val="007A61A1"/>
    <w:rsid w:val="007A702A"/>
    <w:rsid w:val="007A7826"/>
    <w:rsid w:val="007A7A75"/>
    <w:rsid w:val="007A7AB4"/>
    <w:rsid w:val="007A7B31"/>
    <w:rsid w:val="007A7B5D"/>
    <w:rsid w:val="007B0358"/>
    <w:rsid w:val="007B0E90"/>
    <w:rsid w:val="007B13F5"/>
    <w:rsid w:val="007B1544"/>
    <w:rsid w:val="007B17F6"/>
    <w:rsid w:val="007B180F"/>
    <w:rsid w:val="007B1A6B"/>
    <w:rsid w:val="007B28C6"/>
    <w:rsid w:val="007B2CEE"/>
    <w:rsid w:val="007B3CBC"/>
    <w:rsid w:val="007B425E"/>
    <w:rsid w:val="007B461C"/>
    <w:rsid w:val="007B4C2E"/>
    <w:rsid w:val="007B50E8"/>
    <w:rsid w:val="007B5177"/>
    <w:rsid w:val="007B5EF8"/>
    <w:rsid w:val="007B5F27"/>
    <w:rsid w:val="007B6880"/>
    <w:rsid w:val="007B69EB"/>
    <w:rsid w:val="007B6DED"/>
    <w:rsid w:val="007C0155"/>
    <w:rsid w:val="007C0292"/>
    <w:rsid w:val="007C0B6A"/>
    <w:rsid w:val="007C0F97"/>
    <w:rsid w:val="007C109F"/>
    <w:rsid w:val="007C1325"/>
    <w:rsid w:val="007C1337"/>
    <w:rsid w:val="007C1962"/>
    <w:rsid w:val="007C1A51"/>
    <w:rsid w:val="007C1AE1"/>
    <w:rsid w:val="007C1DB0"/>
    <w:rsid w:val="007C2244"/>
    <w:rsid w:val="007C24BC"/>
    <w:rsid w:val="007C3175"/>
    <w:rsid w:val="007C36DF"/>
    <w:rsid w:val="007C3B63"/>
    <w:rsid w:val="007C4170"/>
    <w:rsid w:val="007C41F2"/>
    <w:rsid w:val="007C4787"/>
    <w:rsid w:val="007C478B"/>
    <w:rsid w:val="007C528B"/>
    <w:rsid w:val="007C5302"/>
    <w:rsid w:val="007C568A"/>
    <w:rsid w:val="007C5C62"/>
    <w:rsid w:val="007C616C"/>
    <w:rsid w:val="007C715D"/>
    <w:rsid w:val="007D054F"/>
    <w:rsid w:val="007D1577"/>
    <w:rsid w:val="007D1873"/>
    <w:rsid w:val="007D198D"/>
    <w:rsid w:val="007D1ACC"/>
    <w:rsid w:val="007D2182"/>
    <w:rsid w:val="007D224D"/>
    <w:rsid w:val="007D2726"/>
    <w:rsid w:val="007D28CF"/>
    <w:rsid w:val="007D2AA7"/>
    <w:rsid w:val="007D2B47"/>
    <w:rsid w:val="007D2B65"/>
    <w:rsid w:val="007D3176"/>
    <w:rsid w:val="007D321E"/>
    <w:rsid w:val="007D37A8"/>
    <w:rsid w:val="007D3CB9"/>
    <w:rsid w:val="007D55AF"/>
    <w:rsid w:val="007D5F41"/>
    <w:rsid w:val="007D6232"/>
    <w:rsid w:val="007D6263"/>
    <w:rsid w:val="007D6450"/>
    <w:rsid w:val="007D6A85"/>
    <w:rsid w:val="007D6E6E"/>
    <w:rsid w:val="007E0512"/>
    <w:rsid w:val="007E1923"/>
    <w:rsid w:val="007E1AB6"/>
    <w:rsid w:val="007E1CB3"/>
    <w:rsid w:val="007E3378"/>
    <w:rsid w:val="007E3ACD"/>
    <w:rsid w:val="007E3AFC"/>
    <w:rsid w:val="007E41E6"/>
    <w:rsid w:val="007E44B5"/>
    <w:rsid w:val="007E469A"/>
    <w:rsid w:val="007E47FF"/>
    <w:rsid w:val="007E4924"/>
    <w:rsid w:val="007E4E7F"/>
    <w:rsid w:val="007E4FF4"/>
    <w:rsid w:val="007E5C4F"/>
    <w:rsid w:val="007E5D79"/>
    <w:rsid w:val="007E5ED8"/>
    <w:rsid w:val="007E6729"/>
    <w:rsid w:val="007E69E4"/>
    <w:rsid w:val="007E78DF"/>
    <w:rsid w:val="007E7BD8"/>
    <w:rsid w:val="007F0797"/>
    <w:rsid w:val="007F0AE3"/>
    <w:rsid w:val="007F1035"/>
    <w:rsid w:val="007F1601"/>
    <w:rsid w:val="007F1613"/>
    <w:rsid w:val="007F1870"/>
    <w:rsid w:val="007F199E"/>
    <w:rsid w:val="007F1FE4"/>
    <w:rsid w:val="007F24A8"/>
    <w:rsid w:val="007F2902"/>
    <w:rsid w:val="007F2A47"/>
    <w:rsid w:val="007F2B4F"/>
    <w:rsid w:val="007F2F6D"/>
    <w:rsid w:val="007F2F85"/>
    <w:rsid w:val="007F3455"/>
    <w:rsid w:val="007F3D3C"/>
    <w:rsid w:val="007F4219"/>
    <w:rsid w:val="007F4255"/>
    <w:rsid w:val="007F427E"/>
    <w:rsid w:val="007F42EB"/>
    <w:rsid w:val="007F4D94"/>
    <w:rsid w:val="007F4E47"/>
    <w:rsid w:val="007F50B3"/>
    <w:rsid w:val="007F5690"/>
    <w:rsid w:val="007F5971"/>
    <w:rsid w:val="007F61EC"/>
    <w:rsid w:val="007F6C75"/>
    <w:rsid w:val="007F6E3C"/>
    <w:rsid w:val="007F6EBC"/>
    <w:rsid w:val="007F70A8"/>
    <w:rsid w:val="007F7799"/>
    <w:rsid w:val="0080005A"/>
    <w:rsid w:val="008000F7"/>
    <w:rsid w:val="008006B7"/>
    <w:rsid w:val="00800934"/>
    <w:rsid w:val="008009C7"/>
    <w:rsid w:val="00800B00"/>
    <w:rsid w:val="008012A8"/>
    <w:rsid w:val="00801B19"/>
    <w:rsid w:val="00801C30"/>
    <w:rsid w:val="00801F3B"/>
    <w:rsid w:val="00801F45"/>
    <w:rsid w:val="0080293F"/>
    <w:rsid w:val="00802991"/>
    <w:rsid w:val="00802BE9"/>
    <w:rsid w:val="00803218"/>
    <w:rsid w:val="00803406"/>
    <w:rsid w:val="00803C28"/>
    <w:rsid w:val="00803DFE"/>
    <w:rsid w:val="00804080"/>
    <w:rsid w:val="00804175"/>
    <w:rsid w:val="00804B9D"/>
    <w:rsid w:val="00804FA9"/>
    <w:rsid w:val="00805324"/>
    <w:rsid w:val="0080563B"/>
    <w:rsid w:val="00805B92"/>
    <w:rsid w:val="00805CC2"/>
    <w:rsid w:val="008064F9"/>
    <w:rsid w:val="00806F12"/>
    <w:rsid w:val="008071F7"/>
    <w:rsid w:val="00807D08"/>
    <w:rsid w:val="00807E78"/>
    <w:rsid w:val="00810462"/>
    <w:rsid w:val="00810AF6"/>
    <w:rsid w:val="00810C49"/>
    <w:rsid w:val="00810E91"/>
    <w:rsid w:val="00811B97"/>
    <w:rsid w:val="0081265D"/>
    <w:rsid w:val="00812DD2"/>
    <w:rsid w:val="00813E37"/>
    <w:rsid w:val="00814172"/>
    <w:rsid w:val="008142AC"/>
    <w:rsid w:val="008149D2"/>
    <w:rsid w:val="008152ED"/>
    <w:rsid w:val="0081548E"/>
    <w:rsid w:val="00815A75"/>
    <w:rsid w:val="00815E39"/>
    <w:rsid w:val="008161F7"/>
    <w:rsid w:val="00816500"/>
    <w:rsid w:val="00816A8C"/>
    <w:rsid w:val="0081770B"/>
    <w:rsid w:val="00817A20"/>
    <w:rsid w:val="00817EA2"/>
    <w:rsid w:val="008207BE"/>
    <w:rsid w:val="0082103C"/>
    <w:rsid w:val="008213DC"/>
    <w:rsid w:val="00821A60"/>
    <w:rsid w:val="00821C0E"/>
    <w:rsid w:val="00821D55"/>
    <w:rsid w:val="00821DEA"/>
    <w:rsid w:val="00821EAE"/>
    <w:rsid w:val="00821EC1"/>
    <w:rsid w:val="00822116"/>
    <w:rsid w:val="00822B5A"/>
    <w:rsid w:val="00822C5C"/>
    <w:rsid w:val="00822E0E"/>
    <w:rsid w:val="00822E37"/>
    <w:rsid w:val="00822E40"/>
    <w:rsid w:val="00823302"/>
    <w:rsid w:val="00823BB6"/>
    <w:rsid w:val="00823BCF"/>
    <w:rsid w:val="00824D43"/>
    <w:rsid w:val="00824F9E"/>
    <w:rsid w:val="00824FE8"/>
    <w:rsid w:val="00825A64"/>
    <w:rsid w:val="00826B4A"/>
    <w:rsid w:val="00826EA0"/>
    <w:rsid w:val="008271D5"/>
    <w:rsid w:val="00827777"/>
    <w:rsid w:val="00827C89"/>
    <w:rsid w:val="00830C93"/>
    <w:rsid w:val="00830E61"/>
    <w:rsid w:val="0083205A"/>
    <w:rsid w:val="008328C8"/>
    <w:rsid w:val="00832A00"/>
    <w:rsid w:val="008330B4"/>
    <w:rsid w:val="00833CEA"/>
    <w:rsid w:val="00833F54"/>
    <w:rsid w:val="0083417D"/>
    <w:rsid w:val="008344A8"/>
    <w:rsid w:val="0083450C"/>
    <w:rsid w:val="0083451B"/>
    <w:rsid w:val="00834613"/>
    <w:rsid w:val="008346BA"/>
    <w:rsid w:val="00834C10"/>
    <w:rsid w:val="00834EB0"/>
    <w:rsid w:val="00834F4C"/>
    <w:rsid w:val="00834FFD"/>
    <w:rsid w:val="008351D6"/>
    <w:rsid w:val="008358E6"/>
    <w:rsid w:val="0083599F"/>
    <w:rsid w:val="00835BED"/>
    <w:rsid w:val="00835E5A"/>
    <w:rsid w:val="00836E8D"/>
    <w:rsid w:val="008379D4"/>
    <w:rsid w:val="00840049"/>
    <w:rsid w:val="0084016F"/>
    <w:rsid w:val="0084021E"/>
    <w:rsid w:val="0084289E"/>
    <w:rsid w:val="00842988"/>
    <w:rsid w:val="0084311F"/>
    <w:rsid w:val="00843383"/>
    <w:rsid w:val="00843944"/>
    <w:rsid w:val="00844224"/>
    <w:rsid w:val="00844519"/>
    <w:rsid w:val="00844718"/>
    <w:rsid w:val="00844979"/>
    <w:rsid w:val="00845B17"/>
    <w:rsid w:val="00845CFB"/>
    <w:rsid w:val="0084606F"/>
    <w:rsid w:val="00846864"/>
    <w:rsid w:val="0084693A"/>
    <w:rsid w:val="00846D42"/>
    <w:rsid w:val="008478AF"/>
    <w:rsid w:val="00847E1D"/>
    <w:rsid w:val="0085021D"/>
    <w:rsid w:val="00850F23"/>
    <w:rsid w:val="0085129E"/>
    <w:rsid w:val="00851E8F"/>
    <w:rsid w:val="0085261A"/>
    <w:rsid w:val="00852C0F"/>
    <w:rsid w:val="00852CB3"/>
    <w:rsid w:val="00852E04"/>
    <w:rsid w:val="00852FBB"/>
    <w:rsid w:val="008532A0"/>
    <w:rsid w:val="00853635"/>
    <w:rsid w:val="00853642"/>
    <w:rsid w:val="00853CBE"/>
    <w:rsid w:val="0085563D"/>
    <w:rsid w:val="0085573D"/>
    <w:rsid w:val="00855E00"/>
    <w:rsid w:val="0085609B"/>
    <w:rsid w:val="008563BC"/>
    <w:rsid w:val="008567EC"/>
    <w:rsid w:val="00856C6E"/>
    <w:rsid w:val="00856E71"/>
    <w:rsid w:val="008577A7"/>
    <w:rsid w:val="00857C49"/>
    <w:rsid w:val="00857C7E"/>
    <w:rsid w:val="00857C99"/>
    <w:rsid w:val="00857E6F"/>
    <w:rsid w:val="0086024F"/>
    <w:rsid w:val="00860320"/>
    <w:rsid w:val="008603C1"/>
    <w:rsid w:val="00860CB8"/>
    <w:rsid w:val="00860FA4"/>
    <w:rsid w:val="00861A47"/>
    <w:rsid w:val="00861BC9"/>
    <w:rsid w:val="00861DC4"/>
    <w:rsid w:val="008623D7"/>
    <w:rsid w:val="0086255C"/>
    <w:rsid w:val="0086272B"/>
    <w:rsid w:val="00862E8C"/>
    <w:rsid w:val="00862FE4"/>
    <w:rsid w:val="0086312C"/>
    <w:rsid w:val="00863404"/>
    <w:rsid w:val="00863927"/>
    <w:rsid w:val="00863A93"/>
    <w:rsid w:val="00863B7A"/>
    <w:rsid w:val="00863F1A"/>
    <w:rsid w:val="00863FA6"/>
    <w:rsid w:val="0086452C"/>
    <w:rsid w:val="00864DF8"/>
    <w:rsid w:val="008652C3"/>
    <w:rsid w:val="0086536B"/>
    <w:rsid w:val="008655F9"/>
    <w:rsid w:val="0086637D"/>
    <w:rsid w:val="008663EC"/>
    <w:rsid w:val="00866524"/>
    <w:rsid w:val="00866635"/>
    <w:rsid w:val="00866B4A"/>
    <w:rsid w:val="00867111"/>
    <w:rsid w:val="008673FB"/>
    <w:rsid w:val="00867597"/>
    <w:rsid w:val="00867884"/>
    <w:rsid w:val="00867C96"/>
    <w:rsid w:val="008700AB"/>
    <w:rsid w:val="00870D7D"/>
    <w:rsid w:val="00871013"/>
    <w:rsid w:val="00871621"/>
    <w:rsid w:val="00872331"/>
    <w:rsid w:val="00872A89"/>
    <w:rsid w:val="00872F66"/>
    <w:rsid w:val="0087359F"/>
    <w:rsid w:val="008736C4"/>
    <w:rsid w:val="00873787"/>
    <w:rsid w:val="0087408F"/>
    <w:rsid w:val="008740F5"/>
    <w:rsid w:val="00874B4F"/>
    <w:rsid w:val="00874D2E"/>
    <w:rsid w:val="0087508E"/>
    <w:rsid w:val="0087566A"/>
    <w:rsid w:val="0087581D"/>
    <w:rsid w:val="00875F0B"/>
    <w:rsid w:val="00876252"/>
    <w:rsid w:val="008764BD"/>
    <w:rsid w:val="00876612"/>
    <w:rsid w:val="00877284"/>
    <w:rsid w:val="00877319"/>
    <w:rsid w:val="008775F4"/>
    <w:rsid w:val="00877845"/>
    <w:rsid w:val="00877C45"/>
    <w:rsid w:val="008800E0"/>
    <w:rsid w:val="008807A4"/>
    <w:rsid w:val="008809A7"/>
    <w:rsid w:val="00880CFC"/>
    <w:rsid w:val="00880D5F"/>
    <w:rsid w:val="00880DAA"/>
    <w:rsid w:val="00880DCA"/>
    <w:rsid w:val="008812A6"/>
    <w:rsid w:val="008816EE"/>
    <w:rsid w:val="00882918"/>
    <w:rsid w:val="00882B1F"/>
    <w:rsid w:val="008836FA"/>
    <w:rsid w:val="008838A1"/>
    <w:rsid w:val="00883DB7"/>
    <w:rsid w:val="00883ED7"/>
    <w:rsid w:val="00884A02"/>
    <w:rsid w:val="008850D7"/>
    <w:rsid w:val="008851F0"/>
    <w:rsid w:val="00885C98"/>
    <w:rsid w:val="00886437"/>
    <w:rsid w:val="008869C7"/>
    <w:rsid w:val="00887D97"/>
    <w:rsid w:val="008903CF"/>
    <w:rsid w:val="0089054F"/>
    <w:rsid w:val="00890989"/>
    <w:rsid w:val="008909EB"/>
    <w:rsid w:val="00890C0E"/>
    <w:rsid w:val="0089180B"/>
    <w:rsid w:val="00891D96"/>
    <w:rsid w:val="008920E8"/>
    <w:rsid w:val="0089251C"/>
    <w:rsid w:val="008925F9"/>
    <w:rsid w:val="00893ADF"/>
    <w:rsid w:val="00893BF7"/>
    <w:rsid w:val="00893FE6"/>
    <w:rsid w:val="00894388"/>
    <w:rsid w:val="00895348"/>
    <w:rsid w:val="008953C5"/>
    <w:rsid w:val="0089635B"/>
    <w:rsid w:val="00896656"/>
    <w:rsid w:val="00896E4A"/>
    <w:rsid w:val="00897808"/>
    <w:rsid w:val="00897D22"/>
    <w:rsid w:val="00897F61"/>
    <w:rsid w:val="008A0B4D"/>
    <w:rsid w:val="008A0DE4"/>
    <w:rsid w:val="008A0EFB"/>
    <w:rsid w:val="008A15ED"/>
    <w:rsid w:val="008A169A"/>
    <w:rsid w:val="008A19C1"/>
    <w:rsid w:val="008A1D6C"/>
    <w:rsid w:val="008A249B"/>
    <w:rsid w:val="008A28A9"/>
    <w:rsid w:val="008A3168"/>
    <w:rsid w:val="008A48F8"/>
    <w:rsid w:val="008A4941"/>
    <w:rsid w:val="008A4A2E"/>
    <w:rsid w:val="008A4ADB"/>
    <w:rsid w:val="008A4BD1"/>
    <w:rsid w:val="008A4DBB"/>
    <w:rsid w:val="008A4EAE"/>
    <w:rsid w:val="008A596C"/>
    <w:rsid w:val="008A5CBA"/>
    <w:rsid w:val="008A6215"/>
    <w:rsid w:val="008A6D6F"/>
    <w:rsid w:val="008A6FFA"/>
    <w:rsid w:val="008A7838"/>
    <w:rsid w:val="008A7BFB"/>
    <w:rsid w:val="008A7DF2"/>
    <w:rsid w:val="008A7F18"/>
    <w:rsid w:val="008A7FD4"/>
    <w:rsid w:val="008B0081"/>
    <w:rsid w:val="008B037D"/>
    <w:rsid w:val="008B0C26"/>
    <w:rsid w:val="008B0EB9"/>
    <w:rsid w:val="008B10AF"/>
    <w:rsid w:val="008B10F6"/>
    <w:rsid w:val="008B110A"/>
    <w:rsid w:val="008B139B"/>
    <w:rsid w:val="008B13A3"/>
    <w:rsid w:val="008B179E"/>
    <w:rsid w:val="008B23CC"/>
    <w:rsid w:val="008B2AE6"/>
    <w:rsid w:val="008B3289"/>
    <w:rsid w:val="008B33B7"/>
    <w:rsid w:val="008B34F2"/>
    <w:rsid w:val="008B34F7"/>
    <w:rsid w:val="008B361E"/>
    <w:rsid w:val="008B3C28"/>
    <w:rsid w:val="008B3CA7"/>
    <w:rsid w:val="008B3D99"/>
    <w:rsid w:val="008B41BC"/>
    <w:rsid w:val="008B4226"/>
    <w:rsid w:val="008B4AA8"/>
    <w:rsid w:val="008B526B"/>
    <w:rsid w:val="008B52D8"/>
    <w:rsid w:val="008B55ED"/>
    <w:rsid w:val="008B5CBE"/>
    <w:rsid w:val="008B5DAC"/>
    <w:rsid w:val="008B629E"/>
    <w:rsid w:val="008B62B7"/>
    <w:rsid w:val="008B6508"/>
    <w:rsid w:val="008B77B5"/>
    <w:rsid w:val="008B7819"/>
    <w:rsid w:val="008B7C2D"/>
    <w:rsid w:val="008C0259"/>
    <w:rsid w:val="008C0681"/>
    <w:rsid w:val="008C0F1C"/>
    <w:rsid w:val="008C0F98"/>
    <w:rsid w:val="008C1082"/>
    <w:rsid w:val="008C11A2"/>
    <w:rsid w:val="008C14DD"/>
    <w:rsid w:val="008C1B52"/>
    <w:rsid w:val="008C1BFA"/>
    <w:rsid w:val="008C21C2"/>
    <w:rsid w:val="008C23CF"/>
    <w:rsid w:val="008C2CAC"/>
    <w:rsid w:val="008C2EA6"/>
    <w:rsid w:val="008C2F1E"/>
    <w:rsid w:val="008C3236"/>
    <w:rsid w:val="008C3621"/>
    <w:rsid w:val="008C3E17"/>
    <w:rsid w:val="008C4289"/>
    <w:rsid w:val="008C47BD"/>
    <w:rsid w:val="008C52B4"/>
    <w:rsid w:val="008C63C5"/>
    <w:rsid w:val="008C6E75"/>
    <w:rsid w:val="008D0262"/>
    <w:rsid w:val="008D046B"/>
    <w:rsid w:val="008D07E7"/>
    <w:rsid w:val="008D0B34"/>
    <w:rsid w:val="008D0ED1"/>
    <w:rsid w:val="008D1A41"/>
    <w:rsid w:val="008D1B0B"/>
    <w:rsid w:val="008D216A"/>
    <w:rsid w:val="008D25B9"/>
    <w:rsid w:val="008D27AD"/>
    <w:rsid w:val="008D2BA9"/>
    <w:rsid w:val="008D2F9B"/>
    <w:rsid w:val="008D2FE6"/>
    <w:rsid w:val="008D3200"/>
    <w:rsid w:val="008D3C5E"/>
    <w:rsid w:val="008D3D29"/>
    <w:rsid w:val="008D3EB5"/>
    <w:rsid w:val="008D42DA"/>
    <w:rsid w:val="008D47D1"/>
    <w:rsid w:val="008D4B2C"/>
    <w:rsid w:val="008D63FE"/>
    <w:rsid w:val="008D6C03"/>
    <w:rsid w:val="008D6E6B"/>
    <w:rsid w:val="008D706C"/>
    <w:rsid w:val="008D7BC6"/>
    <w:rsid w:val="008D7C94"/>
    <w:rsid w:val="008E064C"/>
    <w:rsid w:val="008E099F"/>
    <w:rsid w:val="008E0BD0"/>
    <w:rsid w:val="008E1B6B"/>
    <w:rsid w:val="008E280B"/>
    <w:rsid w:val="008E2AF4"/>
    <w:rsid w:val="008E2AFB"/>
    <w:rsid w:val="008E2DCD"/>
    <w:rsid w:val="008E34B5"/>
    <w:rsid w:val="008E3887"/>
    <w:rsid w:val="008E4892"/>
    <w:rsid w:val="008E5715"/>
    <w:rsid w:val="008E58ED"/>
    <w:rsid w:val="008E5BDA"/>
    <w:rsid w:val="008E5F00"/>
    <w:rsid w:val="008E6121"/>
    <w:rsid w:val="008E6172"/>
    <w:rsid w:val="008E621A"/>
    <w:rsid w:val="008E6EFB"/>
    <w:rsid w:val="008E72D0"/>
    <w:rsid w:val="008E7956"/>
    <w:rsid w:val="008E7CC9"/>
    <w:rsid w:val="008F0089"/>
    <w:rsid w:val="008F0A19"/>
    <w:rsid w:val="008F0AB3"/>
    <w:rsid w:val="008F1403"/>
    <w:rsid w:val="008F1583"/>
    <w:rsid w:val="008F1896"/>
    <w:rsid w:val="008F19D5"/>
    <w:rsid w:val="008F22EF"/>
    <w:rsid w:val="008F26C8"/>
    <w:rsid w:val="008F28CD"/>
    <w:rsid w:val="008F36EE"/>
    <w:rsid w:val="008F3843"/>
    <w:rsid w:val="008F3C27"/>
    <w:rsid w:val="008F3F39"/>
    <w:rsid w:val="008F4295"/>
    <w:rsid w:val="008F5AE6"/>
    <w:rsid w:val="008F662A"/>
    <w:rsid w:val="008F6F78"/>
    <w:rsid w:val="008F7868"/>
    <w:rsid w:val="008F7FBB"/>
    <w:rsid w:val="00900648"/>
    <w:rsid w:val="00900690"/>
    <w:rsid w:val="009007FC"/>
    <w:rsid w:val="00900A6A"/>
    <w:rsid w:val="00900D92"/>
    <w:rsid w:val="00900E7D"/>
    <w:rsid w:val="00900F66"/>
    <w:rsid w:val="00900FBA"/>
    <w:rsid w:val="009019C0"/>
    <w:rsid w:val="00901A9E"/>
    <w:rsid w:val="00901E0A"/>
    <w:rsid w:val="00901E91"/>
    <w:rsid w:val="009026FF"/>
    <w:rsid w:val="009027AB"/>
    <w:rsid w:val="00903DA9"/>
    <w:rsid w:val="00904578"/>
    <w:rsid w:val="00904805"/>
    <w:rsid w:val="00904835"/>
    <w:rsid w:val="00904F99"/>
    <w:rsid w:val="009050C8"/>
    <w:rsid w:val="009052C2"/>
    <w:rsid w:val="00905CD4"/>
    <w:rsid w:val="009063FF"/>
    <w:rsid w:val="009069ED"/>
    <w:rsid w:val="00907D51"/>
    <w:rsid w:val="00907E99"/>
    <w:rsid w:val="00910066"/>
    <w:rsid w:val="00910229"/>
    <w:rsid w:val="00910715"/>
    <w:rsid w:val="009109A0"/>
    <w:rsid w:val="009112ED"/>
    <w:rsid w:val="00911FBD"/>
    <w:rsid w:val="0091214D"/>
    <w:rsid w:val="00912271"/>
    <w:rsid w:val="009126BB"/>
    <w:rsid w:val="00912778"/>
    <w:rsid w:val="00912CD1"/>
    <w:rsid w:val="00912FE3"/>
    <w:rsid w:val="0091329A"/>
    <w:rsid w:val="00913796"/>
    <w:rsid w:val="0091388A"/>
    <w:rsid w:val="00913A74"/>
    <w:rsid w:val="00913B42"/>
    <w:rsid w:val="00913ED6"/>
    <w:rsid w:val="00914145"/>
    <w:rsid w:val="00914278"/>
    <w:rsid w:val="00914670"/>
    <w:rsid w:val="0091480E"/>
    <w:rsid w:val="00914BD0"/>
    <w:rsid w:val="00914BFD"/>
    <w:rsid w:val="0091572B"/>
    <w:rsid w:val="00915F4E"/>
    <w:rsid w:val="009162BD"/>
    <w:rsid w:val="00916B47"/>
    <w:rsid w:val="0091767D"/>
    <w:rsid w:val="00917F7A"/>
    <w:rsid w:val="009200D0"/>
    <w:rsid w:val="00920384"/>
    <w:rsid w:val="009203D1"/>
    <w:rsid w:val="009209C5"/>
    <w:rsid w:val="00920AB3"/>
    <w:rsid w:val="009210B8"/>
    <w:rsid w:val="00921289"/>
    <w:rsid w:val="009213F1"/>
    <w:rsid w:val="00921443"/>
    <w:rsid w:val="009217A9"/>
    <w:rsid w:val="00921E32"/>
    <w:rsid w:val="0092259E"/>
    <w:rsid w:val="009226BC"/>
    <w:rsid w:val="00922ACC"/>
    <w:rsid w:val="00923121"/>
    <w:rsid w:val="009234C4"/>
    <w:rsid w:val="009236F9"/>
    <w:rsid w:val="00923CF7"/>
    <w:rsid w:val="00924DBF"/>
    <w:rsid w:val="009259CB"/>
    <w:rsid w:val="009259D2"/>
    <w:rsid w:val="00926076"/>
    <w:rsid w:val="00926321"/>
    <w:rsid w:val="009271BB"/>
    <w:rsid w:val="009274D7"/>
    <w:rsid w:val="0093008C"/>
    <w:rsid w:val="00930224"/>
    <w:rsid w:val="0093111A"/>
    <w:rsid w:val="009316D0"/>
    <w:rsid w:val="00931890"/>
    <w:rsid w:val="009319F0"/>
    <w:rsid w:val="009320B3"/>
    <w:rsid w:val="009322CD"/>
    <w:rsid w:val="00932EB7"/>
    <w:rsid w:val="009330E7"/>
    <w:rsid w:val="00933125"/>
    <w:rsid w:val="00933769"/>
    <w:rsid w:val="00934577"/>
    <w:rsid w:val="00934D70"/>
    <w:rsid w:val="0093557F"/>
    <w:rsid w:val="00935C0E"/>
    <w:rsid w:val="009367E2"/>
    <w:rsid w:val="00936B49"/>
    <w:rsid w:val="00937511"/>
    <w:rsid w:val="0093776C"/>
    <w:rsid w:val="009377B2"/>
    <w:rsid w:val="009377EF"/>
    <w:rsid w:val="00937A2F"/>
    <w:rsid w:val="00940131"/>
    <w:rsid w:val="009404CF"/>
    <w:rsid w:val="00940919"/>
    <w:rsid w:val="00941D0A"/>
    <w:rsid w:val="00941EC0"/>
    <w:rsid w:val="009424F5"/>
    <w:rsid w:val="00942632"/>
    <w:rsid w:val="00942868"/>
    <w:rsid w:val="00943100"/>
    <w:rsid w:val="0094385B"/>
    <w:rsid w:val="0094428B"/>
    <w:rsid w:val="00944EAF"/>
    <w:rsid w:val="009458E4"/>
    <w:rsid w:val="00945D7E"/>
    <w:rsid w:val="00946603"/>
    <w:rsid w:val="00946E54"/>
    <w:rsid w:val="0094714D"/>
    <w:rsid w:val="00947252"/>
    <w:rsid w:val="009473E8"/>
    <w:rsid w:val="00947A13"/>
    <w:rsid w:val="00947CCF"/>
    <w:rsid w:val="00947F84"/>
    <w:rsid w:val="009501F6"/>
    <w:rsid w:val="00950321"/>
    <w:rsid w:val="009507A4"/>
    <w:rsid w:val="00950F1E"/>
    <w:rsid w:val="009514FB"/>
    <w:rsid w:val="00951833"/>
    <w:rsid w:val="0095190E"/>
    <w:rsid w:val="00951DFC"/>
    <w:rsid w:val="00952226"/>
    <w:rsid w:val="0095299E"/>
    <w:rsid w:val="0095338C"/>
    <w:rsid w:val="0095338F"/>
    <w:rsid w:val="009537B2"/>
    <w:rsid w:val="00954470"/>
    <w:rsid w:val="00954698"/>
    <w:rsid w:val="00954785"/>
    <w:rsid w:val="00954C03"/>
    <w:rsid w:val="0095500A"/>
    <w:rsid w:val="009551F3"/>
    <w:rsid w:val="0095649F"/>
    <w:rsid w:val="00956531"/>
    <w:rsid w:val="00956972"/>
    <w:rsid w:val="009569CE"/>
    <w:rsid w:val="00956CEE"/>
    <w:rsid w:val="00957169"/>
    <w:rsid w:val="00957F4F"/>
    <w:rsid w:val="00959FA2"/>
    <w:rsid w:val="00960142"/>
    <w:rsid w:val="00960185"/>
    <w:rsid w:val="009601C9"/>
    <w:rsid w:val="009604B7"/>
    <w:rsid w:val="00960C7D"/>
    <w:rsid w:val="00961976"/>
    <w:rsid w:val="009620B1"/>
    <w:rsid w:val="009621A4"/>
    <w:rsid w:val="009625ED"/>
    <w:rsid w:val="009626DB"/>
    <w:rsid w:val="00962A93"/>
    <w:rsid w:val="00963149"/>
    <w:rsid w:val="00963248"/>
    <w:rsid w:val="009632C4"/>
    <w:rsid w:val="00963ABD"/>
    <w:rsid w:val="00964B2C"/>
    <w:rsid w:val="00964EDE"/>
    <w:rsid w:val="00964F14"/>
    <w:rsid w:val="00965B7F"/>
    <w:rsid w:val="009662E4"/>
    <w:rsid w:val="00966BA5"/>
    <w:rsid w:val="0096724E"/>
    <w:rsid w:val="0096743C"/>
    <w:rsid w:val="00967954"/>
    <w:rsid w:val="00967B1A"/>
    <w:rsid w:val="00967DCE"/>
    <w:rsid w:val="00967F3A"/>
    <w:rsid w:val="009713FF"/>
    <w:rsid w:val="00971826"/>
    <w:rsid w:val="00971F09"/>
    <w:rsid w:val="00972323"/>
    <w:rsid w:val="0097324F"/>
    <w:rsid w:val="009732EC"/>
    <w:rsid w:val="009743A0"/>
    <w:rsid w:val="009747BC"/>
    <w:rsid w:val="00974995"/>
    <w:rsid w:val="00974A55"/>
    <w:rsid w:val="00974B16"/>
    <w:rsid w:val="00974EAE"/>
    <w:rsid w:val="00975292"/>
    <w:rsid w:val="0097569D"/>
    <w:rsid w:val="00975BC1"/>
    <w:rsid w:val="00975CFE"/>
    <w:rsid w:val="00975D5E"/>
    <w:rsid w:val="0097602C"/>
    <w:rsid w:val="009766DE"/>
    <w:rsid w:val="00976815"/>
    <w:rsid w:val="009770ED"/>
    <w:rsid w:val="00977262"/>
    <w:rsid w:val="0097795C"/>
    <w:rsid w:val="00977FA9"/>
    <w:rsid w:val="0098005C"/>
    <w:rsid w:val="009800B6"/>
    <w:rsid w:val="009803DF"/>
    <w:rsid w:val="00980715"/>
    <w:rsid w:val="00980925"/>
    <w:rsid w:val="00980C8A"/>
    <w:rsid w:val="00980D57"/>
    <w:rsid w:val="009812C6"/>
    <w:rsid w:val="00981598"/>
    <w:rsid w:val="00981797"/>
    <w:rsid w:val="009823E2"/>
    <w:rsid w:val="00982410"/>
    <w:rsid w:val="009825BD"/>
    <w:rsid w:val="00982F06"/>
    <w:rsid w:val="00982F42"/>
    <w:rsid w:val="0098339B"/>
    <w:rsid w:val="0098365B"/>
    <w:rsid w:val="009839DC"/>
    <w:rsid w:val="00983CF9"/>
    <w:rsid w:val="00983CFF"/>
    <w:rsid w:val="0098451F"/>
    <w:rsid w:val="0098497A"/>
    <w:rsid w:val="00984B0D"/>
    <w:rsid w:val="00984BB8"/>
    <w:rsid w:val="00984EFE"/>
    <w:rsid w:val="009850CC"/>
    <w:rsid w:val="0098517F"/>
    <w:rsid w:val="0098562D"/>
    <w:rsid w:val="009856FC"/>
    <w:rsid w:val="00985794"/>
    <w:rsid w:val="00985D49"/>
    <w:rsid w:val="00985DC9"/>
    <w:rsid w:val="00985E88"/>
    <w:rsid w:val="00986392"/>
    <w:rsid w:val="00986660"/>
    <w:rsid w:val="009868F2"/>
    <w:rsid w:val="00986DCC"/>
    <w:rsid w:val="0099025F"/>
    <w:rsid w:val="00990716"/>
    <w:rsid w:val="0099081B"/>
    <w:rsid w:val="009909AB"/>
    <w:rsid w:val="00990A08"/>
    <w:rsid w:val="00990A3D"/>
    <w:rsid w:val="00990B5B"/>
    <w:rsid w:val="00990EEA"/>
    <w:rsid w:val="009913D0"/>
    <w:rsid w:val="00991733"/>
    <w:rsid w:val="009919B2"/>
    <w:rsid w:val="00992131"/>
    <w:rsid w:val="0099226E"/>
    <w:rsid w:val="0099229E"/>
    <w:rsid w:val="00992A33"/>
    <w:rsid w:val="00992BD4"/>
    <w:rsid w:val="00992FB3"/>
    <w:rsid w:val="00993451"/>
    <w:rsid w:val="00993861"/>
    <w:rsid w:val="009940BD"/>
    <w:rsid w:val="00994C89"/>
    <w:rsid w:val="00994D52"/>
    <w:rsid w:val="00995135"/>
    <w:rsid w:val="009965F9"/>
    <w:rsid w:val="00996A4D"/>
    <w:rsid w:val="00996B06"/>
    <w:rsid w:val="00996C2F"/>
    <w:rsid w:val="00996D36"/>
    <w:rsid w:val="009975BF"/>
    <w:rsid w:val="00997980"/>
    <w:rsid w:val="009979DD"/>
    <w:rsid w:val="00997A03"/>
    <w:rsid w:val="00997CBB"/>
    <w:rsid w:val="00997CE9"/>
    <w:rsid w:val="00997E1F"/>
    <w:rsid w:val="009A0107"/>
    <w:rsid w:val="009A077D"/>
    <w:rsid w:val="009A1B9C"/>
    <w:rsid w:val="009A1C21"/>
    <w:rsid w:val="009A27B8"/>
    <w:rsid w:val="009A2DCD"/>
    <w:rsid w:val="009A328A"/>
    <w:rsid w:val="009A32DC"/>
    <w:rsid w:val="009A3FBE"/>
    <w:rsid w:val="009A4192"/>
    <w:rsid w:val="009A4233"/>
    <w:rsid w:val="009A460D"/>
    <w:rsid w:val="009A4615"/>
    <w:rsid w:val="009A49A2"/>
    <w:rsid w:val="009A4E51"/>
    <w:rsid w:val="009A5089"/>
    <w:rsid w:val="009A544C"/>
    <w:rsid w:val="009A5897"/>
    <w:rsid w:val="009A5F93"/>
    <w:rsid w:val="009A67DA"/>
    <w:rsid w:val="009A6A11"/>
    <w:rsid w:val="009A6A43"/>
    <w:rsid w:val="009A6A73"/>
    <w:rsid w:val="009A6BB6"/>
    <w:rsid w:val="009A6C9F"/>
    <w:rsid w:val="009A76A3"/>
    <w:rsid w:val="009A77ED"/>
    <w:rsid w:val="009A79A7"/>
    <w:rsid w:val="009A79BD"/>
    <w:rsid w:val="009A7A4E"/>
    <w:rsid w:val="009A7C7D"/>
    <w:rsid w:val="009A7FBD"/>
    <w:rsid w:val="009B01CC"/>
    <w:rsid w:val="009B05CB"/>
    <w:rsid w:val="009B0BBE"/>
    <w:rsid w:val="009B0C9D"/>
    <w:rsid w:val="009B1011"/>
    <w:rsid w:val="009B107D"/>
    <w:rsid w:val="009B21DE"/>
    <w:rsid w:val="009B251C"/>
    <w:rsid w:val="009B257B"/>
    <w:rsid w:val="009B29B1"/>
    <w:rsid w:val="009B2AE5"/>
    <w:rsid w:val="009B2CE4"/>
    <w:rsid w:val="009B2EF8"/>
    <w:rsid w:val="009B2F58"/>
    <w:rsid w:val="009B2F6F"/>
    <w:rsid w:val="009B36C4"/>
    <w:rsid w:val="009B397D"/>
    <w:rsid w:val="009B597F"/>
    <w:rsid w:val="009B5E18"/>
    <w:rsid w:val="009B631C"/>
    <w:rsid w:val="009B655F"/>
    <w:rsid w:val="009B660D"/>
    <w:rsid w:val="009B6963"/>
    <w:rsid w:val="009B6D80"/>
    <w:rsid w:val="009B6FDF"/>
    <w:rsid w:val="009B70B6"/>
    <w:rsid w:val="009B715F"/>
    <w:rsid w:val="009B7C37"/>
    <w:rsid w:val="009B7D5F"/>
    <w:rsid w:val="009B7DDC"/>
    <w:rsid w:val="009C041D"/>
    <w:rsid w:val="009C102B"/>
    <w:rsid w:val="009C12ED"/>
    <w:rsid w:val="009C141A"/>
    <w:rsid w:val="009C158B"/>
    <w:rsid w:val="009C1B77"/>
    <w:rsid w:val="009C1FB8"/>
    <w:rsid w:val="009C2190"/>
    <w:rsid w:val="009C2239"/>
    <w:rsid w:val="009C2295"/>
    <w:rsid w:val="009C339F"/>
    <w:rsid w:val="009C33FD"/>
    <w:rsid w:val="009C345F"/>
    <w:rsid w:val="009C3AD2"/>
    <w:rsid w:val="009C4327"/>
    <w:rsid w:val="009C43BA"/>
    <w:rsid w:val="009C4578"/>
    <w:rsid w:val="009C480E"/>
    <w:rsid w:val="009C4E2D"/>
    <w:rsid w:val="009C51F1"/>
    <w:rsid w:val="009C5656"/>
    <w:rsid w:val="009C592D"/>
    <w:rsid w:val="009C5C6E"/>
    <w:rsid w:val="009C5F71"/>
    <w:rsid w:val="009C6575"/>
    <w:rsid w:val="009C65BE"/>
    <w:rsid w:val="009C67AC"/>
    <w:rsid w:val="009C695D"/>
    <w:rsid w:val="009C6AFB"/>
    <w:rsid w:val="009C7A12"/>
    <w:rsid w:val="009C7B90"/>
    <w:rsid w:val="009C7D9A"/>
    <w:rsid w:val="009D0105"/>
    <w:rsid w:val="009D0888"/>
    <w:rsid w:val="009D08CE"/>
    <w:rsid w:val="009D0979"/>
    <w:rsid w:val="009D0EE5"/>
    <w:rsid w:val="009D1401"/>
    <w:rsid w:val="009D1BCB"/>
    <w:rsid w:val="009D1C8E"/>
    <w:rsid w:val="009D1E00"/>
    <w:rsid w:val="009D1EB0"/>
    <w:rsid w:val="009D2620"/>
    <w:rsid w:val="009D28CC"/>
    <w:rsid w:val="009D2BB3"/>
    <w:rsid w:val="009D2E15"/>
    <w:rsid w:val="009D2EE6"/>
    <w:rsid w:val="009D341C"/>
    <w:rsid w:val="009D3512"/>
    <w:rsid w:val="009D37CC"/>
    <w:rsid w:val="009D3B00"/>
    <w:rsid w:val="009D3EB9"/>
    <w:rsid w:val="009D4C41"/>
    <w:rsid w:val="009D4E6F"/>
    <w:rsid w:val="009D6010"/>
    <w:rsid w:val="009D7BC1"/>
    <w:rsid w:val="009D7C83"/>
    <w:rsid w:val="009D7DC6"/>
    <w:rsid w:val="009D7FF0"/>
    <w:rsid w:val="009E15EB"/>
    <w:rsid w:val="009E1A5A"/>
    <w:rsid w:val="009E1EF7"/>
    <w:rsid w:val="009E1F83"/>
    <w:rsid w:val="009E228B"/>
    <w:rsid w:val="009E2DFC"/>
    <w:rsid w:val="009E3A35"/>
    <w:rsid w:val="009E3BC4"/>
    <w:rsid w:val="009E3D44"/>
    <w:rsid w:val="009E3E32"/>
    <w:rsid w:val="009E41CF"/>
    <w:rsid w:val="009E42C4"/>
    <w:rsid w:val="009E488B"/>
    <w:rsid w:val="009E5F4B"/>
    <w:rsid w:val="009E60C2"/>
    <w:rsid w:val="009E6483"/>
    <w:rsid w:val="009E6571"/>
    <w:rsid w:val="009E6963"/>
    <w:rsid w:val="009E6C58"/>
    <w:rsid w:val="009E6F96"/>
    <w:rsid w:val="009E7019"/>
    <w:rsid w:val="009E7884"/>
    <w:rsid w:val="009F0254"/>
    <w:rsid w:val="009F0455"/>
    <w:rsid w:val="009F0A47"/>
    <w:rsid w:val="009F11B3"/>
    <w:rsid w:val="009F1373"/>
    <w:rsid w:val="009F16C8"/>
    <w:rsid w:val="009F1C28"/>
    <w:rsid w:val="009F1E4C"/>
    <w:rsid w:val="009F22F9"/>
    <w:rsid w:val="009F2835"/>
    <w:rsid w:val="009F2AD9"/>
    <w:rsid w:val="009F2ADD"/>
    <w:rsid w:val="009F2D14"/>
    <w:rsid w:val="009F310C"/>
    <w:rsid w:val="009F3BA9"/>
    <w:rsid w:val="009F3D0A"/>
    <w:rsid w:val="009F497A"/>
    <w:rsid w:val="009F4BE8"/>
    <w:rsid w:val="009F4C45"/>
    <w:rsid w:val="009F52B9"/>
    <w:rsid w:val="009F5836"/>
    <w:rsid w:val="009F5A3D"/>
    <w:rsid w:val="009F6992"/>
    <w:rsid w:val="009F6A8A"/>
    <w:rsid w:val="009F6B3E"/>
    <w:rsid w:val="009F6FC6"/>
    <w:rsid w:val="009F73BC"/>
    <w:rsid w:val="009F7680"/>
    <w:rsid w:val="009F7B7E"/>
    <w:rsid w:val="009F7D91"/>
    <w:rsid w:val="009F7E59"/>
    <w:rsid w:val="00A000B1"/>
    <w:rsid w:val="00A00351"/>
    <w:rsid w:val="00A003C0"/>
    <w:rsid w:val="00A00CB2"/>
    <w:rsid w:val="00A00F3C"/>
    <w:rsid w:val="00A0183E"/>
    <w:rsid w:val="00A02092"/>
    <w:rsid w:val="00A028D8"/>
    <w:rsid w:val="00A02BC3"/>
    <w:rsid w:val="00A02C83"/>
    <w:rsid w:val="00A02D2E"/>
    <w:rsid w:val="00A02D5E"/>
    <w:rsid w:val="00A02EB7"/>
    <w:rsid w:val="00A02F2C"/>
    <w:rsid w:val="00A03682"/>
    <w:rsid w:val="00A0381D"/>
    <w:rsid w:val="00A03B15"/>
    <w:rsid w:val="00A04B51"/>
    <w:rsid w:val="00A04E6C"/>
    <w:rsid w:val="00A0543E"/>
    <w:rsid w:val="00A05DD4"/>
    <w:rsid w:val="00A06119"/>
    <w:rsid w:val="00A06150"/>
    <w:rsid w:val="00A0627E"/>
    <w:rsid w:val="00A0668D"/>
    <w:rsid w:val="00A06C45"/>
    <w:rsid w:val="00A06EB4"/>
    <w:rsid w:val="00A06F0D"/>
    <w:rsid w:val="00A07047"/>
    <w:rsid w:val="00A0754B"/>
    <w:rsid w:val="00A07874"/>
    <w:rsid w:val="00A07BB3"/>
    <w:rsid w:val="00A09F9E"/>
    <w:rsid w:val="00A100B0"/>
    <w:rsid w:val="00A102AA"/>
    <w:rsid w:val="00A102EF"/>
    <w:rsid w:val="00A10448"/>
    <w:rsid w:val="00A10937"/>
    <w:rsid w:val="00A10A99"/>
    <w:rsid w:val="00A1176F"/>
    <w:rsid w:val="00A11A67"/>
    <w:rsid w:val="00A11BD0"/>
    <w:rsid w:val="00A11FE0"/>
    <w:rsid w:val="00A1243B"/>
    <w:rsid w:val="00A12492"/>
    <w:rsid w:val="00A1253D"/>
    <w:rsid w:val="00A13247"/>
    <w:rsid w:val="00A13312"/>
    <w:rsid w:val="00A13B24"/>
    <w:rsid w:val="00A13C84"/>
    <w:rsid w:val="00A13DAD"/>
    <w:rsid w:val="00A13E0E"/>
    <w:rsid w:val="00A14535"/>
    <w:rsid w:val="00A14BE8"/>
    <w:rsid w:val="00A14C5E"/>
    <w:rsid w:val="00A14D81"/>
    <w:rsid w:val="00A14F67"/>
    <w:rsid w:val="00A14FC1"/>
    <w:rsid w:val="00A151D8"/>
    <w:rsid w:val="00A15502"/>
    <w:rsid w:val="00A158BC"/>
    <w:rsid w:val="00A15A74"/>
    <w:rsid w:val="00A15ABA"/>
    <w:rsid w:val="00A15AF2"/>
    <w:rsid w:val="00A15C0F"/>
    <w:rsid w:val="00A15C6B"/>
    <w:rsid w:val="00A15CA2"/>
    <w:rsid w:val="00A16F3F"/>
    <w:rsid w:val="00A1704E"/>
    <w:rsid w:val="00A172D1"/>
    <w:rsid w:val="00A2020D"/>
    <w:rsid w:val="00A20334"/>
    <w:rsid w:val="00A20A50"/>
    <w:rsid w:val="00A20D2B"/>
    <w:rsid w:val="00A21F3E"/>
    <w:rsid w:val="00A224A8"/>
    <w:rsid w:val="00A22E59"/>
    <w:rsid w:val="00A23A03"/>
    <w:rsid w:val="00A23A46"/>
    <w:rsid w:val="00A24340"/>
    <w:rsid w:val="00A24498"/>
    <w:rsid w:val="00A24C1C"/>
    <w:rsid w:val="00A24D27"/>
    <w:rsid w:val="00A24ECD"/>
    <w:rsid w:val="00A2566F"/>
    <w:rsid w:val="00A258EC"/>
    <w:rsid w:val="00A25989"/>
    <w:rsid w:val="00A273B4"/>
    <w:rsid w:val="00A27418"/>
    <w:rsid w:val="00A278FF"/>
    <w:rsid w:val="00A279BE"/>
    <w:rsid w:val="00A27C3D"/>
    <w:rsid w:val="00A27DF2"/>
    <w:rsid w:val="00A3005B"/>
    <w:rsid w:val="00A3038A"/>
    <w:rsid w:val="00A30559"/>
    <w:rsid w:val="00A312B1"/>
    <w:rsid w:val="00A3188F"/>
    <w:rsid w:val="00A31E17"/>
    <w:rsid w:val="00A33E2F"/>
    <w:rsid w:val="00A348FA"/>
    <w:rsid w:val="00A3571A"/>
    <w:rsid w:val="00A35852"/>
    <w:rsid w:val="00A35904"/>
    <w:rsid w:val="00A35C03"/>
    <w:rsid w:val="00A35C9C"/>
    <w:rsid w:val="00A36179"/>
    <w:rsid w:val="00A36829"/>
    <w:rsid w:val="00A36939"/>
    <w:rsid w:val="00A37471"/>
    <w:rsid w:val="00A37540"/>
    <w:rsid w:val="00A3754B"/>
    <w:rsid w:val="00A37789"/>
    <w:rsid w:val="00A37C83"/>
    <w:rsid w:val="00A4004E"/>
    <w:rsid w:val="00A40273"/>
    <w:rsid w:val="00A40418"/>
    <w:rsid w:val="00A40728"/>
    <w:rsid w:val="00A408FF"/>
    <w:rsid w:val="00A40CEF"/>
    <w:rsid w:val="00A40D83"/>
    <w:rsid w:val="00A40F02"/>
    <w:rsid w:val="00A4112E"/>
    <w:rsid w:val="00A41300"/>
    <w:rsid w:val="00A41C17"/>
    <w:rsid w:val="00A42F90"/>
    <w:rsid w:val="00A4355A"/>
    <w:rsid w:val="00A436ED"/>
    <w:rsid w:val="00A43FCF"/>
    <w:rsid w:val="00A43FE4"/>
    <w:rsid w:val="00A44D6E"/>
    <w:rsid w:val="00A44F0A"/>
    <w:rsid w:val="00A44F0E"/>
    <w:rsid w:val="00A45813"/>
    <w:rsid w:val="00A458B9"/>
    <w:rsid w:val="00A4593D"/>
    <w:rsid w:val="00A45CA6"/>
    <w:rsid w:val="00A4616B"/>
    <w:rsid w:val="00A461C2"/>
    <w:rsid w:val="00A4642B"/>
    <w:rsid w:val="00A46735"/>
    <w:rsid w:val="00A46747"/>
    <w:rsid w:val="00A476B4"/>
    <w:rsid w:val="00A479CC"/>
    <w:rsid w:val="00A503D6"/>
    <w:rsid w:val="00A50AB0"/>
    <w:rsid w:val="00A50D35"/>
    <w:rsid w:val="00A50DCE"/>
    <w:rsid w:val="00A5151D"/>
    <w:rsid w:val="00A5151E"/>
    <w:rsid w:val="00A5159C"/>
    <w:rsid w:val="00A51DAC"/>
    <w:rsid w:val="00A52C34"/>
    <w:rsid w:val="00A52C3F"/>
    <w:rsid w:val="00A53753"/>
    <w:rsid w:val="00A537BB"/>
    <w:rsid w:val="00A53B37"/>
    <w:rsid w:val="00A53FA6"/>
    <w:rsid w:val="00A54309"/>
    <w:rsid w:val="00A54629"/>
    <w:rsid w:val="00A547C7"/>
    <w:rsid w:val="00A553CF"/>
    <w:rsid w:val="00A55840"/>
    <w:rsid w:val="00A559A3"/>
    <w:rsid w:val="00A55BC2"/>
    <w:rsid w:val="00A560D0"/>
    <w:rsid w:val="00A5647D"/>
    <w:rsid w:val="00A56824"/>
    <w:rsid w:val="00A568C3"/>
    <w:rsid w:val="00A56C6F"/>
    <w:rsid w:val="00A56F1D"/>
    <w:rsid w:val="00A57571"/>
    <w:rsid w:val="00A5779A"/>
    <w:rsid w:val="00A60163"/>
    <w:rsid w:val="00A60A80"/>
    <w:rsid w:val="00A60F44"/>
    <w:rsid w:val="00A61025"/>
    <w:rsid w:val="00A610F3"/>
    <w:rsid w:val="00A61A7A"/>
    <w:rsid w:val="00A61A7E"/>
    <w:rsid w:val="00A62174"/>
    <w:rsid w:val="00A62202"/>
    <w:rsid w:val="00A62518"/>
    <w:rsid w:val="00A62724"/>
    <w:rsid w:val="00A627E3"/>
    <w:rsid w:val="00A63079"/>
    <w:rsid w:val="00A634DB"/>
    <w:rsid w:val="00A63A7C"/>
    <w:rsid w:val="00A63B0D"/>
    <w:rsid w:val="00A64B09"/>
    <w:rsid w:val="00A65304"/>
    <w:rsid w:val="00A655BE"/>
    <w:rsid w:val="00A6572D"/>
    <w:rsid w:val="00A65E85"/>
    <w:rsid w:val="00A66037"/>
    <w:rsid w:val="00A66279"/>
    <w:rsid w:val="00A66CC9"/>
    <w:rsid w:val="00A6731A"/>
    <w:rsid w:val="00A67621"/>
    <w:rsid w:val="00A676B9"/>
    <w:rsid w:val="00A677C3"/>
    <w:rsid w:val="00A67AD8"/>
    <w:rsid w:val="00A67CAC"/>
    <w:rsid w:val="00A70255"/>
    <w:rsid w:val="00A708C2"/>
    <w:rsid w:val="00A70B1E"/>
    <w:rsid w:val="00A7123E"/>
    <w:rsid w:val="00A719E5"/>
    <w:rsid w:val="00A71DA0"/>
    <w:rsid w:val="00A72A6B"/>
    <w:rsid w:val="00A72AC9"/>
    <w:rsid w:val="00A72DC9"/>
    <w:rsid w:val="00A72DDC"/>
    <w:rsid w:val="00A7309A"/>
    <w:rsid w:val="00A731FD"/>
    <w:rsid w:val="00A733CE"/>
    <w:rsid w:val="00A73A2E"/>
    <w:rsid w:val="00A73EC4"/>
    <w:rsid w:val="00A73F50"/>
    <w:rsid w:val="00A73F5B"/>
    <w:rsid w:val="00A741F2"/>
    <w:rsid w:val="00A74CA8"/>
    <w:rsid w:val="00A74D9D"/>
    <w:rsid w:val="00A75329"/>
    <w:rsid w:val="00A75A37"/>
    <w:rsid w:val="00A75DAC"/>
    <w:rsid w:val="00A76102"/>
    <w:rsid w:val="00A7664C"/>
    <w:rsid w:val="00A768D5"/>
    <w:rsid w:val="00A76AD2"/>
    <w:rsid w:val="00A77A20"/>
    <w:rsid w:val="00A8004C"/>
    <w:rsid w:val="00A801BF"/>
    <w:rsid w:val="00A803ED"/>
    <w:rsid w:val="00A8080F"/>
    <w:rsid w:val="00A8098E"/>
    <w:rsid w:val="00A81155"/>
    <w:rsid w:val="00A81711"/>
    <w:rsid w:val="00A81BDE"/>
    <w:rsid w:val="00A81C25"/>
    <w:rsid w:val="00A82379"/>
    <w:rsid w:val="00A82554"/>
    <w:rsid w:val="00A8301B"/>
    <w:rsid w:val="00A83DA5"/>
    <w:rsid w:val="00A83F12"/>
    <w:rsid w:val="00A8406D"/>
    <w:rsid w:val="00A8425F"/>
    <w:rsid w:val="00A849B0"/>
    <w:rsid w:val="00A84CCA"/>
    <w:rsid w:val="00A84D57"/>
    <w:rsid w:val="00A853B9"/>
    <w:rsid w:val="00A856F8"/>
    <w:rsid w:val="00A86AAD"/>
    <w:rsid w:val="00A86B09"/>
    <w:rsid w:val="00A8707D"/>
    <w:rsid w:val="00A870A0"/>
    <w:rsid w:val="00A87D16"/>
    <w:rsid w:val="00A903C6"/>
    <w:rsid w:val="00A90A26"/>
    <w:rsid w:val="00A91042"/>
    <w:rsid w:val="00A917D4"/>
    <w:rsid w:val="00A91D38"/>
    <w:rsid w:val="00A92B52"/>
    <w:rsid w:val="00A92E1A"/>
    <w:rsid w:val="00A93602"/>
    <w:rsid w:val="00A93864"/>
    <w:rsid w:val="00A93A59"/>
    <w:rsid w:val="00A941B0"/>
    <w:rsid w:val="00A9447B"/>
    <w:rsid w:val="00A94494"/>
    <w:rsid w:val="00A9467D"/>
    <w:rsid w:val="00A94798"/>
    <w:rsid w:val="00A948FF"/>
    <w:rsid w:val="00A94F36"/>
    <w:rsid w:val="00A962E9"/>
    <w:rsid w:val="00A964CC"/>
    <w:rsid w:val="00A96579"/>
    <w:rsid w:val="00A9664C"/>
    <w:rsid w:val="00A967A7"/>
    <w:rsid w:val="00A9698F"/>
    <w:rsid w:val="00A96C55"/>
    <w:rsid w:val="00A96EBE"/>
    <w:rsid w:val="00A97021"/>
    <w:rsid w:val="00A970A5"/>
    <w:rsid w:val="00A973AC"/>
    <w:rsid w:val="00A97449"/>
    <w:rsid w:val="00A9791B"/>
    <w:rsid w:val="00A97E1A"/>
    <w:rsid w:val="00A99F09"/>
    <w:rsid w:val="00AA083C"/>
    <w:rsid w:val="00AA0954"/>
    <w:rsid w:val="00AA09B3"/>
    <w:rsid w:val="00AA0AE9"/>
    <w:rsid w:val="00AA101F"/>
    <w:rsid w:val="00AA12B7"/>
    <w:rsid w:val="00AA14F0"/>
    <w:rsid w:val="00AA198D"/>
    <w:rsid w:val="00AA1B62"/>
    <w:rsid w:val="00AA2EB8"/>
    <w:rsid w:val="00AA30A1"/>
    <w:rsid w:val="00AA31A6"/>
    <w:rsid w:val="00AA3801"/>
    <w:rsid w:val="00AA383A"/>
    <w:rsid w:val="00AA3BB7"/>
    <w:rsid w:val="00AA4C3A"/>
    <w:rsid w:val="00AA4F6F"/>
    <w:rsid w:val="00AA562A"/>
    <w:rsid w:val="00AA57AC"/>
    <w:rsid w:val="00AA5834"/>
    <w:rsid w:val="00AA5FB0"/>
    <w:rsid w:val="00AA60A4"/>
    <w:rsid w:val="00AA63C2"/>
    <w:rsid w:val="00AA6794"/>
    <w:rsid w:val="00AA78D8"/>
    <w:rsid w:val="00AA7922"/>
    <w:rsid w:val="00AA7D22"/>
    <w:rsid w:val="00AA7E26"/>
    <w:rsid w:val="00AA7FDA"/>
    <w:rsid w:val="00AB00A7"/>
    <w:rsid w:val="00AB019B"/>
    <w:rsid w:val="00AB03F9"/>
    <w:rsid w:val="00AB04B2"/>
    <w:rsid w:val="00AB07AD"/>
    <w:rsid w:val="00AB0E2A"/>
    <w:rsid w:val="00AB1988"/>
    <w:rsid w:val="00AB1B39"/>
    <w:rsid w:val="00AB1BDF"/>
    <w:rsid w:val="00AB3533"/>
    <w:rsid w:val="00AB385F"/>
    <w:rsid w:val="00AB3D1C"/>
    <w:rsid w:val="00AB3F84"/>
    <w:rsid w:val="00AB4030"/>
    <w:rsid w:val="00AB4791"/>
    <w:rsid w:val="00AB4EB1"/>
    <w:rsid w:val="00AB5152"/>
    <w:rsid w:val="00AB53A6"/>
    <w:rsid w:val="00AB5B98"/>
    <w:rsid w:val="00AB644D"/>
    <w:rsid w:val="00AB67A9"/>
    <w:rsid w:val="00AB6F56"/>
    <w:rsid w:val="00AB7673"/>
    <w:rsid w:val="00AB7F32"/>
    <w:rsid w:val="00AC0753"/>
    <w:rsid w:val="00AC0814"/>
    <w:rsid w:val="00AC1781"/>
    <w:rsid w:val="00AC1C4B"/>
    <w:rsid w:val="00AC1D7D"/>
    <w:rsid w:val="00AC21B5"/>
    <w:rsid w:val="00AC250F"/>
    <w:rsid w:val="00AC2766"/>
    <w:rsid w:val="00AC2CED"/>
    <w:rsid w:val="00AC2D5F"/>
    <w:rsid w:val="00AC35E5"/>
    <w:rsid w:val="00AC40F6"/>
    <w:rsid w:val="00AC466B"/>
    <w:rsid w:val="00AC4710"/>
    <w:rsid w:val="00AC55A0"/>
    <w:rsid w:val="00AC55D1"/>
    <w:rsid w:val="00AC5D06"/>
    <w:rsid w:val="00AC6007"/>
    <w:rsid w:val="00AC6083"/>
    <w:rsid w:val="00AC6160"/>
    <w:rsid w:val="00AC6385"/>
    <w:rsid w:val="00AC787E"/>
    <w:rsid w:val="00AC79A1"/>
    <w:rsid w:val="00AC7C0E"/>
    <w:rsid w:val="00AC7CF1"/>
    <w:rsid w:val="00AD023D"/>
    <w:rsid w:val="00AD04E5"/>
    <w:rsid w:val="00AD0514"/>
    <w:rsid w:val="00AD08BA"/>
    <w:rsid w:val="00AD094F"/>
    <w:rsid w:val="00AD0AA8"/>
    <w:rsid w:val="00AD0CCF"/>
    <w:rsid w:val="00AD0D18"/>
    <w:rsid w:val="00AD0E8D"/>
    <w:rsid w:val="00AD13B2"/>
    <w:rsid w:val="00AD188D"/>
    <w:rsid w:val="00AD1903"/>
    <w:rsid w:val="00AD1964"/>
    <w:rsid w:val="00AD1A08"/>
    <w:rsid w:val="00AD1A33"/>
    <w:rsid w:val="00AD1C6B"/>
    <w:rsid w:val="00AD1E1D"/>
    <w:rsid w:val="00AD223A"/>
    <w:rsid w:val="00AD30F5"/>
    <w:rsid w:val="00AD326B"/>
    <w:rsid w:val="00AD33E8"/>
    <w:rsid w:val="00AD3666"/>
    <w:rsid w:val="00AD37D3"/>
    <w:rsid w:val="00AD3DCE"/>
    <w:rsid w:val="00AD435D"/>
    <w:rsid w:val="00AD4A75"/>
    <w:rsid w:val="00AD4C65"/>
    <w:rsid w:val="00AD50D9"/>
    <w:rsid w:val="00AD54FF"/>
    <w:rsid w:val="00AD5D7D"/>
    <w:rsid w:val="00AD65E2"/>
    <w:rsid w:val="00AD6749"/>
    <w:rsid w:val="00AD6751"/>
    <w:rsid w:val="00AD697C"/>
    <w:rsid w:val="00AD6B9D"/>
    <w:rsid w:val="00AD6E1F"/>
    <w:rsid w:val="00AD7599"/>
    <w:rsid w:val="00AD7782"/>
    <w:rsid w:val="00AD7B45"/>
    <w:rsid w:val="00AD7D81"/>
    <w:rsid w:val="00AD7E18"/>
    <w:rsid w:val="00AD7E28"/>
    <w:rsid w:val="00AE0158"/>
    <w:rsid w:val="00AE01B6"/>
    <w:rsid w:val="00AE087F"/>
    <w:rsid w:val="00AE0A10"/>
    <w:rsid w:val="00AE0E9C"/>
    <w:rsid w:val="00AE160F"/>
    <w:rsid w:val="00AE1779"/>
    <w:rsid w:val="00AE181A"/>
    <w:rsid w:val="00AE1992"/>
    <w:rsid w:val="00AE1C27"/>
    <w:rsid w:val="00AE245A"/>
    <w:rsid w:val="00AE2BC6"/>
    <w:rsid w:val="00AE2C9D"/>
    <w:rsid w:val="00AE30BE"/>
    <w:rsid w:val="00AE30FA"/>
    <w:rsid w:val="00AE3472"/>
    <w:rsid w:val="00AE3D31"/>
    <w:rsid w:val="00AE4351"/>
    <w:rsid w:val="00AE4896"/>
    <w:rsid w:val="00AE4E03"/>
    <w:rsid w:val="00AE50B0"/>
    <w:rsid w:val="00AE531E"/>
    <w:rsid w:val="00AE6A3C"/>
    <w:rsid w:val="00AE7295"/>
    <w:rsid w:val="00AE75F2"/>
    <w:rsid w:val="00AE7729"/>
    <w:rsid w:val="00AE775A"/>
    <w:rsid w:val="00AE7B7F"/>
    <w:rsid w:val="00AE7C10"/>
    <w:rsid w:val="00AE7D38"/>
    <w:rsid w:val="00AF0680"/>
    <w:rsid w:val="00AF0B03"/>
    <w:rsid w:val="00AF0B29"/>
    <w:rsid w:val="00AF0EE4"/>
    <w:rsid w:val="00AF1082"/>
    <w:rsid w:val="00AF17E6"/>
    <w:rsid w:val="00AF197A"/>
    <w:rsid w:val="00AF1E6C"/>
    <w:rsid w:val="00AF210A"/>
    <w:rsid w:val="00AF2242"/>
    <w:rsid w:val="00AF22E7"/>
    <w:rsid w:val="00AF267D"/>
    <w:rsid w:val="00AF346B"/>
    <w:rsid w:val="00AF365C"/>
    <w:rsid w:val="00AF36D7"/>
    <w:rsid w:val="00AF38BB"/>
    <w:rsid w:val="00AF394C"/>
    <w:rsid w:val="00AF3C6B"/>
    <w:rsid w:val="00AF3FB3"/>
    <w:rsid w:val="00AF4BBF"/>
    <w:rsid w:val="00AF4EA6"/>
    <w:rsid w:val="00AF5B4D"/>
    <w:rsid w:val="00AF64A5"/>
    <w:rsid w:val="00AF6698"/>
    <w:rsid w:val="00AF6917"/>
    <w:rsid w:val="00AF71B6"/>
    <w:rsid w:val="00AF74B0"/>
    <w:rsid w:val="00AF7755"/>
    <w:rsid w:val="00AF7954"/>
    <w:rsid w:val="00B00189"/>
    <w:rsid w:val="00B003B1"/>
    <w:rsid w:val="00B0089C"/>
    <w:rsid w:val="00B014C6"/>
    <w:rsid w:val="00B0151F"/>
    <w:rsid w:val="00B01E7F"/>
    <w:rsid w:val="00B01EF4"/>
    <w:rsid w:val="00B01FAA"/>
    <w:rsid w:val="00B0214E"/>
    <w:rsid w:val="00B02D2D"/>
    <w:rsid w:val="00B03020"/>
    <w:rsid w:val="00B03062"/>
    <w:rsid w:val="00B03366"/>
    <w:rsid w:val="00B03750"/>
    <w:rsid w:val="00B039BB"/>
    <w:rsid w:val="00B03D90"/>
    <w:rsid w:val="00B04344"/>
    <w:rsid w:val="00B04A3F"/>
    <w:rsid w:val="00B04ECB"/>
    <w:rsid w:val="00B05103"/>
    <w:rsid w:val="00B05CD8"/>
    <w:rsid w:val="00B05D8D"/>
    <w:rsid w:val="00B05FBD"/>
    <w:rsid w:val="00B061FD"/>
    <w:rsid w:val="00B068E9"/>
    <w:rsid w:val="00B06A99"/>
    <w:rsid w:val="00B06E1A"/>
    <w:rsid w:val="00B06E96"/>
    <w:rsid w:val="00B07855"/>
    <w:rsid w:val="00B078F2"/>
    <w:rsid w:val="00B07BD4"/>
    <w:rsid w:val="00B07CAD"/>
    <w:rsid w:val="00B07E8B"/>
    <w:rsid w:val="00B10C06"/>
    <w:rsid w:val="00B111B5"/>
    <w:rsid w:val="00B118EB"/>
    <w:rsid w:val="00B1194C"/>
    <w:rsid w:val="00B11B11"/>
    <w:rsid w:val="00B11BE3"/>
    <w:rsid w:val="00B11FED"/>
    <w:rsid w:val="00B123F1"/>
    <w:rsid w:val="00B12A22"/>
    <w:rsid w:val="00B12C97"/>
    <w:rsid w:val="00B1348A"/>
    <w:rsid w:val="00B136AD"/>
    <w:rsid w:val="00B13766"/>
    <w:rsid w:val="00B14C87"/>
    <w:rsid w:val="00B14C96"/>
    <w:rsid w:val="00B14D58"/>
    <w:rsid w:val="00B15372"/>
    <w:rsid w:val="00B154E8"/>
    <w:rsid w:val="00B154FB"/>
    <w:rsid w:val="00B158D7"/>
    <w:rsid w:val="00B15BC9"/>
    <w:rsid w:val="00B16144"/>
    <w:rsid w:val="00B16B72"/>
    <w:rsid w:val="00B17931"/>
    <w:rsid w:val="00B17BDB"/>
    <w:rsid w:val="00B20050"/>
    <w:rsid w:val="00B20531"/>
    <w:rsid w:val="00B2198B"/>
    <w:rsid w:val="00B21D4E"/>
    <w:rsid w:val="00B22A64"/>
    <w:rsid w:val="00B22C3F"/>
    <w:rsid w:val="00B23136"/>
    <w:rsid w:val="00B232B9"/>
    <w:rsid w:val="00B23699"/>
    <w:rsid w:val="00B24CEE"/>
    <w:rsid w:val="00B25823"/>
    <w:rsid w:val="00B25B05"/>
    <w:rsid w:val="00B26B7E"/>
    <w:rsid w:val="00B27ACC"/>
    <w:rsid w:val="00B27F00"/>
    <w:rsid w:val="00B30CE6"/>
    <w:rsid w:val="00B326A6"/>
    <w:rsid w:val="00B326EB"/>
    <w:rsid w:val="00B32989"/>
    <w:rsid w:val="00B329DD"/>
    <w:rsid w:val="00B32B39"/>
    <w:rsid w:val="00B32D08"/>
    <w:rsid w:val="00B32E58"/>
    <w:rsid w:val="00B32FA2"/>
    <w:rsid w:val="00B332DB"/>
    <w:rsid w:val="00B3332E"/>
    <w:rsid w:val="00B3360B"/>
    <w:rsid w:val="00B337C0"/>
    <w:rsid w:val="00B338CB"/>
    <w:rsid w:val="00B33AA9"/>
    <w:rsid w:val="00B33B50"/>
    <w:rsid w:val="00B3428A"/>
    <w:rsid w:val="00B343E6"/>
    <w:rsid w:val="00B34560"/>
    <w:rsid w:val="00B34B4D"/>
    <w:rsid w:val="00B34F5D"/>
    <w:rsid w:val="00B3539D"/>
    <w:rsid w:val="00B3552F"/>
    <w:rsid w:val="00B3594F"/>
    <w:rsid w:val="00B35976"/>
    <w:rsid w:val="00B35E5C"/>
    <w:rsid w:val="00B362A9"/>
    <w:rsid w:val="00B362F9"/>
    <w:rsid w:val="00B365E3"/>
    <w:rsid w:val="00B365FD"/>
    <w:rsid w:val="00B3696B"/>
    <w:rsid w:val="00B36EC7"/>
    <w:rsid w:val="00B37D87"/>
    <w:rsid w:val="00B37DE2"/>
    <w:rsid w:val="00B4102A"/>
    <w:rsid w:val="00B41B74"/>
    <w:rsid w:val="00B42FA6"/>
    <w:rsid w:val="00B42FA9"/>
    <w:rsid w:val="00B4375F"/>
    <w:rsid w:val="00B43D8D"/>
    <w:rsid w:val="00B443C5"/>
    <w:rsid w:val="00B4488D"/>
    <w:rsid w:val="00B455D1"/>
    <w:rsid w:val="00B4642B"/>
    <w:rsid w:val="00B471F4"/>
    <w:rsid w:val="00B47433"/>
    <w:rsid w:val="00B47469"/>
    <w:rsid w:val="00B47951"/>
    <w:rsid w:val="00B47A18"/>
    <w:rsid w:val="00B50168"/>
    <w:rsid w:val="00B503EE"/>
    <w:rsid w:val="00B5050E"/>
    <w:rsid w:val="00B50ED6"/>
    <w:rsid w:val="00B5101E"/>
    <w:rsid w:val="00B5137C"/>
    <w:rsid w:val="00B51C63"/>
    <w:rsid w:val="00B51E3F"/>
    <w:rsid w:val="00B521C7"/>
    <w:rsid w:val="00B523CC"/>
    <w:rsid w:val="00B52769"/>
    <w:rsid w:val="00B52DA2"/>
    <w:rsid w:val="00B53675"/>
    <w:rsid w:val="00B537BA"/>
    <w:rsid w:val="00B53DAE"/>
    <w:rsid w:val="00B5487E"/>
    <w:rsid w:val="00B550C4"/>
    <w:rsid w:val="00B55668"/>
    <w:rsid w:val="00B55B99"/>
    <w:rsid w:val="00B55C5D"/>
    <w:rsid w:val="00B56224"/>
    <w:rsid w:val="00B56522"/>
    <w:rsid w:val="00B56692"/>
    <w:rsid w:val="00B56784"/>
    <w:rsid w:val="00B5713E"/>
    <w:rsid w:val="00B57C73"/>
    <w:rsid w:val="00B60394"/>
    <w:rsid w:val="00B6084D"/>
    <w:rsid w:val="00B60B0E"/>
    <w:rsid w:val="00B60E34"/>
    <w:rsid w:val="00B60EB3"/>
    <w:rsid w:val="00B61150"/>
    <w:rsid w:val="00B615CF"/>
    <w:rsid w:val="00B62992"/>
    <w:rsid w:val="00B62F42"/>
    <w:rsid w:val="00B6326F"/>
    <w:rsid w:val="00B63661"/>
    <w:rsid w:val="00B63805"/>
    <w:rsid w:val="00B6388E"/>
    <w:rsid w:val="00B63CDE"/>
    <w:rsid w:val="00B63CE5"/>
    <w:rsid w:val="00B63FE4"/>
    <w:rsid w:val="00B64487"/>
    <w:rsid w:val="00B644FD"/>
    <w:rsid w:val="00B65739"/>
    <w:rsid w:val="00B659DA"/>
    <w:rsid w:val="00B65FC8"/>
    <w:rsid w:val="00B6643F"/>
    <w:rsid w:val="00B66533"/>
    <w:rsid w:val="00B66CB9"/>
    <w:rsid w:val="00B66D59"/>
    <w:rsid w:val="00B7004A"/>
    <w:rsid w:val="00B70478"/>
    <w:rsid w:val="00B70C2A"/>
    <w:rsid w:val="00B70DC0"/>
    <w:rsid w:val="00B70FD0"/>
    <w:rsid w:val="00B71E9A"/>
    <w:rsid w:val="00B71F07"/>
    <w:rsid w:val="00B71F36"/>
    <w:rsid w:val="00B71F8D"/>
    <w:rsid w:val="00B72129"/>
    <w:rsid w:val="00B7309A"/>
    <w:rsid w:val="00B739C2"/>
    <w:rsid w:val="00B73D90"/>
    <w:rsid w:val="00B7418A"/>
    <w:rsid w:val="00B741D7"/>
    <w:rsid w:val="00B742CF"/>
    <w:rsid w:val="00B747FD"/>
    <w:rsid w:val="00B748F3"/>
    <w:rsid w:val="00B74EEC"/>
    <w:rsid w:val="00B74F34"/>
    <w:rsid w:val="00B750A2"/>
    <w:rsid w:val="00B756C8"/>
    <w:rsid w:val="00B756E6"/>
    <w:rsid w:val="00B76028"/>
    <w:rsid w:val="00B76A06"/>
    <w:rsid w:val="00B77513"/>
    <w:rsid w:val="00B778A3"/>
    <w:rsid w:val="00B8008C"/>
    <w:rsid w:val="00B809F6"/>
    <w:rsid w:val="00B80D99"/>
    <w:rsid w:val="00B80FD9"/>
    <w:rsid w:val="00B821E9"/>
    <w:rsid w:val="00B823F8"/>
    <w:rsid w:val="00B828D4"/>
    <w:rsid w:val="00B82B70"/>
    <w:rsid w:val="00B82B92"/>
    <w:rsid w:val="00B82F68"/>
    <w:rsid w:val="00B83D10"/>
    <w:rsid w:val="00B8401B"/>
    <w:rsid w:val="00B8404A"/>
    <w:rsid w:val="00B843B5"/>
    <w:rsid w:val="00B8478F"/>
    <w:rsid w:val="00B84B8A"/>
    <w:rsid w:val="00B84D4C"/>
    <w:rsid w:val="00B85236"/>
    <w:rsid w:val="00B8533E"/>
    <w:rsid w:val="00B854E3"/>
    <w:rsid w:val="00B85638"/>
    <w:rsid w:val="00B858E2"/>
    <w:rsid w:val="00B85997"/>
    <w:rsid w:val="00B86812"/>
    <w:rsid w:val="00B868FF"/>
    <w:rsid w:val="00B87081"/>
    <w:rsid w:val="00B873CF"/>
    <w:rsid w:val="00B874CA"/>
    <w:rsid w:val="00B875E3"/>
    <w:rsid w:val="00B87790"/>
    <w:rsid w:val="00B87E8A"/>
    <w:rsid w:val="00B9127E"/>
    <w:rsid w:val="00B9146B"/>
    <w:rsid w:val="00B9161C"/>
    <w:rsid w:val="00B91662"/>
    <w:rsid w:val="00B91C81"/>
    <w:rsid w:val="00B9237F"/>
    <w:rsid w:val="00B92A79"/>
    <w:rsid w:val="00B92D52"/>
    <w:rsid w:val="00B92EB0"/>
    <w:rsid w:val="00B9338C"/>
    <w:rsid w:val="00B938FB"/>
    <w:rsid w:val="00B93D22"/>
    <w:rsid w:val="00B94CED"/>
    <w:rsid w:val="00B94E4B"/>
    <w:rsid w:val="00B95660"/>
    <w:rsid w:val="00B957FE"/>
    <w:rsid w:val="00B9594B"/>
    <w:rsid w:val="00B95C4F"/>
    <w:rsid w:val="00B963B3"/>
    <w:rsid w:val="00B96411"/>
    <w:rsid w:val="00B964C8"/>
    <w:rsid w:val="00B96E9A"/>
    <w:rsid w:val="00B96F56"/>
    <w:rsid w:val="00B972E7"/>
    <w:rsid w:val="00B97582"/>
    <w:rsid w:val="00B977C7"/>
    <w:rsid w:val="00B97905"/>
    <w:rsid w:val="00BA0066"/>
    <w:rsid w:val="00BA0296"/>
    <w:rsid w:val="00BA0340"/>
    <w:rsid w:val="00BA0422"/>
    <w:rsid w:val="00BA0B50"/>
    <w:rsid w:val="00BA0B69"/>
    <w:rsid w:val="00BA0CFF"/>
    <w:rsid w:val="00BA0E39"/>
    <w:rsid w:val="00BA14CE"/>
    <w:rsid w:val="00BA1AC3"/>
    <w:rsid w:val="00BA2608"/>
    <w:rsid w:val="00BA2AD9"/>
    <w:rsid w:val="00BA3102"/>
    <w:rsid w:val="00BA35C3"/>
    <w:rsid w:val="00BA3A8D"/>
    <w:rsid w:val="00BA4393"/>
    <w:rsid w:val="00BA46D0"/>
    <w:rsid w:val="00BA4ABD"/>
    <w:rsid w:val="00BA4C55"/>
    <w:rsid w:val="00BA4CD2"/>
    <w:rsid w:val="00BA4FD9"/>
    <w:rsid w:val="00BA5493"/>
    <w:rsid w:val="00BA5B75"/>
    <w:rsid w:val="00BA62AA"/>
    <w:rsid w:val="00BA7863"/>
    <w:rsid w:val="00BA7B66"/>
    <w:rsid w:val="00BB00AA"/>
    <w:rsid w:val="00BB04A4"/>
    <w:rsid w:val="00BB0509"/>
    <w:rsid w:val="00BB0A71"/>
    <w:rsid w:val="00BB0C1A"/>
    <w:rsid w:val="00BB0FB1"/>
    <w:rsid w:val="00BB16E0"/>
    <w:rsid w:val="00BB1883"/>
    <w:rsid w:val="00BB190B"/>
    <w:rsid w:val="00BB2DC9"/>
    <w:rsid w:val="00BB3801"/>
    <w:rsid w:val="00BB38D8"/>
    <w:rsid w:val="00BB39B2"/>
    <w:rsid w:val="00BB4903"/>
    <w:rsid w:val="00BB4D3B"/>
    <w:rsid w:val="00BB58EE"/>
    <w:rsid w:val="00BB6606"/>
    <w:rsid w:val="00BB685F"/>
    <w:rsid w:val="00BB68DC"/>
    <w:rsid w:val="00BB7095"/>
    <w:rsid w:val="00BB761B"/>
    <w:rsid w:val="00BB7C50"/>
    <w:rsid w:val="00BB7DEA"/>
    <w:rsid w:val="00BB7F76"/>
    <w:rsid w:val="00BB7FA7"/>
    <w:rsid w:val="00BC024C"/>
    <w:rsid w:val="00BC097B"/>
    <w:rsid w:val="00BC10E0"/>
    <w:rsid w:val="00BC179D"/>
    <w:rsid w:val="00BC1CED"/>
    <w:rsid w:val="00BC2699"/>
    <w:rsid w:val="00BC2F39"/>
    <w:rsid w:val="00BC3954"/>
    <w:rsid w:val="00BC3A58"/>
    <w:rsid w:val="00BC3AC5"/>
    <w:rsid w:val="00BC3F82"/>
    <w:rsid w:val="00BC3F99"/>
    <w:rsid w:val="00BC42BA"/>
    <w:rsid w:val="00BC4543"/>
    <w:rsid w:val="00BC45AC"/>
    <w:rsid w:val="00BC4948"/>
    <w:rsid w:val="00BC4CCB"/>
    <w:rsid w:val="00BC4F57"/>
    <w:rsid w:val="00BC55C4"/>
    <w:rsid w:val="00BC59CF"/>
    <w:rsid w:val="00BC60D1"/>
    <w:rsid w:val="00BC61BC"/>
    <w:rsid w:val="00BC63F0"/>
    <w:rsid w:val="00BC65DB"/>
    <w:rsid w:val="00BC6877"/>
    <w:rsid w:val="00BC6E2D"/>
    <w:rsid w:val="00BC7143"/>
    <w:rsid w:val="00BC7D00"/>
    <w:rsid w:val="00BC7EB9"/>
    <w:rsid w:val="00BC7FE4"/>
    <w:rsid w:val="00BCCC30"/>
    <w:rsid w:val="00BD0866"/>
    <w:rsid w:val="00BD091F"/>
    <w:rsid w:val="00BD0A36"/>
    <w:rsid w:val="00BD22DD"/>
    <w:rsid w:val="00BD2410"/>
    <w:rsid w:val="00BD290B"/>
    <w:rsid w:val="00BD2A4C"/>
    <w:rsid w:val="00BD35BF"/>
    <w:rsid w:val="00BD5098"/>
    <w:rsid w:val="00BD54BB"/>
    <w:rsid w:val="00BD567A"/>
    <w:rsid w:val="00BD5B10"/>
    <w:rsid w:val="00BD5D72"/>
    <w:rsid w:val="00BD5DE8"/>
    <w:rsid w:val="00BD6133"/>
    <w:rsid w:val="00BD66F0"/>
    <w:rsid w:val="00BD6AB3"/>
    <w:rsid w:val="00BD6CEF"/>
    <w:rsid w:val="00BD6FF4"/>
    <w:rsid w:val="00BD7113"/>
    <w:rsid w:val="00BD7BA8"/>
    <w:rsid w:val="00BE0666"/>
    <w:rsid w:val="00BE0F5A"/>
    <w:rsid w:val="00BE1325"/>
    <w:rsid w:val="00BE1381"/>
    <w:rsid w:val="00BE1731"/>
    <w:rsid w:val="00BE18D6"/>
    <w:rsid w:val="00BE1D89"/>
    <w:rsid w:val="00BE1E0F"/>
    <w:rsid w:val="00BE1F70"/>
    <w:rsid w:val="00BE20D2"/>
    <w:rsid w:val="00BE2509"/>
    <w:rsid w:val="00BE2CBD"/>
    <w:rsid w:val="00BE38CC"/>
    <w:rsid w:val="00BE3FC3"/>
    <w:rsid w:val="00BE4032"/>
    <w:rsid w:val="00BE480A"/>
    <w:rsid w:val="00BE4907"/>
    <w:rsid w:val="00BE4965"/>
    <w:rsid w:val="00BE5845"/>
    <w:rsid w:val="00BE60FA"/>
    <w:rsid w:val="00BE665C"/>
    <w:rsid w:val="00BE66F7"/>
    <w:rsid w:val="00BE77BA"/>
    <w:rsid w:val="00BF0689"/>
    <w:rsid w:val="00BF0EB6"/>
    <w:rsid w:val="00BF126B"/>
    <w:rsid w:val="00BF1469"/>
    <w:rsid w:val="00BF1AB7"/>
    <w:rsid w:val="00BF2595"/>
    <w:rsid w:val="00BF2692"/>
    <w:rsid w:val="00BF26D6"/>
    <w:rsid w:val="00BF2867"/>
    <w:rsid w:val="00BF28E3"/>
    <w:rsid w:val="00BF2A61"/>
    <w:rsid w:val="00BF2BFF"/>
    <w:rsid w:val="00BF31E0"/>
    <w:rsid w:val="00BF3331"/>
    <w:rsid w:val="00BF350F"/>
    <w:rsid w:val="00BF3684"/>
    <w:rsid w:val="00BF3695"/>
    <w:rsid w:val="00BF3CB3"/>
    <w:rsid w:val="00BF41DB"/>
    <w:rsid w:val="00BF4284"/>
    <w:rsid w:val="00BF49E4"/>
    <w:rsid w:val="00BF4AF7"/>
    <w:rsid w:val="00BF4DC5"/>
    <w:rsid w:val="00BF54E3"/>
    <w:rsid w:val="00BF5515"/>
    <w:rsid w:val="00BF55F6"/>
    <w:rsid w:val="00BF5AC6"/>
    <w:rsid w:val="00BF5EEB"/>
    <w:rsid w:val="00BF65AE"/>
    <w:rsid w:val="00BF7207"/>
    <w:rsid w:val="00BF7BB9"/>
    <w:rsid w:val="00C006AC"/>
    <w:rsid w:val="00C00C11"/>
    <w:rsid w:val="00C019C7"/>
    <w:rsid w:val="00C01B3E"/>
    <w:rsid w:val="00C02067"/>
    <w:rsid w:val="00C020B2"/>
    <w:rsid w:val="00C02985"/>
    <w:rsid w:val="00C029F8"/>
    <w:rsid w:val="00C02B9E"/>
    <w:rsid w:val="00C03656"/>
    <w:rsid w:val="00C03E31"/>
    <w:rsid w:val="00C040FF"/>
    <w:rsid w:val="00C0480C"/>
    <w:rsid w:val="00C048EC"/>
    <w:rsid w:val="00C052B9"/>
    <w:rsid w:val="00C053FA"/>
    <w:rsid w:val="00C059FD"/>
    <w:rsid w:val="00C06416"/>
    <w:rsid w:val="00C064D8"/>
    <w:rsid w:val="00C06650"/>
    <w:rsid w:val="00C06F8D"/>
    <w:rsid w:val="00C071DD"/>
    <w:rsid w:val="00C072E9"/>
    <w:rsid w:val="00C0748D"/>
    <w:rsid w:val="00C07A5B"/>
    <w:rsid w:val="00C07EDC"/>
    <w:rsid w:val="00C07F93"/>
    <w:rsid w:val="00C1018A"/>
    <w:rsid w:val="00C10437"/>
    <w:rsid w:val="00C10790"/>
    <w:rsid w:val="00C10BFE"/>
    <w:rsid w:val="00C10DFC"/>
    <w:rsid w:val="00C11CFE"/>
    <w:rsid w:val="00C12546"/>
    <w:rsid w:val="00C12759"/>
    <w:rsid w:val="00C1293E"/>
    <w:rsid w:val="00C12AD7"/>
    <w:rsid w:val="00C12C55"/>
    <w:rsid w:val="00C12ECE"/>
    <w:rsid w:val="00C13194"/>
    <w:rsid w:val="00C137C8"/>
    <w:rsid w:val="00C14330"/>
    <w:rsid w:val="00C1528D"/>
    <w:rsid w:val="00C15301"/>
    <w:rsid w:val="00C16CE7"/>
    <w:rsid w:val="00C17131"/>
    <w:rsid w:val="00C17279"/>
    <w:rsid w:val="00C1750E"/>
    <w:rsid w:val="00C17DCD"/>
    <w:rsid w:val="00C200A0"/>
    <w:rsid w:val="00C213FF"/>
    <w:rsid w:val="00C21961"/>
    <w:rsid w:val="00C21A68"/>
    <w:rsid w:val="00C21AC7"/>
    <w:rsid w:val="00C223F8"/>
    <w:rsid w:val="00C225F5"/>
    <w:rsid w:val="00C22804"/>
    <w:rsid w:val="00C233C0"/>
    <w:rsid w:val="00C23B4C"/>
    <w:rsid w:val="00C23BEB"/>
    <w:rsid w:val="00C24415"/>
    <w:rsid w:val="00C24443"/>
    <w:rsid w:val="00C24F69"/>
    <w:rsid w:val="00C25910"/>
    <w:rsid w:val="00C25E2E"/>
    <w:rsid w:val="00C26007"/>
    <w:rsid w:val="00C262EA"/>
    <w:rsid w:val="00C265A0"/>
    <w:rsid w:val="00C26887"/>
    <w:rsid w:val="00C26964"/>
    <w:rsid w:val="00C27A08"/>
    <w:rsid w:val="00C305B4"/>
    <w:rsid w:val="00C30C4F"/>
    <w:rsid w:val="00C310A3"/>
    <w:rsid w:val="00C31483"/>
    <w:rsid w:val="00C31D5B"/>
    <w:rsid w:val="00C31E9A"/>
    <w:rsid w:val="00C32358"/>
    <w:rsid w:val="00C323D0"/>
    <w:rsid w:val="00C32593"/>
    <w:rsid w:val="00C32C7E"/>
    <w:rsid w:val="00C33037"/>
    <w:rsid w:val="00C33D45"/>
    <w:rsid w:val="00C3420E"/>
    <w:rsid w:val="00C342D7"/>
    <w:rsid w:val="00C34B3C"/>
    <w:rsid w:val="00C34C10"/>
    <w:rsid w:val="00C34E85"/>
    <w:rsid w:val="00C351FB"/>
    <w:rsid w:val="00C3527A"/>
    <w:rsid w:val="00C35661"/>
    <w:rsid w:val="00C359B0"/>
    <w:rsid w:val="00C36040"/>
    <w:rsid w:val="00C36748"/>
    <w:rsid w:val="00C36B9F"/>
    <w:rsid w:val="00C37027"/>
    <w:rsid w:val="00C37276"/>
    <w:rsid w:val="00C37F0D"/>
    <w:rsid w:val="00C4005A"/>
    <w:rsid w:val="00C400D0"/>
    <w:rsid w:val="00C40460"/>
    <w:rsid w:val="00C4083F"/>
    <w:rsid w:val="00C40AD5"/>
    <w:rsid w:val="00C40DA6"/>
    <w:rsid w:val="00C41181"/>
    <w:rsid w:val="00C41545"/>
    <w:rsid w:val="00C415DE"/>
    <w:rsid w:val="00C41A26"/>
    <w:rsid w:val="00C41B0E"/>
    <w:rsid w:val="00C41CF3"/>
    <w:rsid w:val="00C42149"/>
    <w:rsid w:val="00C42CA5"/>
    <w:rsid w:val="00C431EA"/>
    <w:rsid w:val="00C432FD"/>
    <w:rsid w:val="00C43CE1"/>
    <w:rsid w:val="00C43DFF"/>
    <w:rsid w:val="00C444B0"/>
    <w:rsid w:val="00C44B0E"/>
    <w:rsid w:val="00C44D50"/>
    <w:rsid w:val="00C44FA2"/>
    <w:rsid w:val="00C45012"/>
    <w:rsid w:val="00C45492"/>
    <w:rsid w:val="00C4616C"/>
    <w:rsid w:val="00C462FC"/>
    <w:rsid w:val="00C465C9"/>
    <w:rsid w:val="00C466EC"/>
    <w:rsid w:val="00C468D0"/>
    <w:rsid w:val="00C47318"/>
    <w:rsid w:val="00C47723"/>
    <w:rsid w:val="00C47754"/>
    <w:rsid w:val="00C50897"/>
    <w:rsid w:val="00C50B2B"/>
    <w:rsid w:val="00C50E86"/>
    <w:rsid w:val="00C51639"/>
    <w:rsid w:val="00C518A2"/>
    <w:rsid w:val="00C51980"/>
    <w:rsid w:val="00C51B15"/>
    <w:rsid w:val="00C51C73"/>
    <w:rsid w:val="00C51D6A"/>
    <w:rsid w:val="00C52585"/>
    <w:rsid w:val="00C5275C"/>
    <w:rsid w:val="00C5296E"/>
    <w:rsid w:val="00C52F4A"/>
    <w:rsid w:val="00C53081"/>
    <w:rsid w:val="00C53152"/>
    <w:rsid w:val="00C534ED"/>
    <w:rsid w:val="00C53862"/>
    <w:rsid w:val="00C5390F"/>
    <w:rsid w:val="00C53E55"/>
    <w:rsid w:val="00C54079"/>
    <w:rsid w:val="00C5412C"/>
    <w:rsid w:val="00C54590"/>
    <w:rsid w:val="00C55330"/>
    <w:rsid w:val="00C555F8"/>
    <w:rsid w:val="00C55BE3"/>
    <w:rsid w:val="00C574BE"/>
    <w:rsid w:val="00C57EF0"/>
    <w:rsid w:val="00C5AED3"/>
    <w:rsid w:val="00C6107C"/>
    <w:rsid w:val="00C61856"/>
    <w:rsid w:val="00C61BF4"/>
    <w:rsid w:val="00C61C3A"/>
    <w:rsid w:val="00C61C66"/>
    <w:rsid w:val="00C6216F"/>
    <w:rsid w:val="00C622E6"/>
    <w:rsid w:val="00C6246A"/>
    <w:rsid w:val="00C62499"/>
    <w:rsid w:val="00C62CEF"/>
    <w:rsid w:val="00C633E2"/>
    <w:rsid w:val="00C63C8A"/>
    <w:rsid w:val="00C63CEA"/>
    <w:rsid w:val="00C63D99"/>
    <w:rsid w:val="00C63E05"/>
    <w:rsid w:val="00C63E07"/>
    <w:rsid w:val="00C63EC4"/>
    <w:rsid w:val="00C63FA0"/>
    <w:rsid w:val="00C641D1"/>
    <w:rsid w:val="00C64554"/>
    <w:rsid w:val="00C647A2"/>
    <w:rsid w:val="00C64E9D"/>
    <w:rsid w:val="00C650E8"/>
    <w:rsid w:val="00C659F6"/>
    <w:rsid w:val="00C6613F"/>
    <w:rsid w:val="00C6680E"/>
    <w:rsid w:val="00C6704F"/>
    <w:rsid w:val="00C6735F"/>
    <w:rsid w:val="00C6754A"/>
    <w:rsid w:val="00C6778E"/>
    <w:rsid w:val="00C678A7"/>
    <w:rsid w:val="00C70038"/>
    <w:rsid w:val="00C7047D"/>
    <w:rsid w:val="00C704D5"/>
    <w:rsid w:val="00C7180A"/>
    <w:rsid w:val="00C71A8F"/>
    <w:rsid w:val="00C71F67"/>
    <w:rsid w:val="00C72105"/>
    <w:rsid w:val="00C733D4"/>
    <w:rsid w:val="00C73484"/>
    <w:rsid w:val="00C739E3"/>
    <w:rsid w:val="00C73CB5"/>
    <w:rsid w:val="00C74210"/>
    <w:rsid w:val="00C74C03"/>
    <w:rsid w:val="00C74CB3"/>
    <w:rsid w:val="00C7504C"/>
    <w:rsid w:val="00C750EC"/>
    <w:rsid w:val="00C75478"/>
    <w:rsid w:val="00C755F9"/>
    <w:rsid w:val="00C7599D"/>
    <w:rsid w:val="00C7615D"/>
    <w:rsid w:val="00C762E1"/>
    <w:rsid w:val="00C76407"/>
    <w:rsid w:val="00C76A1B"/>
    <w:rsid w:val="00C770D3"/>
    <w:rsid w:val="00C775FC"/>
    <w:rsid w:val="00C7799C"/>
    <w:rsid w:val="00C77CA7"/>
    <w:rsid w:val="00C77D92"/>
    <w:rsid w:val="00C77DD7"/>
    <w:rsid w:val="00C80260"/>
    <w:rsid w:val="00C80485"/>
    <w:rsid w:val="00C8088C"/>
    <w:rsid w:val="00C80B27"/>
    <w:rsid w:val="00C815C6"/>
    <w:rsid w:val="00C81807"/>
    <w:rsid w:val="00C81981"/>
    <w:rsid w:val="00C81A01"/>
    <w:rsid w:val="00C81CBF"/>
    <w:rsid w:val="00C8292E"/>
    <w:rsid w:val="00C82C25"/>
    <w:rsid w:val="00C83638"/>
    <w:rsid w:val="00C838E8"/>
    <w:rsid w:val="00C83992"/>
    <w:rsid w:val="00C85679"/>
    <w:rsid w:val="00C85944"/>
    <w:rsid w:val="00C85F7F"/>
    <w:rsid w:val="00C86074"/>
    <w:rsid w:val="00C860DD"/>
    <w:rsid w:val="00C863E1"/>
    <w:rsid w:val="00C864B8"/>
    <w:rsid w:val="00C8691E"/>
    <w:rsid w:val="00C86C30"/>
    <w:rsid w:val="00C870CE"/>
    <w:rsid w:val="00C87301"/>
    <w:rsid w:val="00C873A3"/>
    <w:rsid w:val="00C87968"/>
    <w:rsid w:val="00C87BBB"/>
    <w:rsid w:val="00C87DC6"/>
    <w:rsid w:val="00C9063B"/>
    <w:rsid w:val="00C908E7"/>
    <w:rsid w:val="00C90DAD"/>
    <w:rsid w:val="00C9128C"/>
    <w:rsid w:val="00C914F4"/>
    <w:rsid w:val="00C91A84"/>
    <w:rsid w:val="00C91ACD"/>
    <w:rsid w:val="00C91DCE"/>
    <w:rsid w:val="00C920DE"/>
    <w:rsid w:val="00C9223F"/>
    <w:rsid w:val="00C930D1"/>
    <w:rsid w:val="00C93473"/>
    <w:rsid w:val="00C93600"/>
    <w:rsid w:val="00C93762"/>
    <w:rsid w:val="00C93DAF"/>
    <w:rsid w:val="00C93E13"/>
    <w:rsid w:val="00C941D1"/>
    <w:rsid w:val="00C94400"/>
    <w:rsid w:val="00C94692"/>
    <w:rsid w:val="00C949CC"/>
    <w:rsid w:val="00C94E1A"/>
    <w:rsid w:val="00C95448"/>
    <w:rsid w:val="00C95802"/>
    <w:rsid w:val="00C95942"/>
    <w:rsid w:val="00C95CA5"/>
    <w:rsid w:val="00C95E86"/>
    <w:rsid w:val="00C96171"/>
    <w:rsid w:val="00C9655D"/>
    <w:rsid w:val="00C96871"/>
    <w:rsid w:val="00C96E40"/>
    <w:rsid w:val="00C97546"/>
    <w:rsid w:val="00C976A4"/>
    <w:rsid w:val="00C97B30"/>
    <w:rsid w:val="00CA0387"/>
    <w:rsid w:val="00CA05F5"/>
    <w:rsid w:val="00CA0990"/>
    <w:rsid w:val="00CA0CE9"/>
    <w:rsid w:val="00CA0D8E"/>
    <w:rsid w:val="00CA0F4E"/>
    <w:rsid w:val="00CA0FD8"/>
    <w:rsid w:val="00CA1391"/>
    <w:rsid w:val="00CA139B"/>
    <w:rsid w:val="00CA2326"/>
    <w:rsid w:val="00CA2B02"/>
    <w:rsid w:val="00CA2BE8"/>
    <w:rsid w:val="00CA2C01"/>
    <w:rsid w:val="00CA3B4E"/>
    <w:rsid w:val="00CA3CDD"/>
    <w:rsid w:val="00CA4026"/>
    <w:rsid w:val="00CA4C0D"/>
    <w:rsid w:val="00CA58EC"/>
    <w:rsid w:val="00CA5B79"/>
    <w:rsid w:val="00CA61BB"/>
    <w:rsid w:val="00CA6336"/>
    <w:rsid w:val="00CA6374"/>
    <w:rsid w:val="00CA646D"/>
    <w:rsid w:val="00CA6628"/>
    <w:rsid w:val="00CA6A8B"/>
    <w:rsid w:val="00CA6F91"/>
    <w:rsid w:val="00CA71A8"/>
    <w:rsid w:val="00CA7438"/>
    <w:rsid w:val="00CA7A77"/>
    <w:rsid w:val="00CB0036"/>
    <w:rsid w:val="00CB021D"/>
    <w:rsid w:val="00CB027C"/>
    <w:rsid w:val="00CB03A4"/>
    <w:rsid w:val="00CB06E4"/>
    <w:rsid w:val="00CB0886"/>
    <w:rsid w:val="00CB1370"/>
    <w:rsid w:val="00CB1466"/>
    <w:rsid w:val="00CB2B5E"/>
    <w:rsid w:val="00CB2F4F"/>
    <w:rsid w:val="00CB3188"/>
    <w:rsid w:val="00CB3208"/>
    <w:rsid w:val="00CB39EC"/>
    <w:rsid w:val="00CB3CB6"/>
    <w:rsid w:val="00CB441A"/>
    <w:rsid w:val="00CB4447"/>
    <w:rsid w:val="00CB550E"/>
    <w:rsid w:val="00CB56C6"/>
    <w:rsid w:val="00CB570E"/>
    <w:rsid w:val="00CB5B88"/>
    <w:rsid w:val="00CB63FA"/>
    <w:rsid w:val="00CB6769"/>
    <w:rsid w:val="00CB702A"/>
    <w:rsid w:val="00CC0B6E"/>
    <w:rsid w:val="00CC1142"/>
    <w:rsid w:val="00CC235D"/>
    <w:rsid w:val="00CC2471"/>
    <w:rsid w:val="00CC24B3"/>
    <w:rsid w:val="00CC24C6"/>
    <w:rsid w:val="00CC2ADB"/>
    <w:rsid w:val="00CC2DBA"/>
    <w:rsid w:val="00CC3499"/>
    <w:rsid w:val="00CC3535"/>
    <w:rsid w:val="00CC36F8"/>
    <w:rsid w:val="00CC3DA0"/>
    <w:rsid w:val="00CC42D6"/>
    <w:rsid w:val="00CC489E"/>
    <w:rsid w:val="00CC4913"/>
    <w:rsid w:val="00CC4AC8"/>
    <w:rsid w:val="00CC4D41"/>
    <w:rsid w:val="00CC4FA8"/>
    <w:rsid w:val="00CC5030"/>
    <w:rsid w:val="00CC5424"/>
    <w:rsid w:val="00CC552D"/>
    <w:rsid w:val="00CC555E"/>
    <w:rsid w:val="00CC5569"/>
    <w:rsid w:val="00CC59A0"/>
    <w:rsid w:val="00CC5B0F"/>
    <w:rsid w:val="00CC5E04"/>
    <w:rsid w:val="00CC5F0C"/>
    <w:rsid w:val="00CC61D1"/>
    <w:rsid w:val="00CC6446"/>
    <w:rsid w:val="00CC6518"/>
    <w:rsid w:val="00CC696B"/>
    <w:rsid w:val="00CC6986"/>
    <w:rsid w:val="00CC6EFD"/>
    <w:rsid w:val="00CC73F6"/>
    <w:rsid w:val="00CC79CE"/>
    <w:rsid w:val="00CC7A33"/>
    <w:rsid w:val="00CCBC8F"/>
    <w:rsid w:val="00CD048F"/>
    <w:rsid w:val="00CD09D6"/>
    <w:rsid w:val="00CD101A"/>
    <w:rsid w:val="00CD1220"/>
    <w:rsid w:val="00CD1458"/>
    <w:rsid w:val="00CD14F6"/>
    <w:rsid w:val="00CD1B2F"/>
    <w:rsid w:val="00CD22A9"/>
    <w:rsid w:val="00CD2408"/>
    <w:rsid w:val="00CD255C"/>
    <w:rsid w:val="00CD27AE"/>
    <w:rsid w:val="00CD28EA"/>
    <w:rsid w:val="00CD292D"/>
    <w:rsid w:val="00CD2CC7"/>
    <w:rsid w:val="00CD2EA4"/>
    <w:rsid w:val="00CD2FA7"/>
    <w:rsid w:val="00CD33EE"/>
    <w:rsid w:val="00CD3A57"/>
    <w:rsid w:val="00CD3FA7"/>
    <w:rsid w:val="00CD4140"/>
    <w:rsid w:val="00CD4860"/>
    <w:rsid w:val="00CD50D6"/>
    <w:rsid w:val="00CD5187"/>
    <w:rsid w:val="00CD5254"/>
    <w:rsid w:val="00CD59D0"/>
    <w:rsid w:val="00CD6851"/>
    <w:rsid w:val="00CD70BB"/>
    <w:rsid w:val="00CD7399"/>
    <w:rsid w:val="00CD78C3"/>
    <w:rsid w:val="00CD7A9A"/>
    <w:rsid w:val="00CD7FF7"/>
    <w:rsid w:val="00CE0264"/>
    <w:rsid w:val="00CE0653"/>
    <w:rsid w:val="00CE0CA1"/>
    <w:rsid w:val="00CE13F6"/>
    <w:rsid w:val="00CE1774"/>
    <w:rsid w:val="00CE19D2"/>
    <w:rsid w:val="00CE2725"/>
    <w:rsid w:val="00CE300C"/>
    <w:rsid w:val="00CE3604"/>
    <w:rsid w:val="00CE3E0D"/>
    <w:rsid w:val="00CE3E95"/>
    <w:rsid w:val="00CE3FE0"/>
    <w:rsid w:val="00CE418C"/>
    <w:rsid w:val="00CE4467"/>
    <w:rsid w:val="00CE465E"/>
    <w:rsid w:val="00CE495E"/>
    <w:rsid w:val="00CE59C9"/>
    <w:rsid w:val="00CE5CD9"/>
    <w:rsid w:val="00CE62FA"/>
    <w:rsid w:val="00CE67BD"/>
    <w:rsid w:val="00CE69C2"/>
    <w:rsid w:val="00CE7DA2"/>
    <w:rsid w:val="00CF04AA"/>
    <w:rsid w:val="00CF068F"/>
    <w:rsid w:val="00CF0BFB"/>
    <w:rsid w:val="00CF1094"/>
    <w:rsid w:val="00CF1DC6"/>
    <w:rsid w:val="00CF2B33"/>
    <w:rsid w:val="00CF2BD7"/>
    <w:rsid w:val="00CF31EE"/>
    <w:rsid w:val="00CF327A"/>
    <w:rsid w:val="00CF3815"/>
    <w:rsid w:val="00CF3BA9"/>
    <w:rsid w:val="00CF3D51"/>
    <w:rsid w:val="00CF4099"/>
    <w:rsid w:val="00CF44E7"/>
    <w:rsid w:val="00CF500D"/>
    <w:rsid w:val="00CF5CFA"/>
    <w:rsid w:val="00CF5F9F"/>
    <w:rsid w:val="00CF6004"/>
    <w:rsid w:val="00CF6A55"/>
    <w:rsid w:val="00CF6AC1"/>
    <w:rsid w:val="00CF75D0"/>
    <w:rsid w:val="00CF7C48"/>
    <w:rsid w:val="00D002A3"/>
    <w:rsid w:val="00D00AED"/>
    <w:rsid w:val="00D0101B"/>
    <w:rsid w:val="00D010BE"/>
    <w:rsid w:val="00D013B0"/>
    <w:rsid w:val="00D01A10"/>
    <w:rsid w:val="00D01B6F"/>
    <w:rsid w:val="00D01BD4"/>
    <w:rsid w:val="00D021F2"/>
    <w:rsid w:val="00D02B62"/>
    <w:rsid w:val="00D02CD0"/>
    <w:rsid w:val="00D034BB"/>
    <w:rsid w:val="00D03644"/>
    <w:rsid w:val="00D03791"/>
    <w:rsid w:val="00D037D4"/>
    <w:rsid w:val="00D03A81"/>
    <w:rsid w:val="00D040B2"/>
    <w:rsid w:val="00D040EB"/>
    <w:rsid w:val="00D0425B"/>
    <w:rsid w:val="00D04574"/>
    <w:rsid w:val="00D04E2B"/>
    <w:rsid w:val="00D056AC"/>
    <w:rsid w:val="00D05E61"/>
    <w:rsid w:val="00D060E8"/>
    <w:rsid w:val="00D06284"/>
    <w:rsid w:val="00D06C19"/>
    <w:rsid w:val="00D07176"/>
    <w:rsid w:val="00D07A66"/>
    <w:rsid w:val="00D08950"/>
    <w:rsid w:val="00D101CF"/>
    <w:rsid w:val="00D1021F"/>
    <w:rsid w:val="00D10239"/>
    <w:rsid w:val="00D102CE"/>
    <w:rsid w:val="00D102F1"/>
    <w:rsid w:val="00D1034D"/>
    <w:rsid w:val="00D1062E"/>
    <w:rsid w:val="00D10BC6"/>
    <w:rsid w:val="00D10EAC"/>
    <w:rsid w:val="00D11040"/>
    <w:rsid w:val="00D11321"/>
    <w:rsid w:val="00D118D1"/>
    <w:rsid w:val="00D11A1D"/>
    <w:rsid w:val="00D11F7D"/>
    <w:rsid w:val="00D11FD1"/>
    <w:rsid w:val="00D12862"/>
    <w:rsid w:val="00D13816"/>
    <w:rsid w:val="00D13A7A"/>
    <w:rsid w:val="00D1432B"/>
    <w:rsid w:val="00D145D8"/>
    <w:rsid w:val="00D149C1"/>
    <w:rsid w:val="00D14AED"/>
    <w:rsid w:val="00D15469"/>
    <w:rsid w:val="00D154A5"/>
    <w:rsid w:val="00D1566E"/>
    <w:rsid w:val="00D15BBB"/>
    <w:rsid w:val="00D15C56"/>
    <w:rsid w:val="00D15E2B"/>
    <w:rsid w:val="00D1601B"/>
    <w:rsid w:val="00D16830"/>
    <w:rsid w:val="00D170F8"/>
    <w:rsid w:val="00D171CE"/>
    <w:rsid w:val="00D17243"/>
    <w:rsid w:val="00D177CE"/>
    <w:rsid w:val="00D17E5A"/>
    <w:rsid w:val="00D2010F"/>
    <w:rsid w:val="00D2021A"/>
    <w:rsid w:val="00D2033C"/>
    <w:rsid w:val="00D20ED2"/>
    <w:rsid w:val="00D21870"/>
    <w:rsid w:val="00D2226C"/>
    <w:rsid w:val="00D2270D"/>
    <w:rsid w:val="00D22849"/>
    <w:rsid w:val="00D22A1C"/>
    <w:rsid w:val="00D22ECC"/>
    <w:rsid w:val="00D230CE"/>
    <w:rsid w:val="00D233BD"/>
    <w:rsid w:val="00D2375F"/>
    <w:rsid w:val="00D23DA7"/>
    <w:rsid w:val="00D23E2A"/>
    <w:rsid w:val="00D2406F"/>
    <w:rsid w:val="00D242F1"/>
    <w:rsid w:val="00D24639"/>
    <w:rsid w:val="00D24C88"/>
    <w:rsid w:val="00D25B03"/>
    <w:rsid w:val="00D25F83"/>
    <w:rsid w:val="00D267BB"/>
    <w:rsid w:val="00D275C4"/>
    <w:rsid w:val="00D2799E"/>
    <w:rsid w:val="00D27EF0"/>
    <w:rsid w:val="00D300CF"/>
    <w:rsid w:val="00D309EA"/>
    <w:rsid w:val="00D30C17"/>
    <w:rsid w:val="00D31051"/>
    <w:rsid w:val="00D31A00"/>
    <w:rsid w:val="00D3206D"/>
    <w:rsid w:val="00D328CA"/>
    <w:rsid w:val="00D3333B"/>
    <w:rsid w:val="00D337B4"/>
    <w:rsid w:val="00D33930"/>
    <w:rsid w:val="00D33B1E"/>
    <w:rsid w:val="00D33D16"/>
    <w:rsid w:val="00D3419B"/>
    <w:rsid w:val="00D34D41"/>
    <w:rsid w:val="00D34D72"/>
    <w:rsid w:val="00D34E95"/>
    <w:rsid w:val="00D34FB2"/>
    <w:rsid w:val="00D356E8"/>
    <w:rsid w:val="00D35782"/>
    <w:rsid w:val="00D358FB"/>
    <w:rsid w:val="00D35FA6"/>
    <w:rsid w:val="00D36020"/>
    <w:rsid w:val="00D3608A"/>
    <w:rsid w:val="00D3695E"/>
    <w:rsid w:val="00D36A5B"/>
    <w:rsid w:val="00D37355"/>
    <w:rsid w:val="00D376A4"/>
    <w:rsid w:val="00D40165"/>
    <w:rsid w:val="00D40388"/>
    <w:rsid w:val="00D407EF"/>
    <w:rsid w:val="00D40D27"/>
    <w:rsid w:val="00D41785"/>
    <w:rsid w:val="00D4199A"/>
    <w:rsid w:val="00D423B4"/>
    <w:rsid w:val="00D4361B"/>
    <w:rsid w:val="00D43691"/>
    <w:rsid w:val="00D436AE"/>
    <w:rsid w:val="00D43D9F"/>
    <w:rsid w:val="00D4416E"/>
    <w:rsid w:val="00D44E2A"/>
    <w:rsid w:val="00D450DD"/>
    <w:rsid w:val="00D454C9"/>
    <w:rsid w:val="00D4569B"/>
    <w:rsid w:val="00D456F3"/>
    <w:rsid w:val="00D45BCF"/>
    <w:rsid w:val="00D46686"/>
    <w:rsid w:val="00D469DA"/>
    <w:rsid w:val="00D46BBC"/>
    <w:rsid w:val="00D50582"/>
    <w:rsid w:val="00D50693"/>
    <w:rsid w:val="00D506C6"/>
    <w:rsid w:val="00D5096F"/>
    <w:rsid w:val="00D50B5C"/>
    <w:rsid w:val="00D518AC"/>
    <w:rsid w:val="00D52034"/>
    <w:rsid w:val="00D52590"/>
    <w:rsid w:val="00D527D5"/>
    <w:rsid w:val="00D5304F"/>
    <w:rsid w:val="00D53A7D"/>
    <w:rsid w:val="00D53EBE"/>
    <w:rsid w:val="00D53EEA"/>
    <w:rsid w:val="00D53F1B"/>
    <w:rsid w:val="00D53F57"/>
    <w:rsid w:val="00D5566C"/>
    <w:rsid w:val="00D5597D"/>
    <w:rsid w:val="00D56149"/>
    <w:rsid w:val="00D5626C"/>
    <w:rsid w:val="00D5661B"/>
    <w:rsid w:val="00D5676A"/>
    <w:rsid w:val="00D56BA7"/>
    <w:rsid w:val="00D571AC"/>
    <w:rsid w:val="00D5721D"/>
    <w:rsid w:val="00D57608"/>
    <w:rsid w:val="00D57704"/>
    <w:rsid w:val="00D577F7"/>
    <w:rsid w:val="00D57C13"/>
    <w:rsid w:val="00D6001E"/>
    <w:rsid w:val="00D60226"/>
    <w:rsid w:val="00D60799"/>
    <w:rsid w:val="00D60E23"/>
    <w:rsid w:val="00D610FF"/>
    <w:rsid w:val="00D614F2"/>
    <w:rsid w:val="00D6150A"/>
    <w:rsid w:val="00D61523"/>
    <w:rsid w:val="00D6153C"/>
    <w:rsid w:val="00D61A3F"/>
    <w:rsid w:val="00D61E6E"/>
    <w:rsid w:val="00D61FFB"/>
    <w:rsid w:val="00D62410"/>
    <w:rsid w:val="00D625F4"/>
    <w:rsid w:val="00D62722"/>
    <w:rsid w:val="00D62C3C"/>
    <w:rsid w:val="00D63435"/>
    <w:rsid w:val="00D6434C"/>
    <w:rsid w:val="00D64C8B"/>
    <w:rsid w:val="00D65079"/>
    <w:rsid w:val="00D6519F"/>
    <w:rsid w:val="00D6521B"/>
    <w:rsid w:val="00D659BB"/>
    <w:rsid w:val="00D659DA"/>
    <w:rsid w:val="00D661D4"/>
    <w:rsid w:val="00D671EB"/>
    <w:rsid w:val="00D67DC3"/>
    <w:rsid w:val="00D67F3E"/>
    <w:rsid w:val="00D7008A"/>
    <w:rsid w:val="00D70B23"/>
    <w:rsid w:val="00D70C3D"/>
    <w:rsid w:val="00D70D55"/>
    <w:rsid w:val="00D70DBD"/>
    <w:rsid w:val="00D70E8D"/>
    <w:rsid w:val="00D712B9"/>
    <w:rsid w:val="00D712F4"/>
    <w:rsid w:val="00D718E9"/>
    <w:rsid w:val="00D71928"/>
    <w:rsid w:val="00D72561"/>
    <w:rsid w:val="00D747E6"/>
    <w:rsid w:val="00D74C5F"/>
    <w:rsid w:val="00D75287"/>
    <w:rsid w:val="00D75387"/>
    <w:rsid w:val="00D75D2A"/>
    <w:rsid w:val="00D76192"/>
    <w:rsid w:val="00D761E7"/>
    <w:rsid w:val="00D76837"/>
    <w:rsid w:val="00D76CBA"/>
    <w:rsid w:val="00D76CF1"/>
    <w:rsid w:val="00D77094"/>
    <w:rsid w:val="00D771D7"/>
    <w:rsid w:val="00D7739E"/>
    <w:rsid w:val="00D77765"/>
    <w:rsid w:val="00D77772"/>
    <w:rsid w:val="00D77773"/>
    <w:rsid w:val="00D77911"/>
    <w:rsid w:val="00D77A6B"/>
    <w:rsid w:val="00D77C6D"/>
    <w:rsid w:val="00D77C98"/>
    <w:rsid w:val="00D77D56"/>
    <w:rsid w:val="00D77F75"/>
    <w:rsid w:val="00D800B4"/>
    <w:rsid w:val="00D8013B"/>
    <w:rsid w:val="00D8070B"/>
    <w:rsid w:val="00D80794"/>
    <w:rsid w:val="00D8089C"/>
    <w:rsid w:val="00D80D4F"/>
    <w:rsid w:val="00D811D4"/>
    <w:rsid w:val="00D8156C"/>
    <w:rsid w:val="00D81633"/>
    <w:rsid w:val="00D81844"/>
    <w:rsid w:val="00D81BA4"/>
    <w:rsid w:val="00D81DD3"/>
    <w:rsid w:val="00D825ED"/>
    <w:rsid w:val="00D82893"/>
    <w:rsid w:val="00D82ED0"/>
    <w:rsid w:val="00D83047"/>
    <w:rsid w:val="00D831A2"/>
    <w:rsid w:val="00D833D9"/>
    <w:rsid w:val="00D838B7"/>
    <w:rsid w:val="00D83F4C"/>
    <w:rsid w:val="00D84443"/>
    <w:rsid w:val="00D844F3"/>
    <w:rsid w:val="00D84564"/>
    <w:rsid w:val="00D845AA"/>
    <w:rsid w:val="00D84DB9"/>
    <w:rsid w:val="00D8520B"/>
    <w:rsid w:val="00D85694"/>
    <w:rsid w:val="00D85AC2"/>
    <w:rsid w:val="00D85F2C"/>
    <w:rsid w:val="00D85FA4"/>
    <w:rsid w:val="00D86029"/>
    <w:rsid w:val="00D8606B"/>
    <w:rsid w:val="00D86108"/>
    <w:rsid w:val="00D86457"/>
    <w:rsid w:val="00D871C3"/>
    <w:rsid w:val="00D8733A"/>
    <w:rsid w:val="00D87AAD"/>
    <w:rsid w:val="00D87CF2"/>
    <w:rsid w:val="00D904B6"/>
    <w:rsid w:val="00D90541"/>
    <w:rsid w:val="00D9069C"/>
    <w:rsid w:val="00D9070E"/>
    <w:rsid w:val="00D907AB"/>
    <w:rsid w:val="00D91052"/>
    <w:rsid w:val="00D91D54"/>
    <w:rsid w:val="00D92DD0"/>
    <w:rsid w:val="00D930D5"/>
    <w:rsid w:val="00D933A2"/>
    <w:rsid w:val="00D93641"/>
    <w:rsid w:val="00D951C3"/>
    <w:rsid w:val="00D953FA"/>
    <w:rsid w:val="00D960F6"/>
    <w:rsid w:val="00D9620F"/>
    <w:rsid w:val="00D96357"/>
    <w:rsid w:val="00D97140"/>
    <w:rsid w:val="00D9745E"/>
    <w:rsid w:val="00DA0147"/>
    <w:rsid w:val="00DA06C2"/>
    <w:rsid w:val="00DA0810"/>
    <w:rsid w:val="00DA091D"/>
    <w:rsid w:val="00DA16BA"/>
    <w:rsid w:val="00DA187A"/>
    <w:rsid w:val="00DA1AEC"/>
    <w:rsid w:val="00DA1D2C"/>
    <w:rsid w:val="00DA2073"/>
    <w:rsid w:val="00DA2160"/>
    <w:rsid w:val="00DA2EF2"/>
    <w:rsid w:val="00DA39F0"/>
    <w:rsid w:val="00DA3C2E"/>
    <w:rsid w:val="00DA3CC6"/>
    <w:rsid w:val="00DA3E0F"/>
    <w:rsid w:val="00DA4029"/>
    <w:rsid w:val="00DA41CA"/>
    <w:rsid w:val="00DA45F5"/>
    <w:rsid w:val="00DA4A43"/>
    <w:rsid w:val="00DA4D24"/>
    <w:rsid w:val="00DA565E"/>
    <w:rsid w:val="00DA59A9"/>
    <w:rsid w:val="00DA5C4C"/>
    <w:rsid w:val="00DA6692"/>
    <w:rsid w:val="00DA66F2"/>
    <w:rsid w:val="00DA6738"/>
    <w:rsid w:val="00DA675A"/>
    <w:rsid w:val="00DA6AB0"/>
    <w:rsid w:val="00DA6BEA"/>
    <w:rsid w:val="00DA706B"/>
    <w:rsid w:val="00DB02FF"/>
    <w:rsid w:val="00DB0877"/>
    <w:rsid w:val="00DB13E0"/>
    <w:rsid w:val="00DB22C0"/>
    <w:rsid w:val="00DB2612"/>
    <w:rsid w:val="00DB295F"/>
    <w:rsid w:val="00DB2A51"/>
    <w:rsid w:val="00DB2BF7"/>
    <w:rsid w:val="00DB2D17"/>
    <w:rsid w:val="00DB30BD"/>
    <w:rsid w:val="00DB3555"/>
    <w:rsid w:val="00DB384F"/>
    <w:rsid w:val="00DB3EBE"/>
    <w:rsid w:val="00DB43F3"/>
    <w:rsid w:val="00DB4648"/>
    <w:rsid w:val="00DB470B"/>
    <w:rsid w:val="00DB48D9"/>
    <w:rsid w:val="00DB4F63"/>
    <w:rsid w:val="00DB5A67"/>
    <w:rsid w:val="00DB5FEB"/>
    <w:rsid w:val="00DB65A3"/>
    <w:rsid w:val="00DB6BAA"/>
    <w:rsid w:val="00DB6D59"/>
    <w:rsid w:val="00DB7E3F"/>
    <w:rsid w:val="00DBB3A0"/>
    <w:rsid w:val="00DC01A5"/>
    <w:rsid w:val="00DC065E"/>
    <w:rsid w:val="00DC07EC"/>
    <w:rsid w:val="00DC0B3F"/>
    <w:rsid w:val="00DC137B"/>
    <w:rsid w:val="00DC141A"/>
    <w:rsid w:val="00DC1A75"/>
    <w:rsid w:val="00DC2D11"/>
    <w:rsid w:val="00DC30C9"/>
    <w:rsid w:val="00DC32F5"/>
    <w:rsid w:val="00DC3409"/>
    <w:rsid w:val="00DC3878"/>
    <w:rsid w:val="00DC3880"/>
    <w:rsid w:val="00DC3C13"/>
    <w:rsid w:val="00DC4061"/>
    <w:rsid w:val="00DC42BD"/>
    <w:rsid w:val="00DC476E"/>
    <w:rsid w:val="00DC4A48"/>
    <w:rsid w:val="00DC4AF2"/>
    <w:rsid w:val="00DC4C2B"/>
    <w:rsid w:val="00DC4CC3"/>
    <w:rsid w:val="00DC4E5B"/>
    <w:rsid w:val="00DC4FA5"/>
    <w:rsid w:val="00DC5138"/>
    <w:rsid w:val="00DC5B37"/>
    <w:rsid w:val="00DC6184"/>
    <w:rsid w:val="00DC682F"/>
    <w:rsid w:val="00DC6ED7"/>
    <w:rsid w:val="00DC7031"/>
    <w:rsid w:val="00DC7B1A"/>
    <w:rsid w:val="00DC7B2B"/>
    <w:rsid w:val="00DC7C6D"/>
    <w:rsid w:val="00DD005D"/>
    <w:rsid w:val="00DD030E"/>
    <w:rsid w:val="00DD05F8"/>
    <w:rsid w:val="00DD08FD"/>
    <w:rsid w:val="00DD1308"/>
    <w:rsid w:val="00DD19BE"/>
    <w:rsid w:val="00DD23F6"/>
    <w:rsid w:val="00DD3066"/>
    <w:rsid w:val="00DD32C0"/>
    <w:rsid w:val="00DD3397"/>
    <w:rsid w:val="00DD33F6"/>
    <w:rsid w:val="00DD3732"/>
    <w:rsid w:val="00DD3C93"/>
    <w:rsid w:val="00DD4016"/>
    <w:rsid w:val="00DD4A19"/>
    <w:rsid w:val="00DD4E7C"/>
    <w:rsid w:val="00DD4F0E"/>
    <w:rsid w:val="00DD4FAA"/>
    <w:rsid w:val="00DD5143"/>
    <w:rsid w:val="00DD5273"/>
    <w:rsid w:val="00DD58D1"/>
    <w:rsid w:val="00DD5AAA"/>
    <w:rsid w:val="00DD5EBA"/>
    <w:rsid w:val="00DD618C"/>
    <w:rsid w:val="00DD6B43"/>
    <w:rsid w:val="00DD6C65"/>
    <w:rsid w:val="00DD7B21"/>
    <w:rsid w:val="00DD7E49"/>
    <w:rsid w:val="00DE01C3"/>
    <w:rsid w:val="00DE0224"/>
    <w:rsid w:val="00DE06B0"/>
    <w:rsid w:val="00DE0A69"/>
    <w:rsid w:val="00DE0AFF"/>
    <w:rsid w:val="00DE0B34"/>
    <w:rsid w:val="00DE0CD8"/>
    <w:rsid w:val="00DE0D6C"/>
    <w:rsid w:val="00DE0E77"/>
    <w:rsid w:val="00DE10DA"/>
    <w:rsid w:val="00DE12C4"/>
    <w:rsid w:val="00DE1456"/>
    <w:rsid w:val="00DE179A"/>
    <w:rsid w:val="00DE20C0"/>
    <w:rsid w:val="00DE2B37"/>
    <w:rsid w:val="00DE3333"/>
    <w:rsid w:val="00DE33CA"/>
    <w:rsid w:val="00DE34E4"/>
    <w:rsid w:val="00DE37AF"/>
    <w:rsid w:val="00DE3845"/>
    <w:rsid w:val="00DE3AF1"/>
    <w:rsid w:val="00DE3C0D"/>
    <w:rsid w:val="00DE4683"/>
    <w:rsid w:val="00DE4849"/>
    <w:rsid w:val="00DE4A47"/>
    <w:rsid w:val="00DE4CF8"/>
    <w:rsid w:val="00DE4ECE"/>
    <w:rsid w:val="00DE5344"/>
    <w:rsid w:val="00DE5517"/>
    <w:rsid w:val="00DE5614"/>
    <w:rsid w:val="00DE58A3"/>
    <w:rsid w:val="00DE5B25"/>
    <w:rsid w:val="00DE5EF1"/>
    <w:rsid w:val="00DE6805"/>
    <w:rsid w:val="00DE6BFD"/>
    <w:rsid w:val="00DE6C55"/>
    <w:rsid w:val="00DE702F"/>
    <w:rsid w:val="00DE706C"/>
    <w:rsid w:val="00DE722D"/>
    <w:rsid w:val="00DE765C"/>
    <w:rsid w:val="00DE7C6A"/>
    <w:rsid w:val="00DF09D9"/>
    <w:rsid w:val="00DF0BC9"/>
    <w:rsid w:val="00DF1047"/>
    <w:rsid w:val="00DF19AA"/>
    <w:rsid w:val="00DF19AF"/>
    <w:rsid w:val="00DF2A3C"/>
    <w:rsid w:val="00DF2EBC"/>
    <w:rsid w:val="00DF326E"/>
    <w:rsid w:val="00DF33B1"/>
    <w:rsid w:val="00DF3553"/>
    <w:rsid w:val="00DF4210"/>
    <w:rsid w:val="00DF4259"/>
    <w:rsid w:val="00DF4CEF"/>
    <w:rsid w:val="00DF4F49"/>
    <w:rsid w:val="00DF5521"/>
    <w:rsid w:val="00DF5746"/>
    <w:rsid w:val="00DF575B"/>
    <w:rsid w:val="00DF581B"/>
    <w:rsid w:val="00DF593C"/>
    <w:rsid w:val="00DF5B42"/>
    <w:rsid w:val="00DF5C28"/>
    <w:rsid w:val="00DF5DC4"/>
    <w:rsid w:val="00DF60E5"/>
    <w:rsid w:val="00DF61D4"/>
    <w:rsid w:val="00DF6916"/>
    <w:rsid w:val="00DF693C"/>
    <w:rsid w:val="00DF6C1F"/>
    <w:rsid w:val="00DF6EAE"/>
    <w:rsid w:val="00DF741C"/>
    <w:rsid w:val="00DF7B1C"/>
    <w:rsid w:val="00E00135"/>
    <w:rsid w:val="00E003E5"/>
    <w:rsid w:val="00E01122"/>
    <w:rsid w:val="00E01579"/>
    <w:rsid w:val="00E01706"/>
    <w:rsid w:val="00E01ABA"/>
    <w:rsid w:val="00E01B02"/>
    <w:rsid w:val="00E024C9"/>
    <w:rsid w:val="00E02CFD"/>
    <w:rsid w:val="00E02D2E"/>
    <w:rsid w:val="00E0406D"/>
    <w:rsid w:val="00E0476B"/>
    <w:rsid w:val="00E04AC5"/>
    <w:rsid w:val="00E04BB3"/>
    <w:rsid w:val="00E0592E"/>
    <w:rsid w:val="00E06267"/>
    <w:rsid w:val="00E06346"/>
    <w:rsid w:val="00E07186"/>
    <w:rsid w:val="00E075BA"/>
    <w:rsid w:val="00E07B5E"/>
    <w:rsid w:val="00E10214"/>
    <w:rsid w:val="00E1154B"/>
    <w:rsid w:val="00E1157D"/>
    <w:rsid w:val="00E11C36"/>
    <w:rsid w:val="00E126A8"/>
    <w:rsid w:val="00E1286F"/>
    <w:rsid w:val="00E12B76"/>
    <w:rsid w:val="00E12D82"/>
    <w:rsid w:val="00E12FD1"/>
    <w:rsid w:val="00E13014"/>
    <w:rsid w:val="00E14365"/>
    <w:rsid w:val="00E14424"/>
    <w:rsid w:val="00E144BF"/>
    <w:rsid w:val="00E14EC6"/>
    <w:rsid w:val="00E1579B"/>
    <w:rsid w:val="00E15E5A"/>
    <w:rsid w:val="00E16AB4"/>
    <w:rsid w:val="00E16C65"/>
    <w:rsid w:val="00E16D86"/>
    <w:rsid w:val="00E1722C"/>
    <w:rsid w:val="00E17A70"/>
    <w:rsid w:val="00E17C57"/>
    <w:rsid w:val="00E203E4"/>
    <w:rsid w:val="00E20EBD"/>
    <w:rsid w:val="00E212E4"/>
    <w:rsid w:val="00E21449"/>
    <w:rsid w:val="00E21D0E"/>
    <w:rsid w:val="00E221A4"/>
    <w:rsid w:val="00E226CA"/>
    <w:rsid w:val="00E23150"/>
    <w:rsid w:val="00E234EC"/>
    <w:rsid w:val="00E23AE9"/>
    <w:rsid w:val="00E23B4B"/>
    <w:rsid w:val="00E24241"/>
    <w:rsid w:val="00E242A6"/>
    <w:rsid w:val="00E24382"/>
    <w:rsid w:val="00E24599"/>
    <w:rsid w:val="00E248E2"/>
    <w:rsid w:val="00E24EDA"/>
    <w:rsid w:val="00E25318"/>
    <w:rsid w:val="00E25C65"/>
    <w:rsid w:val="00E26AFD"/>
    <w:rsid w:val="00E2785E"/>
    <w:rsid w:val="00E27D88"/>
    <w:rsid w:val="00E27F23"/>
    <w:rsid w:val="00E30125"/>
    <w:rsid w:val="00E304E3"/>
    <w:rsid w:val="00E31601"/>
    <w:rsid w:val="00E32032"/>
    <w:rsid w:val="00E32A89"/>
    <w:rsid w:val="00E32CD9"/>
    <w:rsid w:val="00E333B8"/>
    <w:rsid w:val="00E3361C"/>
    <w:rsid w:val="00E33973"/>
    <w:rsid w:val="00E3475F"/>
    <w:rsid w:val="00E35192"/>
    <w:rsid w:val="00E3555F"/>
    <w:rsid w:val="00E35E30"/>
    <w:rsid w:val="00E35ED7"/>
    <w:rsid w:val="00E360F5"/>
    <w:rsid w:val="00E372EA"/>
    <w:rsid w:val="00E373F3"/>
    <w:rsid w:val="00E37701"/>
    <w:rsid w:val="00E37807"/>
    <w:rsid w:val="00E37B87"/>
    <w:rsid w:val="00E400D1"/>
    <w:rsid w:val="00E402D7"/>
    <w:rsid w:val="00E40B47"/>
    <w:rsid w:val="00E410B5"/>
    <w:rsid w:val="00E4143F"/>
    <w:rsid w:val="00E41768"/>
    <w:rsid w:val="00E41908"/>
    <w:rsid w:val="00E41AF0"/>
    <w:rsid w:val="00E4229A"/>
    <w:rsid w:val="00E4246C"/>
    <w:rsid w:val="00E424C0"/>
    <w:rsid w:val="00E4265B"/>
    <w:rsid w:val="00E428F7"/>
    <w:rsid w:val="00E429CC"/>
    <w:rsid w:val="00E42C8A"/>
    <w:rsid w:val="00E42E04"/>
    <w:rsid w:val="00E4302C"/>
    <w:rsid w:val="00E43294"/>
    <w:rsid w:val="00E43886"/>
    <w:rsid w:val="00E43893"/>
    <w:rsid w:val="00E43B00"/>
    <w:rsid w:val="00E452D6"/>
    <w:rsid w:val="00E45C22"/>
    <w:rsid w:val="00E461FD"/>
    <w:rsid w:val="00E4684A"/>
    <w:rsid w:val="00E5008B"/>
    <w:rsid w:val="00E504F1"/>
    <w:rsid w:val="00E5072B"/>
    <w:rsid w:val="00E5088B"/>
    <w:rsid w:val="00E50CAE"/>
    <w:rsid w:val="00E50CCF"/>
    <w:rsid w:val="00E51001"/>
    <w:rsid w:val="00E51C9C"/>
    <w:rsid w:val="00E51E1F"/>
    <w:rsid w:val="00E52011"/>
    <w:rsid w:val="00E52B79"/>
    <w:rsid w:val="00E532B8"/>
    <w:rsid w:val="00E532E1"/>
    <w:rsid w:val="00E53526"/>
    <w:rsid w:val="00E539BC"/>
    <w:rsid w:val="00E53A62"/>
    <w:rsid w:val="00E53DA7"/>
    <w:rsid w:val="00E54034"/>
    <w:rsid w:val="00E553F9"/>
    <w:rsid w:val="00E55698"/>
    <w:rsid w:val="00E55AEC"/>
    <w:rsid w:val="00E55F04"/>
    <w:rsid w:val="00E5600B"/>
    <w:rsid w:val="00E56206"/>
    <w:rsid w:val="00E56600"/>
    <w:rsid w:val="00E56870"/>
    <w:rsid w:val="00E569B2"/>
    <w:rsid w:val="00E56D2B"/>
    <w:rsid w:val="00E57554"/>
    <w:rsid w:val="00E609C5"/>
    <w:rsid w:val="00E609D6"/>
    <w:rsid w:val="00E60A00"/>
    <w:rsid w:val="00E60BD8"/>
    <w:rsid w:val="00E60D50"/>
    <w:rsid w:val="00E612F9"/>
    <w:rsid w:val="00E615CD"/>
    <w:rsid w:val="00E61EE0"/>
    <w:rsid w:val="00E63116"/>
    <w:rsid w:val="00E63190"/>
    <w:rsid w:val="00E6344D"/>
    <w:rsid w:val="00E636D1"/>
    <w:rsid w:val="00E6371D"/>
    <w:rsid w:val="00E64043"/>
    <w:rsid w:val="00E640C9"/>
    <w:rsid w:val="00E64467"/>
    <w:rsid w:val="00E6467A"/>
    <w:rsid w:val="00E652B7"/>
    <w:rsid w:val="00E653E6"/>
    <w:rsid w:val="00E65B61"/>
    <w:rsid w:val="00E65F1E"/>
    <w:rsid w:val="00E662C9"/>
    <w:rsid w:val="00E665A8"/>
    <w:rsid w:val="00E6705F"/>
    <w:rsid w:val="00E67290"/>
    <w:rsid w:val="00E6741D"/>
    <w:rsid w:val="00E679CF"/>
    <w:rsid w:val="00E67DFF"/>
    <w:rsid w:val="00E708E3"/>
    <w:rsid w:val="00E70C2A"/>
    <w:rsid w:val="00E70F13"/>
    <w:rsid w:val="00E718DE"/>
    <w:rsid w:val="00E71930"/>
    <w:rsid w:val="00E71C50"/>
    <w:rsid w:val="00E71E06"/>
    <w:rsid w:val="00E71F7A"/>
    <w:rsid w:val="00E7267B"/>
    <w:rsid w:val="00E729E1"/>
    <w:rsid w:val="00E72A01"/>
    <w:rsid w:val="00E72A47"/>
    <w:rsid w:val="00E72A57"/>
    <w:rsid w:val="00E73C74"/>
    <w:rsid w:val="00E740AA"/>
    <w:rsid w:val="00E74865"/>
    <w:rsid w:val="00E74D07"/>
    <w:rsid w:val="00E7579D"/>
    <w:rsid w:val="00E7670A"/>
    <w:rsid w:val="00E7678B"/>
    <w:rsid w:val="00E76932"/>
    <w:rsid w:val="00E769C9"/>
    <w:rsid w:val="00E76A31"/>
    <w:rsid w:val="00E76A51"/>
    <w:rsid w:val="00E76B8A"/>
    <w:rsid w:val="00E77DD4"/>
    <w:rsid w:val="00E80246"/>
    <w:rsid w:val="00E80393"/>
    <w:rsid w:val="00E80578"/>
    <w:rsid w:val="00E80C36"/>
    <w:rsid w:val="00E80E59"/>
    <w:rsid w:val="00E81576"/>
    <w:rsid w:val="00E816F6"/>
    <w:rsid w:val="00E81C1D"/>
    <w:rsid w:val="00E81E96"/>
    <w:rsid w:val="00E81E98"/>
    <w:rsid w:val="00E826BA"/>
    <w:rsid w:val="00E82AC0"/>
    <w:rsid w:val="00E82FCE"/>
    <w:rsid w:val="00E83268"/>
    <w:rsid w:val="00E832F9"/>
    <w:rsid w:val="00E84108"/>
    <w:rsid w:val="00E847A1"/>
    <w:rsid w:val="00E84B85"/>
    <w:rsid w:val="00E85566"/>
    <w:rsid w:val="00E8567A"/>
    <w:rsid w:val="00E85805"/>
    <w:rsid w:val="00E858C4"/>
    <w:rsid w:val="00E85E48"/>
    <w:rsid w:val="00E8671B"/>
    <w:rsid w:val="00E86785"/>
    <w:rsid w:val="00E87306"/>
    <w:rsid w:val="00E878F4"/>
    <w:rsid w:val="00E8CA55"/>
    <w:rsid w:val="00E90149"/>
    <w:rsid w:val="00E90296"/>
    <w:rsid w:val="00E9068C"/>
    <w:rsid w:val="00E906FC"/>
    <w:rsid w:val="00E908F8"/>
    <w:rsid w:val="00E90982"/>
    <w:rsid w:val="00E90AD4"/>
    <w:rsid w:val="00E90BBC"/>
    <w:rsid w:val="00E91BC6"/>
    <w:rsid w:val="00E91FFD"/>
    <w:rsid w:val="00E9225E"/>
    <w:rsid w:val="00E9276A"/>
    <w:rsid w:val="00E92980"/>
    <w:rsid w:val="00E9319B"/>
    <w:rsid w:val="00E93367"/>
    <w:rsid w:val="00E93843"/>
    <w:rsid w:val="00E942FA"/>
    <w:rsid w:val="00E94452"/>
    <w:rsid w:val="00E944B1"/>
    <w:rsid w:val="00E9538B"/>
    <w:rsid w:val="00E95424"/>
    <w:rsid w:val="00E95D6C"/>
    <w:rsid w:val="00E95DD1"/>
    <w:rsid w:val="00E967F3"/>
    <w:rsid w:val="00E96863"/>
    <w:rsid w:val="00E968A1"/>
    <w:rsid w:val="00E96D78"/>
    <w:rsid w:val="00E96DCB"/>
    <w:rsid w:val="00E96E82"/>
    <w:rsid w:val="00E9749C"/>
    <w:rsid w:val="00EA02CA"/>
    <w:rsid w:val="00EA03D2"/>
    <w:rsid w:val="00EA07FE"/>
    <w:rsid w:val="00EA0932"/>
    <w:rsid w:val="00EA17A4"/>
    <w:rsid w:val="00EA1836"/>
    <w:rsid w:val="00EA1C40"/>
    <w:rsid w:val="00EA23F4"/>
    <w:rsid w:val="00EA2435"/>
    <w:rsid w:val="00EA265B"/>
    <w:rsid w:val="00EA272B"/>
    <w:rsid w:val="00EA2D5E"/>
    <w:rsid w:val="00EA310A"/>
    <w:rsid w:val="00EA41C4"/>
    <w:rsid w:val="00EA43A1"/>
    <w:rsid w:val="00EA4A21"/>
    <w:rsid w:val="00EA4D6D"/>
    <w:rsid w:val="00EA4DD9"/>
    <w:rsid w:val="00EA50C7"/>
    <w:rsid w:val="00EA5463"/>
    <w:rsid w:val="00EA55B6"/>
    <w:rsid w:val="00EA593D"/>
    <w:rsid w:val="00EA6213"/>
    <w:rsid w:val="00EA65F8"/>
    <w:rsid w:val="00EA6A65"/>
    <w:rsid w:val="00EA6C3B"/>
    <w:rsid w:val="00EA71E2"/>
    <w:rsid w:val="00EA7429"/>
    <w:rsid w:val="00EA74F1"/>
    <w:rsid w:val="00EA7D50"/>
    <w:rsid w:val="00EB0286"/>
    <w:rsid w:val="00EB117D"/>
    <w:rsid w:val="00EB1895"/>
    <w:rsid w:val="00EB1AC5"/>
    <w:rsid w:val="00EB2264"/>
    <w:rsid w:val="00EB2555"/>
    <w:rsid w:val="00EB289D"/>
    <w:rsid w:val="00EB302B"/>
    <w:rsid w:val="00EB349C"/>
    <w:rsid w:val="00EB3CB3"/>
    <w:rsid w:val="00EB3E50"/>
    <w:rsid w:val="00EB4281"/>
    <w:rsid w:val="00EB45C0"/>
    <w:rsid w:val="00EB4B70"/>
    <w:rsid w:val="00EB5112"/>
    <w:rsid w:val="00EB5620"/>
    <w:rsid w:val="00EB5A1A"/>
    <w:rsid w:val="00EB634A"/>
    <w:rsid w:val="00EB6622"/>
    <w:rsid w:val="00EB6722"/>
    <w:rsid w:val="00EB6731"/>
    <w:rsid w:val="00EB67E4"/>
    <w:rsid w:val="00EB6A24"/>
    <w:rsid w:val="00EB6DF2"/>
    <w:rsid w:val="00EB6F7C"/>
    <w:rsid w:val="00EB7887"/>
    <w:rsid w:val="00EB7F89"/>
    <w:rsid w:val="00EC03A6"/>
    <w:rsid w:val="00EC078C"/>
    <w:rsid w:val="00EC1227"/>
    <w:rsid w:val="00EC2020"/>
    <w:rsid w:val="00EC278C"/>
    <w:rsid w:val="00EC289B"/>
    <w:rsid w:val="00EC2A29"/>
    <w:rsid w:val="00EC2F0D"/>
    <w:rsid w:val="00EC34FE"/>
    <w:rsid w:val="00EC3BED"/>
    <w:rsid w:val="00EC3F09"/>
    <w:rsid w:val="00EC4022"/>
    <w:rsid w:val="00EC45B1"/>
    <w:rsid w:val="00EC4DAD"/>
    <w:rsid w:val="00EC54D5"/>
    <w:rsid w:val="00EC5BF5"/>
    <w:rsid w:val="00EC6521"/>
    <w:rsid w:val="00EC6CA0"/>
    <w:rsid w:val="00EC6F38"/>
    <w:rsid w:val="00EC70F8"/>
    <w:rsid w:val="00EC7325"/>
    <w:rsid w:val="00EC7765"/>
    <w:rsid w:val="00EC7A42"/>
    <w:rsid w:val="00EC7BA7"/>
    <w:rsid w:val="00EC7E47"/>
    <w:rsid w:val="00EC7FC0"/>
    <w:rsid w:val="00ED0457"/>
    <w:rsid w:val="00ED0B5E"/>
    <w:rsid w:val="00ED0E3D"/>
    <w:rsid w:val="00ED148F"/>
    <w:rsid w:val="00ED16B8"/>
    <w:rsid w:val="00ED1A7C"/>
    <w:rsid w:val="00ED1F6A"/>
    <w:rsid w:val="00ED20FF"/>
    <w:rsid w:val="00ED24A5"/>
    <w:rsid w:val="00ED29CB"/>
    <w:rsid w:val="00ED2EE9"/>
    <w:rsid w:val="00ED2FC4"/>
    <w:rsid w:val="00ED30F1"/>
    <w:rsid w:val="00ED3561"/>
    <w:rsid w:val="00ED35CA"/>
    <w:rsid w:val="00ED3738"/>
    <w:rsid w:val="00ED3AFB"/>
    <w:rsid w:val="00ED42D8"/>
    <w:rsid w:val="00ED4939"/>
    <w:rsid w:val="00ED518D"/>
    <w:rsid w:val="00ED70BA"/>
    <w:rsid w:val="00ED79A7"/>
    <w:rsid w:val="00ED7C09"/>
    <w:rsid w:val="00ED7E80"/>
    <w:rsid w:val="00EE06A8"/>
    <w:rsid w:val="00EE1161"/>
    <w:rsid w:val="00EE1C96"/>
    <w:rsid w:val="00EE2242"/>
    <w:rsid w:val="00EE2705"/>
    <w:rsid w:val="00EE3137"/>
    <w:rsid w:val="00EE3517"/>
    <w:rsid w:val="00EE3634"/>
    <w:rsid w:val="00EE3F75"/>
    <w:rsid w:val="00EE421B"/>
    <w:rsid w:val="00EE43FC"/>
    <w:rsid w:val="00EE4734"/>
    <w:rsid w:val="00EE4942"/>
    <w:rsid w:val="00EE4E11"/>
    <w:rsid w:val="00EE512F"/>
    <w:rsid w:val="00EE55A9"/>
    <w:rsid w:val="00EE58B6"/>
    <w:rsid w:val="00EE5AF0"/>
    <w:rsid w:val="00EE6091"/>
    <w:rsid w:val="00EE6E55"/>
    <w:rsid w:val="00EE75B5"/>
    <w:rsid w:val="00EE768C"/>
    <w:rsid w:val="00EE7BDE"/>
    <w:rsid w:val="00EE7FDA"/>
    <w:rsid w:val="00EF0850"/>
    <w:rsid w:val="00EF0C6D"/>
    <w:rsid w:val="00EF0E9E"/>
    <w:rsid w:val="00EF10C4"/>
    <w:rsid w:val="00EF12F5"/>
    <w:rsid w:val="00EF15DE"/>
    <w:rsid w:val="00EF1F00"/>
    <w:rsid w:val="00EF22B6"/>
    <w:rsid w:val="00EF33C9"/>
    <w:rsid w:val="00EF3999"/>
    <w:rsid w:val="00EF3D20"/>
    <w:rsid w:val="00EF3E8E"/>
    <w:rsid w:val="00EF4AC0"/>
    <w:rsid w:val="00EF4C72"/>
    <w:rsid w:val="00EF51E6"/>
    <w:rsid w:val="00EF5939"/>
    <w:rsid w:val="00EF60BD"/>
    <w:rsid w:val="00EF614A"/>
    <w:rsid w:val="00EF61D5"/>
    <w:rsid w:val="00EF6741"/>
    <w:rsid w:val="00EF6CF0"/>
    <w:rsid w:val="00EF6E36"/>
    <w:rsid w:val="00EF703B"/>
    <w:rsid w:val="00EF74B6"/>
    <w:rsid w:val="00EF7851"/>
    <w:rsid w:val="00EF7BC0"/>
    <w:rsid w:val="00F00569"/>
    <w:rsid w:val="00F00866"/>
    <w:rsid w:val="00F00956"/>
    <w:rsid w:val="00F0103E"/>
    <w:rsid w:val="00F01091"/>
    <w:rsid w:val="00F01152"/>
    <w:rsid w:val="00F0134B"/>
    <w:rsid w:val="00F014EF"/>
    <w:rsid w:val="00F01614"/>
    <w:rsid w:val="00F01742"/>
    <w:rsid w:val="00F01799"/>
    <w:rsid w:val="00F017A5"/>
    <w:rsid w:val="00F024B0"/>
    <w:rsid w:val="00F025C8"/>
    <w:rsid w:val="00F0296A"/>
    <w:rsid w:val="00F0319F"/>
    <w:rsid w:val="00F0347E"/>
    <w:rsid w:val="00F037BC"/>
    <w:rsid w:val="00F0434A"/>
    <w:rsid w:val="00F0473B"/>
    <w:rsid w:val="00F04838"/>
    <w:rsid w:val="00F056D8"/>
    <w:rsid w:val="00F05B79"/>
    <w:rsid w:val="00F05E69"/>
    <w:rsid w:val="00F065D0"/>
    <w:rsid w:val="00F068A1"/>
    <w:rsid w:val="00F06A54"/>
    <w:rsid w:val="00F06A66"/>
    <w:rsid w:val="00F06B9E"/>
    <w:rsid w:val="00F06D4E"/>
    <w:rsid w:val="00F072F4"/>
    <w:rsid w:val="00F07391"/>
    <w:rsid w:val="00F07B06"/>
    <w:rsid w:val="00F07C07"/>
    <w:rsid w:val="00F10F15"/>
    <w:rsid w:val="00F11973"/>
    <w:rsid w:val="00F11C3E"/>
    <w:rsid w:val="00F11F3A"/>
    <w:rsid w:val="00F12289"/>
    <w:rsid w:val="00F12EDD"/>
    <w:rsid w:val="00F13278"/>
    <w:rsid w:val="00F1327C"/>
    <w:rsid w:val="00F13AAC"/>
    <w:rsid w:val="00F1416F"/>
    <w:rsid w:val="00F14365"/>
    <w:rsid w:val="00F147E8"/>
    <w:rsid w:val="00F14981"/>
    <w:rsid w:val="00F1534F"/>
    <w:rsid w:val="00F15512"/>
    <w:rsid w:val="00F156FA"/>
    <w:rsid w:val="00F15877"/>
    <w:rsid w:val="00F16018"/>
    <w:rsid w:val="00F16278"/>
    <w:rsid w:val="00F172AC"/>
    <w:rsid w:val="00F172D4"/>
    <w:rsid w:val="00F172E5"/>
    <w:rsid w:val="00F173C0"/>
    <w:rsid w:val="00F17544"/>
    <w:rsid w:val="00F17693"/>
    <w:rsid w:val="00F179EA"/>
    <w:rsid w:val="00F17D3C"/>
    <w:rsid w:val="00F2004C"/>
    <w:rsid w:val="00F20068"/>
    <w:rsid w:val="00F20311"/>
    <w:rsid w:val="00F203C5"/>
    <w:rsid w:val="00F20DCC"/>
    <w:rsid w:val="00F20EB3"/>
    <w:rsid w:val="00F21174"/>
    <w:rsid w:val="00F211C9"/>
    <w:rsid w:val="00F21547"/>
    <w:rsid w:val="00F215DB"/>
    <w:rsid w:val="00F21A1E"/>
    <w:rsid w:val="00F21CC5"/>
    <w:rsid w:val="00F21D2F"/>
    <w:rsid w:val="00F229BA"/>
    <w:rsid w:val="00F22B0C"/>
    <w:rsid w:val="00F22C2F"/>
    <w:rsid w:val="00F23191"/>
    <w:rsid w:val="00F23437"/>
    <w:rsid w:val="00F237D7"/>
    <w:rsid w:val="00F238E3"/>
    <w:rsid w:val="00F23AA3"/>
    <w:rsid w:val="00F250F6"/>
    <w:rsid w:val="00F25B0A"/>
    <w:rsid w:val="00F25C84"/>
    <w:rsid w:val="00F261CB"/>
    <w:rsid w:val="00F26CD5"/>
    <w:rsid w:val="00F26DE2"/>
    <w:rsid w:val="00F26F12"/>
    <w:rsid w:val="00F27018"/>
    <w:rsid w:val="00F27308"/>
    <w:rsid w:val="00F2730A"/>
    <w:rsid w:val="00F27383"/>
    <w:rsid w:val="00F27455"/>
    <w:rsid w:val="00F2758C"/>
    <w:rsid w:val="00F275A1"/>
    <w:rsid w:val="00F27808"/>
    <w:rsid w:val="00F27908"/>
    <w:rsid w:val="00F27946"/>
    <w:rsid w:val="00F27DF3"/>
    <w:rsid w:val="00F30070"/>
    <w:rsid w:val="00F30776"/>
    <w:rsid w:val="00F307AF"/>
    <w:rsid w:val="00F30C7E"/>
    <w:rsid w:val="00F3142A"/>
    <w:rsid w:val="00F31ADB"/>
    <w:rsid w:val="00F324B3"/>
    <w:rsid w:val="00F33852"/>
    <w:rsid w:val="00F33AD6"/>
    <w:rsid w:val="00F33F50"/>
    <w:rsid w:val="00F34BCA"/>
    <w:rsid w:val="00F34F44"/>
    <w:rsid w:val="00F35BBC"/>
    <w:rsid w:val="00F36236"/>
    <w:rsid w:val="00F37630"/>
    <w:rsid w:val="00F37880"/>
    <w:rsid w:val="00F37E4A"/>
    <w:rsid w:val="00F40040"/>
    <w:rsid w:val="00F40553"/>
    <w:rsid w:val="00F408D8"/>
    <w:rsid w:val="00F40B98"/>
    <w:rsid w:val="00F411FC"/>
    <w:rsid w:val="00F413D1"/>
    <w:rsid w:val="00F41C7B"/>
    <w:rsid w:val="00F42254"/>
    <w:rsid w:val="00F42B2F"/>
    <w:rsid w:val="00F430E1"/>
    <w:rsid w:val="00F434E7"/>
    <w:rsid w:val="00F441E4"/>
    <w:rsid w:val="00F45190"/>
    <w:rsid w:val="00F45285"/>
    <w:rsid w:val="00F454BE"/>
    <w:rsid w:val="00F4584B"/>
    <w:rsid w:val="00F46674"/>
    <w:rsid w:val="00F472A9"/>
    <w:rsid w:val="00F47AEB"/>
    <w:rsid w:val="00F504CF"/>
    <w:rsid w:val="00F50C94"/>
    <w:rsid w:val="00F51AD4"/>
    <w:rsid w:val="00F51C3B"/>
    <w:rsid w:val="00F51E50"/>
    <w:rsid w:val="00F52FE5"/>
    <w:rsid w:val="00F530F8"/>
    <w:rsid w:val="00F531ED"/>
    <w:rsid w:val="00F5336B"/>
    <w:rsid w:val="00F536D7"/>
    <w:rsid w:val="00F538EB"/>
    <w:rsid w:val="00F53974"/>
    <w:rsid w:val="00F53986"/>
    <w:rsid w:val="00F539FB"/>
    <w:rsid w:val="00F53C29"/>
    <w:rsid w:val="00F53C60"/>
    <w:rsid w:val="00F53DA5"/>
    <w:rsid w:val="00F53F11"/>
    <w:rsid w:val="00F547E6"/>
    <w:rsid w:val="00F54A3F"/>
    <w:rsid w:val="00F54B38"/>
    <w:rsid w:val="00F5508E"/>
    <w:rsid w:val="00F55524"/>
    <w:rsid w:val="00F55649"/>
    <w:rsid w:val="00F55B28"/>
    <w:rsid w:val="00F563F6"/>
    <w:rsid w:val="00F566F7"/>
    <w:rsid w:val="00F56977"/>
    <w:rsid w:val="00F5715E"/>
    <w:rsid w:val="00F57337"/>
    <w:rsid w:val="00F573DE"/>
    <w:rsid w:val="00F574D0"/>
    <w:rsid w:val="00F5795A"/>
    <w:rsid w:val="00F603ED"/>
    <w:rsid w:val="00F606B6"/>
    <w:rsid w:val="00F607B6"/>
    <w:rsid w:val="00F609A9"/>
    <w:rsid w:val="00F6123E"/>
    <w:rsid w:val="00F61596"/>
    <w:rsid w:val="00F61939"/>
    <w:rsid w:val="00F61A5E"/>
    <w:rsid w:val="00F621F9"/>
    <w:rsid w:val="00F628BF"/>
    <w:rsid w:val="00F62AC9"/>
    <w:rsid w:val="00F62B7E"/>
    <w:rsid w:val="00F62CA5"/>
    <w:rsid w:val="00F62CF3"/>
    <w:rsid w:val="00F630E4"/>
    <w:rsid w:val="00F63605"/>
    <w:rsid w:val="00F6384D"/>
    <w:rsid w:val="00F63A18"/>
    <w:rsid w:val="00F63D41"/>
    <w:rsid w:val="00F641CE"/>
    <w:rsid w:val="00F64ADE"/>
    <w:rsid w:val="00F64B2E"/>
    <w:rsid w:val="00F64C24"/>
    <w:rsid w:val="00F6508D"/>
    <w:rsid w:val="00F65BEE"/>
    <w:rsid w:val="00F66987"/>
    <w:rsid w:val="00F66A11"/>
    <w:rsid w:val="00F67160"/>
    <w:rsid w:val="00F676C2"/>
    <w:rsid w:val="00F70234"/>
    <w:rsid w:val="00F706DE"/>
    <w:rsid w:val="00F70843"/>
    <w:rsid w:val="00F70F4C"/>
    <w:rsid w:val="00F710DF"/>
    <w:rsid w:val="00F719B1"/>
    <w:rsid w:val="00F71EB4"/>
    <w:rsid w:val="00F734A9"/>
    <w:rsid w:val="00F73A45"/>
    <w:rsid w:val="00F73A47"/>
    <w:rsid w:val="00F7441F"/>
    <w:rsid w:val="00F748C6"/>
    <w:rsid w:val="00F748EE"/>
    <w:rsid w:val="00F7496C"/>
    <w:rsid w:val="00F74F26"/>
    <w:rsid w:val="00F752DA"/>
    <w:rsid w:val="00F754C6"/>
    <w:rsid w:val="00F755B4"/>
    <w:rsid w:val="00F75D2E"/>
    <w:rsid w:val="00F76313"/>
    <w:rsid w:val="00F765DE"/>
    <w:rsid w:val="00F7676A"/>
    <w:rsid w:val="00F769BB"/>
    <w:rsid w:val="00F76AEC"/>
    <w:rsid w:val="00F76BA8"/>
    <w:rsid w:val="00F77611"/>
    <w:rsid w:val="00F80152"/>
    <w:rsid w:val="00F802D7"/>
    <w:rsid w:val="00F8081B"/>
    <w:rsid w:val="00F80EE3"/>
    <w:rsid w:val="00F80F90"/>
    <w:rsid w:val="00F81047"/>
    <w:rsid w:val="00F813D4"/>
    <w:rsid w:val="00F81685"/>
    <w:rsid w:val="00F817D3"/>
    <w:rsid w:val="00F81C55"/>
    <w:rsid w:val="00F82A96"/>
    <w:rsid w:val="00F82BE3"/>
    <w:rsid w:val="00F830E3"/>
    <w:rsid w:val="00F832B9"/>
    <w:rsid w:val="00F83748"/>
    <w:rsid w:val="00F84215"/>
    <w:rsid w:val="00F848B4"/>
    <w:rsid w:val="00F84B07"/>
    <w:rsid w:val="00F84D5A"/>
    <w:rsid w:val="00F85162"/>
    <w:rsid w:val="00F85AB0"/>
    <w:rsid w:val="00F86468"/>
    <w:rsid w:val="00F876AB"/>
    <w:rsid w:val="00F87A80"/>
    <w:rsid w:val="00F8A1F7"/>
    <w:rsid w:val="00F91125"/>
    <w:rsid w:val="00F915F4"/>
    <w:rsid w:val="00F916DE"/>
    <w:rsid w:val="00F91733"/>
    <w:rsid w:val="00F917A2"/>
    <w:rsid w:val="00F91B84"/>
    <w:rsid w:val="00F9243B"/>
    <w:rsid w:val="00F92901"/>
    <w:rsid w:val="00F9293B"/>
    <w:rsid w:val="00F9296A"/>
    <w:rsid w:val="00F935DA"/>
    <w:rsid w:val="00F93616"/>
    <w:rsid w:val="00F9383F"/>
    <w:rsid w:val="00F93A23"/>
    <w:rsid w:val="00F93CE3"/>
    <w:rsid w:val="00F9434B"/>
    <w:rsid w:val="00F94698"/>
    <w:rsid w:val="00F94AE9"/>
    <w:rsid w:val="00F9518C"/>
    <w:rsid w:val="00F95455"/>
    <w:rsid w:val="00F95A40"/>
    <w:rsid w:val="00F96AA8"/>
    <w:rsid w:val="00F96AB2"/>
    <w:rsid w:val="00F96C25"/>
    <w:rsid w:val="00F96D6F"/>
    <w:rsid w:val="00F979AB"/>
    <w:rsid w:val="00F97C44"/>
    <w:rsid w:val="00FA014E"/>
    <w:rsid w:val="00FA13A0"/>
    <w:rsid w:val="00FA23ED"/>
    <w:rsid w:val="00FA255F"/>
    <w:rsid w:val="00FA293B"/>
    <w:rsid w:val="00FA2BD8"/>
    <w:rsid w:val="00FA2C72"/>
    <w:rsid w:val="00FA2D98"/>
    <w:rsid w:val="00FA2E13"/>
    <w:rsid w:val="00FA3750"/>
    <w:rsid w:val="00FA3904"/>
    <w:rsid w:val="00FA47E5"/>
    <w:rsid w:val="00FA493D"/>
    <w:rsid w:val="00FA4EFB"/>
    <w:rsid w:val="00FA54C8"/>
    <w:rsid w:val="00FA5EA4"/>
    <w:rsid w:val="00FA5F7A"/>
    <w:rsid w:val="00FA6997"/>
    <w:rsid w:val="00FA6AEC"/>
    <w:rsid w:val="00FA7618"/>
    <w:rsid w:val="00FA7C72"/>
    <w:rsid w:val="00FB182D"/>
    <w:rsid w:val="00FB1FAF"/>
    <w:rsid w:val="00FB204F"/>
    <w:rsid w:val="00FB20C9"/>
    <w:rsid w:val="00FB2809"/>
    <w:rsid w:val="00FB2E18"/>
    <w:rsid w:val="00FB39E5"/>
    <w:rsid w:val="00FB40BC"/>
    <w:rsid w:val="00FB4238"/>
    <w:rsid w:val="00FB4290"/>
    <w:rsid w:val="00FB4856"/>
    <w:rsid w:val="00FB4984"/>
    <w:rsid w:val="00FB4EE1"/>
    <w:rsid w:val="00FB509E"/>
    <w:rsid w:val="00FB51E8"/>
    <w:rsid w:val="00FB5BC2"/>
    <w:rsid w:val="00FB600C"/>
    <w:rsid w:val="00FB60FE"/>
    <w:rsid w:val="00FB75C5"/>
    <w:rsid w:val="00FB7C35"/>
    <w:rsid w:val="00FB7C8F"/>
    <w:rsid w:val="00FB7FBB"/>
    <w:rsid w:val="00FC03C9"/>
    <w:rsid w:val="00FC097B"/>
    <w:rsid w:val="00FC0A10"/>
    <w:rsid w:val="00FC1221"/>
    <w:rsid w:val="00FC12F8"/>
    <w:rsid w:val="00FC14F4"/>
    <w:rsid w:val="00FC1A5A"/>
    <w:rsid w:val="00FC1E18"/>
    <w:rsid w:val="00FC28DC"/>
    <w:rsid w:val="00FC2914"/>
    <w:rsid w:val="00FC2EF9"/>
    <w:rsid w:val="00FC31FC"/>
    <w:rsid w:val="00FC3B77"/>
    <w:rsid w:val="00FC3E75"/>
    <w:rsid w:val="00FC4602"/>
    <w:rsid w:val="00FC49F3"/>
    <w:rsid w:val="00FC4D3D"/>
    <w:rsid w:val="00FC4DD9"/>
    <w:rsid w:val="00FC4FBD"/>
    <w:rsid w:val="00FC5189"/>
    <w:rsid w:val="00FC543F"/>
    <w:rsid w:val="00FC56A7"/>
    <w:rsid w:val="00FC5FB9"/>
    <w:rsid w:val="00FC61E0"/>
    <w:rsid w:val="00FC6D8A"/>
    <w:rsid w:val="00FC700A"/>
    <w:rsid w:val="00FC71E6"/>
    <w:rsid w:val="00FC79E1"/>
    <w:rsid w:val="00FC7ACA"/>
    <w:rsid w:val="00FD04E4"/>
    <w:rsid w:val="00FD06D7"/>
    <w:rsid w:val="00FD0BEC"/>
    <w:rsid w:val="00FD0D7D"/>
    <w:rsid w:val="00FD14F7"/>
    <w:rsid w:val="00FD1563"/>
    <w:rsid w:val="00FD162C"/>
    <w:rsid w:val="00FD1BE6"/>
    <w:rsid w:val="00FD1E65"/>
    <w:rsid w:val="00FD2B2F"/>
    <w:rsid w:val="00FD2FA2"/>
    <w:rsid w:val="00FD3076"/>
    <w:rsid w:val="00FD397C"/>
    <w:rsid w:val="00FD3C9E"/>
    <w:rsid w:val="00FD3F65"/>
    <w:rsid w:val="00FD440C"/>
    <w:rsid w:val="00FD471E"/>
    <w:rsid w:val="00FD4DEA"/>
    <w:rsid w:val="00FD516F"/>
    <w:rsid w:val="00FD5520"/>
    <w:rsid w:val="00FD57A2"/>
    <w:rsid w:val="00FD5A9A"/>
    <w:rsid w:val="00FD5AB0"/>
    <w:rsid w:val="00FD5C85"/>
    <w:rsid w:val="00FD60C6"/>
    <w:rsid w:val="00FD6159"/>
    <w:rsid w:val="00FD637C"/>
    <w:rsid w:val="00FD63CE"/>
    <w:rsid w:val="00FD65E0"/>
    <w:rsid w:val="00FD6E1D"/>
    <w:rsid w:val="00FD7E98"/>
    <w:rsid w:val="00FE0325"/>
    <w:rsid w:val="00FE0341"/>
    <w:rsid w:val="00FE06E6"/>
    <w:rsid w:val="00FE0A18"/>
    <w:rsid w:val="00FE1578"/>
    <w:rsid w:val="00FE16DA"/>
    <w:rsid w:val="00FE2838"/>
    <w:rsid w:val="00FE328F"/>
    <w:rsid w:val="00FE3384"/>
    <w:rsid w:val="00FE34D2"/>
    <w:rsid w:val="00FE37C8"/>
    <w:rsid w:val="00FE479A"/>
    <w:rsid w:val="00FE4CE9"/>
    <w:rsid w:val="00FE4D3F"/>
    <w:rsid w:val="00FE5D90"/>
    <w:rsid w:val="00FE5F51"/>
    <w:rsid w:val="00FE5FDA"/>
    <w:rsid w:val="00FE61E2"/>
    <w:rsid w:val="00FE701F"/>
    <w:rsid w:val="00FE7883"/>
    <w:rsid w:val="00FE7D01"/>
    <w:rsid w:val="00FF033E"/>
    <w:rsid w:val="00FF0840"/>
    <w:rsid w:val="00FF0936"/>
    <w:rsid w:val="00FF1446"/>
    <w:rsid w:val="00FF16E7"/>
    <w:rsid w:val="00FF2127"/>
    <w:rsid w:val="00FF2298"/>
    <w:rsid w:val="00FF2393"/>
    <w:rsid w:val="00FF245C"/>
    <w:rsid w:val="00FF2A91"/>
    <w:rsid w:val="00FF2C98"/>
    <w:rsid w:val="00FF2CB9"/>
    <w:rsid w:val="00FF2F02"/>
    <w:rsid w:val="00FF33E5"/>
    <w:rsid w:val="00FF3405"/>
    <w:rsid w:val="00FF3D62"/>
    <w:rsid w:val="00FF3F88"/>
    <w:rsid w:val="00FF4000"/>
    <w:rsid w:val="00FF408A"/>
    <w:rsid w:val="00FF479C"/>
    <w:rsid w:val="00FF501F"/>
    <w:rsid w:val="00FF5134"/>
    <w:rsid w:val="00FF547C"/>
    <w:rsid w:val="00FF582C"/>
    <w:rsid w:val="00FF5934"/>
    <w:rsid w:val="00FF6275"/>
    <w:rsid w:val="00FF662D"/>
    <w:rsid w:val="00FF78BB"/>
    <w:rsid w:val="00FF7AF3"/>
    <w:rsid w:val="00FF7C4C"/>
    <w:rsid w:val="0100B7F7"/>
    <w:rsid w:val="0130A3C7"/>
    <w:rsid w:val="013B2F3B"/>
    <w:rsid w:val="013F3594"/>
    <w:rsid w:val="0140E8DB"/>
    <w:rsid w:val="015FB5B7"/>
    <w:rsid w:val="016C6897"/>
    <w:rsid w:val="01782D26"/>
    <w:rsid w:val="0183808B"/>
    <w:rsid w:val="019343C2"/>
    <w:rsid w:val="019C9300"/>
    <w:rsid w:val="01A329B9"/>
    <w:rsid w:val="01AA98EF"/>
    <w:rsid w:val="01B37E63"/>
    <w:rsid w:val="01B44846"/>
    <w:rsid w:val="01CA53C1"/>
    <w:rsid w:val="01CE2061"/>
    <w:rsid w:val="01D35398"/>
    <w:rsid w:val="01EC48A0"/>
    <w:rsid w:val="01F26D08"/>
    <w:rsid w:val="0200B2EE"/>
    <w:rsid w:val="02031D61"/>
    <w:rsid w:val="02246F37"/>
    <w:rsid w:val="022650AE"/>
    <w:rsid w:val="0231E8F3"/>
    <w:rsid w:val="0238BBE1"/>
    <w:rsid w:val="0298EC47"/>
    <w:rsid w:val="02A76FC1"/>
    <w:rsid w:val="02AA9200"/>
    <w:rsid w:val="02AECEBB"/>
    <w:rsid w:val="02B1149E"/>
    <w:rsid w:val="02B77DC5"/>
    <w:rsid w:val="02BD4DFB"/>
    <w:rsid w:val="02D0B4E2"/>
    <w:rsid w:val="02DC652F"/>
    <w:rsid w:val="02EF14BF"/>
    <w:rsid w:val="02F5A94C"/>
    <w:rsid w:val="02F6841B"/>
    <w:rsid w:val="02F77EAC"/>
    <w:rsid w:val="0311D124"/>
    <w:rsid w:val="0321016C"/>
    <w:rsid w:val="0361B868"/>
    <w:rsid w:val="03630FC9"/>
    <w:rsid w:val="036C2A4F"/>
    <w:rsid w:val="037B70E7"/>
    <w:rsid w:val="0387CC84"/>
    <w:rsid w:val="0390287A"/>
    <w:rsid w:val="03A2A6B7"/>
    <w:rsid w:val="03AAE3A1"/>
    <w:rsid w:val="03AE7C75"/>
    <w:rsid w:val="03B225B2"/>
    <w:rsid w:val="03B6B32E"/>
    <w:rsid w:val="03C2210F"/>
    <w:rsid w:val="03CD0860"/>
    <w:rsid w:val="03D14B1E"/>
    <w:rsid w:val="03F27AA8"/>
    <w:rsid w:val="03FC1253"/>
    <w:rsid w:val="04094931"/>
    <w:rsid w:val="042C9201"/>
    <w:rsid w:val="043B79BD"/>
    <w:rsid w:val="044B7A7A"/>
    <w:rsid w:val="04617722"/>
    <w:rsid w:val="04634B0F"/>
    <w:rsid w:val="046522D3"/>
    <w:rsid w:val="04662C4F"/>
    <w:rsid w:val="046DFAA6"/>
    <w:rsid w:val="047D50FF"/>
    <w:rsid w:val="0492506E"/>
    <w:rsid w:val="0494D728"/>
    <w:rsid w:val="04974E1B"/>
    <w:rsid w:val="04B35C9F"/>
    <w:rsid w:val="04C700E5"/>
    <w:rsid w:val="04DC957B"/>
    <w:rsid w:val="04EBD459"/>
    <w:rsid w:val="04F391E1"/>
    <w:rsid w:val="04F8C1AA"/>
    <w:rsid w:val="04FC18A3"/>
    <w:rsid w:val="051148BE"/>
    <w:rsid w:val="0511BF26"/>
    <w:rsid w:val="051346AE"/>
    <w:rsid w:val="051BDE1B"/>
    <w:rsid w:val="051CBB02"/>
    <w:rsid w:val="05226B35"/>
    <w:rsid w:val="0541E580"/>
    <w:rsid w:val="05528E83"/>
    <w:rsid w:val="0572AF01"/>
    <w:rsid w:val="05775F0A"/>
    <w:rsid w:val="057B88B2"/>
    <w:rsid w:val="05997440"/>
    <w:rsid w:val="05A22719"/>
    <w:rsid w:val="05A334C5"/>
    <w:rsid w:val="05A8FA8B"/>
    <w:rsid w:val="05AEB072"/>
    <w:rsid w:val="05BCD0E3"/>
    <w:rsid w:val="05BF4521"/>
    <w:rsid w:val="05DE0134"/>
    <w:rsid w:val="060511BC"/>
    <w:rsid w:val="0619F201"/>
    <w:rsid w:val="061C56B6"/>
    <w:rsid w:val="06245E62"/>
    <w:rsid w:val="06330B8A"/>
    <w:rsid w:val="063F8611"/>
    <w:rsid w:val="064A9F03"/>
    <w:rsid w:val="066E8921"/>
    <w:rsid w:val="067DECEB"/>
    <w:rsid w:val="067E6DEC"/>
    <w:rsid w:val="067F5942"/>
    <w:rsid w:val="06943531"/>
    <w:rsid w:val="069CADE0"/>
    <w:rsid w:val="06A20FFE"/>
    <w:rsid w:val="06AE55E4"/>
    <w:rsid w:val="06BF19E1"/>
    <w:rsid w:val="06BF740B"/>
    <w:rsid w:val="06C417A7"/>
    <w:rsid w:val="06C49D9A"/>
    <w:rsid w:val="06C4A040"/>
    <w:rsid w:val="06C6E892"/>
    <w:rsid w:val="06F7F5CA"/>
    <w:rsid w:val="06F8BA64"/>
    <w:rsid w:val="06FE1627"/>
    <w:rsid w:val="06FFB40B"/>
    <w:rsid w:val="070C55F4"/>
    <w:rsid w:val="07150E23"/>
    <w:rsid w:val="07219717"/>
    <w:rsid w:val="07237790"/>
    <w:rsid w:val="07357BAD"/>
    <w:rsid w:val="073D1BF8"/>
    <w:rsid w:val="077E807F"/>
    <w:rsid w:val="0784EFBD"/>
    <w:rsid w:val="079DA092"/>
    <w:rsid w:val="07A9F533"/>
    <w:rsid w:val="07D2B54E"/>
    <w:rsid w:val="07D2D316"/>
    <w:rsid w:val="07D35577"/>
    <w:rsid w:val="07D8965C"/>
    <w:rsid w:val="07DB97A1"/>
    <w:rsid w:val="07EAFD61"/>
    <w:rsid w:val="07F0D0AB"/>
    <w:rsid w:val="07FAEB79"/>
    <w:rsid w:val="081B4447"/>
    <w:rsid w:val="0823921B"/>
    <w:rsid w:val="083094D8"/>
    <w:rsid w:val="0830AE20"/>
    <w:rsid w:val="08442384"/>
    <w:rsid w:val="084697ED"/>
    <w:rsid w:val="08619D70"/>
    <w:rsid w:val="086C7F0D"/>
    <w:rsid w:val="087B92E8"/>
    <w:rsid w:val="087D72F2"/>
    <w:rsid w:val="0885D4FC"/>
    <w:rsid w:val="08882957"/>
    <w:rsid w:val="088C20C5"/>
    <w:rsid w:val="089107CB"/>
    <w:rsid w:val="0893BD4F"/>
    <w:rsid w:val="08A1091C"/>
    <w:rsid w:val="08AA0473"/>
    <w:rsid w:val="08AA8293"/>
    <w:rsid w:val="08AE0C2C"/>
    <w:rsid w:val="08B363F1"/>
    <w:rsid w:val="08F550BE"/>
    <w:rsid w:val="09191B19"/>
    <w:rsid w:val="0919D489"/>
    <w:rsid w:val="091D158D"/>
    <w:rsid w:val="09252340"/>
    <w:rsid w:val="0936FB63"/>
    <w:rsid w:val="093B6764"/>
    <w:rsid w:val="09485A69"/>
    <w:rsid w:val="094B081D"/>
    <w:rsid w:val="094DBE4A"/>
    <w:rsid w:val="0967731B"/>
    <w:rsid w:val="09721152"/>
    <w:rsid w:val="0976018F"/>
    <w:rsid w:val="098686CF"/>
    <w:rsid w:val="09932239"/>
    <w:rsid w:val="09A89CCB"/>
    <w:rsid w:val="09CFB9D8"/>
    <w:rsid w:val="09D54CFF"/>
    <w:rsid w:val="09E02806"/>
    <w:rsid w:val="09F856AB"/>
    <w:rsid w:val="09FB4DB3"/>
    <w:rsid w:val="0A05B5DC"/>
    <w:rsid w:val="0A0BBDA6"/>
    <w:rsid w:val="0A165D14"/>
    <w:rsid w:val="0A1C17B6"/>
    <w:rsid w:val="0A1C2BF6"/>
    <w:rsid w:val="0A1D3A8F"/>
    <w:rsid w:val="0A2E1FC0"/>
    <w:rsid w:val="0A363971"/>
    <w:rsid w:val="0A3B3E06"/>
    <w:rsid w:val="0A422D6F"/>
    <w:rsid w:val="0A61B916"/>
    <w:rsid w:val="0A62A88A"/>
    <w:rsid w:val="0A6E74EE"/>
    <w:rsid w:val="0A7133E8"/>
    <w:rsid w:val="0A8730BF"/>
    <w:rsid w:val="0A8776EB"/>
    <w:rsid w:val="0A917768"/>
    <w:rsid w:val="0A9C80E0"/>
    <w:rsid w:val="0AB1B4FA"/>
    <w:rsid w:val="0AB89AE6"/>
    <w:rsid w:val="0ABC4061"/>
    <w:rsid w:val="0ACAFA58"/>
    <w:rsid w:val="0ADA9433"/>
    <w:rsid w:val="0ADE50DC"/>
    <w:rsid w:val="0AE6730A"/>
    <w:rsid w:val="0AF35907"/>
    <w:rsid w:val="0B14C617"/>
    <w:rsid w:val="0B16ACAE"/>
    <w:rsid w:val="0B185F44"/>
    <w:rsid w:val="0B1ED3EA"/>
    <w:rsid w:val="0B31E035"/>
    <w:rsid w:val="0B52C44C"/>
    <w:rsid w:val="0B6D8F26"/>
    <w:rsid w:val="0B736AF7"/>
    <w:rsid w:val="0B75C858"/>
    <w:rsid w:val="0B7809A5"/>
    <w:rsid w:val="0B88565F"/>
    <w:rsid w:val="0B9898DF"/>
    <w:rsid w:val="0BA3C7DF"/>
    <w:rsid w:val="0BA3E293"/>
    <w:rsid w:val="0BAF78C5"/>
    <w:rsid w:val="0BB57049"/>
    <w:rsid w:val="0BC530F3"/>
    <w:rsid w:val="0BC54B80"/>
    <w:rsid w:val="0BC7AB7A"/>
    <w:rsid w:val="0BCF41A9"/>
    <w:rsid w:val="0BD1F3AC"/>
    <w:rsid w:val="0BDB3416"/>
    <w:rsid w:val="0BE3CE69"/>
    <w:rsid w:val="0BE570FA"/>
    <w:rsid w:val="0BEB2BE1"/>
    <w:rsid w:val="0BEB7C63"/>
    <w:rsid w:val="0BEFAF6E"/>
    <w:rsid w:val="0BF23153"/>
    <w:rsid w:val="0BF39C01"/>
    <w:rsid w:val="0C042F38"/>
    <w:rsid w:val="0C0484D1"/>
    <w:rsid w:val="0C0D005B"/>
    <w:rsid w:val="0C109044"/>
    <w:rsid w:val="0C16774A"/>
    <w:rsid w:val="0C1FCB63"/>
    <w:rsid w:val="0C222EEE"/>
    <w:rsid w:val="0C331F88"/>
    <w:rsid w:val="0C385141"/>
    <w:rsid w:val="0C4EEF89"/>
    <w:rsid w:val="0C62857E"/>
    <w:rsid w:val="0C65508A"/>
    <w:rsid w:val="0C83968C"/>
    <w:rsid w:val="0C86330D"/>
    <w:rsid w:val="0C8F6343"/>
    <w:rsid w:val="0C995B87"/>
    <w:rsid w:val="0CAA0F7C"/>
    <w:rsid w:val="0CBE1DEA"/>
    <w:rsid w:val="0CBE6E84"/>
    <w:rsid w:val="0CC17340"/>
    <w:rsid w:val="0CD54310"/>
    <w:rsid w:val="0CD86252"/>
    <w:rsid w:val="0CDB4AC6"/>
    <w:rsid w:val="0CDFBABD"/>
    <w:rsid w:val="0CE1A546"/>
    <w:rsid w:val="0CF7D523"/>
    <w:rsid w:val="0D0A6690"/>
    <w:rsid w:val="0D1794A7"/>
    <w:rsid w:val="0D2D2F25"/>
    <w:rsid w:val="0D3A1BC4"/>
    <w:rsid w:val="0D475190"/>
    <w:rsid w:val="0D5B7FF8"/>
    <w:rsid w:val="0D66B838"/>
    <w:rsid w:val="0D7C7A08"/>
    <w:rsid w:val="0D8403CB"/>
    <w:rsid w:val="0D91D4BF"/>
    <w:rsid w:val="0DE302ED"/>
    <w:rsid w:val="0E02EF43"/>
    <w:rsid w:val="0E0D9878"/>
    <w:rsid w:val="0E0F486A"/>
    <w:rsid w:val="0E173BBB"/>
    <w:rsid w:val="0E221CFE"/>
    <w:rsid w:val="0E2A08F6"/>
    <w:rsid w:val="0E3C082F"/>
    <w:rsid w:val="0E462E46"/>
    <w:rsid w:val="0E494E31"/>
    <w:rsid w:val="0E514A7B"/>
    <w:rsid w:val="0E5CF441"/>
    <w:rsid w:val="0E5F80FC"/>
    <w:rsid w:val="0E6FABB0"/>
    <w:rsid w:val="0E8143E4"/>
    <w:rsid w:val="0E9CF32E"/>
    <w:rsid w:val="0EB066C1"/>
    <w:rsid w:val="0EBADAC7"/>
    <w:rsid w:val="0EBB0196"/>
    <w:rsid w:val="0EBFF70F"/>
    <w:rsid w:val="0EC170BC"/>
    <w:rsid w:val="0EC291A5"/>
    <w:rsid w:val="0ED6B9D1"/>
    <w:rsid w:val="0EDF64BB"/>
    <w:rsid w:val="0EE1C5B0"/>
    <w:rsid w:val="0EE52EBE"/>
    <w:rsid w:val="0EE662F9"/>
    <w:rsid w:val="0F08154E"/>
    <w:rsid w:val="0F0CA0D1"/>
    <w:rsid w:val="0F0F6192"/>
    <w:rsid w:val="0F148A20"/>
    <w:rsid w:val="0F2FCCA0"/>
    <w:rsid w:val="0F43AC12"/>
    <w:rsid w:val="0F45DF2D"/>
    <w:rsid w:val="0F55F7D8"/>
    <w:rsid w:val="0F5776B3"/>
    <w:rsid w:val="0F70245A"/>
    <w:rsid w:val="0F74852E"/>
    <w:rsid w:val="0F7BD3DF"/>
    <w:rsid w:val="0F7DF591"/>
    <w:rsid w:val="0F943C8B"/>
    <w:rsid w:val="0FAB96F3"/>
    <w:rsid w:val="0FAD4A17"/>
    <w:rsid w:val="0FB65498"/>
    <w:rsid w:val="0FB8E24F"/>
    <w:rsid w:val="0FB97D78"/>
    <w:rsid w:val="0FB9C8C1"/>
    <w:rsid w:val="0FB9D507"/>
    <w:rsid w:val="0FC0EB5F"/>
    <w:rsid w:val="0FD13782"/>
    <w:rsid w:val="0FD249AC"/>
    <w:rsid w:val="0FD2EF13"/>
    <w:rsid w:val="0FDEA012"/>
    <w:rsid w:val="0FE8A3E8"/>
    <w:rsid w:val="0FE9C7E1"/>
    <w:rsid w:val="0FE9D175"/>
    <w:rsid w:val="0FFB7767"/>
    <w:rsid w:val="1001CD18"/>
    <w:rsid w:val="101F773A"/>
    <w:rsid w:val="102030B7"/>
    <w:rsid w:val="1040A704"/>
    <w:rsid w:val="105209E5"/>
    <w:rsid w:val="10644F63"/>
    <w:rsid w:val="1068B9BE"/>
    <w:rsid w:val="106C2B91"/>
    <w:rsid w:val="106D91CA"/>
    <w:rsid w:val="106EBB3F"/>
    <w:rsid w:val="10A96415"/>
    <w:rsid w:val="10AFD13A"/>
    <w:rsid w:val="10B6351C"/>
    <w:rsid w:val="10BFD413"/>
    <w:rsid w:val="10C9BEF5"/>
    <w:rsid w:val="10CB4FBE"/>
    <w:rsid w:val="10D73E8B"/>
    <w:rsid w:val="10F19C7B"/>
    <w:rsid w:val="10FC1DFF"/>
    <w:rsid w:val="11027300"/>
    <w:rsid w:val="1106A80B"/>
    <w:rsid w:val="1108308B"/>
    <w:rsid w:val="110A8A30"/>
    <w:rsid w:val="11121F1B"/>
    <w:rsid w:val="112396AE"/>
    <w:rsid w:val="1126BE92"/>
    <w:rsid w:val="11354DC3"/>
    <w:rsid w:val="113BC362"/>
    <w:rsid w:val="113D70F3"/>
    <w:rsid w:val="1141EDDC"/>
    <w:rsid w:val="11454443"/>
    <w:rsid w:val="1148C3A5"/>
    <w:rsid w:val="11541219"/>
    <w:rsid w:val="1166DD27"/>
    <w:rsid w:val="116FA257"/>
    <w:rsid w:val="1182792B"/>
    <w:rsid w:val="11B99101"/>
    <w:rsid w:val="11BA8379"/>
    <w:rsid w:val="11CB46FA"/>
    <w:rsid w:val="11CFC26A"/>
    <w:rsid w:val="11E4D744"/>
    <w:rsid w:val="11EAE33E"/>
    <w:rsid w:val="11EB0A93"/>
    <w:rsid w:val="11EC77FF"/>
    <w:rsid w:val="11F7A940"/>
    <w:rsid w:val="11FCDF30"/>
    <w:rsid w:val="120228CB"/>
    <w:rsid w:val="120771E2"/>
    <w:rsid w:val="12158110"/>
    <w:rsid w:val="1216CE05"/>
    <w:rsid w:val="12200ADC"/>
    <w:rsid w:val="1221DC6F"/>
    <w:rsid w:val="1231A38B"/>
    <w:rsid w:val="1237DBDB"/>
    <w:rsid w:val="1241609B"/>
    <w:rsid w:val="12476875"/>
    <w:rsid w:val="1248AE05"/>
    <w:rsid w:val="126AFE99"/>
    <w:rsid w:val="12B5CF00"/>
    <w:rsid w:val="12C4AFAF"/>
    <w:rsid w:val="12CC42EF"/>
    <w:rsid w:val="12D2FF7C"/>
    <w:rsid w:val="12FF0F73"/>
    <w:rsid w:val="131925AF"/>
    <w:rsid w:val="132A5F4B"/>
    <w:rsid w:val="134FE105"/>
    <w:rsid w:val="1354308F"/>
    <w:rsid w:val="135734E7"/>
    <w:rsid w:val="13680037"/>
    <w:rsid w:val="136B67CE"/>
    <w:rsid w:val="13786565"/>
    <w:rsid w:val="137FA85B"/>
    <w:rsid w:val="138344E8"/>
    <w:rsid w:val="138C72CF"/>
    <w:rsid w:val="13933ADA"/>
    <w:rsid w:val="139571DF"/>
    <w:rsid w:val="139602C8"/>
    <w:rsid w:val="13A9B7C5"/>
    <w:rsid w:val="13B814ED"/>
    <w:rsid w:val="13BB2F95"/>
    <w:rsid w:val="13C576AC"/>
    <w:rsid w:val="13DA8328"/>
    <w:rsid w:val="13DB7AC6"/>
    <w:rsid w:val="13F248E6"/>
    <w:rsid w:val="13F41ACB"/>
    <w:rsid w:val="13FB400A"/>
    <w:rsid w:val="141F3A45"/>
    <w:rsid w:val="142931D4"/>
    <w:rsid w:val="1433E44F"/>
    <w:rsid w:val="14483EB1"/>
    <w:rsid w:val="144E20F7"/>
    <w:rsid w:val="145E079C"/>
    <w:rsid w:val="146E02C8"/>
    <w:rsid w:val="14761835"/>
    <w:rsid w:val="1476909A"/>
    <w:rsid w:val="1489C5BB"/>
    <w:rsid w:val="148D6776"/>
    <w:rsid w:val="14941A0A"/>
    <w:rsid w:val="1497D3B0"/>
    <w:rsid w:val="14A63B29"/>
    <w:rsid w:val="14ADBA0D"/>
    <w:rsid w:val="14B92DD0"/>
    <w:rsid w:val="14BCF9DA"/>
    <w:rsid w:val="14CC49CB"/>
    <w:rsid w:val="14D5EE64"/>
    <w:rsid w:val="14E6430F"/>
    <w:rsid w:val="14F85B9C"/>
    <w:rsid w:val="14FA6CD0"/>
    <w:rsid w:val="14FE8045"/>
    <w:rsid w:val="1500376C"/>
    <w:rsid w:val="1501856F"/>
    <w:rsid w:val="1501DA01"/>
    <w:rsid w:val="150CCA1D"/>
    <w:rsid w:val="150D4868"/>
    <w:rsid w:val="15217142"/>
    <w:rsid w:val="152AAB7E"/>
    <w:rsid w:val="15327780"/>
    <w:rsid w:val="15464BC7"/>
    <w:rsid w:val="15472E26"/>
    <w:rsid w:val="154B8BD0"/>
    <w:rsid w:val="154B995F"/>
    <w:rsid w:val="1550DECA"/>
    <w:rsid w:val="15647CF7"/>
    <w:rsid w:val="1570E07C"/>
    <w:rsid w:val="1583DC8D"/>
    <w:rsid w:val="1594DD20"/>
    <w:rsid w:val="159750DE"/>
    <w:rsid w:val="15B5DD81"/>
    <w:rsid w:val="15BA67DF"/>
    <w:rsid w:val="15EADE32"/>
    <w:rsid w:val="15EAEF6F"/>
    <w:rsid w:val="15ED2A77"/>
    <w:rsid w:val="15EFDEF7"/>
    <w:rsid w:val="15F7C5C5"/>
    <w:rsid w:val="160C80CF"/>
    <w:rsid w:val="16145B45"/>
    <w:rsid w:val="16160B29"/>
    <w:rsid w:val="1619AD82"/>
    <w:rsid w:val="16212D51"/>
    <w:rsid w:val="16252927"/>
    <w:rsid w:val="1626B5C2"/>
    <w:rsid w:val="16324676"/>
    <w:rsid w:val="163CE4E6"/>
    <w:rsid w:val="1640338B"/>
    <w:rsid w:val="1651D46D"/>
    <w:rsid w:val="1676B09B"/>
    <w:rsid w:val="16859CF0"/>
    <w:rsid w:val="16887FE5"/>
    <w:rsid w:val="168D736B"/>
    <w:rsid w:val="169943EA"/>
    <w:rsid w:val="16A89CF5"/>
    <w:rsid w:val="16BDF53B"/>
    <w:rsid w:val="16BFE63A"/>
    <w:rsid w:val="16C8E06B"/>
    <w:rsid w:val="16D26361"/>
    <w:rsid w:val="16D29008"/>
    <w:rsid w:val="16D36667"/>
    <w:rsid w:val="16E36750"/>
    <w:rsid w:val="16E9E177"/>
    <w:rsid w:val="16ED2A5D"/>
    <w:rsid w:val="16F79F14"/>
    <w:rsid w:val="16FDCC84"/>
    <w:rsid w:val="17167C86"/>
    <w:rsid w:val="1728526A"/>
    <w:rsid w:val="1733E5C4"/>
    <w:rsid w:val="1740331E"/>
    <w:rsid w:val="17569094"/>
    <w:rsid w:val="175694AF"/>
    <w:rsid w:val="175D34B1"/>
    <w:rsid w:val="176A7201"/>
    <w:rsid w:val="176CA31E"/>
    <w:rsid w:val="177B762F"/>
    <w:rsid w:val="179151F2"/>
    <w:rsid w:val="179C9108"/>
    <w:rsid w:val="17A73677"/>
    <w:rsid w:val="17B7BDD4"/>
    <w:rsid w:val="17BF2C13"/>
    <w:rsid w:val="17C1E519"/>
    <w:rsid w:val="17CFA837"/>
    <w:rsid w:val="17E05EE3"/>
    <w:rsid w:val="17E89DBA"/>
    <w:rsid w:val="17EE2E47"/>
    <w:rsid w:val="17FF0554"/>
    <w:rsid w:val="18000B5A"/>
    <w:rsid w:val="18002B6E"/>
    <w:rsid w:val="180215C4"/>
    <w:rsid w:val="1802162C"/>
    <w:rsid w:val="18047C39"/>
    <w:rsid w:val="18048F69"/>
    <w:rsid w:val="1806BB0D"/>
    <w:rsid w:val="183684E7"/>
    <w:rsid w:val="1841276B"/>
    <w:rsid w:val="18458EB7"/>
    <w:rsid w:val="184FE099"/>
    <w:rsid w:val="18548E9C"/>
    <w:rsid w:val="185611D0"/>
    <w:rsid w:val="1865509E"/>
    <w:rsid w:val="186712F4"/>
    <w:rsid w:val="188A5DB5"/>
    <w:rsid w:val="188E4731"/>
    <w:rsid w:val="1893FC5E"/>
    <w:rsid w:val="189C03EC"/>
    <w:rsid w:val="18A628A3"/>
    <w:rsid w:val="18AAC24C"/>
    <w:rsid w:val="18AB7610"/>
    <w:rsid w:val="18C5A731"/>
    <w:rsid w:val="18D5A60A"/>
    <w:rsid w:val="18E297DA"/>
    <w:rsid w:val="18E826E1"/>
    <w:rsid w:val="18ECA37B"/>
    <w:rsid w:val="1908E2B0"/>
    <w:rsid w:val="1928E34E"/>
    <w:rsid w:val="1932D3AA"/>
    <w:rsid w:val="1945B453"/>
    <w:rsid w:val="19500640"/>
    <w:rsid w:val="195EE9B0"/>
    <w:rsid w:val="196A7659"/>
    <w:rsid w:val="197488A2"/>
    <w:rsid w:val="197A0325"/>
    <w:rsid w:val="19847FC2"/>
    <w:rsid w:val="199096C0"/>
    <w:rsid w:val="1994F96B"/>
    <w:rsid w:val="19996218"/>
    <w:rsid w:val="199DADB8"/>
    <w:rsid w:val="19C7F5DD"/>
    <w:rsid w:val="19CF6185"/>
    <w:rsid w:val="19CFC822"/>
    <w:rsid w:val="19DE2F5C"/>
    <w:rsid w:val="19E01775"/>
    <w:rsid w:val="19F431AF"/>
    <w:rsid w:val="19FD26B2"/>
    <w:rsid w:val="1A0407F6"/>
    <w:rsid w:val="1A088BBA"/>
    <w:rsid w:val="1A1D7CA6"/>
    <w:rsid w:val="1A343E99"/>
    <w:rsid w:val="1A3A0613"/>
    <w:rsid w:val="1A3ACD5B"/>
    <w:rsid w:val="1A482CFF"/>
    <w:rsid w:val="1A533CED"/>
    <w:rsid w:val="1A53C2B4"/>
    <w:rsid w:val="1A65E5BC"/>
    <w:rsid w:val="1A65FCF6"/>
    <w:rsid w:val="1A79C096"/>
    <w:rsid w:val="1A8B3AA8"/>
    <w:rsid w:val="1A8EE5C7"/>
    <w:rsid w:val="1A932216"/>
    <w:rsid w:val="1A9B8EEC"/>
    <w:rsid w:val="1A9BE037"/>
    <w:rsid w:val="1AA2014E"/>
    <w:rsid w:val="1AB27ADF"/>
    <w:rsid w:val="1ABB8CD2"/>
    <w:rsid w:val="1AC0973F"/>
    <w:rsid w:val="1AC26A84"/>
    <w:rsid w:val="1AC32B51"/>
    <w:rsid w:val="1ADAD73A"/>
    <w:rsid w:val="1AE98CCA"/>
    <w:rsid w:val="1AFFFDAB"/>
    <w:rsid w:val="1B0C324D"/>
    <w:rsid w:val="1B1317FD"/>
    <w:rsid w:val="1B18E354"/>
    <w:rsid w:val="1B1957C8"/>
    <w:rsid w:val="1B1FFC20"/>
    <w:rsid w:val="1B3B237D"/>
    <w:rsid w:val="1B41F337"/>
    <w:rsid w:val="1B4772EA"/>
    <w:rsid w:val="1B4A2196"/>
    <w:rsid w:val="1B578EC4"/>
    <w:rsid w:val="1B58F925"/>
    <w:rsid w:val="1B6D601F"/>
    <w:rsid w:val="1B719DFD"/>
    <w:rsid w:val="1B71AC61"/>
    <w:rsid w:val="1B733C5E"/>
    <w:rsid w:val="1B948C5E"/>
    <w:rsid w:val="1B9BB08F"/>
    <w:rsid w:val="1BA6679D"/>
    <w:rsid w:val="1BAC2FD9"/>
    <w:rsid w:val="1BB0E450"/>
    <w:rsid w:val="1BB56BCA"/>
    <w:rsid w:val="1BD3982F"/>
    <w:rsid w:val="1BD47663"/>
    <w:rsid w:val="1BD5A4CA"/>
    <w:rsid w:val="1BD83F47"/>
    <w:rsid w:val="1BE8DC5E"/>
    <w:rsid w:val="1BF20090"/>
    <w:rsid w:val="1BF77177"/>
    <w:rsid w:val="1BFE6695"/>
    <w:rsid w:val="1C363457"/>
    <w:rsid w:val="1C36B249"/>
    <w:rsid w:val="1C404127"/>
    <w:rsid w:val="1C516CFF"/>
    <w:rsid w:val="1C5928CE"/>
    <w:rsid w:val="1C621159"/>
    <w:rsid w:val="1C665D74"/>
    <w:rsid w:val="1C71053F"/>
    <w:rsid w:val="1C7A4EF4"/>
    <w:rsid w:val="1C88294A"/>
    <w:rsid w:val="1C8C4566"/>
    <w:rsid w:val="1C9F0FCE"/>
    <w:rsid w:val="1CB51914"/>
    <w:rsid w:val="1CBA3E5C"/>
    <w:rsid w:val="1CC4F2C1"/>
    <w:rsid w:val="1CF38203"/>
    <w:rsid w:val="1CF7BE02"/>
    <w:rsid w:val="1CFEF6AD"/>
    <w:rsid w:val="1D06575A"/>
    <w:rsid w:val="1D09F60A"/>
    <w:rsid w:val="1D0A26A3"/>
    <w:rsid w:val="1D0B8E4F"/>
    <w:rsid w:val="1D0E576D"/>
    <w:rsid w:val="1D2B6096"/>
    <w:rsid w:val="1D30BC3D"/>
    <w:rsid w:val="1D494CF6"/>
    <w:rsid w:val="1D6AEC02"/>
    <w:rsid w:val="1D73746E"/>
    <w:rsid w:val="1D76CF37"/>
    <w:rsid w:val="1D7C6222"/>
    <w:rsid w:val="1D7E3A2A"/>
    <w:rsid w:val="1D9B2524"/>
    <w:rsid w:val="1DA59FAC"/>
    <w:rsid w:val="1DAEA351"/>
    <w:rsid w:val="1DC15E56"/>
    <w:rsid w:val="1DCC90DE"/>
    <w:rsid w:val="1DDFFC6C"/>
    <w:rsid w:val="1DE93291"/>
    <w:rsid w:val="1DEA0145"/>
    <w:rsid w:val="1DEF0EE6"/>
    <w:rsid w:val="1DF13E61"/>
    <w:rsid w:val="1DF7B056"/>
    <w:rsid w:val="1E291AAF"/>
    <w:rsid w:val="1E2DDAE2"/>
    <w:rsid w:val="1E35C26B"/>
    <w:rsid w:val="1E5AB699"/>
    <w:rsid w:val="1E618F2D"/>
    <w:rsid w:val="1E66FA5E"/>
    <w:rsid w:val="1E79D472"/>
    <w:rsid w:val="1E7E77CA"/>
    <w:rsid w:val="1E7F7ABC"/>
    <w:rsid w:val="1E8DB90B"/>
    <w:rsid w:val="1E99E884"/>
    <w:rsid w:val="1EAA320F"/>
    <w:rsid w:val="1EB83E8E"/>
    <w:rsid w:val="1EC4768A"/>
    <w:rsid w:val="1ED1F902"/>
    <w:rsid w:val="1ED23CB5"/>
    <w:rsid w:val="1ED3E47F"/>
    <w:rsid w:val="1ED4A611"/>
    <w:rsid w:val="1EF07DF8"/>
    <w:rsid w:val="1EF28A2E"/>
    <w:rsid w:val="1EF370DF"/>
    <w:rsid w:val="1EF828C5"/>
    <w:rsid w:val="1F0B5D3E"/>
    <w:rsid w:val="1F117630"/>
    <w:rsid w:val="1F19D98C"/>
    <w:rsid w:val="1F1C27BE"/>
    <w:rsid w:val="1F1E9FAD"/>
    <w:rsid w:val="1F1F5354"/>
    <w:rsid w:val="1F2352A1"/>
    <w:rsid w:val="1F26E47F"/>
    <w:rsid w:val="1F279E6B"/>
    <w:rsid w:val="1F388925"/>
    <w:rsid w:val="1F3E1F8C"/>
    <w:rsid w:val="1F4D02A8"/>
    <w:rsid w:val="1F5ACBF5"/>
    <w:rsid w:val="1F6D23D8"/>
    <w:rsid w:val="1F6E3407"/>
    <w:rsid w:val="1F70A0B2"/>
    <w:rsid w:val="1F763EE2"/>
    <w:rsid w:val="1F818620"/>
    <w:rsid w:val="1F8E90F8"/>
    <w:rsid w:val="1FA2152E"/>
    <w:rsid w:val="1FA68793"/>
    <w:rsid w:val="1FB1506A"/>
    <w:rsid w:val="1FB4DD91"/>
    <w:rsid w:val="1FC08387"/>
    <w:rsid w:val="1FDD6810"/>
    <w:rsid w:val="1FE20CC2"/>
    <w:rsid w:val="1FE441F8"/>
    <w:rsid w:val="1FF182BF"/>
    <w:rsid w:val="1FF7EEEE"/>
    <w:rsid w:val="20061456"/>
    <w:rsid w:val="202C42B2"/>
    <w:rsid w:val="203F2EB2"/>
    <w:rsid w:val="204C0CF4"/>
    <w:rsid w:val="205AF27E"/>
    <w:rsid w:val="20724591"/>
    <w:rsid w:val="207E63C7"/>
    <w:rsid w:val="207EC07E"/>
    <w:rsid w:val="20851791"/>
    <w:rsid w:val="208631B2"/>
    <w:rsid w:val="20CF21BC"/>
    <w:rsid w:val="20CFA446"/>
    <w:rsid w:val="20DB73A0"/>
    <w:rsid w:val="20E37E9B"/>
    <w:rsid w:val="21078CDD"/>
    <w:rsid w:val="210CF703"/>
    <w:rsid w:val="21174433"/>
    <w:rsid w:val="211FD5A3"/>
    <w:rsid w:val="212C015F"/>
    <w:rsid w:val="2131FD29"/>
    <w:rsid w:val="213F5BD4"/>
    <w:rsid w:val="217979EF"/>
    <w:rsid w:val="218192D0"/>
    <w:rsid w:val="21880374"/>
    <w:rsid w:val="219AD378"/>
    <w:rsid w:val="21A02F2E"/>
    <w:rsid w:val="21A288C4"/>
    <w:rsid w:val="21A2B3A0"/>
    <w:rsid w:val="21A6F83F"/>
    <w:rsid w:val="21BD3EE4"/>
    <w:rsid w:val="21CB1F9F"/>
    <w:rsid w:val="21D6158B"/>
    <w:rsid w:val="21D83DF0"/>
    <w:rsid w:val="21ED593E"/>
    <w:rsid w:val="2202F8F2"/>
    <w:rsid w:val="22037494"/>
    <w:rsid w:val="220ACAD5"/>
    <w:rsid w:val="221129EC"/>
    <w:rsid w:val="22147330"/>
    <w:rsid w:val="2224CBD9"/>
    <w:rsid w:val="22291A1A"/>
    <w:rsid w:val="22306394"/>
    <w:rsid w:val="22395156"/>
    <w:rsid w:val="22514679"/>
    <w:rsid w:val="2256493F"/>
    <w:rsid w:val="22648870"/>
    <w:rsid w:val="22717137"/>
    <w:rsid w:val="227265F9"/>
    <w:rsid w:val="22829E07"/>
    <w:rsid w:val="2283187D"/>
    <w:rsid w:val="22A5D4C9"/>
    <w:rsid w:val="22ABF0BA"/>
    <w:rsid w:val="22F09233"/>
    <w:rsid w:val="22FC3B89"/>
    <w:rsid w:val="23111925"/>
    <w:rsid w:val="23299551"/>
    <w:rsid w:val="233298FB"/>
    <w:rsid w:val="2334D8F9"/>
    <w:rsid w:val="233CF8E5"/>
    <w:rsid w:val="233F15CA"/>
    <w:rsid w:val="234E72A4"/>
    <w:rsid w:val="235AA42B"/>
    <w:rsid w:val="236B3DDA"/>
    <w:rsid w:val="2373A60F"/>
    <w:rsid w:val="237A9239"/>
    <w:rsid w:val="237D8344"/>
    <w:rsid w:val="2386A614"/>
    <w:rsid w:val="2393F9BB"/>
    <w:rsid w:val="23A36223"/>
    <w:rsid w:val="23ACD54E"/>
    <w:rsid w:val="23AD5A97"/>
    <w:rsid w:val="23BD46FC"/>
    <w:rsid w:val="23BEB797"/>
    <w:rsid w:val="23C3161E"/>
    <w:rsid w:val="23CC2D12"/>
    <w:rsid w:val="23D7F506"/>
    <w:rsid w:val="23ECBB59"/>
    <w:rsid w:val="23FDC286"/>
    <w:rsid w:val="24055446"/>
    <w:rsid w:val="240DEA1D"/>
    <w:rsid w:val="2418A822"/>
    <w:rsid w:val="241C18DF"/>
    <w:rsid w:val="24212F0E"/>
    <w:rsid w:val="2421534A"/>
    <w:rsid w:val="242CB696"/>
    <w:rsid w:val="24336B68"/>
    <w:rsid w:val="24339CC2"/>
    <w:rsid w:val="24577E16"/>
    <w:rsid w:val="246423B1"/>
    <w:rsid w:val="2468DD27"/>
    <w:rsid w:val="24762E29"/>
    <w:rsid w:val="24776D28"/>
    <w:rsid w:val="2481F4DE"/>
    <w:rsid w:val="24888E1F"/>
    <w:rsid w:val="2489692C"/>
    <w:rsid w:val="249709DB"/>
    <w:rsid w:val="249B5A48"/>
    <w:rsid w:val="24B943A5"/>
    <w:rsid w:val="24CDE9D5"/>
    <w:rsid w:val="24D4FE5C"/>
    <w:rsid w:val="24D72D5B"/>
    <w:rsid w:val="24EDCEEE"/>
    <w:rsid w:val="24F0309E"/>
    <w:rsid w:val="250516AE"/>
    <w:rsid w:val="2511EE09"/>
    <w:rsid w:val="2513718D"/>
    <w:rsid w:val="251B9CC6"/>
    <w:rsid w:val="251CDC25"/>
    <w:rsid w:val="251FDE92"/>
    <w:rsid w:val="2524AC64"/>
    <w:rsid w:val="25325000"/>
    <w:rsid w:val="253606B0"/>
    <w:rsid w:val="253CED67"/>
    <w:rsid w:val="2548F79F"/>
    <w:rsid w:val="25614EF3"/>
    <w:rsid w:val="25690075"/>
    <w:rsid w:val="25694944"/>
    <w:rsid w:val="25953F80"/>
    <w:rsid w:val="25B9DB2C"/>
    <w:rsid w:val="25C55976"/>
    <w:rsid w:val="25CBD58F"/>
    <w:rsid w:val="25CC077E"/>
    <w:rsid w:val="25D4BF67"/>
    <w:rsid w:val="25DA61BD"/>
    <w:rsid w:val="25EE23A0"/>
    <w:rsid w:val="25FF63A0"/>
    <w:rsid w:val="25FFB32B"/>
    <w:rsid w:val="260F13E0"/>
    <w:rsid w:val="2618B45E"/>
    <w:rsid w:val="261D3A23"/>
    <w:rsid w:val="2621C789"/>
    <w:rsid w:val="26229189"/>
    <w:rsid w:val="262621EB"/>
    <w:rsid w:val="26312DA1"/>
    <w:rsid w:val="2636B652"/>
    <w:rsid w:val="266401EB"/>
    <w:rsid w:val="266FB116"/>
    <w:rsid w:val="2671FE7C"/>
    <w:rsid w:val="2681E19E"/>
    <w:rsid w:val="26915261"/>
    <w:rsid w:val="26A7B304"/>
    <w:rsid w:val="26AA5D50"/>
    <w:rsid w:val="26BB3724"/>
    <w:rsid w:val="26C04F0A"/>
    <w:rsid w:val="26E93381"/>
    <w:rsid w:val="26F4739C"/>
    <w:rsid w:val="26F875B9"/>
    <w:rsid w:val="26FC491C"/>
    <w:rsid w:val="2703DC7C"/>
    <w:rsid w:val="270C9B7E"/>
    <w:rsid w:val="270DA9E3"/>
    <w:rsid w:val="27142FD0"/>
    <w:rsid w:val="27323E65"/>
    <w:rsid w:val="27331713"/>
    <w:rsid w:val="27461485"/>
    <w:rsid w:val="27666CC8"/>
    <w:rsid w:val="276E41CA"/>
    <w:rsid w:val="277378EC"/>
    <w:rsid w:val="27749441"/>
    <w:rsid w:val="2775CCC1"/>
    <w:rsid w:val="278C9A05"/>
    <w:rsid w:val="278E09B2"/>
    <w:rsid w:val="27A722FB"/>
    <w:rsid w:val="27D48CDF"/>
    <w:rsid w:val="27D74E22"/>
    <w:rsid w:val="27E413A2"/>
    <w:rsid w:val="27F29AAD"/>
    <w:rsid w:val="27F39C89"/>
    <w:rsid w:val="27F88E54"/>
    <w:rsid w:val="28055561"/>
    <w:rsid w:val="280C6C19"/>
    <w:rsid w:val="281F6F88"/>
    <w:rsid w:val="28292ACE"/>
    <w:rsid w:val="282ECD7F"/>
    <w:rsid w:val="283DCC81"/>
    <w:rsid w:val="284CE9A2"/>
    <w:rsid w:val="286B2B18"/>
    <w:rsid w:val="2871E24A"/>
    <w:rsid w:val="28786D34"/>
    <w:rsid w:val="287D6DA9"/>
    <w:rsid w:val="287E55CD"/>
    <w:rsid w:val="2893B1E6"/>
    <w:rsid w:val="28A15E7A"/>
    <w:rsid w:val="28A9352D"/>
    <w:rsid w:val="28BE963A"/>
    <w:rsid w:val="28C8801D"/>
    <w:rsid w:val="28D03E1F"/>
    <w:rsid w:val="28D22710"/>
    <w:rsid w:val="28D8102C"/>
    <w:rsid w:val="28E19992"/>
    <w:rsid w:val="28E6FDB0"/>
    <w:rsid w:val="28EB4E2A"/>
    <w:rsid w:val="28EC21BF"/>
    <w:rsid w:val="28EF83E6"/>
    <w:rsid w:val="290CC9EA"/>
    <w:rsid w:val="29194D67"/>
    <w:rsid w:val="291C25BD"/>
    <w:rsid w:val="2927EE2E"/>
    <w:rsid w:val="293A9BCA"/>
    <w:rsid w:val="2945B9D0"/>
    <w:rsid w:val="294893D4"/>
    <w:rsid w:val="295CE333"/>
    <w:rsid w:val="29634F5E"/>
    <w:rsid w:val="296384E8"/>
    <w:rsid w:val="2966FEAE"/>
    <w:rsid w:val="296F9764"/>
    <w:rsid w:val="297707B0"/>
    <w:rsid w:val="297E299B"/>
    <w:rsid w:val="29920C03"/>
    <w:rsid w:val="2993A0B8"/>
    <w:rsid w:val="2993BE1C"/>
    <w:rsid w:val="29A17945"/>
    <w:rsid w:val="29A1C26E"/>
    <w:rsid w:val="29AEACFF"/>
    <w:rsid w:val="29B2FED0"/>
    <w:rsid w:val="29BA43B6"/>
    <w:rsid w:val="29C10564"/>
    <w:rsid w:val="29D108EC"/>
    <w:rsid w:val="29DDF551"/>
    <w:rsid w:val="29E08273"/>
    <w:rsid w:val="29FCE1D9"/>
    <w:rsid w:val="2A060B72"/>
    <w:rsid w:val="2A187857"/>
    <w:rsid w:val="2A254048"/>
    <w:rsid w:val="2A2F543D"/>
    <w:rsid w:val="2A34560C"/>
    <w:rsid w:val="2A3EC8A1"/>
    <w:rsid w:val="2A57B6B0"/>
    <w:rsid w:val="2A5B8A3F"/>
    <w:rsid w:val="2A627E82"/>
    <w:rsid w:val="2A690E90"/>
    <w:rsid w:val="2A6D3DB3"/>
    <w:rsid w:val="2A72C596"/>
    <w:rsid w:val="2A7811E7"/>
    <w:rsid w:val="2A805A09"/>
    <w:rsid w:val="2A88EA94"/>
    <w:rsid w:val="2AC631BD"/>
    <w:rsid w:val="2AD0EBAA"/>
    <w:rsid w:val="2AE7022C"/>
    <w:rsid w:val="2AE8DDBC"/>
    <w:rsid w:val="2B1119F1"/>
    <w:rsid w:val="2B1AA2FA"/>
    <w:rsid w:val="2B205442"/>
    <w:rsid w:val="2B27F20E"/>
    <w:rsid w:val="2B42BDE7"/>
    <w:rsid w:val="2B44EE2B"/>
    <w:rsid w:val="2B464D2B"/>
    <w:rsid w:val="2B4DC394"/>
    <w:rsid w:val="2B759B28"/>
    <w:rsid w:val="2B977B54"/>
    <w:rsid w:val="2B9B5C06"/>
    <w:rsid w:val="2BC5E40D"/>
    <w:rsid w:val="2BC6BFFD"/>
    <w:rsid w:val="2BCFE602"/>
    <w:rsid w:val="2BDE4076"/>
    <w:rsid w:val="2BE4BF8E"/>
    <w:rsid w:val="2BE50C8E"/>
    <w:rsid w:val="2C0CB671"/>
    <w:rsid w:val="2C14FB01"/>
    <w:rsid w:val="2C176B57"/>
    <w:rsid w:val="2C17B8F2"/>
    <w:rsid w:val="2C24B394"/>
    <w:rsid w:val="2C328C27"/>
    <w:rsid w:val="2C3FFA78"/>
    <w:rsid w:val="2C5532BD"/>
    <w:rsid w:val="2C5A85E0"/>
    <w:rsid w:val="2C5F30B5"/>
    <w:rsid w:val="2C60D156"/>
    <w:rsid w:val="2C6BB20E"/>
    <w:rsid w:val="2C7CEDCB"/>
    <w:rsid w:val="2C892727"/>
    <w:rsid w:val="2C89C173"/>
    <w:rsid w:val="2CA801D8"/>
    <w:rsid w:val="2CC29E3E"/>
    <w:rsid w:val="2CC811FE"/>
    <w:rsid w:val="2CCB9D4A"/>
    <w:rsid w:val="2CF22BE6"/>
    <w:rsid w:val="2CFB090D"/>
    <w:rsid w:val="2D01FAE1"/>
    <w:rsid w:val="2D0400DE"/>
    <w:rsid w:val="2D283665"/>
    <w:rsid w:val="2D2FA552"/>
    <w:rsid w:val="2D3575E0"/>
    <w:rsid w:val="2D6276F9"/>
    <w:rsid w:val="2D79D799"/>
    <w:rsid w:val="2D919BAF"/>
    <w:rsid w:val="2D9B79B0"/>
    <w:rsid w:val="2DACC3B9"/>
    <w:rsid w:val="2DBA5DD3"/>
    <w:rsid w:val="2DCC69E4"/>
    <w:rsid w:val="2DCD3178"/>
    <w:rsid w:val="2DD1746B"/>
    <w:rsid w:val="2DD8A629"/>
    <w:rsid w:val="2DE1B36D"/>
    <w:rsid w:val="2DE8DA9E"/>
    <w:rsid w:val="2DFB6E8A"/>
    <w:rsid w:val="2DFC6A75"/>
    <w:rsid w:val="2DFE80F0"/>
    <w:rsid w:val="2E3EAAF6"/>
    <w:rsid w:val="2E4DB498"/>
    <w:rsid w:val="2E511609"/>
    <w:rsid w:val="2E542511"/>
    <w:rsid w:val="2E5FECC2"/>
    <w:rsid w:val="2E6B3C33"/>
    <w:rsid w:val="2E75F18E"/>
    <w:rsid w:val="2E822E20"/>
    <w:rsid w:val="2E83FD08"/>
    <w:rsid w:val="2E84D5E0"/>
    <w:rsid w:val="2E85EB13"/>
    <w:rsid w:val="2E8E479A"/>
    <w:rsid w:val="2E9D2427"/>
    <w:rsid w:val="2EA04819"/>
    <w:rsid w:val="2EA588C2"/>
    <w:rsid w:val="2EAE4A8A"/>
    <w:rsid w:val="2EBB97F2"/>
    <w:rsid w:val="2EBD1B19"/>
    <w:rsid w:val="2EC340F9"/>
    <w:rsid w:val="2EC6B45E"/>
    <w:rsid w:val="2ED14641"/>
    <w:rsid w:val="2ED2D23F"/>
    <w:rsid w:val="2ED3E469"/>
    <w:rsid w:val="2EE0FBF3"/>
    <w:rsid w:val="2EFF1DCE"/>
    <w:rsid w:val="2F044F2C"/>
    <w:rsid w:val="2F0A19CD"/>
    <w:rsid w:val="2F25A33C"/>
    <w:rsid w:val="2F2C7CA7"/>
    <w:rsid w:val="2F2C9A8A"/>
    <w:rsid w:val="2F3A2FB1"/>
    <w:rsid w:val="2F6E3308"/>
    <w:rsid w:val="2F8315CC"/>
    <w:rsid w:val="2F85B3B2"/>
    <w:rsid w:val="2F87CFF6"/>
    <w:rsid w:val="2F8810F1"/>
    <w:rsid w:val="2F896428"/>
    <w:rsid w:val="2F92C9E9"/>
    <w:rsid w:val="2F9CDA43"/>
    <w:rsid w:val="2FB2C9BE"/>
    <w:rsid w:val="2FB7EFAE"/>
    <w:rsid w:val="2FC5C38A"/>
    <w:rsid w:val="2FE11C25"/>
    <w:rsid w:val="2FE6243C"/>
    <w:rsid w:val="2FF261FF"/>
    <w:rsid w:val="2FF83575"/>
    <w:rsid w:val="2FFE0A58"/>
    <w:rsid w:val="300569B7"/>
    <w:rsid w:val="30076F4D"/>
    <w:rsid w:val="3029AB3C"/>
    <w:rsid w:val="3029FB28"/>
    <w:rsid w:val="3033ECC0"/>
    <w:rsid w:val="3038CE45"/>
    <w:rsid w:val="30576B65"/>
    <w:rsid w:val="305ECFA2"/>
    <w:rsid w:val="3062F956"/>
    <w:rsid w:val="3072FEAD"/>
    <w:rsid w:val="30756ED7"/>
    <w:rsid w:val="30792952"/>
    <w:rsid w:val="3084D325"/>
    <w:rsid w:val="309288B2"/>
    <w:rsid w:val="309CA354"/>
    <w:rsid w:val="30AB2B54"/>
    <w:rsid w:val="30AEE836"/>
    <w:rsid w:val="30B34AB0"/>
    <w:rsid w:val="30B4ABB9"/>
    <w:rsid w:val="30D7F59F"/>
    <w:rsid w:val="30DD561A"/>
    <w:rsid w:val="30E4912D"/>
    <w:rsid w:val="30F29BD4"/>
    <w:rsid w:val="31068861"/>
    <w:rsid w:val="31211084"/>
    <w:rsid w:val="31253489"/>
    <w:rsid w:val="312B1E73"/>
    <w:rsid w:val="3134A2AF"/>
    <w:rsid w:val="314B0E55"/>
    <w:rsid w:val="315AC0FE"/>
    <w:rsid w:val="316661CC"/>
    <w:rsid w:val="3171E2C9"/>
    <w:rsid w:val="31888330"/>
    <w:rsid w:val="3191C4CA"/>
    <w:rsid w:val="3193C407"/>
    <w:rsid w:val="3198C1E4"/>
    <w:rsid w:val="31B93EEF"/>
    <w:rsid w:val="31B94E8E"/>
    <w:rsid w:val="31BF9ABC"/>
    <w:rsid w:val="31D1E67B"/>
    <w:rsid w:val="320DE2FD"/>
    <w:rsid w:val="3224B134"/>
    <w:rsid w:val="3228DB6D"/>
    <w:rsid w:val="3231A8FC"/>
    <w:rsid w:val="324C5BA5"/>
    <w:rsid w:val="324C93DD"/>
    <w:rsid w:val="32601CDF"/>
    <w:rsid w:val="327D6AA4"/>
    <w:rsid w:val="32832C20"/>
    <w:rsid w:val="328CEAFD"/>
    <w:rsid w:val="3296164C"/>
    <w:rsid w:val="329DB60B"/>
    <w:rsid w:val="32BC2A1C"/>
    <w:rsid w:val="32BF1F0A"/>
    <w:rsid w:val="32C2E16F"/>
    <w:rsid w:val="32C96991"/>
    <w:rsid w:val="32CC54CE"/>
    <w:rsid w:val="32EE02AF"/>
    <w:rsid w:val="32F867AB"/>
    <w:rsid w:val="331FAC17"/>
    <w:rsid w:val="33205F51"/>
    <w:rsid w:val="332B58B9"/>
    <w:rsid w:val="333C4718"/>
    <w:rsid w:val="33637F70"/>
    <w:rsid w:val="33681121"/>
    <w:rsid w:val="33681DA5"/>
    <w:rsid w:val="3378B57B"/>
    <w:rsid w:val="3387D25A"/>
    <w:rsid w:val="33894C65"/>
    <w:rsid w:val="338EAF4A"/>
    <w:rsid w:val="339511D9"/>
    <w:rsid w:val="33951F65"/>
    <w:rsid w:val="33965119"/>
    <w:rsid w:val="33B2CB16"/>
    <w:rsid w:val="33B82297"/>
    <w:rsid w:val="33B9C570"/>
    <w:rsid w:val="33BEB615"/>
    <w:rsid w:val="33C528F4"/>
    <w:rsid w:val="33C7C815"/>
    <w:rsid w:val="33DCDEC4"/>
    <w:rsid w:val="33DE09C1"/>
    <w:rsid w:val="33E024B4"/>
    <w:rsid w:val="33E22699"/>
    <w:rsid w:val="33F2D840"/>
    <w:rsid w:val="3403D57E"/>
    <w:rsid w:val="3404A42B"/>
    <w:rsid w:val="3416E280"/>
    <w:rsid w:val="3428DC66"/>
    <w:rsid w:val="344672A9"/>
    <w:rsid w:val="3449F80F"/>
    <w:rsid w:val="345DAE93"/>
    <w:rsid w:val="345F98CC"/>
    <w:rsid w:val="34609C50"/>
    <w:rsid w:val="3470B075"/>
    <w:rsid w:val="3474010C"/>
    <w:rsid w:val="3483F6DA"/>
    <w:rsid w:val="348FA0C0"/>
    <w:rsid w:val="34902FB6"/>
    <w:rsid w:val="349819FD"/>
    <w:rsid w:val="349BBDD9"/>
    <w:rsid w:val="34A7B22D"/>
    <w:rsid w:val="34A81DAD"/>
    <w:rsid w:val="34B08236"/>
    <w:rsid w:val="34B085BB"/>
    <w:rsid w:val="34B89F12"/>
    <w:rsid w:val="34B9A5E1"/>
    <w:rsid w:val="34C04C54"/>
    <w:rsid w:val="34CEBADF"/>
    <w:rsid w:val="34F28809"/>
    <w:rsid w:val="34FA6F91"/>
    <w:rsid w:val="3504528A"/>
    <w:rsid w:val="3504A5FF"/>
    <w:rsid w:val="35108F6F"/>
    <w:rsid w:val="3517BBBF"/>
    <w:rsid w:val="352BAEC8"/>
    <w:rsid w:val="3531E03B"/>
    <w:rsid w:val="353838CB"/>
    <w:rsid w:val="353D3BF1"/>
    <w:rsid w:val="35535E24"/>
    <w:rsid w:val="35609A1B"/>
    <w:rsid w:val="35723C49"/>
    <w:rsid w:val="357BA076"/>
    <w:rsid w:val="357BCE16"/>
    <w:rsid w:val="3586B83C"/>
    <w:rsid w:val="35A14A47"/>
    <w:rsid w:val="35B45110"/>
    <w:rsid w:val="35BB90F3"/>
    <w:rsid w:val="35C0F860"/>
    <w:rsid w:val="35CF3B84"/>
    <w:rsid w:val="35D02525"/>
    <w:rsid w:val="35D58C6F"/>
    <w:rsid w:val="35E1D6D5"/>
    <w:rsid w:val="35E4F73D"/>
    <w:rsid w:val="35EF92ED"/>
    <w:rsid w:val="35EF9422"/>
    <w:rsid w:val="35EFF9B3"/>
    <w:rsid w:val="3600BC0B"/>
    <w:rsid w:val="36072669"/>
    <w:rsid w:val="360C4C7C"/>
    <w:rsid w:val="360EEFCF"/>
    <w:rsid w:val="361F6070"/>
    <w:rsid w:val="36245B0A"/>
    <w:rsid w:val="3624DFE6"/>
    <w:rsid w:val="362F7BF4"/>
    <w:rsid w:val="36334AEC"/>
    <w:rsid w:val="36357827"/>
    <w:rsid w:val="3643849A"/>
    <w:rsid w:val="364AF15F"/>
    <w:rsid w:val="36528D30"/>
    <w:rsid w:val="365AA80B"/>
    <w:rsid w:val="365CF5F6"/>
    <w:rsid w:val="3667DB16"/>
    <w:rsid w:val="36707F12"/>
    <w:rsid w:val="36714508"/>
    <w:rsid w:val="3678164E"/>
    <w:rsid w:val="367932D9"/>
    <w:rsid w:val="3679552B"/>
    <w:rsid w:val="367CA562"/>
    <w:rsid w:val="3681542C"/>
    <w:rsid w:val="368157C3"/>
    <w:rsid w:val="36826707"/>
    <w:rsid w:val="368DB2A8"/>
    <w:rsid w:val="36B3B1FE"/>
    <w:rsid w:val="36BC9D21"/>
    <w:rsid w:val="36C210AC"/>
    <w:rsid w:val="36C262FA"/>
    <w:rsid w:val="36D261D7"/>
    <w:rsid w:val="36D34897"/>
    <w:rsid w:val="36E1215D"/>
    <w:rsid w:val="36E36B5F"/>
    <w:rsid w:val="36E89AE7"/>
    <w:rsid w:val="36ECF8D3"/>
    <w:rsid w:val="37002604"/>
    <w:rsid w:val="3706C329"/>
    <w:rsid w:val="370D8C26"/>
    <w:rsid w:val="37256464"/>
    <w:rsid w:val="37328469"/>
    <w:rsid w:val="37449A48"/>
    <w:rsid w:val="374FD49B"/>
    <w:rsid w:val="375B5277"/>
    <w:rsid w:val="3771E1C4"/>
    <w:rsid w:val="37723812"/>
    <w:rsid w:val="3776D6FB"/>
    <w:rsid w:val="3777C2EA"/>
    <w:rsid w:val="37809761"/>
    <w:rsid w:val="37889B5D"/>
    <w:rsid w:val="37A0F4A0"/>
    <w:rsid w:val="37AFEA25"/>
    <w:rsid w:val="37B4D7E6"/>
    <w:rsid w:val="37B52F8A"/>
    <w:rsid w:val="37B6CBBE"/>
    <w:rsid w:val="37B98E5D"/>
    <w:rsid w:val="37BB9A1D"/>
    <w:rsid w:val="37C8A743"/>
    <w:rsid w:val="37DF5655"/>
    <w:rsid w:val="37E4B520"/>
    <w:rsid w:val="380C97EA"/>
    <w:rsid w:val="3819E910"/>
    <w:rsid w:val="3819EAD6"/>
    <w:rsid w:val="381C4890"/>
    <w:rsid w:val="3831AF70"/>
    <w:rsid w:val="38355735"/>
    <w:rsid w:val="3837BB94"/>
    <w:rsid w:val="38424FA8"/>
    <w:rsid w:val="386E1C31"/>
    <w:rsid w:val="3871DE05"/>
    <w:rsid w:val="3878004E"/>
    <w:rsid w:val="387D2EE6"/>
    <w:rsid w:val="387DAE30"/>
    <w:rsid w:val="38899946"/>
    <w:rsid w:val="388BB280"/>
    <w:rsid w:val="38AA2803"/>
    <w:rsid w:val="38CE2169"/>
    <w:rsid w:val="38CF51A5"/>
    <w:rsid w:val="38EE1CE1"/>
    <w:rsid w:val="38F1108A"/>
    <w:rsid w:val="38F1E9EE"/>
    <w:rsid w:val="38F314CC"/>
    <w:rsid w:val="391B4D68"/>
    <w:rsid w:val="39233670"/>
    <w:rsid w:val="39258375"/>
    <w:rsid w:val="392BE55C"/>
    <w:rsid w:val="39395E8A"/>
    <w:rsid w:val="394A97CA"/>
    <w:rsid w:val="394BDD01"/>
    <w:rsid w:val="395790CC"/>
    <w:rsid w:val="39583A29"/>
    <w:rsid w:val="395D8D72"/>
    <w:rsid w:val="39699F09"/>
    <w:rsid w:val="396D03A7"/>
    <w:rsid w:val="39760BC8"/>
    <w:rsid w:val="397BD428"/>
    <w:rsid w:val="39819F78"/>
    <w:rsid w:val="39867632"/>
    <w:rsid w:val="398AE3C5"/>
    <w:rsid w:val="3996F740"/>
    <w:rsid w:val="39A259F0"/>
    <w:rsid w:val="39A6BE50"/>
    <w:rsid w:val="39A9D612"/>
    <w:rsid w:val="39B0946C"/>
    <w:rsid w:val="39B8E1C4"/>
    <w:rsid w:val="39D036C5"/>
    <w:rsid w:val="39D5D8EB"/>
    <w:rsid w:val="39D8DA4D"/>
    <w:rsid w:val="39FD9510"/>
    <w:rsid w:val="3A0A29C8"/>
    <w:rsid w:val="3A1A7106"/>
    <w:rsid w:val="3A24A56E"/>
    <w:rsid w:val="3A2B214E"/>
    <w:rsid w:val="3A3178D8"/>
    <w:rsid w:val="3A338C92"/>
    <w:rsid w:val="3A4BD7C7"/>
    <w:rsid w:val="3A54C99D"/>
    <w:rsid w:val="3A59CC4D"/>
    <w:rsid w:val="3A764295"/>
    <w:rsid w:val="3A7824B1"/>
    <w:rsid w:val="3A8DFF78"/>
    <w:rsid w:val="3A8ED181"/>
    <w:rsid w:val="3A993822"/>
    <w:rsid w:val="3A9E1816"/>
    <w:rsid w:val="3A9E6855"/>
    <w:rsid w:val="3AA6CCBE"/>
    <w:rsid w:val="3AAD8B87"/>
    <w:rsid w:val="3AB15F43"/>
    <w:rsid w:val="3AB5CFA1"/>
    <w:rsid w:val="3ABFE324"/>
    <w:rsid w:val="3AC23BE6"/>
    <w:rsid w:val="3AC7D80F"/>
    <w:rsid w:val="3ACE1DCE"/>
    <w:rsid w:val="3AEAA843"/>
    <w:rsid w:val="3AEB7DBF"/>
    <w:rsid w:val="3AEDF605"/>
    <w:rsid w:val="3B068BE7"/>
    <w:rsid w:val="3B07CB34"/>
    <w:rsid w:val="3B117966"/>
    <w:rsid w:val="3B140887"/>
    <w:rsid w:val="3B171B00"/>
    <w:rsid w:val="3B21A222"/>
    <w:rsid w:val="3B2CC193"/>
    <w:rsid w:val="3B348A66"/>
    <w:rsid w:val="3B4EDD26"/>
    <w:rsid w:val="3B53E2D9"/>
    <w:rsid w:val="3B586674"/>
    <w:rsid w:val="3B5E36C4"/>
    <w:rsid w:val="3B7484C7"/>
    <w:rsid w:val="3B7DEAE6"/>
    <w:rsid w:val="3B803FEB"/>
    <w:rsid w:val="3B9A262D"/>
    <w:rsid w:val="3B9F0518"/>
    <w:rsid w:val="3BA44E16"/>
    <w:rsid w:val="3BA651A4"/>
    <w:rsid w:val="3BB9865B"/>
    <w:rsid w:val="3BD76851"/>
    <w:rsid w:val="3BDC9791"/>
    <w:rsid w:val="3BE4E627"/>
    <w:rsid w:val="3BEA843F"/>
    <w:rsid w:val="3BEFA275"/>
    <w:rsid w:val="3BF77B40"/>
    <w:rsid w:val="3BFBE1F4"/>
    <w:rsid w:val="3BFFF75C"/>
    <w:rsid w:val="3C0AD8A3"/>
    <w:rsid w:val="3C0F9226"/>
    <w:rsid w:val="3C198283"/>
    <w:rsid w:val="3C2D1FE3"/>
    <w:rsid w:val="3C2EAF4D"/>
    <w:rsid w:val="3C35FAF4"/>
    <w:rsid w:val="3C3CB9F6"/>
    <w:rsid w:val="3C45B130"/>
    <w:rsid w:val="3C5B3518"/>
    <w:rsid w:val="3C5F9F17"/>
    <w:rsid w:val="3C60AF59"/>
    <w:rsid w:val="3C61F194"/>
    <w:rsid w:val="3C7465AD"/>
    <w:rsid w:val="3C7A09A0"/>
    <w:rsid w:val="3C7C2914"/>
    <w:rsid w:val="3CA53A08"/>
    <w:rsid w:val="3CACBA80"/>
    <w:rsid w:val="3CB276DE"/>
    <w:rsid w:val="3CB7FE55"/>
    <w:rsid w:val="3CBE1FBC"/>
    <w:rsid w:val="3CCBD479"/>
    <w:rsid w:val="3CCBF7B0"/>
    <w:rsid w:val="3CD71C9A"/>
    <w:rsid w:val="3CE0CEA8"/>
    <w:rsid w:val="3CEBF836"/>
    <w:rsid w:val="3CEE7B52"/>
    <w:rsid w:val="3CF077C1"/>
    <w:rsid w:val="3CF13C54"/>
    <w:rsid w:val="3CF4E7F4"/>
    <w:rsid w:val="3D08D5E2"/>
    <w:rsid w:val="3D0A8148"/>
    <w:rsid w:val="3D2D8AA3"/>
    <w:rsid w:val="3D39F1AC"/>
    <w:rsid w:val="3D486BFC"/>
    <w:rsid w:val="3D528DAD"/>
    <w:rsid w:val="3D6CF13A"/>
    <w:rsid w:val="3D928219"/>
    <w:rsid w:val="3D9D243A"/>
    <w:rsid w:val="3DCB6699"/>
    <w:rsid w:val="3DD27788"/>
    <w:rsid w:val="3DD91E97"/>
    <w:rsid w:val="3DE0677D"/>
    <w:rsid w:val="3DED1DCF"/>
    <w:rsid w:val="3E01B9DB"/>
    <w:rsid w:val="3E06BA91"/>
    <w:rsid w:val="3E235FC4"/>
    <w:rsid w:val="3E2C7663"/>
    <w:rsid w:val="3E31E034"/>
    <w:rsid w:val="3E345F61"/>
    <w:rsid w:val="3E4B63D0"/>
    <w:rsid w:val="3E54F73D"/>
    <w:rsid w:val="3E705592"/>
    <w:rsid w:val="3E7DD1AC"/>
    <w:rsid w:val="3E835F95"/>
    <w:rsid w:val="3E85CBD5"/>
    <w:rsid w:val="3E8D801A"/>
    <w:rsid w:val="3E94F6F8"/>
    <w:rsid w:val="3E9F1F7A"/>
    <w:rsid w:val="3E9FE040"/>
    <w:rsid w:val="3EAFFA2C"/>
    <w:rsid w:val="3EB0BDBA"/>
    <w:rsid w:val="3EBF0E09"/>
    <w:rsid w:val="3EBF6DF9"/>
    <w:rsid w:val="3EC6604A"/>
    <w:rsid w:val="3EC7DA60"/>
    <w:rsid w:val="3EDF2844"/>
    <w:rsid w:val="3EF0B28B"/>
    <w:rsid w:val="3F07E4BA"/>
    <w:rsid w:val="3F0919AB"/>
    <w:rsid w:val="3F11A01C"/>
    <w:rsid w:val="3F11D9FD"/>
    <w:rsid w:val="3F18D07A"/>
    <w:rsid w:val="3F1C955B"/>
    <w:rsid w:val="3F1E5BC3"/>
    <w:rsid w:val="3F1F51AD"/>
    <w:rsid w:val="3F250A48"/>
    <w:rsid w:val="3F2A9E6C"/>
    <w:rsid w:val="3F3F77B1"/>
    <w:rsid w:val="3F52CE5B"/>
    <w:rsid w:val="3F5CF9BE"/>
    <w:rsid w:val="3F65A8C8"/>
    <w:rsid w:val="3F6EA0EE"/>
    <w:rsid w:val="3F7084D1"/>
    <w:rsid w:val="3F7101B4"/>
    <w:rsid w:val="3F7165D8"/>
    <w:rsid w:val="3F7EDFCC"/>
    <w:rsid w:val="3F92DB0C"/>
    <w:rsid w:val="3FA9D861"/>
    <w:rsid w:val="3FB0F44B"/>
    <w:rsid w:val="3FB6C9C1"/>
    <w:rsid w:val="3FC197F7"/>
    <w:rsid w:val="3FD4D557"/>
    <w:rsid w:val="3FE678CD"/>
    <w:rsid w:val="3FEFA271"/>
    <w:rsid w:val="3FF6EAFD"/>
    <w:rsid w:val="401F904F"/>
    <w:rsid w:val="40213036"/>
    <w:rsid w:val="40233B46"/>
    <w:rsid w:val="402473ED"/>
    <w:rsid w:val="402A7658"/>
    <w:rsid w:val="4044CC79"/>
    <w:rsid w:val="404A0A21"/>
    <w:rsid w:val="40528F23"/>
    <w:rsid w:val="40543B92"/>
    <w:rsid w:val="405AF2C7"/>
    <w:rsid w:val="406EDF38"/>
    <w:rsid w:val="4072D3C3"/>
    <w:rsid w:val="40732AD8"/>
    <w:rsid w:val="4075F96F"/>
    <w:rsid w:val="407B424E"/>
    <w:rsid w:val="4090E5ED"/>
    <w:rsid w:val="40975239"/>
    <w:rsid w:val="40A9A590"/>
    <w:rsid w:val="40B1572E"/>
    <w:rsid w:val="40B791D6"/>
    <w:rsid w:val="40C77961"/>
    <w:rsid w:val="40CD3AEE"/>
    <w:rsid w:val="40E62D87"/>
    <w:rsid w:val="4105AE95"/>
    <w:rsid w:val="4113202E"/>
    <w:rsid w:val="411E5303"/>
    <w:rsid w:val="41291C45"/>
    <w:rsid w:val="4130AB10"/>
    <w:rsid w:val="4138B7A7"/>
    <w:rsid w:val="4139C4BC"/>
    <w:rsid w:val="41415BA0"/>
    <w:rsid w:val="4155329A"/>
    <w:rsid w:val="4157B4A7"/>
    <w:rsid w:val="415956CD"/>
    <w:rsid w:val="41892F7C"/>
    <w:rsid w:val="41896361"/>
    <w:rsid w:val="418EA097"/>
    <w:rsid w:val="41998B93"/>
    <w:rsid w:val="41B2E00C"/>
    <w:rsid w:val="41B447C8"/>
    <w:rsid w:val="41C48877"/>
    <w:rsid w:val="41C98E29"/>
    <w:rsid w:val="41D68130"/>
    <w:rsid w:val="41DC48F1"/>
    <w:rsid w:val="41E735A9"/>
    <w:rsid w:val="41FB1CF2"/>
    <w:rsid w:val="420CB505"/>
    <w:rsid w:val="42275705"/>
    <w:rsid w:val="4228F02A"/>
    <w:rsid w:val="422F6FD3"/>
    <w:rsid w:val="42362C0D"/>
    <w:rsid w:val="42750260"/>
    <w:rsid w:val="4294B0B3"/>
    <w:rsid w:val="42A07327"/>
    <w:rsid w:val="42BC6D63"/>
    <w:rsid w:val="42D4CB59"/>
    <w:rsid w:val="42DCF444"/>
    <w:rsid w:val="42E6CCE6"/>
    <w:rsid w:val="42EE8983"/>
    <w:rsid w:val="43067A45"/>
    <w:rsid w:val="4307B7BB"/>
    <w:rsid w:val="430F525F"/>
    <w:rsid w:val="433575DD"/>
    <w:rsid w:val="434668CB"/>
    <w:rsid w:val="43605724"/>
    <w:rsid w:val="43670E5F"/>
    <w:rsid w:val="436F017E"/>
    <w:rsid w:val="43772674"/>
    <w:rsid w:val="437BC280"/>
    <w:rsid w:val="43811A6D"/>
    <w:rsid w:val="4381A083"/>
    <w:rsid w:val="4396D92D"/>
    <w:rsid w:val="439D35B8"/>
    <w:rsid w:val="43A388DE"/>
    <w:rsid w:val="43AE9B51"/>
    <w:rsid w:val="43AECB19"/>
    <w:rsid w:val="43C337F3"/>
    <w:rsid w:val="43D1D058"/>
    <w:rsid w:val="43D5EDB3"/>
    <w:rsid w:val="43E45C93"/>
    <w:rsid w:val="43E4810D"/>
    <w:rsid w:val="44147FFD"/>
    <w:rsid w:val="441678D2"/>
    <w:rsid w:val="44267247"/>
    <w:rsid w:val="442CE30F"/>
    <w:rsid w:val="4434270F"/>
    <w:rsid w:val="4437E678"/>
    <w:rsid w:val="44493029"/>
    <w:rsid w:val="447413A5"/>
    <w:rsid w:val="4486776B"/>
    <w:rsid w:val="4487CB0E"/>
    <w:rsid w:val="4488AE11"/>
    <w:rsid w:val="448957A7"/>
    <w:rsid w:val="44906924"/>
    <w:rsid w:val="4492761C"/>
    <w:rsid w:val="44955BF2"/>
    <w:rsid w:val="44CAD6E2"/>
    <w:rsid w:val="44CBBB63"/>
    <w:rsid w:val="44D45B0D"/>
    <w:rsid w:val="44DDB9DB"/>
    <w:rsid w:val="44E4F157"/>
    <w:rsid w:val="44F2CDDA"/>
    <w:rsid w:val="44F97A11"/>
    <w:rsid w:val="44FDA937"/>
    <w:rsid w:val="450C67AF"/>
    <w:rsid w:val="450E655B"/>
    <w:rsid w:val="451C3B9D"/>
    <w:rsid w:val="4538BB23"/>
    <w:rsid w:val="4547494E"/>
    <w:rsid w:val="4562D6C1"/>
    <w:rsid w:val="45749381"/>
    <w:rsid w:val="45753D93"/>
    <w:rsid w:val="457CDD6C"/>
    <w:rsid w:val="458375BA"/>
    <w:rsid w:val="45977870"/>
    <w:rsid w:val="45B30466"/>
    <w:rsid w:val="45B38F19"/>
    <w:rsid w:val="45C1BDDC"/>
    <w:rsid w:val="45CE3380"/>
    <w:rsid w:val="45D1BA83"/>
    <w:rsid w:val="45D24B9A"/>
    <w:rsid w:val="45DB41D4"/>
    <w:rsid w:val="45E88346"/>
    <w:rsid w:val="45EE717D"/>
    <w:rsid w:val="45FFBFFC"/>
    <w:rsid w:val="46066CF3"/>
    <w:rsid w:val="460B3130"/>
    <w:rsid w:val="460DAC29"/>
    <w:rsid w:val="460F6490"/>
    <w:rsid w:val="460FF41C"/>
    <w:rsid w:val="46162B76"/>
    <w:rsid w:val="4631C2D5"/>
    <w:rsid w:val="46374C1A"/>
    <w:rsid w:val="46414BE7"/>
    <w:rsid w:val="4674DC59"/>
    <w:rsid w:val="467593FA"/>
    <w:rsid w:val="4676F060"/>
    <w:rsid w:val="468F254B"/>
    <w:rsid w:val="4695E9FC"/>
    <w:rsid w:val="46A297AD"/>
    <w:rsid w:val="46CA91DB"/>
    <w:rsid w:val="46D63544"/>
    <w:rsid w:val="46D8F49C"/>
    <w:rsid w:val="46DFE721"/>
    <w:rsid w:val="46E0AD7B"/>
    <w:rsid w:val="46F14EBF"/>
    <w:rsid w:val="47013540"/>
    <w:rsid w:val="47022853"/>
    <w:rsid w:val="470A9336"/>
    <w:rsid w:val="4712B00F"/>
    <w:rsid w:val="4722BF59"/>
    <w:rsid w:val="4725E037"/>
    <w:rsid w:val="472A6610"/>
    <w:rsid w:val="47476379"/>
    <w:rsid w:val="474A8996"/>
    <w:rsid w:val="474C7333"/>
    <w:rsid w:val="477127DA"/>
    <w:rsid w:val="477A89DB"/>
    <w:rsid w:val="47A57E18"/>
    <w:rsid w:val="47B0A844"/>
    <w:rsid w:val="47B971DB"/>
    <w:rsid w:val="47CAE3F2"/>
    <w:rsid w:val="47D4483A"/>
    <w:rsid w:val="47D5FEAA"/>
    <w:rsid w:val="47DF18F4"/>
    <w:rsid w:val="47EED1E4"/>
    <w:rsid w:val="47FCCE66"/>
    <w:rsid w:val="4801D99D"/>
    <w:rsid w:val="480559EC"/>
    <w:rsid w:val="4811BBD5"/>
    <w:rsid w:val="4835A30D"/>
    <w:rsid w:val="484C0330"/>
    <w:rsid w:val="484CE0DE"/>
    <w:rsid w:val="486A1925"/>
    <w:rsid w:val="486B835A"/>
    <w:rsid w:val="487CB6B8"/>
    <w:rsid w:val="48A4ADC4"/>
    <w:rsid w:val="48B6F43A"/>
    <w:rsid w:val="48B8C681"/>
    <w:rsid w:val="48D383AC"/>
    <w:rsid w:val="48DB60E9"/>
    <w:rsid w:val="48DBDE4C"/>
    <w:rsid w:val="48E7F120"/>
    <w:rsid w:val="48EB8C29"/>
    <w:rsid w:val="48FF7010"/>
    <w:rsid w:val="4900DDD9"/>
    <w:rsid w:val="4922DA37"/>
    <w:rsid w:val="4954C1E3"/>
    <w:rsid w:val="49559934"/>
    <w:rsid w:val="49594381"/>
    <w:rsid w:val="495D62C1"/>
    <w:rsid w:val="495FCF46"/>
    <w:rsid w:val="49626BC7"/>
    <w:rsid w:val="4962EFE8"/>
    <w:rsid w:val="497A30E8"/>
    <w:rsid w:val="497E1DCD"/>
    <w:rsid w:val="497FA5F3"/>
    <w:rsid w:val="4985D404"/>
    <w:rsid w:val="4986F720"/>
    <w:rsid w:val="49901944"/>
    <w:rsid w:val="4991BCB9"/>
    <w:rsid w:val="4995B27A"/>
    <w:rsid w:val="49BF17FA"/>
    <w:rsid w:val="49C4EA39"/>
    <w:rsid w:val="49FE07F1"/>
    <w:rsid w:val="4A17A8CE"/>
    <w:rsid w:val="4A542DBD"/>
    <w:rsid w:val="4A666064"/>
    <w:rsid w:val="4A6D7FC7"/>
    <w:rsid w:val="4A743D1F"/>
    <w:rsid w:val="4A764BD3"/>
    <w:rsid w:val="4A7AA974"/>
    <w:rsid w:val="4A97C49A"/>
    <w:rsid w:val="4AA512F7"/>
    <w:rsid w:val="4ADC1D93"/>
    <w:rsid w:val="4ADEE09A"/>
    <w:rsid w:val="4B06BC91"/>
    <w:rsid w:val="4B07C218"/>
    <w:rsid w:val="4B090E1A"/>
    <w:rsid w:val="4B189A90"/>
    <w:rsid w:val="4B1901CE"/>
    <w:rsid w:val="4B1CD4C6"/>
    <w:rsid w:val="4B255504"/>
    <w:rsid w:val="4B34E93C"/>
    <w:rsid w:val="4B35B470"/>
    <w:rsid w:val="4B3C926F"/>
    <w:rsid w:val="4B42DB3C"/>
    <w:rsid w:val="4B522C0C"/>
    <w:rsid w:val="4B816D3B"/>
    <w:rsid w:val="4B9A3F99"/>
    <w:rsid w:val="4BB4B23C"/>
    <w:rsid w:val="4BC85338"/>
    <w:rsid w:val="4BC92E4C"/>
    <w:rsid w:val="4BCACEF6"/>
    <w:rsid w:val="4BD165AE"/>
    <w:rsid w:val="4C0CB643"/>
    <w:rsid w:val="4C0E7E06"/>
    <w:rsid w:val="4C0F0A8A"/>
    <w:rsid w:val="4C1394E5"/>
    <w:rsid w:val="4C19007D"/>
    <w:rsid w:val="4C1DAC54"/>
    <w:rsid w:val="4C1DFAB9"/>
    <w:rsid w:val="4C31B17C"/>
    <w:rsid w:val="4C372CA5"/>
    <w:rsid w:val="4C3D8AF2"/>
    <w:rsid w:val="4C3F6200"/>
    <w:rsid w:val="4C5E7DEA"/>
    <w:rsid w:val="4C5F1CD7"/>
    <w:rsid w:val="4C7099A4"/>
    <w:rsid w:val="4C86CDCD"/>
    <w:rsid w:val="4C950E96"/>
    <w:rsid w:val="4CA964EF"/>
    <w:rsid w:val="4CB66479"/>
    <w:rsid w:val="4CBA5529"/>
    <w:rsid w:val="4CBA55AD"/>
    <w:rsid w:val="4CF98DFF"/>
    <w:rsid w:val="4D0E3DE7"/>
    <w:rsid w:val="4D110CB8"/>
    <w:rsid w:val="4D182BF5"/>
    <w:rsid w:val="4D204AD8"/>
    <w:rsid w:val="4D4065AF"/>
    <w:rsid w:val="4D409CF9"/>
    <w:rsid w:val="4D48BC9D"/>
    <w:rsid w:val="4D4CDB9E"/>
    <w:rsid w:val="4D4D5B42"/>
    <w:rsid w:val="4D7067E2"/>
    <w:rsid w:val="4D7A0DAB"/>
    <w:rsid w:val="4D84646D"/>
    <w:rsid w:val="4D851B26"/>
    <w:rsid w:val="4D85C3C3"/>
    <w:rsid w:val="4D945940"/>
    <w:rsid w:val="4D96DDDA"/>
    <w:rsid w:val="4D995DAC"/>
    <w:rsid w:val="4D9B8BFD"/>
    <w:rsid w:val="4DA3F3E5"/>
    <w:rsid w:val="4DA88590"/>
    <w:rsid w:val="4DBC8CF7"/>
    <w:rsid w:val="4DBDA018"/>
    <w:rsid w:val="4DC01572"/>
    <w:rsid w:val="4DCB7097"/>
    <w:rsid w:val="4DD2C438"/>
    <w:rsid w:val="4DD53E1F"/>
    <w:rsid w:val="4DE4C4EF"/>
    <w:rsid w:val="4DF6A93C"/>
    <w:rsid w:val="4DFB9676"/>
    <w:rsid w:val="4E0AA89B"/>
    <w:rsid w:val="4E1CAEC8"/>
    <w:rsid w:val="4E3CF6B2"/>
    <w:rsid w:val="4E429097"/>
    <w:rsid w:val="4E436B5D"/>
    <w:rsid w:val="4E44440F"/>
    <w:rsid w:val="4E4972D5"/>
    <w:rsid w:val="4E4F07F1"/>
    <w:rsid w:val="4E5096F3"/>
    <w:rsid w:val="4E688A3A"/>
    <w:rsid w:val="4E89AED1"/>
    <w:rsid w:val="4E8B0293"/>
    <w:rsid w:val="4E8EF79B"/>
    <w:rsid w:val="4E95B27B"/>
    <w:rsid w:val="4EA03BE5"/>
    <w:rsid w:val="4EAC20C1"/>
    <w:rsid w:val="4EB17E89"/>
    <w:rsid w:val="4EDA7F23"/>
    <w:rsid w:val="4EF4F9CF"/>
    <w:rsid w:val="4EFD019D"/>
    <w:rsid w:val="4F146293"/>
    <w:rsid w:val="4F1BE9C4"/>
    <w:rsid w:val="4F291C39"/>
    <w:rsid w:val="4F337E0A"/>
    <w:rsid w:val="4F44026E"/>
    <w:rsid w:val="4F54D32C"/>
    <w:rsid w:val="4F5B3FD7"/>
    <w:rsid w:val="4F710E80"/>
    <w:rsid w:val="4FA4929B"/>
    <w:rsid w:val="4FCF428A"/>
    <w:rsid w:val="4FDA27F1"/>
    <w:rsid w:val="500BFD47"/>
    <w:rsid w:val="501EFB3A"/>
    <w:rsid w:val="501F7C87"/>
    <w:rsid w:val="502C6CB2"/>
    <w:rsid w:val="505A5B97"/>
    <w:rsid w:val="505D80A7"/>
    <w:rsid w:val="505DD56B"/>
    <w:rsid w:val="5060EAF0"/>
    <w:rsid w:val="507775D4"/>
    <w:rsid w:val="507DF8CF"/>
    <w:rsid w:val="5080A37C"/>
    <w:rsid w:val="509283BF"/>
    <w:rsid w:val="50987046"/>
    <w:rsid w:val="5099EC33"/>
    <w:rsid w:val="509D03DE"/>
    <w:rsid w:val="509D7DD4"/>
    <w:rsid w:val="50A073D3"/>
    <w:rsid w:val="50A1FCF8"/>
    <w:rsid w:val="50B4B4E4"/>
    <w:rsid w:val="50BC29D8"/>
    <w:rsid w:val="50C3876E"/>
    <w:rsid w:val="50CB5382"/>
    <w:rsid w:val="50D59025"/>
    <w:rsid w:val="50F0925C"/>
    <w:rsid w:val="50F20551"/>
    <w:rsid w:val="50FBB9C3"/>
    <w:rsid w:val="51028E77"/>
    <w:rsid w:val="51111423"/>
    <w:rsid w:val="5119C684"/>
    <w:rsid w:val="511A015F"/>
    <w:rsid w:val="511BE11D"/>
    <w:rsid w:val="511EBFD7"/>
    <w:rsid w:val="514209E4"/>
    <w:rsid w:val="51473FB7"/>
    <w:rsid w:val="514941E0"/>
    <w:rsid w:val="514CB9AD"/>
    <w:rsid w:val="515D71CD"/>
    <w:rsid w:val="5171322C"/>
    <w:rsid w:val="519AEF83"/>
    <w:rsid w:val="51C013E4"/>
    <w:rsid w:val="51C54A02"/>
    <w:rsid w:val="51CCA5DB"/>
    <w:rsid w:val="51D550E9"/>
    <w:rsid w:val="51ED5DD6"/>
    <w:rsid w:val="51FC1345"/>
    <w:rsid w:val="52088E5F"/>
    <w:rsid w:val="5227D3EC"/>
    <w:rsid w:val="523092D5"/>
    <w:rsid w:val="524343E0"/>
    <w:rsid w:val="524CD03F"/>
    <w:rsid w:val="524D115F"/>
    <w:rsid w:val="524E973C"/>
    <w:rsid w:val="52522B8A"/>
    <w:rsid w:val="5261C083"/>
    <w:rsid w:val="5280AAEF"/>
    <w:rsid w:val="528FA782"/>
    <w:rsid w:val="52A1E994"/>
    <w:rsid w:val="52ABB9DA"/>
    <w:rsid w:val="52C139A6"/>
    <w:rsid w:val="52DDAC3F"/>
    <w:rsid w:val="52E60D29"/>
    <w:rsid w:val="52EC3F77"/>
    <w:rsid w:val="52FABFE6"/>
    <w:rsid w:val="53077700"/>
    <w:rsid w:val="53144279"/>
    <w:rsid w:val="53205B36"/>
    <w:rsid w:val="532577B1"/>
    <w:rsid w:val="532B4CFF"/>
    <w:rsid w:val="53351EA4"/>
    <w:rsid w:val="53369DEF"/>
    <w:rsid w:val="534EFB17"/>
    <w:rsid w:val="5351DFA5"/>
    <w:rsid w:val="53660E8F"/>
    <w:rsid w:val="53720C27"/>
    <w:rsid w:val="537329EA"/>
    <w:rsid w:val="53878160"/>
    <w:rsid w:val="5389F275"/>
    <w:rsid w:val="539BE8EF"/>
    <w:rsid w:val="53AC74DB"/>
    <w:rsid w:val="53B7A750"/>
    <w:rsid w:val="53C5E06A"/>
    <w:rsid w:val="53C6BC5A"/>
    <w:rsid w:val="53C97D7C"/>
    <w:rsid w:val="53D6100D"/>
    <w:rsid w:val="53F4C94E"/>
    <w:rsid w:val="53FF0DFA"/>
    <w:rsid w:val="54166D21"/>
    <w:rsid w:val="54255647"/>
    <w:rsid w:val="542A114A"/>
    <w:rsid w:val="542F6412"/>
    <w:rsid w:val="5442D1E6"/>
    <w:rsid w:val="544C0A85"/>
    <w:rsid w:val="545801E5"/>
    <w:rsid w:val="5459CC58"/>
    <w:rsid w:val="545D47D9"/>
    <w:rsid w:val="54618646"/>
    <w:rsid w:val="546A2E04"/>
    <w:rsid w:val="5475BE47"/>
    <w:rsid w:val="54775528"/>
    <w:rsid w:val="547B6FAD"/>
    <w:rsid w:val="547C5943"/>
    <w:rsid w:val="549E169F"/>
    <w:rsid w:val="54A72D8D"/>
    <w:rsid w:val="54AC20A8"/>
    <w:rsid w:val="54D13758"/>
    <w:rsid w:val="54D33A3B"/>
    <w:rsid w:val="54D6A040"/>
    <w:rsid w:val="54D9D270"/>
    <w:rsid w:val="54DDAB46"/>
    <w:rsid w:val="54DDF840"/>
    <w:rsid w:val="54ED276B"/>
    <w:rsid w:val="54EE9D37"/>
    <w:rsid w:val="54F29828"/>
    <w:rsid w:val="54FAC41E"/>
    <w:rsid w:val="5507696C"/>
    <w:rsid w:val="550D422E"/>
    <w:rsid w:val="550F79CA"/>
    <w:rsid w:val="552CFCE1"/>
    <w:rsid w:val="5549C09A"/>
    <w:rsid w:val="5549FFC1"/>
    <w:rsid w:val="554E59EB"/>
    <w:rsid w:val="5551FED7"/>
    <w:rsid w:val="555C166F"/>
    <w:rsid w:val="556061A1"/>
    <w:rsid w:val="55632635"/>
    <w:rsid w:val="556F0312"/>
    <w:rsid w:val="558B58BB"/>
    <w:rsid w:val="5591411F"/>
    <w:rsid w:val="559C1AB8"/>
    <w:rsid w:val="559CDC41"/>
    <w:rsid w:val="55AE0540"/>
    <w:rsid w:val="55B2ECE2"/>
    <w:rsid w:val="55C1CCF0"/>
    <w:rsid w:val="55C4964D"/>
    <w:rsid w:val="55CF43CA"/>
    <w:rsid w:val="55DA1282"/>
    <w:rsid w:val="55DAA07D"/>
    <w:rsid w:val="55E2D148"/>
    <w:rsid w:val="55E91D61"/>
    <w:rsid w:val="55ED7FFE"/>
    <w:rsid w:val="55F2B862"/>
    <w:rsid w:val="55FA3040"/>
    <w:rsid w:val="560152EE"/>
    <w:rsid w:val="5601544A"/>
    <w:rsid w:val="560B6A50"/>
    <w:rsid w:val="5619D46F"/>
    <w:rsid w:val="5625C26B"/>
    <w:rsid w:val="5645D409"/>
    <w:rsid w:val="5646A5ED"/>
    <w:rsid w:val="565234E2"/>
    <w:rsid w:val="56589A2E"/>
    <w:rsid w:val="565ADAA3"/>
    <w:rsid w:val="566DA21F"/>
    <w:rsid w:val="566F25B3"/>
    <w:rsid w:val="5670398C"/>
    <w:rsid w:val="567909A9"/>
    <w:rsid w:val="567CF1F7"/>
    <w:rsid w:val="567E563A"/>
    <w:rsid w:val="56840E2B"/>
    <w:rsid w:val="5685B172"/>
    <w:rsid w:val="56888EC7"/>
    <w:rsid w:val="568BCA91"/>
    <w:rsid w:val="568E3CBE"/>
    <w:rsid w:val="568F3D92"/>
    <w:rsid w:val="5691F2D3"/>
    <w:rsid w:val="5693EF2E"/>
    <w:rsid w:val="56A24202"/>
    <w:rsid w:val="56AEFC1C"/>
    <w:rsid w:val="56B192B2"/>
    <w:rsid w:val="56B38689"/>
    <w:rsid w:val="56BABA3E"/>
    <w:rsid w:val="56D653D5"/>
    <w:rsid w:val="56E480CF"/>
    <w:rsid w:val="56ED6D20"/>
    <w:rsid w:val="56F2B88F"/>
    <w:rsid w:val="56FE5124"/>
    <w:rsid w:val="5701311B"/>
    <w:rsid w:val="5719033A"/>
    <w:rsid w:val="5733B2A9"/>
    <w:rsid w:val="573E3069"/>
    <w:rsid w:val="573ED87C"/>
    <w:rsid w:val="5749CADD"/>
    <w:rsid w:val="574C4455"/>
    <w:rsid w:val="574D2471"/>
    <w:rsid w:val="575CD939"/>
    <w:rsid w:val="57693C7E"/>
    <w:rsid w:val="5775EAD5"/>
    <w:rsid w:val="577E8899"/>
    <w:rsid w:val="577F6468"/>
    <w:rsid w:val="57939C84"/>
    <w:rsid w:val="57A04A45"/>
    <w:rsid w:val="57AA883D"/>
    <w:rsid w:val="57B39568"/>
    <w:rsid w:val="57B53564"/>
    <w:rsid w:val="57B87D7B"/>
    <w:rsid w:val="57C600AC"/>
    <w:rsid w:val="57CDB502"/>
    <w:rsid w:val="57FC15C7"/>
    <w:rsid w:val="58321E1A"/>
    <w:rsid w:val="58494D8E"/>
    <w:rsid w:val="584EDCE5"/>
    <w:rsid w:val="58519D44"/>
    <w:rsid w:val="5858D56F"/>
    <w:rsid w:val="585CAEFE"/>
    <w:rsid w:val="5873D068"/>
    <w:rsid w:val="5883BD28"/>
    <w:rsid w:val="588ABED3"/>
    <w:rsid w:val="58916391"/>
    <w:rsid w:val="58A3517E"/>
    <w:rsid w:val="58A65585"/>
    <w:rsid w:val="58B0FE9F"/>
    <w:rsid w:val="58CD97DE"/>
    <w:rsid w:val="58CDCA19"/>
    <w:rsid w:val="58CEB328"/>
    <w:rsid w:val="58DD59CE"/>
    <w:rsid w:val="58E68BE3"/>
    <w:rsid w:val="58FF8E58"/>
    <w:rsid w:val="591C32F7"/>
    <w:rsid w:val="591D2DD8"/>
    <w:rsid w:val="591E1F60"/>
    <w:rsid w:val="592163E3"/>
    <w:rsid w:val="592536BE"/>
    <w:rsid w:val="592707A6"/>
    <w:rsid w:val="59328CC4"/>
    <w:rsid w:val="593751A5"/>
    <w:rsid w:val="59449D64"/>
    <w:rsid w:val="594AE9F2"/>
    <w:rsid w:val="5957EF73"/>
    <w:rsid w:val="59592B47"/>
    <w:rsid w:val="5963BFA1"/>
    <w:rsid w:val="59653572"/>
    <w:rsid w:val="5968EA78"/>
    <w:rsid w:val="596DD3ED"/>
    <w:rsid w:val="596FA236"/>
    <w:rsid w:val="5977E0F3"/>
    <w:rsid w:val="597E9FE0"/>
    <w:rsid w:val="598280B7"/>
    <w:rsid w:val="598612AB"/>
    <w:rsid w:val="598622A3"/>
    <w:rsid w:val="598A18F4"/>
    <w:rsid w:val="5997037B"/>
    <w:rsid w:val="59A483C3"/>
    <w:rsid w:val="59C1E2C6"/>
    <w:rsid w:val="59C28682"/>
    <w:rsid w:val="59C52447"/>
    <w:rsid w:val="59CA669C"/>
    <w:rsid w:val="59CB5401"/>
    <w:rsid w:val="59D1D95F"/>
    <w:rsid w:val="59DAAA1F"/>
    <w:rsid w:val="59DCA25D"/>
    <w:rsid w:val="59DCF06D"/>
    <w:rsid w:val="59DE1B2D"/>
    <w:rsid w:val="59EE9569"/>
    <w:rsid w:val="59F2961D"/>
    <w:rsid w:val="59FB46DB"/>
    <w:rsid w:val="59FBA50C"/>
    <w:rsid w:val="5A16390F"/>
    <w:rsid w:val="5A175A95"/>
    <w:rsid w:val="5A201FCB"/>
    <w:rsid w:val="5A2574E5"/>
    <w:rsid w:val="5A2D3A59"/>
    <w:rsid w:val="5A493138"/>
    <w:rsid w:val="5A6B3A75"/>
    <w:rsid w:val="5A7B4195"/>
    <w:rsid w:val="5A7EDE3A"/>
    <w:rsid w:val="5AA82BC5"/>
    <w:rsid w:val="5ACAB334"/>
    <w:rsid w:val="5ACC5666"/>
    <w:rsid w:val="5ACE68E3"/>
    <w:rsid w:val="5AE5799A"/>
    <w:rsid w:val="5AF26082"/>
    <w:rsid w:val="5AF97E7D"/>
    <w:rsid w:val="5AFC27D7"/>
    <w:rsid w:val="5B017BF8"/>
    <w:rsid w:val="5B266A0A"/>
    <w:rsid w:val="5B2899E9"/>
    <w:rsid w:val="5B346DB7"/>
    <w:rsid w:val="5B427928"/>
    <w:rsid w:val="5B45E90B"/>
    <w:rsid w:val="5B496AE2"/>
    <w:rsid w:val="5B4E63E4"/>
    <w:rsid w:val="5B5B01D3"/>
    <w:rsid w:val="5B609A52"/>
    <w:rsid w:val="5B60AABC"/>
    <w:rsid w:val="5B679F68"/>
    <w:rsid w:val="5B8652E8"/>
    <w:rsid w:val="5B87DF6B"/>
    <w:rsid w:val="5B94CBBD"/>
    <w:rsid w:val="5BB0D9BF"/>
    <w:rsid w:val="5BB3DF7B"/>
    <w:rsid w:val="5BB4910C"/>
    <w:rsid w:val="5BDD3A40"/>
    <w:rsid w:val="5BDDC2B0"/>
    <w:rsid w:val="5BE427B8"/>
    <w:rsid w:val="5C12C75D"/>
    <w:rsid w:val="5C1D1181"/>
    <w:rsid w:val="5C20B197"/>
    <w:rsid w:val="5C36B104"/>
    <w:rsid w:val="5C3EF4D3"/>
    <w:rsid w:val="5C59E29D"/>
    <w:rsid w:val="5C5F3AF0"/>
    <w:rsid w:val="5C79B1AE"/>
    <w:rsid w:val="5C809650"/>
    <w:rsid w:val="5C85DC29"/>
    <w:rsid w:val="5C86320D"/>
    <w:rsid w:val="5C89CAF2"/>
    <w:rsid w:val="5C9AD160"/>
    <w:rsid w:val="5CA356FC"/>
    <w:rsid w:val="5CB8AE91"/>
    <w:rsid w:val="5CC40CCA"/>
    <w:rsid w:val="5CC49E77"/>
    <w:rsid w:val="5CD07D90"/>
    <w:rsid w:val="5CDD09E7"/>
    <w:rsid w:val="5D00355A"/>
    <w:rsid w:val="5D092CF5"/>
    <w:rsid w:val="5D0E4900"/>
    <w:rsid w:val="5D1931EA"/>
    <w:rsid w:val="5D35B019"/>
    <w:rsid w:val="5D36D60E"/>
    <w:rsid w:val="5D376F04"/>
    <w:rsid w:val="5D443C00"/>
    <w:rsid w:val="5D46C2A4"/>
    <w:rsid w:val="5D585D3B"/>
    <w:rsid w:val="5D5B69C2"/>
    <w:rsid w:val="5D5CCB75"/>
    <w:rsid w:val="5D61A2EE"/>
    <w:rsid w:val="5D64C34A"/>
    <w:rsid w:val="5D766A7D"/>
    <w:rsid w:val="5D942486"/>
    <w:rsid w:val="5DBBE56A"/>
    <w:rsid w:val="5DC21FDB"/>
    <w:rsid w:val="5DC41FC4"/>
    <w:rsid w:val="5DC8EDFD"/>
    <w:rsid w:val="5DF23A56"/>
    <w:rsid w:val="5DF8EEF6"/>
    <w:rsid w:val="5E23F9A7"/>
    <w:rsid w:val="5E30A68F"/>
    <w:rsid w:val="5E5A1E6E"/>
    <w:rsid w:val="5E62AECB"/>
    <w:rsid w:val="5E6446C6"/>
    <w:rsid w:val="5E76044F"/>
    <w:rsid w:val="5E80A5ED"/>
    <w:rsid w:val="5E88B23A"/>
    <w:rsid w:val="5E994EA3"/>
    <w:rsid w:val="5E9FB34A"/>
    <w:rsid w:val="5EBB2CD9"/>
    <w:rsid w:val="5EC2F40F"/>
    <w:rsid w:val="5EDEBFC8"/>
    <w:rsid w:val="5EE35B75"/>
    <w:rsid w:val="5EE42B89"/>
    <w:rsid w:val="5EEA5E3B"/>
    <w:rsid w:val="5EEADCAD"/>
    <w:rsid w:val="5EF85DD3"/>
    <w:rsid w:val="5EFBD317"/>
    <w:rsid w:val="5EFCF459"/>
    <w:rsid w:val="5EFFF0F1"/>
    <w:rsid w:val="5F1029A4"/>
    <w:rsid w:val="5F187564"/>
    <w:rsid w:val="5F1E4CE6"/>
    <w:rsid w:val="5F257831"/>
    <w:rsid w:val="5F32D7AE"/>
    <w:rsid w:val="5F486B84"/>
    <w:rsid w:val="5F4FED22"/>
    <w:rsid w:val="5F6E8B5F"/>
    <w:rsid w:val="5F716E5C"/>
    <w:rsid w:val="5F7C8E2C"/>
    <w:rsid w:val="5F93FA5A"/>
    <w:rsid w:val="5FA91C06"/>
    <w:rsid w:val="5FBF1B97"/>
    <w:rsid w:val="5FC71C8B"/>
    <w:rsid w:val="5FD675C7"/>
    <w:rsid w:val="5FE18737"/>
    <w:rsid w:val="5FE38A80"/>
    <w:rsid w:val="5FE73820"/>
    <w:rsid w:val="600126B2"/>
    <w:rsid w:val="6013C73E"/>
    <w:rsid w:val="6028CBA2"/>
    <w:rsid w:val="606FAB66"/>
    <w:rsid w:val="6075BBCC"/>
    <w:rsid w:val="608ED920"/>
    <w:rsid w:val="6093FDFA"/>
    <w:rsid w:val="609A2EB4"/>
    <w:rsid w:val="60ABA0DD"/>
    <w:rsid w:val="60AD11D5"/>
    <w:rsid w:val="60AE855B"/>
    <w:rsid w:val="60B100F8"/>
    <w:rsid w:val="60B81586"/>
    <w:rsid w:val="60C3276B"/>
    <w:rsid w:val="60C408BB"/>
    <w:rsid w:val="60C614CD"/>
    <w:rsid w:val="60CB75FB"/>
    <w:rsid w:val="60D52171"/>
    <w:rsid w:val="60DBDEAA"/>
    <w:rsid w:val="60DE0140"/>
    <w:rsid w:val="60EB2545"/>
    <w:rsid w:val="61134CBB"/>
    <w:rsid w:val="61152262"/>
    <w:rsid w:val="61184A64"/>
    <w:rsid w:val="611F2FA9"/>
    <w:rsid w:val="611FAD86"/>
    <w:rsid w:val="612D75C9"/>
    <w:rsid w:val="613429B9"/>
    <w:rsid w:val="6140C7BC"/>
    <w:rsid w:val="6149FC7D"/>
    <w:rsid w:val="6151062D"/>
    <w:rsid w:val="615A06E1"/>
    <w:rsid w:val="6161EF51"/>
    <w:rsid w:val="61823787"/>
    <w:rsid w:val="618D2766"/>
    <w:rsid w:val="61995E3A"/>
    <w:rsid w:val="61A8714E"/>
    <w:rsid w:val="61A886F1"/>
    <w:rsid w:val="61ADB235"/>
    <w:rsid w:val="61B56F2D"/>
    <w:rsid w:val="61B621D3"/>
    <w:rsid w:val="61C3FED1"/>
    <w:rsid w:val="61D4A6B0"/>
    <w:rsid w:val="61E35226"/>
    <w:rsid w:val="61E8150E"/>
    <w:rsid w:val="61EB0554"/>
    <w:rsid w:val="61FD35F8"/>
    <w:rsid w:val="620586D9"/>
    <w:rsid w:val="6212A29C"/>
    <w:rsid w:val="621B723A"/>
    <w:rsid w:val="6223E74D"/>
    <w:rsid w:val="6233E9AE"/>
    <w:rsid w:val="62347C99"/>
    <w:rsid w:val="623EB18D"/>
    <w:rsid w:val="6243A579"/>
    <w:rsid w:val="62480D7B"/>
    <w:rsid w:val="6254711F"/>
    <w:rsid w:val="625CD076"/>
    <w:rsid w:val="62622078"/>
    <w:rsid w:val="6263EA5D"/>
    <w:rsid w:val="627F22D8"/>
    <w:rsid w:val="62ABE854"/>
    <w:rsid w:val="62B5D16E"/>
    <w:rsid w:val="62B95D6D"/>
    <w:rsid w:val="62BBE9A3"/>
    <w:rsid w:val="62C232F7"/>
    <w:rsid w:val="62C611CC"/>
    <w:rsid w:val="62D2DE26"/>
    <w:rsid w:val="62F7011C"/>
    <w:rsid w:val="63386530"/>
    <w:rsid w:val="63392823"/>
    <w:rsid w:val="634B3499"/>
    <w:rsid w:val="6358B0CA"/>
    <w:rsid w:val="6362317A"/>
    <w:rsid w:val="636C1D6E"/>
    <w:rsid w:val="636D4758"/>
    <w:rsid w:val="63702CC8"/>
    <w:rsid w:val="637E68CF"/>
    <w:rsid w:val="63971F65"/>
    <w:rsid w:val="63A46511"/>
    <w:rsid w:val="63A78215"/>
    <w:rsid w:val="63B0CF42"/>
    <w:rsid w:val="63B23FE6"/>
    <w:rsid w:val="63D082E4"/>
    <w:rsid w:val="63EC5C33"/>
    <w:rsid w:val="63ED4D45"/>
    <w:rsid w:val="640C1B68"/>
    <w:rsid w:val="641674DE"/>
    <w:rsid w:val="6422B52D"/>
    <w:rsid w:val="642C6889"/>
    <w:rsid w:val="6437FE3C"/>
    <w:rsid w:val="643E20D8"/>
    <w:rsid w:val="6447AA25"/>
    <w:rsid w:val="6451847E"/>
    <w:rsid w:val="646E8D31"/>
    <w:rsid w:val="64747DB6"/>
    <w:rsid w:val="6474CE73"/>
    <w:rsid w:val="647632F0"/>
    <w:rsid w:val="648B31D2"/>
    <w:rsid w:val="648E636C"/>
    <w:rsid w:val="649BB494"/>
    <w:rsid w:val="64B67AA8"/>
    <w:rsid w:val="64C199A4"/>
    <w:rsid w:val="64C2DB1D"/>
    <w:rsid w:val="64C3775E"/>
    <w:rsid w:val="64DE90E8"/>
    <w:rsid w:val="64E53737"/>
    <w:rsid w:val="64F60059"/>
    <w:rsid w:val="650393BB"/>
    <w:rsid w:val="65089027"/>
    <w:rsid w:val="650EE711"/>
    <w:rsid w:val="651126AE"/>
    <w:rsid w:val="651B701B"/>
    <w:rsid w:val="651DEB7D"/>
    <w:rsid w:val="6525E191"/>
    <w:rsid w:val="652E9250"/>
    <w:rsid w:val="652F8BAE"/>
    <w:rsid w:val="6539826F"/>
    <w:rsid w:val="655E383A"/>
    <w:rsid w:val="656B5195"/>
    <w:rsid w:val="65714E7B"/>
    <w:rsid w:val="65764CC2"/>
    <w:rsid w:val="6578FC92"/>
    <w:rsid w:val="657FC065"/>
    <w:rsid w:val="658A496B"/>
    <w:rsid w:val="65AC4DDB"/>
    <w:rsid w:val="65B3DA9C"/>
    <w:rsid w:val="65C8A0A0"/>
    <w:rsid w:val="65CE1F51"/>
    <w:rsid w:val="65CF53D8"/>
    <w:rsid w:val="65E099EB"/>
    <w:rsid w:val="65E404E9"/>
    <w:rsid w:val="65E6B385"/>
    <w:rsid w:val="65F0FE2F"/>
    <w:rsid w:val="66004698"/>
    <w:rsid w:val="660234FD"/>
    <w:rsid w:val="66054A01"/>
    <w:rsid w:val="6606FD14"/>
    <w:rsid w:val="661E913E"/>
    <w:rsid w:val="663CDAC6"/>
    <w:rsid w:val="66448066"/>
    <w:rsid w:val="6648D0B2"/>
    <w:rsid w:val="66544F8C"/>
    <w:rsid w:val="665C3498"/>
    <w:rsid w:val="66727539"/>
    <w:rsid w:val="66827398"/>
    <w:rsid w:val="66AE74A8"/>
    <w:rsid w:val="66B1E3B2"/>
    <w:rsid w:val="66B92E1A"/>
    <w:rsid w:val="66B9BBDE"/>
    <w:rsid w:val="66C6D646"/>
    <w:rsid w:val="66D31230"/>
    <w:rsid w:val="66D64EEF"/>
    <w:rsid w:val="66DE9CFE"/>
    <w:rsid w:val="66FCBD5D"/>
    <w:rsid w:val="670FCDCD"/>
    <w:rsid w:val="6710CE99"/>
    <w:rsid w:val="67148C62"/>
    <w:rsid w:val="6729664B"/>
    <w:rsid w:val="672A632B"/>
    <w:rsid w:val="672E20FE"/>
    <w:rsid w:val="67307CC4"/>
    <w:rsid w:val="673531DE"/>
    <w:rsid w:val="67470ABA"/>
    <w:rsid w:val="6748AE32"/>
    <w:rsid w:val="6748DAD8"/>
    <w:rsid w:val="6749C142"/>
    <w:rsid w:val="675B36B8"/>
    <w:rsid w:val="675EDB98"/>
    <w:rsid w:val="67631C80"/>
    <w:rsid w:val="6765BB42"/>
    <w:rsid w:val="67895715"/>
    <w:rsid w:val="678C6FF3"/>
    <w:rsid w:val="67908EEF"/>
    <w:rsid w:val="67971127"/>
    <w:rsid w:val="67983933"/>
    <w:rsid w:val="679BE8D4"/>
    <w:rsid w:val="679E66F7"/>
    <w:rsid w:val="679FF50E"/>
    <w:rsid w:val="67A7EAB8"/>
    <w:rsid w:val="67AE5BBD"/>
    <w:rsid w:val="67B346AB"/>
    <w:rsid w:val="67B90657"/>
    <w:rsid w:val="67BD26E5"/>
    <w:rsid w:val="67BDCABB"/>
    <w:rsid w:val="67D2640F"/>
    <w:rsid w:val="67E75674"/>
    <w:rsid w:val="67F52196"/>
    <w:rsid w:val="6812D454"/>
    <w:rsid w:val="681E7D40"/>
    <w:rsid w:val="682455F8"/>
    <w:rsid w:val="682B94CA"/>
    <w:rsid w:val="68338E69"/>
    <w:rsid w:val="68389AD7"/>
    <w:rsid w:val="68400FA7"/>
    <w:rsid w:val="6842CC84"/>
    <w:rsid w:val="6843F2DE"/>
    <w:rsid w:val="6844ED68"/>
    <w:rsid w:val="68454D40"/>
    <w:rsid w:val="684C9504"/>
    <w:rsid w:val="68511AFC"/>
    <w:rsid w:val="68573C85"/>
    <w:rsid w:val="68577F6F"/>
    <w:rsid w:val="6866F32F"/>
    <w:rsid w:val="68697141"/>
    <w:rsid w:val="6869FBAA"/>
    <w:rsid w:val="6878A07D"/>
    <w:rsid w:val="6882AC0D"/>
    <w:rsid w:val="6898BF94"/>
    <w:rsid w:val="689B0FE2"/>
    <w:rsid w:val="689FA131"/>
    <w:rsid w:val="689FCB67"/>
    <w:rsid w:val="68B332BD"/>
    <w:rsid w:val="68B7ADFA"/>
    <w:rsid w:val="68BB8C0C"/>
    <w:rsid w:val="68C60C7E"/>
    <w:rsid w:val="68D0708B"/>
    <w:rsid w:val="68D16F22"/>
    <w:rsid w:val="68DF147B"/>
    <w:rsid w:val="69014566"/>
    <w:rsid w:val="690471FD"/>
    <w:rsid w:val="6913C8A8"/>
    <w:rsid w:val="69220A94"/>
    <w:rsid w:val="6929B689"/>
    <w:rsid w:val="69332D53"/>
    <w:rsid w:val="69451C89"/>
    <w:rsid w:val="694A9487"/>
    <w:rsid w:val="694B2FC7"/>
    <w:rsid w:val="69559F41"/>
    <w:rsid w:val="69570ECF"/>
    <w:rsid w:val="6957AEDE"/>
    <w:rsid w:val="6978A3B1"/>
    <w:rsid w:val="69A04085"/>
    <w:rsid w:val="69A11901"/>
    <w:rsid w:val="69B0B09A"/>
    <w:rsid w:val="69C69AA2"/>
    <w:rsid w:val="69C9CA6A"/>
    <w:rsid w:val="69D274D2"/>
    <w:rsid w:val="69E0EA6E"/>
    <w:rsid w:val="69F5CAB4"/>
    <w:rsid w:val="69F761CD"/>
    <w:rsid w:val="69FA8191"/>
    <w:rsid w:val="69FDD1FC"/>
    <w:rsid w:val="6A0F092F"/>
    <w:rsid w:val="6A120BE6"/>
    <w:rsid w:val="6A19F872"/>
    <w:rsid w:val="6A301DDD"/>
    <w:rsid w:val="6A3A176D"/>
    <w:rsid w:val="6A3D3151"/>
    <w:rsid w:val="6A40E4C0"/>
    <w:rsid w:val="6A4B1959"/>
    <w:rsid w:val="6A4C5691"/>
    <w:rsid w:val="6A55D3E5"/>
    <w:rsid w:val="6A60BD23"/>
    <w:rsid w:val="6A71072B"/>
    <w:rsid w:val="6A9A49FD"/>
    <w:rsid w:val="6AAC1A5E"/>
    <w:rsid w:val="6AB28C96"/>
    <w:rsid w:val="6ABCE2F3"/>
    <w:rsid w:val="6ABEC05F"/>
    <w:rsid w:val="6AC46740"/>
    <w:rsid w:val="6ACF31A5"/>
    <w:rsid w:val="6AD5B36C"/>
    <w:rsid w:val="6AD8F775"/>
    <w:rsid w:val="6AE30F09"/>
    <w:rsid w:val="6AFDD8E0"/>
    <w:rsid w:val="6B02A4B3"/>
    <w:rsid w:val="6B1ACDE8"/>
    <w:rsid w:val="6B20CE50"/>
    <w:rsid w:val="6B2E7D98"/>
    <w:rsid w:val="6B415E14"/>
    <w:rsid w:val="6B5293E0"/>
    <w:rsid w:val="6B5C067B"/>
    <w:rsid w:val="6B74F6FA"/>
    <w:rsid w:val="6B7D8D1C"/>
    <w:rsid w:val="6B8209D9"/>
    <w:rsid w:val="6BA8AB83"/>
    <w:rsid w:val="6BB66A5C"/>
    <w:rsid w:val="6BBB77D2"/>
    <w:rsid w:val="6BC46457"/>
    <w:rsid w:val="6BC69B79"/>
    <w:rsid w:val="6BDBAFE2"/>
    <w:rsid w:val="6BE95C37"/>
    <w:rsid w:val="6BF6B472"/>
    <w:rsid w:val="6C2E32BE"/>
    <w:rsid w:val="6C50485C"/>
    <w:rsid w:val="6C51C4EB"/>
    <w:rsid w:val="6C59A92A"/>
    <w:rsid w:val="6C5D97BF"/>
    <w:rsid w:val="6C666256"/>
    <w:rsid w:val="6C666299"/>
    <w:rsid w:val="6C7E9051"/>
    <w:rsid w:val="6C8F20B2"/>
    <w:rsid w:val="6C909800"/>
    <w:rsid w:val="6CA7C1B1"/>
    <w:rsid w:val="6CBCC3C9"/>
    <w:rsid w:val="6CC63433"/>
    <w:rsid w:val="6CD9333F"/>
    <w:rsid w:val="6CD9AEB0"/>
    <w:rsid w:val="6D051AE0"/>
    <w:rsid w:val="6D096DCA"/>
    <w:rsid w:val="6D0C3CF7"/>
    <w:rsid w:val="6D34E950"/>
    <w:rsid w:val="6D3AA061"/>
    <w:rsid w:val="6D44852A"/>
    <w:rsid w:val="6D556271"/>
    <w:rsid w:val="6D6EAC66"/>
    <w:rsid w:val="6D813854"/>
    <w:rsid w:val="6D8897D4"/>
    <w:rsid w:val="6D900AF1"/>
    <w:rsid w:val="6D937E7B"/>
    <w:rsid w:val="6D9EEAB3"/>
    <w:rsid w:val="6DABB05A"/>
    <w:rsid w:val="6DB9B164"/>
    <w:rsid w:val="6DBF70EB"/>
    <w:rsid w:val="6DE73CA7"/>
    <w:rsid w:val="6DF4DB57"/>
    <w:rsid w:val="6DFC65EB"/>
    <w:rsid w:val="6DFEF6AB"/>
    <w:rsid w:val="6E00E1DF"/>
    <w:rsid w:val="6E080A4A"/>
    <w:rsid w:val="6E13BD48"/>
    <w:rsid w:val="6E157994"/>
    <w:rsid w:val="6E32A1BD"/>
    <w:rsid w:val="6E498DD4"/>
    <w:rsid w:val="6E516FC7"/>
    <w:rsid w:val="6E537664"/>
    <w:rsid w:val="6E5BDEA0"/>
    <w:rsid w:val="6E67C030"/>
    <w:rsid w:val="6E93E8AB"/>
    <w:rsid w:val="6E9E8953"/>
    <w:rsid w:val="6EA226B9"/>
    <w:rsid w:val="6EA2BF8A"/>
    <w:rsid w:val="6EA419DF"/>
    <w:rsid w:val="6EA8EB02"/>
    <w:rsid w:val="6EABABFA"/>
    <w:rsid w:val="6EB4898C"/>
    <w:rsid w:val="6EC296F2"/>
    <w:rsid w:val="6EC7D674"/>
    <w:rsid w:val="6ECD1499"/>
    <w:rsid w:val="6ECFB3CF"/>
    <w:rsid w:val="6ED3F162"/>
    <w:rsid w:val="6ED9142C"/>
    <w:rsid w:val="6EDF4D1F"/>
    <w:rsid w:val="6EE06856"/>
    <w:rsid w:val="6EF1E2B8"/>
    <w:rsid w:val="6F0D1B8C"/>
    <w:rsid w:val="6F111DD8"/>
    <w:rsid w:val="6F117160"/>
    <w:rsid w:val="6F2A0CA2"/>
    <w:rsid w:val="6F39123B"/>
    <w:rsid w:val="6F4AF8C3"/>
    <w:rsid w:val="6F51C1AE"/>
    <w:rsid w:val="6F6A1121"/>
    <w:rsid w:val="6F6AADC7"/>
    <w:rsid w:val="6F71412C"/>
    <w:rsid w:val="6F72A341"/>
    <w:rsid w:val="6F7BD906"/>
    <w:rsid w:val="6F7CD794"/>
    <w:rsid w:val="6F81D76F"/>
    <w:rsid w:val="6F82BD7C"/>
    <w:rsid w:val="6F841FA4"/>
    <w:rsid w:val="6F8648B0"/>
    <w:rsid w:val="6F8F1233"/>
    <w:rsid w:val="6F9149EC"/>
    <w:rsid w:val="6F99CBED"/>
    <w:rsid w:val="6FD8C302"/>
    <w:rsid w:val="6FED01AA"/>
    <w:rsid w:val="6FF0A019"/>
    <w:rsid w:val="7002A911"/>
    <w:rsid w:val="7010D9CD"/>
    <w:rsid w:val="7040A742"/>
    <w:rsid w:val="704BF11D"/>
    <w:rsid w:val="7053CD60"/>
    <w:rsid w:val="7057F3F7"/>
    <w:rsid w:val="7076EAAE"/>
    <w:rsid w:val="707802B9"/>
    <w:rsid w:val="7078FC6F"/>
    <w:rsid w:val="70A262DC"/>
    <w:rsid w:val="70A817EC"/>
    <w:rsid w:val="70B60EED"/>
    <w:rsid w:val="70C0D5C6"/>
    <w:rsid w:val="70C2F813"/>
    <w:rsid w:val="70C4D4C4"/>
    <w:rsid w:val="70CB17CA"/>
    <w:rsid w:val="70D12937"/>
    <w:rsid w:val="70D44A3F"/>
    <w:rsid w:val="70DF24B3"/>
    <w:rsid w:val="70E3511C"/>
    <w:rsid w:val="70E6F81B"/>
    <w:rsid w:val="70F11291"/>
    <w:rsid w:val="70F227DB"/>
    <w:rsid w:val="70F42366"/>
    <w:rsid w:val="70FE2CAD"/>
    <w:rsid w:val="7105CAAA"/>
    <w:rsid w:val="710FC119"/>
    <w:rsid w:val="7110EA8F"/>
    <w:rsid w:val="711A5A8A"/>
    <w:rsid w:val="711A7392"/>
    <w:rsid w:val="712D12F6"/>
    <w:rsid w:val="7134A424"/>
    <w:rsid w:val="71519841"/>
    <w:rsid w:val="715C41E9"/>
    <w:rsid w:val="715CFC8C"/>
    <w:rsid w:val="7173560E"/>
    <w:rsid w:val="71803AD2"/>
    <w:rsid w:val="7197B054"/>
    <w:rsid w:val="71989E38"/>
    <w:rsid w:val="71C1CF96"/>
    <w:rsid w:val="71C23858"/>
    <w:rsid w:val="71C74294"/>
    <w:rsid w:val="71E7132F"/>
    <w:rsid w:val="71EA6D42"/>
    <w:rsid w:val="71F5DE16"/>
    <w:rsid w:val="72107E29"/>
    <w:rsid w:val="7219B709"/>
    <w:rsid w:val="72212A32"/>
    <w:rsid w:val="7226D4D2"/>
    <w:rsid w:val="7243790F"/>
    <w:rsid w:val="72508E4F"/>
    <w:rsid w:val="725AEBD5"/>
    <w:rsid w:val="7260E5CA"/>
    <w:rsid w:val="726108A4"/>
    <w:rsid w:val="727254A6"/>
    <w:rsid w:val="7276403D"/>
    <w:rsid w:val="72789865"/>
    <w:rsid w:val="727AFC3F"/>
    <w:rsid w:val="727D43BC"/>
    <w:rsid w:val="727DAD98"/>
    <w:rsid w:val="727E06BA"/>
    <w:rsid w:val="728B9234"/>
    <w:rsid w:val="72C7032B"/>
    <w:rsid w:val="72CDF06E"/>
    <w:rsid w:val="72F06BB3"/>
    <w:rsid w:val="72F8B8E6"/>
    <w:rsid w:val="72F93A5D"/>
    <w:rsid w:val="72FB5F6D"/>
    <w:rsid w:val="7311F47C"/>
    <w:rsid w:val="732AD4D5"/>
    <w:rsid w:val="732E4293"/>
    <w:rsid w:val="7335032B"/>
    <w:rsid w:val="734511E7"/>
    <w:rsid w:val="7347D5F0"/>
    <w:rsid w:val="734B5220"/>
    <w:rsid w:val="7353F364"/>
    <w:rsid w:val="73605BCA"/>
    <w:rsid w:val="7366B2FC"/>
    <w:rsid w:val="736DE04F"/>
    <w:rsid w:val="73715DA1"/>
    <w:rsid w:val="73723CC8"/>
    <w:rsid w:val="7378A26C"/>
    <w:rsid w:val="7379F8FB"/>
    <w:rsid w:val="738773EA"/>
    <w:rsid w:val="739D2110"/>
    <w:rsid w:val="739E077A"/>
    <w:rsid w:val="73B12B0C"/>
    <w:rsid w:val="73B91271"/>
    <w:rsid w:val="73E3542E"/>
    <w:rsid w:val="73E4B8BA"/>
    <w:rsid w:val="73E5F351"/>
    <w:rsid w:val="73EAFC84"/>
    <w:rsid w:val="73F151BE"/>
    <w:rsid w:val="73F1C6C1"/>
    <w:rsid w:val="7419B627"/>
    <w:rsid w:val="74306DC7"/>
    <w:rsid w:val="7432EB8E"/>
    <w:rsid w:val="74337350"/>
    <w:rsid w:val="743C248C"/>
    <w:rsid w:val="74434CC4"/>
    <w:rsid w:val="744E30F5"/>
    <w:rsid w:val="7454DD92"/>
    <w:rsid w:val="745CB7DD"/>
    <w:rsid w:val="74657257"/>
    <w:rsid w:val="74759042"/>
    <w:rsid w:val="7478AEEC"/>
    <w:rsid w:val="747B22E4"/>
    <w:rsid w:val="7480CE68"/>
    <w:rsid w:val="74824E94"/>
    <w:rsid w:val="748F34D3"/>
    <w:rsid w:val="74955B2E"/>
    <w:rsid w:val="74AF82DD"/>
    <w:rsid w:val="74D7D68A"/>
    <w:rsid w:val="74D968A0"/>
    <w:rsid w:val="74E833CE"/>
    <w:rsid w:val="74ECF461"/>
    <w:rsid w:val="74FA8DBE"/>
    <w:rsid w:val="750814FC"/>
    <w:rsid w:val="75117AA1"/>
    <w:rsid w:val="753153D8"/>
    <w:rsid w:val="753DE40B"/>
    <w:rsid w:val="7540DE97"/>
    <w:rsid w:val="75484785"/>
    <w:rsid w:val="756314A6"/>
    <w:rsid w:val="7566C387"/>
    <w:rsid w:val="756E8737"/>
    <w:rsid w:val="75776B2A"/>
    <w:rsid w:val="7587BE96"/>
    <w:rsid w:val="758B761A"/>
    <w:rsid w:val="75A512DD"/>
    <w:rsid w:val="75A58AA5"/>
    <w:rsid w:val="75AA839A"/>
    <w:rsid w:val="75AD2AF3"/>
    <w:rsid w:val="75B0DCDD"/>
    <w:rsid w:val="75B3CFAE"/>
    <w:rsid w:val="75BAB63B"/>
    <w:rsid w:val="75BF6394"/>
    <w:rsid w:val="75CE4FD2"/>
    <w:rsid w:val="75D0D4DC"/>
    <w:rsid w:val="75D1FA57"/>
    <w:rsid w:val="75D8C32D"/>
    <w:rsid w:val="75DA5F8A"/>
    <w:rsid w:val="75DAE628"/>
    <w:rsid w:val="75EA0D98"/>
    <w:rsid w:val="75EEDFD4"/>
    <w:rsid w:val="75F9CFD4"/>
    <w:rsid w:val="76003C57"/>
    <w:rsid w:val="76108448"/>
    <w:rsid w:val="76171FB9"/>
    <w:rsid w:val="761CFBE4"/>
    <w:rsid w:val="76311BAF"/>
    <w:rsid w:val="7635D339"/>
    <w:rsid w:val="76371F0A"/>
    <w:rsid w:val="76389745"/>
    <w:rsid w:val="763AF47A"/>
    <w:rsid w:val="76408AE1"/>
    <w:rsid w:val="76487490"/>
    <w:rsid w:val="76527667"/>
    <w:rsid w:val="76540763"/>
    <w:rsid w:val="7658ADAA"/>
    <w:rsid w:val="766056E8"/>
    <w:rsid w:val="76613E87"/>
    <w:rsid w:val="7661B71D"/>
    <w:rsid w:val="76622167"/>
    <w:rsid w:val="76631137"/>
    <w:rsid w:val="7663EC0F"/>
    <w:rsid w:val="767882AD"/>
    <w:rsid w:val="767A9046"/>
    <w:rsid w:val="767BC3F8"/>
    <w:rsid w:val="768DB307"/>
    <w:rsid w:val="76A6498B"/>
    <w:rsid w:val="76A7FB09"/>
    <w:rsid w:val="76B69716"/>
    <w:rsid w:val="76D38777"/>
    <w:rsid w:val="76D3CE4F"/>
    <w:rsid w:val="76DB7699"/>
    <w:rsid w:val="76E23FA7"/>
    <w:rsid w:val="76EDC658"/>
    <w:rsid w:val="76EE2ABC"/>
    <w:rsid w:val="76F616F7"/>
    <w:rsid w:val="76FB099F"/>
    <w:rsid w:val="771D771C"/>
    <w:rsid w:val="772EA0CD"/>
    <w:rsid w:val="77320DE9"/>
    <w:rsid w:val="774712CB"/>
    <w:rsid w:val="774B2BB1"/>
    <w:rsid w:val="77511C9A"/>
    <w:rsid w:val="77542C9C"/>
    <w:rsid w:val="77569B94"/>
    <w:rsid w:val="7757088E"/>
    <w:rsid w:val="776C3326"/>
    <w:rsid w:val="7773CA7E"/>
    <w:rsid w:val="777F19AA"/>
    <w:rsid w:val="778890E1"/>
    <w:rsid w:val="778E1A1A"/>
    <w:rsid w:val="77918D0E"/>
    <w:rsid w:val="7795B1BC"/>
    <w:rsid w:val="779CE5E4"/>
    <w:rsid w:val="77A49FD6"/>
    <w:rsid w:val="77AD566F"/>
    <w:rsid w:val="77B3A65A"/>
    <w:rsid w:val="77C35386"/>
    <w:rsid w:val="77C39788"/>
    <w:rsid w:val="77C4877B"/>
    <w:rsid w:val="77CC3360"/>
    <w:rsid w:val="77E03528"/>
    <w:rsid w:val="77E558BB"/>
    <w:rsid w:val="77E69351"/>
    <w:rsid w:val="77F6D69C"/>
    <w:rsid w:val="780966D3"/>
    <w:rsid w:val="780C2CBA"/>
    <w:rsid w:val="781B84CA"/>
    <w:rsid w:val="7825710C"/>
    <w:rsid w:val="7828BE6A"/>
    <w:rsid w:val="782A4937"/>
    <w:rsid w:val="7836AD13"/>
    <w:rsid w:val="783D9249"/>
    <w:rsid w:val="784A647E"/>
    <w:rsid w:val="787F349D"/>
    <w:rsid w:val="789B0DF1"/>
    <w:rsid w:val="789B6896"/>
    <w:rsid w:val="789D58B3"/>
    <w:rsid w:val="78A0E590"/>
    <w:rsid w:val="78A50F63"/>
    <w:rsid w:val="78A62C8A"/>
    <w:rsid w:val="78AA3E6C"/>
    <w:rsid w:val="78ACF08C"/>
    <w:rsid w:val="78ADD184"/>
    <w:rsid w:val="78AE7E5E"/>
    <w:rsid w:val="78AF4D77"/>
    <w:rsid w:val="78B9B9E1"/>
    <w:rsid w:val="78B9ED25"/>
    <w:rsid w:val="78C3608E"/>
    <w:rsid w:val="78C8606C"/>
    <w:rsid w:val="78CBCDF3"/>
    <w:rsid w:val="78D9DC2F"/>
    <w:rsid w:val="78F20941"/>
    <w:rsid w:val="78FA1660"/>
    <w:rsid w:val="790AA957"/>
    <w:rsid w:val="791EA8A3"/>
    <w:rsid w:val="79217391"/>
    <w:rsid w:val="7930EF49"/>
    <w:rsid w:val="79349E68"/>
    <w:rsid w:val="793B1DA6"/>
    <w:rsid w:val="793F14B8"/>
    <w:rsid w:val="794ADFC4"/>
    <w:rsid w:val="795573A4"/>
    <w:rsid w:val="7968D6D4"/>
    <w:rsid w:val="7985AEA7"/>
    <w:rsid w:val="798E4339"/>
    <w:rsid w:val="79970643"/>
    <w:rsid w:val="799AFA64"/>
    <w:rsid w:val="799B83A9"/>
    <w:rsid w:val="79AE30D3"/>
    <w:rsid w:val="79B17CFA"/>
    <w:rsid w:val="79C03C49"/>
    <w:rsid w:val="79F22514"/>
    <w:rsid w:val="7A06F526"/>
    <w:rsid w:val="7A168B3C"/>
    <w:rsid w:val="7A18562B"/>
    <w:rsid w:val="7A195D51"/>
    <w:rsid w:val="7A227FE5"/>
    <w:rsid w:val="7A290154"/>
    <w:rsid w:val="7A2A8958"/>
    <w:rsid w:val="7A32E1BD"/>
    <w:rsid w:val="7A3FA58E"/>
    <w:rsid w:val="7A43B060"/>
    <w:rsid w:val="7A4FDBD1"/>
    <w:rsid w:val="7A69AE89"/>
    <w:rsid w:val="7A806CFD"/>
    <w:rsid w:val="7A83AD34"/>
    <w:rsid w:val="7A91802D"/>
    <w:rsid w:val="7A9F894C"/>
    <w:rsid w:val="7AB35E71"/>
    <w:rsid w:val="7AB6C40B"/>
    <w:rsid w:val="7AC3341D"/>
    <w:rsid w:val="7ACF5EA0"/>
    <w:rsid w:val="7AD3B866"/>
    <w:rsid w:val="7AE16C22"/>
    <w:rsid w:val="7AE60D18"/>
    <w:rsid w:val="7AF0F155"/>
    <w:rsid w:val="7AF3BE80"/>
    <w:rsid w:val="7AF7C9E6"/>
    <w:rsid w:val="7AFDCD86"/>
    <w:rsid w:val="7AFF7758"/>
    <w:rsid w:val="7B012411"/>
    <w:rsid w:val="7B028886"/>
    <w:rsid w:val="7B1C095A"/>
    <w:rsid w:val="7B276572"/>
    <w:rsid w:val="7B45230B"/>
    <w:rsid w:val="7B459234"/>
    <w:rsid w:val="7B489B1F"/>
    <w:rsid w:val="7B74D454"/>
    <w:rsid w:val="7B766B4F"/>
    <w:rsid w:val="7B942E13"/>
    <w:rsid w:val="7B949EC0"/>
    <w:rsid w:val="7B9E015C"/>
    <w:rsid w:val="7BAB33D0"/>
    <w:rsid w:val="7BB7149A"/>
    <w:rsid w:val="7BB7729B"/>
    <w:rsid w:val="7BBF998B"/>
    <w:rsid w:val="7BBF9B23"/>
    <w:rsid w:val="7BE13A05"/>
    <w:rsid w:val="7BE8DE37"/>
    <w:rsid w:val="7BEF0983"/>
    <w:rsid w:val="7BF2811D"/>
    <w:rsid w:val="7C0015B1"/>
    <w:rsid w:val="7C08C8EB"/>
    <w:rsid w:val="7C1E3BA6"/>
    <w:rsid w:val="7C2B1313"/>
    <w:rsid w:val="7C49572B"/>
    <w:rsid w:val="7C4F67AE"/>
    <w:rsid w:val="7C5C56A8"/>
    <w:rsid w:val="7C7C1E8D"/>
    <w:rsid w:val="7C846260"/>
    <w:rsid w:val="7CA6ABFC"/>
    <w:rsid w:val="7CBDDE8A"/>
    <w:rsid w:val="7CC2479B"/>
    <w:rsid w:val="7CC5B02E"/>
    <w:rsid w:val="7CD4412A"/>
    <w:rsid w:val="7CD8D10D"/>
    <w:rsid w:val="7CEAFC94"/>
    <w:rsid w:val="7CEB707E"/>
    <w:rsid w:val="7CEC3A18"/>
    <w:rsid w:val="7CF9E954"/>
    <w:rsid w:val="7D023F30"/>
    <w:rsid w:val="7D03E48B"/>
    <w:rsid w:val="7D074922"/>
    <w:rsid w:val="7D079CE3"/>
    <w:rsid w:val="7D111BEF"/>
    <w:rsid w:val="7D1A3C56"/>
    <w:rsid w:val="7D1C52DB"/>
    <w:rsid w:val="7D1C7165"/>
    <w:rsid w:val="7D2CD228"/>
    <w:rsid w:val="7D47331D"/>
    <w:rsid w:val="7D4A5431"/>
    <w:rsid w:val="7D5DD360"/>
    <w:rsid w:val="7D61251C"/>
    <w:rsid w:val="7D72B18B"/>
    <w:rsid w:val="7D84E6E0"/>
    <w:rsid w:val="7D8D0605"/>
    <w:rsid w:val="7DA319E0"/>
    <w:rsid w:val="7DAB4466"/>
    <w:rsid w:val="7DC2EEED"/>
    <w:rsid w:val="7DC61C6F"/>
    <w:rsid w:val="7DE28363"/>
    <w:rsid w:val="7DFBBE82"/>
    <w:rsid w:val="7DFC1DF6"/>
    <w:rsid w:val="7DFC6A34"/>
    <w:rsid w:val="7DFEF6A3"/>
    <w:rsid w:val="7E1BBB5B"/>
    <w:rsid w:val="7E2614C2"/>
    <w:rsid w:val="7E37B4EB"/>
    <w:rsid w:val="7E3B3023"/>
    <w:rsid w:val="7E4B7EBF"/>
    <w:rsid w:val="7E4E14EB"/>
    <w:rsid w:val="7E63A6B9"/>
    <w:rsid w:val="7E68950B"/>
    <w:rsid w:val="7E7A5E80"/>
    <w:rsid w:val="7E861A5C"/>
    <w:rsid w:val="7E8ED960"/>
    <w:rsid w:val="7E976D42"/>
    <w:rsid w:val="7E998DCE"/>
    <w:rsid w:val="7EB2F394"/>
    <w:rsid w:val="7EB6A950"/>
    <w:rsid w:val="7EBA04B2"/>
    <w:rsid w:val="7EC30009"/>
    <w:rsid w:val="7EC3A076"/>
    <w:rsid w:val="7ECE215E"/>
    <w:rsid w:val="7EFA506B"/>
    <w:rsid w:val="7F04A3D2"/>
    <w:rsid w:val="7F1CB27E"/>
    <w:rsid w:val="7F2A5163"/>
    <w:rsid w:val="7F327321"/>
    <w:rsid w:val="7F37D7E6"/>
    <w:rsid w:val="7F3C70F5"/>
    <w:rsid w:val="7F55FD9D"/>
    <w:rsid w:val="7F59813D"/>
    <w:rsid w:val="7F61E693"/>
    <w:rsid w:val="7FA030CD"/>
    <w:rsid w:val="7FA0D8F3"/>
    <w:rsid w:val="7FB10A4F"/>
    <w:rsid w:val="7FB14833"/>
    <w:rsid w:val="7FB1F16F"/>
    <w:rsid w:val="7FD312C6"/>
    <w:rsid w:val="7FD45A79"/>
    <w:rsid w:val="7FD84DDF"/>
    <w:rsid w:val="7FEA18A1"/>
    <w:rsid w:val="7FEE7839"/>
    <w:rsid w:val="7FF49A1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8B734"/>
  <w15:chartTrackingRefBased/>
  <w15:docId w15:val="{B3D42D3F-FE17-4D11-BF5F-89B8280B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1E"/>
  </w:style>
  <w:style w:type="paragraph" w:styleId="Heading1">
    <w:name w:val="heading 1"/>
    <w:aliases w:val="Раздел"/>
    <w:basedOn w:val="Normal"/>
    <w:next w:val="Normal"/>
    <w:link w:val="Heading1Char"/>
    <w:uiPriority w:val="9"/>
    <w:qFormat/>
    <w:rsid w:val="003F4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Подраздел"/>
    <w:basedOn w:val="Normal"/>
    <w:next w:val="Normal"/>
    <w:link w:val="Heading2Char"/>
    <w:uiPriority w:val="9"/>
    <w:unhideWhenUsed/>
    <w:qFormat/>
    <w:rsid w:val="009A4E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Пункт"/>
    <w:basedOn w:val="Normal"/>
    <w:next w:val="Normal"/>
    <w:link w:val="Heading3Char"/>
    <w:uiPriority w:val="9"/>
    <w:unhideWhenUsed/>
    <w:qFormat/>
    <w:rsid w:val="00AF224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aliases w:val="Подпункт,Подпункт 1.1.1.1"/>
    <w:basedOn w:val="a3"/>
    <w:next w:val="a3"/>
    <w:link w:val="Heading4Char"/>
    <w:uiPriority w:val="5"/>
    <w:qFormat/>
    <w:rsid w:val="009D2E15"/>
    <w:pPr>
      <w:keepNext/>
      <w:keepLines/>
      <w:tabs>
        <w:tab w:val="num" w:pos="360"/>
      </w:tabs>
      <w:outlineLvl w:val="3"/>
    </w:pPr>
    <w:rPr>
      <w:rFonts w:eastAsiaTheme="majorEastAsia" w:cstheme="majorBidi"/>
      <w:iCs/>
    </w:rPr>
  </w:style>
  <w:style w:type="paragraph" w:styleId="Heading5">
    <w:name w:val="heading 5"/>
    <w:basedOn w:val="Normal"/>
    <w:next w:val="Normal"/>
    <w:link w:val="Heading5Char"/>
    <w:uiPriority w:val="9"/>
    <w:semiHidden/>
    <w:rsid w:val="009D2E15"/>
    <w:pPr>
      <w:keepNext/>
      <w:keepLines/>
      <w:spacing w:before="200" w:line="276" w:lineRule="auto"/>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qFormat/>
    <w:rsid w:val="009D2E1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1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15"/>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D2E1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F4DD3"/>
    <w:pPr>
      <w:ind w:left="720"/>
      <w:contextualSpacing/>
    </w:pPr>
  </w:style>
  <w:style w:type="character" w:customStyle="1" w:styleId="Heading1Char">
    <w:name w:val="Heading 1 Char"/>
    <w:aliases w:val="Раздел Char"/>
    <w:basedOn w:val="DefaultParagraphFont"/>
    <w:link w:val="Heading1"/>
    <w:uiPriority w:val="9"/>
    <w:rsid w:val="003F4D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4DD3"/>
    <w:pPr>
      <w:spacing w:before="480" w:line="276" w:lineRule="auto"/>
      <w:outlineLvl w:val="9"/>
    </w:pPr>
    <w:rPr>
      <w:b/>
      <w:bCs/>
      <w:sz w:val="28"/>
      <w:szCs w:val="28"/>
      <w:lang w:eastAsia="ru-RU"/>
    </w:rPr>
  </w:style>
  <w:style w:type="paragraph" w:styleId="TOC1">
    <w:name w:val="toc 1"/>
    <w:aliases w:val="Оглавление (текст)"/>
    <w:basedOn w:val="Normal"/>
    <w:next w:val="Normal"/>
    <w:autoRedefine/>
    <w:uiPriority w:val="39"/>
    <w:unhideWhenUsed/>
    <w:qFormat/>
    <w:rsid w:val="00250A8A"/>
    <w:pPr>
      <w:tabs>
        <w:tab w:val="left" w:pos="284"/>
        <w:tab w:val="right" w:leader="dot" w:pos="9339"/>
      </w:tabs>
      <w:spacing w:line="276" w:lineRule="auto"/>
    </w:pPr>
    <w:rPr>
      <w:rFonts w:cstheme="minorHAnsi"/>
      <w:b/>
      <w:bCs/>
      <w:i/>
      <w:iCs/>
    </w:rPr>
  </w:style>
  <w:style w:type="paragraph" w:styleId="TOC2">
    <w:name w:val="toc 2"/>
    <w:basedOn w:val="Normal"/>
    <w:next w:val="Normal"/>
    <w:autoRedefine/>
    <w:uiPriority w:val="39"/>
    <w:unhideWhenUsed/>
    <w:rsid w:val="003F4DD3"/>
    <w:pPr>
      <w:spacing w:before="120"/>
      <w:ind w:left="240"/>
    </w:pPr>
    <w:rPr>
      <w:rFonts w:cstheme="minorHAnsi"/>
      <w:b/>
      <w:bCs/>
      <w:sz w:val="22"/>
      <w:szCs w:val="22"/>
    </w:rPr>
  </w:style>
  <w:style w:type="character" w:styleId="Hyperlink">
    <w:name w:val="Hyperlink"/>
    <w:basedOn w:val="DefaultParagraphFont"/>
    <w:uiPriority w:val="99"/>
    <w:unhideWhenUsed/>
    <w:rsid w:val="003F4DD3"/>
    <w:rPr>
      <w:color w:val="0563C1" w:themeColor="hyperlink"/>
      <w:u w:val="single"/>
    </w:rPr>
  </w:style>
  <w:style w:type="paragraph" w:styleId="TOC3">
    <w:name w:val="toc 3"/>
    <w:basedOn w:val="Normal"/>
    <w:next w:val="Normal"/>
    <w:autoRedefine/>
    <w:uiPriority w:val="39"/>
    <w:unhideWhenUsed/>
    <w:rsid w:val="003F4DD3"/>
    <w:pPr>
      <w:ind w:left="480"/>
    </w:pPr>
    <w:rPr>
      <w:rFonts w:cstheme="minorHAnsi"/>
      <w:sz w:val="20"/>
      <w:szCs w:val="20"/>
    </w:rPr>
  </w:style>
  <w:style w:type="paragraph" w:styleId="TOC4">
    <w:name w:val="toc 4"/>
    <w:basedOn w:val="Normal"/>
    <w:next w:val="Normal"/>
    <w:autoRedefine/>
    <w:uiPriority w:val="39"/>
    <w:semiHidden/>
    <w:unhideWhenUsed/>
    <w:rsid w:val="003F4DD3"/>
    <w:pPr>
      <w:ind w:left="720"/>
    </w:pPr>
    <w:rPr>
      <w:rFonts w:cstheme="minorHAnsi"/>
      <w:sz w:val="20"/>
      <w:szCs w:val="20"/>
    </w:rPr>
  </w:style>
  <w:style w:type="paragraph" w:styleId="TOC5">
    <w:name w:val="toc 5"/>
    <w:basedOn w:val="Normal"/>
    <w:next w:val="Normal"/>
    <w:autoRedefine/>
    <w:uiPriority w:val="39"/>
    <w:semiHidden/>
    <w:unhideWhenUsed/>
    <w:rsid w:val="003F4DD3"/>
    <w:pPr>
      <w:ind w:left="960"/>
    </w:pPr>
    <w:rPr>
      <w:rFonts w:cstheme="minorHAnsi"/>
      <w:sz w:val="20"/>
      <w:szCs w:val="20"/>
    </w:rPr>
  </w:style>
  <w:style w:type="paragraph" w:styleId="TOC6">
    <w:name w:val="toc 6"/>
    <w:basedOn w:val="Normal"/>
    <w:next w:val="Normal"/>
    <w:autoRedefine/>
    <w:uiPriority w:val="39"/>
    <w:semiHidden/>
    <w:unhideWhenUsed/>
    <w:rsid w:val="003F4DD3"/>
    <w:pPr>
      <w:ind w:left="1200"/>
    </w:pPr>
    <w:rPr>
      <w:rFonts w:cstheme="minorHAnsi"/>
      <w:sz w:val="20"/>
      <w:szCs w:val="20"/>
    </w:rPr>
  </w:style>
  <w:style w:type="paragraph" w:styleId="TOC7">
    <w:name w:val="toc 7"/>
    <w:basedOn w:val="Normal"/>
    <w:next w:val="Normal"/>
    <w:autoRedefine/>
    <w:uiPriority w:val="39"/>
    <w:semiHidden/>
    <w:unhideWhenUsed/>
    <w:rsid w:val="003F4DD3"/>
    <w:pPr>
      <w:ind w:left="1440"/>
    </w:pPr>
    <w:rPr>
      <w:rFonts w:cstheme="minorHAnsi"/>
      <w:sz w:val="20"/>
      <w:szCs w:val="20"/>
    </w:rPr>
  </w:style>
  <w:style w:type="paragraph" w:styleId="TOC8">
    <w:name w:val="toc 8"/>
    <w:basedOn w:val="Normal"/>
    <w:next w:val="Normal"/>
    <w:autoRedefine/>
    <w:uiPriority w:val="39"/>
    <w:semiHidden/>
    <w:unhideWhenUsed/>
    <w:rsid w:val="003F4DD3"/>
    <w:pPr>
      <w:ind w:left="1680"/>
    </w:pPr>
    <w:rPr>
      <w:rFonts w:cstheme="minorHAnsi"/>
      <w:sz w:val="20"/>
      <w:szCs w:val="20"/>
    </w:rPr>
  </w:style>
  <w:style w:type="paragraph" w:styleId="TOC9">
    <w:name w:val="toc 9"/>
    <w:basedOn w:val="Normal"/>
    <w:next w:val="Normal"/>
    <w:autoRedefine/>
    <w:uiPriority w:val="39"/>
    <w:semiHidden/>
    <w:unhideWhenUsed/>
    <w:rsid w:val="003F4DD3"/>
    <w:pPr>
      <w:ind w:left="1920"/>
    </w:pPr>
    <w:rPr>
      <w:rFonts w:cstheme="minorHAnsi"/>
      <w:sz w:val="20"/>
      <w:szCs w:val="20"/>
    </w:rPr>
  </w:style>
  <w:style w:type="table" w:styleId="TableGrid">
    <w:name w:val="Table Grid"/>
    <w:basedOn w:val="TableNormal"/>
    <w:uiPriority w:val="39"/>
    <w:rsid w:val="003F4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название таблицы,Рисунок НАЗВАНИЕ"/>
    <w:next w:val="Normal"/>
    <w:link w:val="CaptionChar"/>
    <w:uiPriority w:val="35"/>
    <w:unhideWhenUsed/>
    <w:qFormat/>
    <w:rsid w:val="003F4DD3"/>
    <w:pPr>
      <w:spacing w:after="200"/>
    </w:pPr>
    <w:rPr>
      <w:rFonts w:ascii="Times New Roman" w:hAnsi="Times New Roman"/>
      <w:iCs/>
      <w:color w:val="000000" w:themeColor="text1"/>
      <w:szCs w:val="18"/>
    </w:rPr>
  </w:style>
  <w:style w:type="paragraph" w:customStyle="1" w:styleId="paragraph">
    <w:name w:val="paragraph"/>
    <w:basedOn w:val="Normal"/>
    <w:rsid w:val="00B80FD9"/>
    <w:pPr>
      <w:spacing w:before="100" w:beforeAutospacing="1" w:after="100" w:afterAutospacing="1"/>
    </w:pPr>
    <w:rPr>
      <w:rFonts w:ascii="Times New Roman" w:eastAsia="Times New Roman" w:hAnsi="Times New Roman" w:cs="Times New Roman"/>
      <w:lang w:eastAsia="ru-RU"/>
    </w:rPr>
  </w:style>
  <w:style w:type="character" w:customStyle="1" w:styleId="CaptionChar">
    <w:name w:val="Caption Char"/>
    <w:aliases w:val="название таблицы Char,Рисунок НАЗВАНИЕ Char"/>
    <w:basedOn w:val="DefaultParagraphFont"/>
    <w:link w:val="Caption"/>
    <w:uiPriority w:val="35"/>
    <w:rsid w:val="009C67AC"/>
    <w:rPr>
      <w:rFonts w:ascii="Times New Roman" w:hAnsi="Times New Roman"/>
      <w:iCs/>
      <w:color w:val="000000" w:themeColor="text1"/>
      <w:szCs w:val="18"/>
    </w:rPr>
  </w:style>
  <w:style w:type="character" w:customStyle="1" w:styleId="normaltextrun">
    <w:name w:val="normaltextrun"/>
    <w:basedOn w:val="DefaultParagraphFont"/>
    <w:rsid w:val="003F00B3"/>
  </w:style>
  <w:style w:type="character" w:customStyle="1" w:styleId="eop">
    <w:name w:val="eop"/>
    <w:basedOn w:val="DefaultParagraphFont"/>
    <w:rsid w:val="003F00B3"/>
  </w:style>
  <w:style w:type="character" w:customStyle="1" w:styleId="Heading2Char">
    <w:name w:val="Heading 2 Char"/>
    <w:aliases w:val="Подраздел Char"/>
    <w:basedOn w:val="DefaultParagraphFont"/>
    <w:link w:val="Heading2"/>
    <w:uiPriority w:val="9"/>
    <w:rsid w:val="009A4E5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1230F"/>
    <w:pPr>
      <w:tabs>
        <w:tab w:val="center" w:pos="4677"/>
        <w:tab w:val="right" w:pos="9355"/>
      </w:tabs>
    </w:pPr>
    <w:rPr>
      <w:rFonts w:ascii="Times New Roman" w:hAnsi="Times New Roman"/>
      <w:szCs w:val="22"/>
    </w:rPr>
  </w:style>
  <w:style w:type="character" w:customStyle="1" w:styleId="HeaderChar">
    <w:name w:val="Header Char"/>
    <w:basedOn w:val="DefaultParagraphFont"/>
    <w:link w:val="Header"/>
    <w:uiPriority w:val="99"/>
    <w:rsid w:val="0051230F"/>
    <w:rPr>
      <w:rFonts w:ascii="Times New Roman" w:hAnsi="Times New Roman"/>
      <w:szCs w:val="22"/>
    </w:rPr>
  </w:style>
  <w:style w:type="paragraph" w:styleId="Footer">
    <w:name w:val="footer"/>
    <w:basedOn w:val="Normal"/>
    <w:link w:val="FooterChar"/>
    <w:uiPriority w:val="99"/>
    <w:unhideWhenUsed/>
    <w:rsid w:val="003031A4"/>
    <w:pPr>
      <w:tabs>
        <w:tab w:val="center" w:pos="4677"/>
        <w:tab w:val="right" w:pos="9355"/>
      </w:tabs>
    </w:pPr>
  </w:style>
  <w:style w:type="character" w:customStyle="1" w:styleId="FooterChar">
    <w:name w:val="Footer Char"/>
    <w:basedOn w:val="DefaultParagraphFont"/>
    <w:link w:val="Footer"/>
    <w:uiPriority w:val="99"/>
    <w:rsid w:val="003031A4"/>
  </w:style>
  <w:style w:type="paragraph" w:customStyle="1" w:styleId="a3">
    <w:name w:val="Текст основной"/>
    <w:basedOn w:val="Normal"/>
    <w:link w:val="a4"/>
    <w:uiPriority w:val="6"/>
    <w:qFormat/>
    <w:rsid w:val="1F5ACBF5"/>
    <w:pPr>
      <w:tabs>
        <w:tab w:val="left" w:pos="425"/>
      </w:tabs>
      <w:spacing w:line="360" w:lineRule="auto"/>
      <w:ind w:firstLine="709"/>
      <w:contextualSpacing/>
      <w:jc w:val="both"/>
    </w:pPr>
    <w:rPr>
      <w:rFonts w:ascii="Times New Roman" w:eastAsiaTheme="minorEastAsia" w:hAnsi="Times New Roman" w:cs="Times New Roman"/>
    </w:rPr>
  </w:style>
  <w:style w:type="character" w:customStyle="1" w:styleId="a4">
    <w:name w:val="Текст основной Знак"/>
    <w:basedOn w:val="DefaultParagraphFont"/>
    <w:link w:val="a3"/>
    <w:uiPriority w:val="6"/>
    <w:rsid w:val="1F5ACBF5"/>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2D2EBB"/>
    <w:rPr>
      <w:sz w:val="16"/>
      <w:szCs w:val="16"/>
    </w:rPr>
  </w:style>
  <w:style w:type="paragraph" w:styleId="CommentText">
    <w:name w:val="annotation text"/>
    <w:basedOn w:val="Normal"/>
    <w:link w:val="CommentTextChar"/>
    <w:uiPriority w:val="99"/>
    <w:unhideWhenUsed/>
    <w:rsid w:val="002D2EBB"/>
    <w:rPr>
      <w:sz w:val="20"/>
      <w:szCs w:val="20"/>
    </w:rPr>
  </w:style>
  <w:style w:type="character" w:customStyle="1" w:styleId="CommentTextChar">
    <w:name w:val="Comment Text Char"/>
    <w:basedOn w:val="DefaultParagraphFont"/>
    <w:link w:val="CommentText"/>
    <w:uiPriority w:val="99"/>
    <w:rsid w:val="002D2EBB"/>
    <w:rPr>
      <w:sz w:val="20"/>
      <w:szCs w:val="20"/>
    </w:rPr>
  </w:style>
  <w:style w:type="paragraph" w:styleId="CommentSubject">
    <w:name w:val="annotation subject"/>
    <w:basedOn w:val="CommentText"/>
    <w:next w:val="CommentText"/>
    <w:link w:val="CommentSubjectChar"/>
    <w:uiPriority w:val="99"/>
    <w:semiHidden/>
    <w:unhideWhenUsed/>
    <w:rsid w:val="002D2EBB"/>
    <w:rPr>
      <w:b/>
      <w:bCs/>
    </w:rPr>
  </w:style>
  <w:style w:type="character" w:customStyle="1" w:styleId="CommentSubjectChar">
    <w:name w:val="Comment Subject Char"/>
    <w:basedOn w:val="CommentTextChar"/>
    <w:link w:val="CommentSubject"/>
    <w:uiPriority w:val="99"/>
    <w:semiHidden/>
    <w:rsid w:val="002D2EBB"/>
    <w:rPr>
      <w:b/>
      <w:bCs/>
      <w:sz w:val="20"/>
      <w:szCs w:val="20"/>
    </w:rPr>
  </w:style>
  <w:style w:type="paragraph" w:customStyle="1" w:styleId="a5">
    <w:name w:val="Таблица НАЗВАНИЕ"/>
    <w:basedOn w:val="Caption"/>
    <w:link w:val="a6"/>
    <w:uiPriority w:val="9"/>
    <w:qFormat/>
    <w:rsid w:val="0032773F"/>
    <w:pPr>
      <w:keepNext/>
      <w:tabs>
        <w:tab w:val="left" w:pos="425"/>
      </w:tabs>
      <w:spacing w:after="180"/>
    </w:pPr>
    <w:rPr>
      <w:rFonts w:cs="Times New Roman"/>
      <w:bCs/>
      <w:iCs w:val="0"/>
      <w:color w:val="auto"/>
    </w:rPr>
  </w:style>
  <w:style w:type="character" w:customStyle="1" w:styleId="a6">
    <w:name w:val="Таблица НАЗВАНИЕ Знак"/>
    <w:basedOn w:val="DefaultParagraphFont"/>
    <w:link w:val="a5"/>
    <w:uiPriority w:val="9"/>
    <w:rsid w:val="0032773F"/>
    <w:rPr>
      <w:rFonts w:ascii="Times New Roman" w:hAnsi="Times New Roman" w:cs="Times New Roman"/>
      <w:bCs/>
      <w:szCs w:val="18"/>
    </w:rPr>
  </w:style>
  <w:style w:type="paragraph" w:customStyle="1" w:styleId="a7">
    <w:name w:val="Табличный текст"/>
    <w:basedOn w:val="a3"/>
    <w:link w:val="a8"/>
    <w:uiPriority w:val="8"/>
    <w:qFormat/>
    <w:rsid w:val="0032773F"/>
    <w:pPr>
      <w:spacing w:line="240" w:lineRule="auto"/>
      <w:ind w:firstLine="0"/>
      <w:jc w:val="center"/>
    </w:pPr>
    <w:rPr>
      <w:rFonts w:eastAsia="Calibri"/>
      <w:szCs w:val="20"/>
      <w:lang w:eastAsia="ru-RU"/>
    </w:rPr>
  </w:style>
  <w:style w:type="character" w:customStyle="1" w:styleId="a8">
    <w:name w:val="Табличный текст Знак"/>
    <w:basedOn w:val="a4"/>
    <w:link w:val="a7"/>
    <w:uiPriority w:val="8"/>
    <w:rsid w:val="0032773F"/>
    <w:rPr>
      <w:rFonts w:ascii="Times New Roman" w:eastAsia="Calibri" w:hAnsi="Times New Roman" w:cs="Times New Roman"/>
      <w:szCs w:val="20"/>
      <w:lang w:eastAsia="ru-RU"/>
    </w:rPr>
  </w:style>
  <w:style w:type="paragraph" w:styleId="Revision">
    <w:name w:val="Revision"/>
    <w:hidden/>
    <w:uiPriority w:val="99"/>
    <w:semiHidden/>
    <w:rsid w:val="00426FA3"/>
  </w:style>
  <w:style w:type="character" w:styleId="FollowedHyperlink">
    <w:name w:val="FollowedHyperlink"/>
    <w:basedOn w:val="DefaultParagraphFont"/>
    <w:uiPriority w:val="99"/>
    <w:semiHidden/>
    <w:unhideWhenUsed/>
    <w:rsid w:val="00D90541"/>
    <w:rPr>
      <w:color w:val="954F72" w:themeColor="followedHyperlink"/>
      <w:u w:val="single"/>
    </w:rPr>
  </w:style>
  <w:style w:type="paragraph" w:styleId="BalloonText">
    <w:name w:val="Balloon Text"/>
    <w:basedOn w:val="Normal"/>
    <w:link w:val="BalloonTextChar"/>
    <w:uiPriority w:val="99"/>
    <w:semiHidden/>
    <w:unhideWhenUsed/>
    <w:rsid w:val="00D905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541"/>
    <w:rPr>
      <w:rFonts w:ascii="Segoe UI" w:hAnsi="Segoe UI" w:cs="Segoe UI"/>
      <w:sz w:val="18"/>
      <w:szCs w:val="18"/>
    </w:rPr>
  </w:style>
  <w:style w:type="character" w:customStyle="1" w:styleId="UnresolvedMention1">
    <w:name w:val="Unresolved Mention1"/>
    <w:basedOn w:val="DefaultParagraphFont"/>
    <w:uiPriority w:val="99"/>
    <w:semiHidden/>
    <w:unhideWhenUsed/>
    <w:rsid w:val="00413AAF"/>
    <w:rPr>
      <w:color w:val="605E5C"/>
      <w:shd w:val="clear" w:color="auto" w:fill="E1DFDD"/>
    </w:rPr>
  </w:style>
  <w:style w:type="paragraph" w:styleId="HTMLPreformatted">
    <w:name w:val="HTML Preformatted"/>
    <w:basedOn w:val="Normal"/>
    <w:link w:val="HTMLPreformattedChar"/>
    <w:uiPriority w:val="99"/>
    <w:semiHidden/>
    <w:unhideWhenUsed/>
    <w:rsid w:val="00BB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BB7C50"/>
    <w:rPr>
      <w:rFonts w:ascii="Courier New" w:eastAsia="Times New Roman" w:hAnsi="Courier New" w:cs="Courier New"/>
      <w:sz w:val="20"/>
      <w:szCs w:val="20"/>
      <w:lang w:eastAsia="ru-RU"/>
    </w:rPr>
  </w:style>
  <w:style w:type="character" w:customStyle="1" w:styleId="ListParagraphChar">
    <w:name w:val="List Paragraph Char"/>
    <w:link w:val="ListParagraph"/>
    <w:uiPriority w:val="34"/>
    <w:rsid w:val="0055255D"/>
  </w:style>
  <w:style w:type="character" w:customStyle="1" w:styleId="Heading3Char">
    <w:name w:val="Heading 3 Char"/>
    <w:aliases w:val="Пункт Char"/>
    <w:basedOn w:val="DefaultParagraphFont"/>
    <w:link w:val="Heading3"/>
    <w:uiPriority w:val="9"/>
    <w:rsid w:val="00AF2242"/>
    <w:rPr>
      <w:rFonts w:asciiTheme="majorHAnsi" w:eastAsiaTheme="majorEastAsia" w:hAnsiTheme="majorHAnsi" w:cstheme="majorBidi"/>
      <w:color w:val="1F3763" w:themeColor="accent1" w:themeShade="7F"/>
    </w:rPr>
  </w:style>
  <w:style w:type="character" w:customStyle="1" w:styleId="Heading4Char">
    <w:name w:val="Heading 4 Char"/>
    <w:aliases w:val="Подпункт Char,Подпункт 1.1.1.1 Char"/>
    <w:basedOn w:val="DefaultParagraphFont"/>
    <w:link w:val="Heading4"/>
    <w:uiPriority w:val="5"/>
    <w:rsid w:val="009D2E15"/>
    <w:rPr>
      <w:rFonts w:ascii="Times New Roman" w:eastAsiaTheme="majorEastAsia" w:hAnsi="Times New Roman" w:cstheme="majorBidi"/>
      <w:iCs/>
    </w:rPr>
  </w:style>
  <w:style w:type="character" w:customStyle="1" w:styleId="Heading5Char">
    <w:name w:val="Heading 5 Char"/>
    <w:basedOn w:val="DefaultParagraphFont"/>
    <w:link w:val="Heading5"/>
    <w:uiPriority w:val="9"/>
    <w:semiHidden/>
    <w:rsid w:val="009D2E1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D2E1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1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D2E15"/>
    <w:rPr>
      <w:rFonts w:asciiTheme="majorHAnsi" w:eastAsiaTheme="majorEastAsia" w:hAnsiTheme="majorHAnsi" w:cstheme="majorBidi"/>
      <w:i/>
      <w:iCs/>
      <w:color w:val="272727" w:themeColor="text1" w:themeTint="D8"/>
      <w:sz w:val="21"/>
      <w:szCs w:val="21"/>
    </w:rPr>
  </w:style>
  <w:style w:type="paragraph" w:styleId="Title">
    <w:name w:val="Title"/>
    <w:aliases w:val="не в содержание"/>
    <w:basedOn w:val="Normal"/>
    <w:link w:val="TitleChar"/>
    <w:qFormat/>
    <w:rsid w:val="009D2E15"/>
    <w:pPr>
      <w:autoSpaceDE w:val="0"/>
      <w:autoSpaceDN w:val="0"/>
      <w:contextualSpacing/>
      <w:jc w:val="center"/>
    </w:pPr>
    <w:rPr>
      <w:rFonts w:ascii="Times New Roman" w:eastAsia="Calibri" w:hAnsi="Times New Roman" w:cs="Times New Roman"/>
      <w:b/>
      <w:bCs/>
      <w:caps/>
    </w:rPr>
  </w:style>
  <w:style w:type="character" w:customStyle="1" w:styleId="TitleChar">
    <w:name w:val="Title Char"/>
    <w:aliases w:val="не в содержание Char"/>
    <w:basedOn w:val="DefaultParagraphFont"/>
    <w:link w:val="Title"/>
    <w:rsid w:val="009D2E15"/>
    <w:rPr>
      <w:rFonts w:ascii="Times New Roman" w:eastAsia="Calibri" w:hAnsi="Times New Roman" w:cs="Times New Roman"/>
      <w:b/>
      <w:bCs/>
      <w:caps/>
    </w:rPr>
  </w:style>
  <w:style w:type="paragraph" w:customStyle="1" w:styleId="table1">
    <w:name w:val="table_1"/>
    <w:basedOn w:val="Normal"/>
    <w:semiHidden/>
    <w:rsid w:val="009D2E15"/>
    <w:pPr>
      <w:autoSpaceDE w:val="0"/>
      <w:autoSpaceDN w:val="0"/>
      <w:spacing w:line="360" w:lineRule="auto"/>
      <w:contextualSpacing/>
    </w:pPr>
    <w:rPr>
      <w:rFonts w:ascii="Times New Roman" w:eastAsia="Times New Roman" w:hAnsi="Times New Roman" w:cs="Times New Roman"/>
      <w:lang w:eastAsia="ru-RU"/>
    </w:rPr>
  </w:style>
  <w:style w:type="paragraph" w:customStyle="1" w:styleId="textall">
    <w:name w:val="text_all"/>
    <w:basedOn w:val="Normal"/>
    <w:semiHidden/>
    <w:rsid w:val="009D2E15"/>
    <w:pPr>
      <w:spacing w:line="360" w:lineRule="auto"/>
      <w:ind w:firstLine="369"/>
      <w:contextualSpacing/>
      <w:jc w:val="both"/>
    </w:pPr>
    <w:rPr>
      <w:rFonts w:ascii="Times New Roman" w:eastAsia="Times New Roman" w:hAnsi="Times New Roman" w:cs="Times New Roman"/>
    </w:rPr>
  </w:style>
  <w:style w:type="paragraph" w:customStyle="1" w:styleId="Tablepodpisi">
    <w:name w:val="Table_podpisi"/>
    <w:basedOn w:val="Normal"/>
    <w:semiHidden/>
    <w:rsid w:val="009D2E15"/>
    <w:pPr>
      <w:spacing w:line="360" w:lineRule="auto"/>
      <w:contextualSpacing/>
      <w:jc w:val="center"/>
    </w:pPr>
    <w:rPr>
      <w:rFonts w:ascii="Arial" w:eastAsia="Times New Roman" w:hAnsi="Arial" w:cs="Arial"/>
      <w:b/>
      <w:bCs/>
      <w:i/>
      <w:iCs/>
      <w:sz w:val="20"/>
      <w:szCs w:val="20"/>
    </w:rPr>
  </w:style>
  <w:style w:type="paragraph" w:customStyle="1" w:styleId="a9">
    <w:name w:val="Подпись к рисунку"/>
    <w:basedOn w:val="Normal"/>
    <w:link w:val="aa"/>
    <w:qFormat/>
    <w:rsid w:val="009D2E15"/>
    <w:pPr>
      <w:spacing w:before="120" w:after="240" w:line="360" w:lineRule="auto"/>
      <w:jc w:val="center"/>
    </w:pPr>
    <w:rPr>
      <w:rFonts w:ascii="Times New Roman" w:eastAsia="Calibri" w:hAnsi="Times New Roman" w:cs="Times New Roman"/>
      <w:noProof/>
      <w:lang w:eastAsia="ru-RU"/>
    </w:rPr>
  </w:style>
  <w:style w:type="character" w:customStyle="1" w:styleId="aa">
    <w:name w:val="Подпись к рисунку Знак"/>
    <w:basedOn w:val="DefaultParagraphFont"/>
    <w:link w:val="a9"/>
    <w:rsid w:val="009D2E15"/>
    <w:rPr>
      <w:rFonts w:ascii="Times New Roman" w:eastAsia="Calibri" w:hAnsi="Times New Roman" w:cs="Times New Roman"/>
      <w:noProof/>
      <w:lang w:eastAsia="ru-RU"/>
    </w:rPr>
  </w:style>
  <w:style w:type="paragraph" w:styleId="NoSpacing">
    <w:name w:val="No Spacing"/>
    <w:uiPriority w:val="1"/>
    <w:qFormat/>
    <w:rsid w:val="009D2E15"/>
    <w:pPr>
      <w:spacing w:line="259" w:lineRule="auto"/>
    </w:pPr>
    <w:rPr>
      <w:sz w:val="22"/>
      <w:szCs w:val="22"/>
    </w:rPr>
  </w:style>
  <w:style w:type="character" w:styleId="PlaceholderText">
    <w:name w:val="Placeholder Text"/>
    <w:basedOn w:val="DefaultParagraphFont"/>
    <w:uiPriority w:val="99"/>
    <w:semiHidden/>
    <w:rsid w:val="009D2E15"/>
    <w:rPr>
      <w:color w:val="808080"/>
    </w:rPr>
  </w:style>
  <w:style w:type="paragraph" w:styleId="NormalWeb">
    <w:name w:val="Normal (Web)"/>
    <w:basedOn w:val="Normal"/>
    <w:uiPriority w:val="99"/>
    <w:semiHidden/>
    <w:unhideWhenUsed/>
    <w:rsid w:val="009D2E15"/>
    <w:pPr>
      <w:spacing w:before="100" w:beforeAutospacing="1" w:after="100" w:afterAutospacing="1"/>
    </w:pPr>
    <w:rPr>
      <w:rFonts w:ascii="Times New Roman" w:eastAsia="Times New Roman" w:hAnsi="Times New Roman" w:cs="Times New Roman"/>
      <w:lang w:eastAsia="ru-RU"/>
    </w:rPr>
  </w:style>
  <w:style w:type="paragraph" w:customStyle="1" w:styleId="ab">
    <w:name w:val="Код"/>
    <w:basedOn w:val="Normal"/>
    <w:rsid w:val="009D2E15"/>
    <w:pPr>
      <w:pBdr>
        <w:top w:val="single" w:sz="4" w:space="4" w:color="auto"/>
        <w:left w:val="single" w:sz="4" w:space="4" w:color="auto"/>
        <w:bottom w:val="single" w:sz="4" w:space="4" w:color="auto"/>
        <w:right w:val="single" w:sz="4" w:space="4" w:color="auto"/>
      </w:pBdr>
      <w:shd w:val="clear" w:color="auto" w:fill="F2F2F2"/>
      <w:tabs>
        <w:tab w:val="left" w:pos="567"/>
        <w:tab w:val="left" w:pos="1134"/>
        <w:tab w:val="left" w:pos="1701"/>
        <w:tab w:val="left" w:pos="2268"/>
        <w:tab w:val="left" w:pos="2835"/>
        <w:tab w:val="left" w:pos="3402"/>
        <w:tab w:val="left" w:pos="3969"/>
        <w:tab w:val="left" w:pos="4536"/>
        <w:tab w:val="left" w:pos="5103"/>
        <w:tab w:val="left" w:pos="5670"/>
      </w:tabs>
      <w:spacing w:before="240" w:after="120"/>
      <w:contextualSpacing/>
    </w:pPr>
    <w:rPr>
      <w:rFonts w:ascii="Lucida Console" w:eastAsia="Times New Roman" w:hAnsi="Lucida Console" w:cs="Times New Roman"/>
      <w:sz w:val="18"/>
    </w:rPr>
  </w:style>
  <w:style w:type="paragraph" w:customStyle="1" w:styleId="-">
    <w:name w:val="//ГОСТ - Подраздел"/>
    <w:basedOn w:val="Heading2"/>
    <w:link w:val="-0"/>
    <w:semiHidden/>
    <w:rsid w:val="009D2E15"/>
    <w:pPr>
      <w:numPr>
        <w:ilvl w:val="1"/>
      </w:numPr>
      <w:tabs>
        <w:tab w:val="left" w:pos="425"/>
      </w:tabs>
      <w:spacing w:before="140" w:after="140" w:line="360" w:lineRule="auto"/>
      <w:ind w:firstLine="709"/>
      <w:contextualSpacing/>
    </w:pPr>
    <w:rPr>
      <w:rFonts w:ascii="Times New Roman" w:eastAsiaTheme="minorEastAsia" w:hAnsi="Times New Roman"/>
      <w:bCs/>
      <w:color w:val="000000" w:themeColor="text1"/>
      <w:sz w:val="24"/>
    </w:rPr>
  </w:style>
  <w:style w:type="character" w:customStyle="1" w:styleId="-0">
    <w:name w:val="//ГОСТ - Подраздел Знак"/>
    <w:basedOn w:val="DefaultParagraphFont"/>
    <w:link w:val="-"/>
    <w:semiHidden/>
    <w:rsid w:val="009D2E15"/>
    <w:rPr>
      <w:rFonts w:ascii="Times New Roman" w:eastAsiaTheme="minorEastAsia" w:hAnsi="Times New Roman" w:cstheme="majorBidi"/>
      <w:bCs/>
      <w:color w:val="000000" w:themeColor="text1"/>
      <w:szCs w:val="26"/>
    </w:rPr>
  </w:style>
  <w:style w:type="paragraph" w:customStyle="1" w:styleId="-1">
    <w:name w:val="ГОСТ - Номер формулы"/>
    <w:basedOn w:val="Normal"/>
    <w:link w:val="-2"/>
    <w:uiPriority w:val="4"/>
    <w:semiHidden/>
    <w:unhideWhenUsed/>
    <w:rsid w:val="009D2E15"/>
    <w:pPr>
      <w:spacing w:line="360" w:lineRule="auto"/>
      <w:jc w:val="center"/>
    </w:pPr>
    <w:rPr>
      <w:rFonts w:ascii="Times New Roman" w:eastAsia="Calibri" w:hAnsi="Times New Roman" w:cs="Times New Roman"/>
      <w:lang w:val="en-US" w:eastAsia="ru-RU"/>
    </w:rPr>
  </w:style>
  <w:style w:type="character" w:customStyle="1" w:styleId="-2">
    <w:name w:val="ГОСТ - Номер формулы Знак"/>
    <w:basedOn w:val="a4"/>
    <w:link w:val="-1"/>
    <w:uiPriority w:val="4"/>
    <w:semiHidden/>
    <w:rsid w:val="009D2E15"/>
    <w:rPr>
      <w:rFonts w:ascii="Times New Roman" w:eastAsia="Calibri" w:hAnsi="Times New Roman" w:cs="Times New Roman"/>
      <w:lang w:val="en-US" w:eastAsia="ru-RU"/>
    </w:rPr>
  </w:style>
  <w:style w:type="paragraph" w:customStyle="1" w:styleId="-3">
    <w:name w:val="ГОСТ - оглавление (заголовок)"/>
    <w:basedOn w:val="Heading1"/>
    <w:next w:val="TOC1"/>
    <w:link w:val="-4"/>
    <w:uiPriority w:val="5"/>
    <w:semiHidden/>
    <w:qFormat/>
    <w:rsid w:val="009D2E15"/>
    <w:pPr>
      <w:pageBreakBefore/>
      <w:tabs>
        <w:tab w:val="left" w:pos="425"/>
      </w:tabs>
      <w:spacing w:before="140" w:after="140" w:line="360" w:lineRule="auto"/>
      <w:jc w:val="center"/>
    </w:pPr>
    <w:rPr>
      <w:rFonts w:ascii="Times New Roman" w:hAnsi="Times New Roman" w:cs="Times New Roman (Заголовки (сло"/>
      <w:b/>
      <w:caps/>
      <w:color w:val="000000" w:themeColor="text1"/>
      <w:sz w:val="24"/>
      <w:szCs w:val="24"/>
    </w:rPr>
  </w:style>
  <w:style w:type="character" w:customStyle="1" w:styleId="-4">
    <w:name w:val="ГОСТ - оглавление (заголовок) Знак"/>
    <w:basedOn w:val="DefaultParagraphFont"/>
    <w:link w:val="-3"/>
    <w:uiPriority w:val="5"/>
    <w:semiHidden/>
    <w:rsid w:val="009D2E15"/>
    <w:rPr>
      <w:rFonts w:ascii="Times New Roman" w:eastAsiaTheme="majorEastAsia" w:hAnsi="Times New Roman" w:cs="Times New Roman (Заголовки (сло"/>
      <w:b/>
      <w:caps/>
      <w:color w:val="000000" w:themeColor="text1"/>
    </w:rPr>
  </w:style>
  <w:style w:type="paragraph" w:styleId="FootnoteText">
    <w:name w:val="footnote text"/>
    <w:basedOn w:val="Normal"/>
    <w:link w:val="FootnoteTextChar"/>
    <w:uiPriority w:val="99"/>
    <w:semiHidden/>
    <w:unhideWhenUsed/>
    <w:rsid w:val="009D2E15"/>
    <w:pPr>
      <w:spacing w:line="360" w:lineRule="auto"/>
    </w:pPr>
    <w:rPr>
      <w:rFonts w:ascii="Times New Roman" w:hAnsi="Times New Roman"/>
      <w:szCs w:val="20"/>
    </w:rPr>
  </w:style>
  <w:style w:type="character" w:customStyle="1" w:styleId="FootnoteTextChar">
    <w:name w:val="Footnote Text Char"/>
    <w:basedOn w:val="DefaultParagraphFont"/>
    <w:link w:val="FootnoteText"/>
    <w:uiPriority w:val="99"/>
    <w:semiHidden/>
    <w:rsid w:val="009D2E15"/>
    <w:rPr>
      <w:rFonts w:ascii="Times New Roman" w:hAnsi="Times New Roman"/>
      <w:szCs w:val="20"/>
    </w:rPr>
  </w:style>
  <w:style w:type="paragraph" w:customStyle="1" w:styleId="-5">
    <w:name w:val="Сноски - ГОСТ"/>
    <w:basedOn w:val="FootnoteText"/>
    <w:link w:val="-6"/>
    <w:uiPriority w:val="6"/>
    <w:semiHidden/>
    <w:rsid w:val="009D2E15"/>
    <w:pPr>
      <w:contextualSpacing/>
    </w:pPr>
  </w:style>
  <w:style w:type="character" w:customStyle="1" w:styleId="-6">
    <w:name w:val="Сноски - ГОСТ Знак"/>
    <w:basedOn w:val="FootnoteTextChar"/>
    <w:link w:val="-5"/>
    <w:uiPriority w:val="6"/>
    <w:semiHidden/>
    <w:rsid w:val="009D2E15"/>
    <w:rPr>
      <w:rFonts w:ascii="Times New Roman" w:hAnsi="Times New Roman"/>
      <w:szCs w:val="20"/>
    </w:rPr>
  </w:style>
  <w:style w:type="paragraph" w:customStyle="1" w:styleId="-7">
    <w:name w:val="ГОСТ - Сноска / номер"/>
    <w:basedOn w:val="-5"/>
    <w:link w:val="-8"/>
    <w:uiPriority w:val="6"/>
    <w:semiHidden/>
    <w:rsid w:val="009D2E15"/>
    <w:rPr>
      <w:vertAlign w:val="superscript"/>
    </w:rPr>
  </w:style>
  <w:style w:type="character" w:customStyle="1" w:styleId="-8">
    <w:name w:val="ГОСТ - Сноска / номер Знак"/>
    <w:basedOn w:val="-6"/>
    <w:link w:val="-7"/>
    <w:uiPriority w:val="6"/>
    <w:semiHidden/>
    <w:rsid w:val="009D2E15"/>
    <w:rPr>
      <w:rFonts w:ascii="Times New Roman" w:hAnsi="Times New Roman"/>
      <w:szCs w:val="20"/>
      <w:vertAlign w:val="superscript"/>
    </w:rPr>
  </w:style>
  <w:style w:type="paragraph" w:customStyle="1" w:styleId="-10">
    <w:name w:val="ГОСТ - Таблица 1"/>
    <w:basedOn w:val="Caption"/>
    <w:link w:val="-11"/>
    <w:semiHidden/>
    <w:qFormat/>
    <w:rsid w:val="009D2E15"/>
    <w:pPr>
      <w:keepNext/>
      <w:tabs>
        <w:tab w:val="left" w:pos="425"/>
      </w:tabs>
      <w:spacing w:before="180" w:after="180"/>
      <w:contextualSpacing/>
    </w:pPr>
    <w:rPr>
      <w:rFonts w:cs="Times New Roman"/>
      <w:bCs/>
      <w:iCs w:val="0"/>
      <w:color w:val="auto"/>
    </w:rPr>
  </w:style>
  <w:style w:type="character" w:customStyle="1" w:styleId="-11">
    <w:name w:val="ГОСТ - Таблица 1 Знак"/>
    <w:basedOn w:val="DefaultParagraphFont"/>
    <w:link w:val="-10"/>
    <w:semiHidden/>
    <w:rsid w:val="009D2E15"/>
    <w:rPr>
      <w:rFonts w:ascii="Times New Roman" w:hAnsi="Times New Roman" w:cs="Times New Roman"/>
      <w:bCs/>
      <w:szCs w:val="18"/>
    </w:rPr>
  </w:style>
  <w:style w:type="paragraph" w:customStyle="1" w:styleId="ac">
    <w:name w:val="Заголовок без номера"/>
    <w:basedOn w:val="Heading1"/>
    <w:next w:val="a3"/>
    <w:link w:val="ad"/>
    <w:uiPriority w:val="1"/>
    <w:qFormat/>
    <w:rsid w:val="009D2E15"/>
    <w:pPr>
      <w:pageBreakBefore/>
      <w:tabs>
        <w:tab w:val="left" w:pos="425"/>
      </w:tabs>
      <w:spacing w:before="0" w:line="480" w:lineRule="auto"/>
      <w:jc w:val="center"/>
    </w:pPr>
    <w:rPr>
      <w:rFonts w:ascii="Times New Roman" w:hAnsi="Times New Roman" w:cs="Times New Roman (Заголовки (сло"/>
      <w:b/>
      <w:color w:val="auto"/>
      <w:sz w:val="24"/>
      <w:szCs w:val="24"/>
    </w:rPr>
  </w:style>
  <w:style w:type="character" w:customStyle="1" w:styleId="ad">
    <w:name w:val="Заголовок без номера Знак"/>
    <w:basedOn w:val="DefaultParagraphFont"/>
    <w:link w:val="ac"/>
    <w:uiPriority w:val="1"/>
    <w:rsid w:val="009D2E15"/>
    <w:rPr>
      <w:rFonts w:ascii="Times New Roman" w:eastAsiaTheme="majorEastAsia" w:hAnsi="Times New Roman" w:cs="Times New Roman (Заголовки (сло"/>
      <w:b/>
    </w:rPr>
  </w:style>
  <w:style w:type="paragraph" w:styleId="TOAHeading">
    <w:name w:val="toa heading"/>
    <w:basedOn w:val="Normal"/>
    <w:next w:val="Normal"/>
    <w:uiPriority w:val="99"/>
    <w:semiHidden/>
    <w:unhideWhenUsed/>
    <w:rsid w:val="009D2E15"/>
    <w:pPr>
      <w:spacing w:before="120"/>
    </w:pPr>
    <w:rPr>
      <w:rFonts w:asciiTheme="majorHAnsi" w:eastAsiaTheme="majorEastAsia" w:hAnsiTheme="majorHAnsi" w:cstheme="majorBidi"/>
      <w:b/>
      <w:bCs/>
    </w:rPr>
  </w:style>
  <w:style w:type="character" w:styleId="EndnoteReference">
    <w:name w:val="endnote reference"/>
    <w:basedOn w:val="DefaultParagraphFont"/>
    <w:uiPriority w:val="99"/>
    <w:semiHidden/>
    <w:unhideWhenUsed/>
    <w:rsid w:val="009D2E15"/>
    <w:rPr>
      <w:vertAlign w:val="superscript"/>
    </w:rPr>
  </w:style>
  <w:style w:type="character" w:styleId="FootnoteReference">
    <w:name w:val="footnote reference"/>
    <w:basedOn w:val="DefaultParagraphFont"/>
    <w:uiPriority w:val="99"/>
    <w:semiHidden/>
    <w:unhideWhenUsed/>
    <w:rsid w:val="009D2E15"/>
    <w:rPr>
      <w:vertAlign w:val="superscript"/>
    </w:rPr>
  </w:style>
  <w:style w:type="paragraph" w:customStyle="1" w:styleId="ae">
    <w:name w:val="Код абзацем"/>
    <w:basedOn w:val="a3"/>
    <w:next w:val="a3"/>
    <w:uiPriority w:val="15"/>
    <w:qFormat/>
    <w:rsid w:val="009D2E1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00" w:after="180" w:line="240" w:lineRule="auto"/>
      <w:ind w:firstLine="0"/>
    </w:pPr>
    <w:rPr>
      <w:rFonts w:ascii="Courier New" w:eastAsiaTheme="minorHAnsi" w:hAnsi="Courier New" w:cs="Courier New"/>
      <w:lang w:val="en-US"/>
    </w:rPr>
  </w:style>
  <w:style w:type="character" w:customStyle="1" w:styleId="af">
    <w:name w:val="Код в тексте"/>
    <w:basedOn w:val="DefaultParagraphFont"/>
    <w:uiPriority w:val="16"/>
    <w:qFormat/>
    <w:rsid w:val="009D2E15"/>
    <w:rPr>
      <w:rFonts w:ascii="Courier New" w:hAnsi="Courier New"/>
      <w:sz w:val="24"/>
      <w:bdr w:val="single" w:sz="4" w:space="0" w:color="BFBFBF" w:themeColor="background1" w:themeShade="BF"/>
    </w:rPr>
  </w:style>
  <w:style w:type="character" w:styleId="BookTitle">
    <w:name w:val="Book Title"/>
    <w:basedOn w:val="DefaultParagraphFont"/>
    <w:uiPriority w:val="33"/>
    <w:rsid w:val="009D2E15"/>
    <w:rPr>
      <w:iCs/>
      <w:spacing w:val="5"/>
      <w:sz w:val="28"/>
    </w:rPr>
  </w:style>
  <w:style w:type="character" w:styleId="PageNumber">
    <w:name w:val="page number"/>
    <w:basedOn w:val="DefaultParagraphFont"/>
    <w:uiPriority w:val="99"/>
    <w:semiHidden/>
    <w:unhideWhenUsed/>
    <w:rsid w:val="009D2E15"/>
  </w:style>
  <w:style w:type="numbering" w:customStyle="1" w:styleId="a0">
    <w:name w:val="Перечисление"/>
    <w:uiPriority w:val="99"/>
    <w:rsid w:val="00640268"/>
    <w:pPr>
      <w:numPr>
        <w:numId w:val="10"/>
      </w:numPr>
    </w:pPr>
  </w:style>
  <w:style w:type="numbering" w:customStyle="1" w:styleId="a2">
    <w:name w:val="Перечисление ненумерованное"/>
    <w:uiPriority w:val="99"/>
    <w:rsid w:val="00640268"/>
    <w:pPr>
      <w:numPr>
        <w:numId w:val="11"/>
      </w:numPr>
    </w:pPr>
  </w:style>
  <w:style w:type="paragraph" w:customStyle="1" w:styleId="111">
    <w:name w:val="Подпункт 1.1.1"/>
    <w:basedOn w:val="Heading4"/>
    <w:uiPriority w:val="2"/>
    <w:semiHidden/>
    <w:qFormat/>
    <w:rsid w:val="00640268"/>
    <w:pPr>
      <w:keepNext w:val="0"/>
      <w:keepLines w:val="0"/>
      <w:tabs>
        <w:tab w:val="clear" w:pos="360"/>
      </w:tabs>
      <w:ind w:firstLine="851"/>
    </w:pPr>
  </w:style>
  <w:style w:type="paragraph" w:customStyle="1" w:styleId="11">
    <w:name w:val="Пункт 1.1"/>
    <w:basedOn w:val="Heading3"/>
    <w:uiPriority w:val="1"/>
    <w:semiHidden/>
    <w:qFormat/>
    <w:rsid w:val="009D2E15"/>
    <w:pPr>
      <w:keepNext w:val="0"/>
      <w:keepLines w:val="0"/>
      <w:tabs>
        <w:tab w:val="left" w:pos="425"/>
      </w:tabs>
      <w:spacing w:before="140" w:after="140" w:line="360" w:lineRule="auto"/>
      <w:ind w:firstLine="851"/>
      <w:contextualSpacing/>
      <w:jc w:val="both"/>
    </w:pPr>
    <w:rPr>
      <w:rFonts w:ascii="Times New Roman" w:eastAsiaTheme="minorHAnsi" w:hAnsi="Times New Roman" w:cs="Times New Roman"/>
      <w:i/>
      <w:color w:val="auto"/>
    </w:rPr>
  </w:style>
  <w:style w:type="paragraph" w:customStyle="1" w:styleId="af0">
    <w:name w:val="Рисунок"/>
    <w:basedOn w:val="a3"/>
    <w:next w:val="Caption"/>
    <w:uiPriority w:val="6"/>
    <w:qFormat/>
    <w:rsid w:val="009D2E15"/>
    <w:pPr>
      <w:keepNext/>
      <w:spacing w:before="180" w:line="240" w:lineRule="auto"/>
      <w:ind w:firstLine="0"/>
      <w:jc w:val="center"/>
    </w:pPr>
    <w:rPr>
      <w:rFonts w:eastAsiaTheme="minorHAnsi"/>
    </w:rPr>
  </w:style>
  <w:style w:type="paragraph" w:customStyle="1" w:styleId="af1">
    <w:name w:val="Рисунок при вставке в таблицу"/>
    <w:basedOn w:val="af0"/>
    <w:next w:val="Caption"/>
    <w:uiPriority w:val="8"/>
    <w:qFormat/>
    <w:rsid w:val="009D2E15"/>
    <w:pPr>
      <w:spacing w:before="0"/>
    </w:pPr>
    <w:rPr>
      <w:rFonts w:eastAsia="Calibri"/>
      <w:lang w:eastAsia="ru-RU"/>
    </w:rPr>
  </w:style>
  <w:style w:type="paragraph" w:customStyle="1" w:styleId="a">
    <w:name w:val="Список именнованный"/>
    <w:basedOn w:val="a3"/>
    <w:link w:val="af2"/>
    <w:uiPriority w:val="11"/>
    <w:qFormat/>
    <w:rsid w:val="00640268"/>
    <w:pPr>
      <w:numPr>
        <w:numId w:val="10"/>
      </w:numPr>
    </w:pPr>
    <w:rPr>
      <w:lang w:val="en-US"/>
    </w:rPr>
  </w:style>
  <w:style w:type="character" w:customStyle="1" w:styleId="af2">
    <w:name w:val="Список именнованный Знак"/>
    <w:basedOn w:val="a4"/>
    <w:link w:val="a"/>
    <w:uiPriority w:val="11"/>
    <w:rsid w:val="009D2E15"/>
    <w:rPr>
      <w:rFonts w:ascii="Times New Roman" w:eastAsiaTheme="minorEastAsia" w:hAnsi="Times New Roman" w:cs="Times New Roman"/>
      <w:lang w:val="en-US"/>
    </w:rPr>
  </w:style>
  <w:style w:type="paragraph" w:styleId="Bibliography">
    <w:name w:val="Bibliography"/>
    <w:basedOn w:val="Normal"/>
    <w:next w:val="Normal"/>
    <w:uiPriority w:val="37"/>
    <w:semiHidden/>
    <w:rsid w:val="009D2E15"/>
    <w:pPr>
      <w:spacing w:line="360" w:lineRule="auto"/>
      <w:contextualSpacing/>
    </w:pPr>
    <w:rPr>
      <w:rFonts w:ascii="Times New Roman" w:hAnsi="Times New Roman"/>
      <w:sz w:val="28"/>
    </w:rPr>
  </w:style>
  <w:style w:type="paragraph" w:customStyle="1" w:styleId="a1">
    <w:name w:val="Список неименнованный"/>
    <w:basedOn w:val="a3"/>
    <w:link w:val="af3"/>
    <w:uiPriority w:val="12"/>
    <w:qFormat/>
    <w:rsid w:val="00640268"/>
    <w:pPr>
      <w:ind w:left="720" w:hanging="360"/>
    </w:pPr>
  </w:style>
  <w:style w:type="character" w:customStyle="1" w:styleId="af3">
    <w:name w:val="Список неименнованный Знак"/>
    <w:basedOn w:val="a4"/>
    <w:link w:val="a1"/>
    <w:uiPriority w:val="12"/>
    <w:rsid w:val="009D2E15"/>
    <w:rPr>
      <w:rFonts w:ascii="Times New Roman" w:eastAsiaTheme="minorEastAsia" w:hAnsi="Times New Roman" w:cs="Times New Roman"/>
    </w:rPr>
  </w:style>
  <w:style w:type="paragraph" w:customStyle="1" w:styleId="af4">
    <w:name w:val="СтильЦентрированный"/>
    <w:basedOn w:val="Normal"/>
    <w:next w:val="Normal"/>
    <w:link w:val="af5"/>
    <w:semiHidden/>
    <w:qFormat/>
    <w:rsid w:val="009D2E15"/>
    <w:pPr>
      <w:tabs>
        <w:tab w:val="center" w:pos="4677"/>
        <w:tab w:val="right" w:pos="9355"/>
      </w:tabs>
      <w:spacing w:before="120" w:after="120"/>
      <w:jc w:val="center"/>
    </w:pPr>
    <w:rPr>
      <w:rFonts w:ascii="Times New Roman" w:eastAsia="Calibri" w:hAnsi="Times New Roman" w:cs="Times New Roman"/>
    </w:rPr>
  </w:style>
  <w:style w:type="character" w:customStyle="1" w:styleId="af5">
    <w:name w:val="СтильЦентрированный Знак"/>
    <w:basedOn w:val="DefaultParagraphFont"/>
    <w:link w:val="af4"/>
    <w:semiHidden/>
    <w:rsid w:val="009D2E15"/>
    <w:rPr>
      <w:rFonts w:ascii="Times New Roman" w:eastAsia="Calibri" w:hAnsi="Times New Roman" w:cs="Times New Roman"/>
    </w:rPr>
  </w:style>
  <w:style w:type="character" w:styleId="Strong">
    <w:name w:val="Strong"/>
    <w:basedOn w:val="DefaultParagraphFont"/>
    <w:uiPriority w:val="22"/>
    <w:rsid w:val="009D2E15"/>
    <w:rPr>
      <w:b/>
      <w:bCs/>
    </w:rPr>
  </w:style>
  <w:style w:type="paragraph" w:styleId="DocumentMap">
    <w:name w:val="Document Map"/>
    <w:basedOn w:val="Normal"/>
    <w:link w:val="DocumentMapChar"/>
    <w:semiHidden/>
    <w:rsid w:val="009D2E15"/>
    <w:pPr>
      <w:shd w:val="clear" w:color="auto" w:fill="000080"/>
      <w:spacing w:after="200" w:line="276" w:lineRule="auto"/>
    </w:pPr>
    <w:rPr>
      <w:rFonts w:ascii="Tahoma" w:eastAsia="Calibri" w:hAnsi="Tahoma" w:cs="Tahoma"/>
      <w:sz w:val="20"/>
      <w:szCs w:val="20"/>
    </w:rPr>
  </w:style>
  <w:style w:type="character" w:customStyle="1" w:styleId="DocumentMapChar">
    <w:name w:val="Document Map Char"/>
    <w:basedOn w:val="DefaultParagraphFont"/>
    <w:link w:val="DocumentMap"/>
    <w:semiHidden/>
    <w:rsid w:val="009D2E15"/>
    <w:rPr>
      <w:rFonts w:ascii="Tahoma" w:eastAsia="Calibri" w:hAnsi="Tahoma" w:cs="Tahoma"/>
      <w:sz w:val="20"/>
      <w:szCs w:val="20"/>
      <w:shd w:val="clear" w:color="auto" w:fill="000080"/>
    </w:rPr>
  </w:style>
  <w:style w:type="character" w:customStyle="1" w:styleId="10">
    <w:name w:val="Схема документа Знак1"/>
    <w:basedOn w:val="DefaultParagraphFont"/>
    <w:uiPriority w:val="99"/>
    <w:semiHidden/>
    <w:rsid w:val="009D2E15"/>
    <w:rPr>
      <w:rFonts w:ascii="Segoe UI" w:hAnsi="Segoe UI" w:cs="Segoe UI"/>
      <w:sz w:val="16"/>
      <w:szCs w:val="16"/>
    </w:rPr>
  </w:style>
  <w:style w:type="character" w:customStyle="1" w:styleId="12">
    <w:name w:val="Текст выноски Знак1"/>
    <w:basedOn w:val="DefaultParagraphFont"/>
    <w:uiPriority w:val="99"/>
    <w:semiHidden/>
    <w:rsid w:val="009D2E15"/>
    <w:rPr>
      <w:rFonts w:ascii="Segoe UI" w:hAnsi="Segoe UI" w:cs="Segoe UI"/>
      <w:sz w:val="18"/>
      <w:szCs w:val="18"/>
    </w:rPr>
  </w:style>
  <w:style w:type="paragraph" w:styleId="EndnoteText">
    <w:name w:val="endnote text"/>
    <w:basedOn w:val="Normal"/>
    <w:link w:val="EndnoteTextChar"/>
    <w:uiPriority w:val="99"/>
    <w:semiHidden/>
    <w:unhideWhenUsed/>
    <w:rsid w:val="009D2E15"/>
    <w:rPr>
      <w:sz w:val="20"/>
      <w:szCs w:val="20"/>
    </w:rPr>
  </w:style>
  <w:style w:type="character" w:customStyle="1" w:styleId="EndnoteTextChar">
    <w:name w:val="Endnote Text Char"/>
    <w:basedOn w:val="DefaultParagraphFont"/>
    <w:link w:val="EndnoteText"/>
    <w:uiPriority w:val="99"/>
    <w:semiHidden/>
    <w:rsid w:val="009D2E15"/>
    <w:rPr>
      <w:sz w:val="20"/>
      <w:szCs w:val="20"/>
    </w:rPr>
  </w:style>
  <w:style w:type="character" w:customStyle="1" w:styleId="13">
    <w:name w:val="Текст примечания Знак1"/>
    <w:basedOn w:val="DefaultParagraphFont"/>
    <w:uiPriority w:val="99"/>
    <w:semiHidden/>
    <w:rsid w:val="009D2E15"/>
    <w:rPr>
      <w:sz w:val="20"/>
      <w:szCs w:val="20"/>
    </w:rPr>
  </w:style>
  <w:style w:type="numbering" w:customStyle="1" w:styleId="1">
    <w:name w:val="Текущий список1"/>
    <w:uiPriority w:val="99"/>
    <w:rsid w:val="00640268"/>
    <w:pPr>
      <w:numPr>
        <w:numId w:val="24"/>
      </w:numPr>
    </w:pPr>
  </w:style>
  <w:style w:type="numbering" w:customStyle="1" w:styleId="2">
    <w:name w:val="Текущий список2"/>
    <w:uiPriority w:val="99"/>
    <w:rsid w:val="00640268"/>
    <w:pPr>
      <w:numPr>
        <w:numId w:val="12"/>
      </w:numPr>
    </w:pPr>
  </w:style>
  <w:style w:type="numbering" w:customStyle="1" w:styleId="3">
    <w:name w:val="Текущий список3"/>
    <w:uiPriority w:val="99"/>
    <w:rsid w:val="00640268"/>
    <w:pPr>
      <w:numPr>
        <w:numId w:val="13"/>
      </w:numPr>
    </w:pPr>
  </w:style>
  <w:style w:type="numbering" w:customStyle="1" w:styleId="4">
    <w:name w:val="Текущий список4"/>
    <w:uiPriority w:val="99"/>
    <w:rsid w:val="00640268"/>
    <w:pPr>
      <w:numPr>
        <w:numId w:val="14"/>
      </w:numPr>
    </w:pPr>
  </w:style>
  <w:style w:type="numbering" w:customStyle="1" w:styleId="5">
    <w:name w:val="Текущий список5"/>
    <w:uiPriority w:val="99"/>
    <w:rsid w:val="00640268"/>
    <w:pPr>
      <w:numPr>
        <w:numId w:val="18"/>
      </w:numPr>
    </w:pPr>
  </w:style>
  <w:style w:type="numbering" w:customStyle="1" w:styleId="6">
    <w:name w:val="Текущий список6"/>
    <w:uiPriority w:val="99"/>
    <w:rsid w:val="00640268"/>
    <w:pPr>
      <w:numPr>
        <w:numId w:val="15"/>
      </w:numPr>
    </w:pPr>
  </w:style>
  <w:style w:type="character" w:customStyle="1" w:styleId="14">
    <w:name w:val="Тема примечания Знак1"/>
    <w:basedOn w:val="13"/>
    <w:uiPriority w:val="99"/>
    <w:semiHidden/>
    <w:rsid w:val="009D2E15"/>
    <w:rPr>
      <w:b/>
      <w:bCs/>
      <w:sz w:val="20"/>
      <w:szCs w:val="20"/>
    </w:rPr>
  </w:style>
  <w:style w:type="paragraph" w:styleId="MessageHeader">
    <w:name w:val="Message Header"/>
    <w:basedOn w:val="Normal"/>
    <w:link w:val="MessageHeaderChar"/>
    <w:semiHidden/>
    <w:rsid w:val="009D2E15"/>
    <w:pPr>
      <w:spacing w:before="240" w:line="360" w:lineRule="auto"/>
      <w:ind w:firstLine="709"/>
      <w:contextualSpacing/>
      <w:jc w:val="both"/>
    </w:pPr>
    <w:rPr>
      <w:rFonts w:ascii="Times New Roman" w:hAnsi="Times New Roman" w:cs="Times New Roman"/>
      <w:sz w:val="28"/>
    </w:rPr>
  </w:style>
  <w:style w:type="character" w:customStyle="1" w:styleId="MessageHeaderChar">
    <w:name w:val="Message Header Char"/>
    <w:basedOn w:val="DefaultParagraphFont"/>
    <w:link w:val="MessageHeader"/>
    <w:semiHidden/>
    <w:rsid w:val="009D2E15"/>
    <w:rPr>
      <w:rFonts w:ascii="Times New Roman" w:hAnsi="Times New Roman" w:cs="Times New Roman"/>
      <w:sz w:val="28"/>
    </w:rPr>
  </w:style>
  <w:style w:type="paragraph" w:customStyle="1" w:styleId="dontuseit">
    <w:name w:val="don't use it"/>
    <w:basedOn w:val="Heading2"/>
    <w:next w:val="a3"/>
    <w:link w:val="dontuseit0"/>
    <w:uiPriority w:val="99"/>
    <w:semiHidden/>
    <w:rsid w:val="009D2E15"/>
    <w:pPr>
      <w:numPr>
        <w:ilvl w:val="1"/>
      </w:numPr>
      <w:tabs>
        <w:tab w:val="left" w:pos="425"/>
      </w:tabs>
      <w:spacing w:before="140" w:after="140" w:line="360" w:lineRule="auto"/>
      <w:ind w:firstLine="709"/>
      <w:contextualSpacing/>
    </w:pPr>
    <w:rPr>
      <w:rFonts w:ascii="Times New Roman" w:eastAsiaTheme="minorEastAsia" w:hAnsi="Times New Roman"/>
      <w:b/>
      <w:bCs/>
      <w:color w:val="000000" w:themeColor="text1"/>
    </w:rPr>
  </w:style>
  <w:style w:type="character" w:customStyle="1" w:styleId="dontuseit0">
    <w:name w:val="don't use it Знак"/>
    <w:basedOn w:val="Heading2Char"/>
    <w:link w:val="dontuseit"/>
    <w:uiPriority w:val="99"/>
    <w:semiHidden/>
    <w:rsid w:val="009D2E15"/>
    <w:rPr>
      <w:rFonts w:ascii="Times New Roman" w:eastAsiaTheme="minorEastAsia" w:hAnsi="Times New Roman" w:cstheme="majorBidi"/>
      <w:b/>
      <w:bCs/>
      <w:color w:val="000000" w:themeColor="text1"/>
      <w:sz w:val="26"/>
      <w:szCs w:val="26"/>
    </w:rPr>
  </w:style>
  <w:style w:type="paragraph" w:customStyle="1" w:styleId="nouse">
    <w:name w:val="no use"/>
    <w:basedOn w:val="Heading2"/>
    <w:next w:val="a3"/>
    <w:link w:val="nouse0"/>
    <w:uiPriority w:val="99"/>
    <w:semiHidden/>
    <w:rsid w:val="009D2E15"/>
    <w:pPr>
      <w:tabs>
        <w:tab w:val="left" w:pos="425"/>
      </w:tabs>
      <w:spacing w:before="140" w:after="140" w:line="360" w:lineRule="auto"/>
      <w:ind w:left="357" w:hanging="357"/>
      <w:contextualSpacing/>
    </w:pPr>
    <w:rPr>
      <w:rFonts w:ascii="Times New Roman" w:eastAsiaTheme="minorEastAsia" w:hAnsi="Times New Roman"/>
      <w:b/>
      <w:bCs/>
      <w:color w:val="000000" w:themeColor="text1"/>
      <w:sz w:val="24"/>
    </w:rPr>
  </w:style>
  <w:style w:type="character" w:customStyle="1" w:styleId="nouse0">
    <w:name w:val="no use Знак"/>
    <w:basedOn w:val="DefaultParagraphFont"/>
    <w:link w:val="nouse"/>
    <w:uiPriority w:val="99"/>
    <w:semiHidden/>
    <w:rsid w:val="009D2E15"/>
    <w:rPr>
      <w:rFonts w:ascii="Times New Roman" w:eastAsiaTheme="minorEastAsia" w:hAnsi="Times New Roman" w:cstheme="majorBidi"/>
      <w:b/>
      <w:bCs/>
      <w:color w:val="000000" w:themeColor="text1"/>
      <w:szCs w:val="26"/>
    </w:rPr>
  </w:style>
  <w:style w:type="paragraph" w:customStyle="1" w:styleId="nouse1">
    <w:name w:val="nouse"/>
    <w:basedOn w:val="Heading1"/>
    <w:next w:val="a3"/>
    <w:uiPriority w:val="99"/>
    <w:semiHidden/>
    <w:rsid w:val="009D2E15"/>
    <w:pPr>
      <w:pageBreakBefore/>
      <w:tabs>
        <w:tab w:val="left" w:pos="425"/>
      </w:tabs>
      <w:spacing w:before="140" w:after="140" w:line="360" w:lineRule="auto"/>
      <w:ind w:firstLine="709"/>
      <w:jc w:val="center"/>
    </w:pPr>
    <w:rPr>
      <w:rFonts w:ascii="Times New Roman" w:hAnsi="Times New Roman" w:cs="Times New Roman (Заголовки (сло"/>
      <w:b/>
      <w:caps/>
      <w:color w:val="auto"/>
      <w:sz w:val="24"/>
      <w:szCs w:val="24"/>
    </w:rPr>
  </w:style>
  <w:style w:type="character" w:customStyle="1" w:styleId="Mention1">
    <w:name w:val="Mention1"/>
    <w:basedOn w:val="DefaultParagraphFont"/>
    <w:uiPriority w:val="99"/>
    <w:unhideWhenUsed/>
    <w:rsid w:val="009D2E15"/>
    <w:rPr>
      <w:color w:val="2B579A"/>
      <w:shd w:val="clear" w:color="auto" w:fill="E1DFDD"/>
    </w:rPr>
  </w:style>
  <w:style w:type="character" w:styleId="UnresolvedMention">
    <w:name w:val="Unresolved Mention"/>
    <w:basedOn w:val="DefaultParagraphFont"/>
    <w:uiPriority w:val="99"/>
    <w:semiHidden/>
    <w:unhideWhenUsed/>
    <w:rsid w:val="009D2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7501">
      <w:bodyDiv w:val="1"/>
      <w:marLeft w:val="0"/>
      <w:marRight w:val="0"/>
      <w:marTop w:val="0"/>
      <w:marBottom w:val="0"/>
      <w:divBdr>
        <w:top w:val="none" w:sz="0" w:space="0" w:color="auto"/>
        <w:left w:val="none" w:sz="0" w:space="0" w:color="auto"/>
        <w:bottom w:val="none" w:sz="0" w:space="0" w:color="auto"/>
        <w:right w:val="none" w:sz="0" w:space="0" w:color="auto"/>
      </w:divBdr>
      <w:divsChild>
        <w:div w:id="314798072">
          <w:marLeft w:val="0"/>
          <w:marRight w:val="0"/>
          <w:marTop w:val="0"/>
          <w:marBottom w:val="0"/>
          <w:divBdr>
            <w:top w:val="none" w:sz="0" w:space="0" w:color="auto"/>
            <w:left w:val="none" w:sz="0" w:space="0" w:color="auto"/>
            <w:bottom w:val="none" w:sz="0" w:space="0" w:color="auto"/>
            <w:right w:val="none" w:sz="0" w:space="0" w:color="auto"/>
          </w:divBdr>
          <w:divsChild>
            <w:div w:id="295598889">
              <w:marLeft w:val="0"/>
              <w:marRight w:val="0"/>
              <w:marTop w:val="0"/>
              <w:marBottom w:val="0"/>
              <w:divBdr>
                <w:top w:val="none" w:sz="0" w:space="0" w:color="auto"/>
                <w:left w:val="none" w:sz="0" w:space="0" w:color="auto"/>
                <w:bottom w:val="none" w:sz="0" w:space="0" w:color="auto"/>
                <w:right w:val="none" w:sz="0" w:space="0" w:color="auto"/>
              </w:divBdr>
            </w:div>
          </w:divsChild>
        </w:div>
        <w:div w:id="1042636926">
          <w:marLeft w:val="0"/>
          <w:marRight w:val="0"/>
          <w:marTop w:val="0"/>
          <w:marBottom w:val="0"/>
          <w:divBdr>
            <w:top w:val="none" w:sz="0" w:space="0" w:color="auto"/>
            <w:left w:val="none" w:sz="0" w:space="0" w:color="auto"/>
            <w:bottom w:val="none" w:sz="0" w:space="0" w:color="auto"/>
            <w:right w:val="none" w:sz="0" w:space="0" w:color="auto"/>
          </w:divBdr>
          <w:divsChild>
            <w:div w:id="96491282">
              <w:marLeft w:val="0"/>
              <w:marRight w:val="0"/>
              <w:marTop w:val="0"/>
              <w:marBottom w:val="0"/>
              <w:divBdr>
                <w:top w:val="none" w:sz="0" w:space="0" w:color="auto"/>
                <w:left w:val="none" w:sz="0" w:space="0" w:color="auto"/>
                <w:bottom w:val="none" w:sz="0" w:space="0" w:color="auto"/>
                <w:right w:val="none" w:sz="0" w:space="0" w:color="auto"/>
              </w:divBdr>
            </w:div>
            <w:div w:id="150144140">
              <w:marLeft w:val="0"/>
              <w:marRight w:val="0"/>
              <w:marTop w:val="0"/>
              <w:marBottom w:val="0"/>
              <w:divBdr>
                <w:top w:val="none" w:sz="0" w:space="0" w:color="auto"/>
                <w:left w:val="none" w:sz="0" w:space="0" w:color="auto"/>
                <w:bottom w:val="none" w:sz="0" w:space="0" w:color="auto"/>
                <w:right w:val="none" w:sz="0" w:space="0" w:color="auto"/>
              </w:divBdr>
            </w:div>
            <w:div w:id="215821133">
              <w:marLeft w:val="0"/>
              <w:marRight w:val="0"/>
              <w:marTop w:val="0"/>
              <w:marBottom w:val="0"/>
              <w:divBdr>
                <w:top w:val="none" w:sz="0" w:space="0" w:color="auto"/>
                <w:left w:val="none" w:sz="0" w:space="0" w:color="auto"/>
                <w:bottom w:val="none" w:sz="0" w:space="0" w:color="auto"/>
                <w:right w:val="none" w:sz="0" w:space="0" w:color="auto"/>
              </w:divBdr>
            </w:div>
            <w:div w:id="361856457">
              <w:marLeft w:val="0"/>
              <w:marRight w:val="0"/>
              <w:marTop w:val="0"/>
              <w:marBottom w:val="0"/>
              <w:divBdr>
                <w:top w:val="none" w:sz="0" w:space="0" w:color="auto"/>
                <w:left w:val="none" w:sz="0" w:space="0" w:color="auto"/>
                <w:bottom w:val="none" w:sz="0" w:space="0" w:color="auto"/>
                <w:right w:val="none" w:sz="0" w:space="0" w:color="auto"/>
              </w:divBdr>
            </w:div>
            <w:div w:id="365955834">
              <w:marLeft w:val="0"/>
              <w:marRight w:val="0"/>
              <w:marTop w:val="0"/>
              <w:marBottom w:val="0"/>
              <w:divBdr>
                <w:top w:val="none" w:sz="0" w:space="0" w:color="auto"/>
                <w:left w:val="none" w:sz="0" w:space="0" w:color="auto"/>
                <w:bottom w:val="none" w:sz="0" w:space="0" w:color="auto"/>
                <w:right w:val="none" w:sz="0" w:space="0" w:color="auto"/>
              </w:divBdr>
            </w:div>
            <w:div w:id="445857802">
              <w:marLeft w:val="0"/>
              <w:marRight w:val="0"/>
              <w:marTop w:val="0"/>
              <w:marBottom w:val="0"/>
              <w:divBdr>
                <w:top w:val="none" w:sz="0" w:space="0" w:color="auto"/>
                <w:left w:val="none" w:sz="0" w:space="0" w:color="auto"/>
                <w:bottom w:val="none" w:sz="0" w:space="0" w:color="auto"/>
                <w:right w:val="none" w:sz="0" w:space="0" w:color="auto"/>
              </w:divBdr>
            </w:div>
            <w:div w:id="526453070">
              <w:marLeft w:val="0"/>
              <w:marRight w:val="0"/>
              <w:marTop w:val="0"/>
              <w:marBottom w:val="0"/>
              <w:divBdr>
                <w:top w:val="none" w:sz="0" w:space="0" w:color="auto"/>
                <w:left w:val="none" w:sz="0" w:space="0" w:color="auto"/>
                <w:bottom w:val="none" w:sz="0" w:space="0" w:color="auto"/>
                <w:right w:val="none" w:sz="0" w:space="0" w:color="auto"/>
              </w:divBdr>
            </w:div>
            <w:div w:id="669482433">
              <w:marLeft w:val="0"/>
              <w:marRight w:val="0"/>
              <w:marTop w:val="0"/>
              <w:marBottom w:val="0"/>
              <w:divBdr>
                <w:top w:val="none" w:sz="0" w:space="0" w:color="auto"/>
                <w:left w:val="none" w:sz="0" w:space="0" w:color="auto"/>
                <w:bottom w:val="none" w:sz="0" w:space="0" w:color="auto"/>
                <w:right w:val="none" w:sz="0" w:space="0" w:color="auto"/>
              </w:divBdr>
            </w:div>
            <w:div w:id="808330058">
              <w:marLeft w:val="0"/>
              <w:marRight w:val="0"/>
              <w:marTop w:val="0"/>
              <w:marBottom w:val="0"/>
              <w:divBdr>
                <w:top w:val="none" w:sz="0" w:space="0" w:color="auto"/>
                <w:left w:val="none" w:sz="0" w:space="0" w:color="auto"/>
                <w:bottom w:val="none" w:sz="0" w:space="0" w:color="auto"/>
                <w:right w:val="none" w:sz="0" w:space="0" w:color="auto"/>
              </w:divBdr>
            </w:div>
            <w:div w:id="870726412">
              <w:marLeft w:val="0"/>
              <w:marRight w:val="0"/>
              <w:marTop w:val="0"/>
              <w:marBottom w:val="0"/>
              <w:divBdr>
                <w:top w:val="none" w:sz="0" w:space="0" w:color="auto"/>
                <w:left w:val="none" w:sz="0" w:space="0" w:color="auto"/>
                <w:bottom w:val="none" w:sz="0" w:space="0" w:color="auto"/>
                <w:right w:val="none" w:sz="0" w:space="0" w:color="auto"/>
              </w:divBdr>
            </w:div>
            <w:div w:id="1204291694">
              <w:marLeft w:val="0"/>
              <w:marRight w:val="0"/>
              <w:marTop w:val="0"/>
              <w:marBottom w:val="0"/>
              <w:divBdr>
                <w:top w:val="none" w:sz="0" w:space="0" w:color="auto"/>
                <w:left w:val="none" w:sz="0" w:space="0" w:color="auto"/>
                <w:bottom w:val="none" w:sz="0" w:space="0" w:color="auto"/>
                <w:right w:val="none" w:sz="0" w:space="0" w:color="auto"/>
              </w:divBdr>
            </w:div>
            <w:div w:id="1488204947">
              <w:marLeft w:val="0"/>
              <w:marRight w:val="0"/>
              <w:marTop w:val="0"/>
              <w:marBottom w:val="0"/>
              <w:divBdr>
                <w:top w:val="none" w:sz="0" w:space="0" w:color="auto"/>
                <w:left w:val="none" w:sz="0" w:space="0" w:color="auto"/>
                <w:bottom w:val="none" w:sz="0" w:space="0" w:color="auto"/>
                <w:right w:val="none" w:sz="0" w:space="0" w:color="auto"/>
              </w:divBdr>
            </w:div>
            <w:div w:id="1649286149">
              <w:marLeft w:val="0"/>
              <w:marRight w:val="0"/>
              <w:marTop w:val="0"/>
              <w:marBottom w:val="0"/>
              <w:divBdr>
                <w:top w:val="none" w:sz="0" w:space="0" w:color="auto"/>
                <w:left w:val="none" w:sz="0" w:space="0" w:color="auto"/>
                <w:bottom w:val="none" w:sz="0" w:space="0" w:color="auto"/>
                <w:right w:val="none" w:sz="0" w:space="0" w:color="auto"/>
              </w:divBdr>
            </w:div>
            <w:div w:id="1716809856">
              <w:marLeft w:val="0"/>
              <w:marRight w:val="0"/>
              <w:marTop w:val="0"/>
              <w:marBottom w:val="0"/>
              <w:divBdr>
                <w:top w:val="none" w:sz="0" w:space="0" w:color="auto"/>
                <w:left w:val="none" w:sz="0" w:space="0" w:color="auto"/>
                <w:bottom w:val="none" w:sz="0" w:space="0" w:color="auto"/>
                <w:right w:val="none" w:sz="0" w:space="0" w:color="auto"/>
              </w:divBdr>
            </w:div>
            <w:div w:id="1750888683">
              <w:marLeft w:val="0"/>
              <w:marRight w:val="0"/>
              <w:marTop w:val="0"/>
              <w:marBottom w:val="0"/>
              <w:divBdr>
                <w:top w:val="none" w:sz="0" w:space="0" w:color="auto"/>
                <w:left w:val="none" w:sz="0" w:space="0" w:color="auto"/>
                <w:bottom w:val="none" w:sz="0" w:space="0" w:color="auto"/>
                <w:right w:val="none" w:sz="0" w:space="0" w:color="auto"/>
              </w:divBdr>
            </w:div>
            <w:div w:id="1781609936">
              <w:marLeft w:val="0"/>
              <w:marRight w:val="0"/>
              <w:marTop w:val="0"/>
              <w:marBottom w:val="0"/>
              <w:divBdr>
                <w:top w:val="none" w:sz="0" w:space="0" w:color="auto"/>
                <w:left w:val="none" w:sz="0" w:space="0" w:color="auto"/>
                <w:bottom w:val="none" w:sz="0" w:space="0" w:color="auto"/>
                <w:right w:val="none" w:sz="0" w:space="0" w:color="auto"/>
              </w:divBdr>
            </w:div>
            <w:div w:id="1893493527">
              <w:marLeft w:val="0"/>
              <w:marRight w:val="0"/>
              <w:marTop w:val="0"/>
              <w:marBottom w:val="0"/>
              <w:divBdr>
                <w:top w:val="none" w:sz="0" w:space="0" w:color="auto"/>
                <w:left w:val="none" w:sz="0" w:space="0" w:color="auto"/>
                <w:bottom w:val="none" w:sz="0" w:space="0" w:color="auto"/>
                <w:right w:val="none" w:sz="0" w:space="0" w:color="auto"/>
              </w:divBdr>
            </w:div>
            <w:div w:id="1921334003">
              <w:marLeft w:val="0"/>
              <w:marRight w:val="0"/>
              <w:marTop w:val="0"/>
              <w:marBottom w:val="0"/>
              <w:divBdr>
                <w:top w:val="none" w:sz="0" w:space="0" w:color="auto"/>
                <w:left w:val="none" w:sz="0" w:space="0" w:color="auto"/>
                <w:bottom w:val="none" w:sz="0" w:space="0" w:color="auto"/>
                <w:right w:val="none" w:sz="0" w:space="0" w:color="auto"/>
              </w:divBdr>
            </w:div>
            <w:div w:id="1941599390">
              <w:marLeft w:val="0"/>
              <w:marRight w:val="0"/>
              <w:marTop w:val="0"/>
              <w:marBottom w:val="0"/>
              <w:divBdr>
                <w:top w:val="none" w:sz="0" w:space="0" w:color="auto"/>
                <w:left w:val="none" w:sz="0" w:space="0" w:color="auto"/>
                <w:bottom w:val="none" w:sz="0" w:space="0" w:color="auto"/>
                <w:right w:val="none" w:sz="0" w:space="0" w:color="auto"/>
              </w:divBdr>
            </w:div>
            <w:div w:id="2064864850">
              <w:marLeft w:val="0"/>
              <w:marRight w:val="0"/>
              <w:marTop w:val="0"/>
              <w:marBottom w:val="0"/>
              <w:divBdr>
                <w:top w:val="none" w:sz="0" w:space="0" w:color="auto"/>
                <w:left w:val="none" w:sz="0" w:space="0" w:color="auto"/>
                <w:bottom w:val="none" w:sz="0" w:space="0" w:color="auto"/>
                <w:right w:val="none" w:sz="0" w:space="0" w:color="auto"/>
              </w:divBdr>
            </w:div>
            <w:div w:id="2089113784">
              <w:marLeft w:val="0"/>
              <w:marRight w:val="0"/>
              <w:marTop w:val="0"/>
              <w:marBottom w:val="0"/>
              <w:divBdr>
                <w:top w:val="none" w:sz="0" w:space="0" w:color="auto"/>
                <w:left w:val="none" w:sz="0" w:space="0" w:color="auto"/>
                <w:bottom w:val="none" w:sz="0" w:space="0" w:color="auto"/>
                <w:right w:val="none" w:sz="0" w:space="0" w:color="auto"/>
              </w:divBdr>
            </w:div>
          </w:divsChild>
        </w:div>
        <w:div w:id="1083141878">
          <w:marLeft w:val="0"/>
          <w:marRight w:val="0"/>
          <w:marTop w:val="0"/>
          <w:marBottom w:val="0"/>
          <w:divBdr>
            <w:top w:val="none" w:sz="0" w:space="0" w:color="auto"/>
            <w:left w:val="none" w:sz="0" w:space="0" w:color="auto"/>
            <w:bottom w:val="none" w:sz="0" w:space="0" w:color="auto"/>
            <w:right w:val="none" w:sz="0" w:space="0" w:color="auto"/>
          </w:divBdr>
          <w:divsChild>
            <w:div w:id="318047328">
              <w:marLeft w:val="0"/>
              <w:marRight w:val="0"/>
              <w:marTop w:val="0"/>
              <w:marBottom w:val="0"/>
              <w:divBdr>
                <w:top w:val="none" w:sz="0" w:space="0" w:color="auto"/>
                <w:left w:val="none" w:sz="0" w:space="0" w:color="auto"/>
                <w:bottom w:val="none" w:sz="0" w:space="0" w:color="auto"/>
                <w:right w:val="none" w:sz="0" w:space="0" w:color="auto"/>
              </w:divBdr>
            </w:div>
            <w:div w:id="449934382">
              <w:marLeft w:val="0"/>
              <w:marRight w:val="0"/>
              <w:marTop w:val="0"/>
              <w:marBottom w:val="0"/>
              <w:divBdr>
                <w:top w:val="none" w:sz="0" w:space="0" w:color="auto"/>
                <w:left w:val="none" w:sz="0" w:space="0" w:color="auto"/>
                <w:bottom w:val="none" w:sz="0" w:space="0" w:color="auto"/>
                <w:right w:val="none" w:sz="0" w:space="0" w:color="auto"/>
              </w:divBdr>
            </w:div>
            <w:div w:id="1001279324">
              <w:marLeft w:val="0"/>
              <w:marRight w:val="0"/>
              <w:marTop w:val="0"/>
              <w:marBottom w:val="0"/>
              <w:divBdr>
                <w:top w:val="none" w:sz="0" w:space="0" w:color="auto"/>
                <w:left w:val="none" w:sz="0" w:space="0" w:color="auto"/>
                <w:bottom w:val="none" w:sz="0" w:space="0" w:color="auto"/>
                <w:right w:val="none" w:sz="0" w:space="0" w:color="auto"/>
              </w:divBdr>
            </w:div>
            <w:div w:id="1460489756">
              <w:marLeft w:val="0"/>
              <w:marRight w:val="0"/>
              <w:marTop w:val="0"/>
              <w:marBottom w:val="0"/>
              <w:divBdr>
                <w:top w:val="none" w:sz="0" w:space="0" w:color="auto"/>
                <w:left w:val="none" w:sz="0" w:space="0" w:color="auto"/>
                <w:bottom w:val="none" w:sz="0" w:space="0" w:color="auto"/>
                <w:right w:val="none" w:sz="0" w:space="0" w:color="auto"/>
              </w:divBdr>
            </w:div>
          </w:divsChild>
        </w:div>
        <w:div w:id="1391683884">
          <w:marLeft w:val="0"/>
          <w:marRight w:val="0"/>
          <w:marTop w:val="0"/>
          <w:marBottom w:val="0"/>
          <w:divBdr>
            <w:top w:val="none" w:sz="0" w:space="0" w:color="auto"/>
            <w:left w:val="none" w:sz="0" w:space="0" w:color="auto"/>
            <w:bottom w:val="none" w:sz="0" w:space="0" w:color="auto"/>
            <w:right w:val="none" w:sz="0" w:space="0" w:color="auto"/>
          </w:divBdr>
          <w:divsChild>
            <w:div w:id="1483694242">
              <w:marLeft w:val="0"/>
              <w:marRight w:val="0"/>
              <w:marTop w:val="0"/>
              <w:marBottom w:val="0"/>
              <w:divBdr>
                <w:top w:val="none" w:sz="0" w:space="0" w:color="auto"/>
                <w:left w:val="none" w:sz="0" w:space="0" w:color="auto"/>
                <w:bottom w:val="none" w:sz="0" w:space="0" w:color="auto"/>
                <w:right w:val="none" w:sz="0" w:space="0" w:color="auto"/>
              </w:divBdr>
            </w:div>
          </w:divsChild>
        </w:div>
        <w:div w:id="1668244826">
          <w:marLeft w:val="0"/>
          <w:marRight w:val="0"/>
          <w:marTop w:val="0"/>
          <w:marBottom w:val="0"/>
          <w:divBdr>
            <w:top w:val="none" w:sz="0" w:space="0" w:color="auto"/>
            <w:left w:val="none" w:sz="0" w:space="0" w:color="auto"/>
            <w:bottom w:val="none" w:sz="0" w:space="0" w:color="auto"/>
            <w:right w:val="none" w:sz="0" w:space="0" w:color="auto"/>
          </w:divBdr>
          <w:divsChild>
            <w:div w:id="500780370">
              <w:marLeft w:val="0"/>
              <w:marRight w:val="0"/>
              <w:marTop w:val="0"/>
              <w:marBottom w:val="0"/>
              <w:divBdr>
                <w:top w:val="none" w:sz="0" w:space="0" w:color="auto"/>
                <w:left w:val="none" w:sz="0" w:space="0" w:color="auto"/>
                <w:bottom w:val="none" w:sz="0" w:space="0" w:color="auto"/>
                <w:right w:val="none" w:sz="0" w:space="0" w:color="auto"/>
              </w:divBdr>
            </w:div>
          </w:divsChild>
        </w:div>
        <w:div w:id="1668557508">
          <w:marLeft w:val="0"/>
          <w:marRight w:val="0"/>
          <w:marTop w:val="0"/>
          <w:marBottom w:val="0"/>
          <w:divBdr>
            <w:top w:val="none" w:sz="0" w:space="0" w:color="auto"/>
            <w:left w:val="none" w:sz="0" w:space="0" w:color="auto"/>
            <w:bottom w:val="none" w:sz="0" w:space="0" w:color="auto"/>
            <w:right w:val="none" w:sz="0" w:space="0" w:color="auto"/>
          </w:divBdr>
          <w:divsChild>
            <w:div w:id="3292862">
              <w:marLeft w:val="0"/>
              <w:marRight w:val="0"/>
              <w:marTop w:val="0"/>
              <w:marBottom w:val="0"/>
              <w:divBdr>
                <w:top w:val="none" w:sz="0" w:space="0" w:color="auto"/>
                <w:left w:val="none" w:sz="0" w:space="0" w:color="auto"/>
                <w:bottom w:val="none" w:sz="0" w:space="0" w:color="auto"/>
                <w:right w:val="none" w:sz="0" w:space="0" w:color="auto"/>
              </w:divBdr>
            </w:div>
            <w:div w:id="264728880">
              <w:marLeft w:val="0"/>
              <w:marRight w:val="0"/>
              <w:marTop w:val="0"/>
              <w:marBottom w:val="0"/>
              <w:divBdr>
                <w:top w:val="none" w:sz="0" w:space="0" w:color="auto"/>
                <w:left w:val="none" w:sz="0" w:space="0" w:color="auto"/>
                <w:bottom w:val="none" w:sz="0" w:space="0" w:color="auto"/>
                <w:right w:val="none" w:sz="0" w:space="0" w:color="auto"/>
              </w:divBdr>
            </w:div>
            <w:div w:id="1731880183">
              <w:marLeft w:val="0"/>
              <w:marRight w:val="0"/>
              <w:marTop w:val="0"/>
              <w:marBottom w:val="0"/>
              <w:divBdr>
                <w:top w:val="none" w:sz="0" w:space="0" w:color="auto"/>
                <w:left w:val="none" w:sz="0" w:space="0" w:color="auto"/>
                <w:bottom w:val="none" w:sz="0" w:space="0" w:color="auto"/>
                <w:right w:val="none" w:sz="0" w:space="0" w:color="auto"/>
              </w:divBdr>
            </w:div>
          </w:divsChild>
        </w:div>
        <w:div w:id="1796869436">
          <w:marLeft w:val="0"/>
          <w:marRight w:val="0"/>
          <w:marTop w:val="0"/>
          <w:marBottom w:val="0"/>
          <w:divBdr>
            <w:top w:val="none" w:sz="0" w:space="0" w:color="auto"/>
            <w:left w:val="none" w:sz="0" w:space="0" w:color="auto"/>
            <w:bottom w:val="none" w:sz="0" w:space="0" w:color="auto"/>
            <w:right w:val="none" w:sz="0" w:space="0" w:color="auto"/>
          </w:divBdr>
          <w:divsChild>
            <w:div w:id="91634894">
              <w:marLeft w:val="0"/>
              <w:marRight w:val="0"/>
              <w:marTop w:val="0"/>
              <w:marBottom w:val="0"/>
              <w:divBdr>
                <w:top w:val="none" w:sz="0" w:space="0" w:color="auto"/>
                <w:left w:val="none" w:sz="0" w:space="0" w:color="auto"/>
                <w:bottom w:val="none" w:sz="0" w:space="0" w:color="auto"/>
                <w:right w:val="none" w:sz="0" w:space="0" w:color="auto"/>
              </w:divBdr>
            </w:div>
            <w:div w:id="290135093">
              <w:marLeft w:val="0"/>
              <w:marRight w:val="0"/>
              <w:marTop w:val="0"/>
              <w:marBottom w:val="0"/>
              <w:divBdr>
                <w:top w:val="none" w:sz="0" w:space="0" w:color="auto"/>
                <w:left w:val="none" w:sz="0" w:space="0" w:color="auto"/>
                <w:bottom w:val="none" w:sz="0" w:space="0" w:color="auto"/>
                <w:right w:val="none" w:sz="0" w:space="0" w:color="auto"/>
              </w:divBdr>
            </w:div>
            <w:div w:id="1233394292">
              <w:marLeft w:val="0"/>
              <w:marRight w:val="0"/>
              <w:marTop w:val="0"/>
              <w:marBottom w:val="0"/>
              <w:divBdr>
                <w:top w:val="none" w:sz="0" w:space="0" w:color="auto"/>
                <w:left w:val="none" w:sz="0" w:space="0" w:color="auto"/>
                <w:bottom w:val="none" w:sz="0" w:space="0" w:color="auto"/>
                <w:right w:val="none" w:sz="0" w:space="0" w:color="auto"/>
              </w:divBdr>
            </w:div>
            <w:div w:id="1375884217">
              <w:marLeft w:val="0"/>
              <w:marRight w:val="0"/>
              <w:marTop w:val="0"/>
              <w:marBottom w:val="0"/>
              <w:divBdr>
                <w:top w:val="none" w:sz="0" w:space="0" w:color="auto"/>
                <w:left w:val="none" w:sz="0" w:space="0" w:color="auto"/>
                <w:bottom w:val="none" w:sz="0" w:space="0" w:color="auto"/>
                <w:right w:val="none" w:sz="0" w:space="0" w:color="auto"/>
              </w:divBdr>
            </w:div>
            <w:div w:id="1690328887">
              <w:marLeft w:val="0"/>
              <w:marRight w:val="0"/>
              <w:marTop w:val="0"/>
              <w:marBottom w:val="0"/>
              <w:divBdr>
                <w:top w:val="none" w:sz="0" w:space="0" w:color="auto"/>
                <w:left w:val="none" w:sz="0" w:space="0" w:color="auto"/>
                <w:bottom w:val="none" w:sz="0" w:space="0" w:color="auto"/>
                <w:right w:val="none" w:sz="0" w:space="0" w:color="auto"/>
              </w:divBdr>
            </w:div>
            <w:div w:id="18431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06">
      <w:bodyDiv w:val="1"/>
      <w:marLeft w:val="0"/>
      <w:marRight w:val="0"/>
      <w:marTop w:val="0"/>
      <w:marBottom w:val="0"/>
      <w:divBdr>
        <w:top w:val="none" w:sz="0" w:space="0" w:color="auto"/>
        <w:left w:val="none" w:sz="0" w:space="0" w:color="auto"/>
        <w:bottom w:val="none" w:sz="0" w:space="0" w:color="auto"/>
        <w:right w:val="none" w:sz="0" w:space="0" w:color="auto"/>
      </w:divBdr>
    </w:div>
    <w:div w:id="18824426">
      <w:bodyDiv w:val="1"/>
      <w:marLeft w:val="0"/>
      <w:marRight w:val="0"/>
      <w:marTop w:val="0"/>
      <w:marBottom w:val="0"/>
      <w:divBdr>
        <w:top w:val="none" w:sz="0" w:space="0" w:color="auto"/>
        <w:left w:val="none" w:sz="0" w:space="0" w:color="auto"/>
        <w:bottom w:val="none" w:sz="0" w:space="0" w:color="auto"/>
        <w:right w:val="none" w:sz="0" w:space="0" w:color="auto"/>
      </w:divBdr>
    </w:div>
    <w:div w:id="23333738">
      <w:bodyDiv w:val="1"/>
      <w:marLeft w:val="0"/>
      <w:marRight w:val="0"/>
      <w:marTop w:val="0"/>
      <w:marBottom w:val="0"/>
      <w:divBdr>
        <w:top w:val="none" w:sz="0" w:space="0" w:color="auto"/>
        <w:left w:val="none" w:sz="0" w:space="0" w:color="auto"/>
        <w:bottom w:val="none" w:sz="0" w:space="0" w:color="auto"/>
        <w:right w:val="none" w:sz="0" w:space="0" w:color="auto"/>
      </w:divBdr>
    </w:div>
    <w:div w:id="50009377">
      <w:bodyDiv w:val="1"/>
      <w:marLeft w:val="0"/>
      <w:marRight w:val="0"/>
      <w:marTop w:val="0"/>
      <w:marBottom w:val="0"/>
      <w:divBdr>
        <w:top w:val="none" w:sz="0" w:space="0" w:color="auto"/>
        <w:left w:val="none" w:sz="0" w:space="0" w:color="auto"/>
        <w:bottom w:val="none" w:sz="0" w:space="0" w:color="auto"/>
        <w:right w:val="none" w:sz="0" w:space="0" w:color="auto"/>
      </w:divBdr>
      <w:divsChild>
        <w:div w:id="71246106">
          <w:marLeft w:val="0"/>
          <w:marRight w:val="0"/>
          <w:marTop w:val="0"/>
          <w:marBottom w:val="0"/>
          <w:divBdr>
            <w:top w:val="none" w:sz="0" w:space="0" w:color="auto"/>
            <w:left w:val="none" w:sz="0" w:space="0" w:color="auto"/>
            <w:bottom w:val="none" w:sz="0" w:space="0" w:color="auto"/>
            <w:right w:val="none" w:sz="0" w:space="0" w:color="auto"/>
          </w:divBdr>
          <w:divsChild>
            <w:div w:id="511263735">
              <w:marLeft w:val="0"/>
              <w:marRight w:val="0"/>
              <w:marTop w:val="0"/>
              <w:marBottom w:val="0"/>
              <w:divBdr>
                <w:top w:val="none" w:sz="0" w:space="0" w:color="auto"/>
                <w:left w:val="none" w:sz="0" w:space="0" w:color="auto"/>
                <w:bottom w:val="none" w:sz="0" w:space="0" w:color="auto"/>
                <w:right w:val="none" w:sz="0" w:space="0" w:color="auto"/>
              </w:divBdr>
            </w:div>
            <w:div w:id="564413469">
              <w:marLeft w:val="0"/>
              <w:marRight w:val="0"/>
              <w:marTop w:val="0"/>
              <w:marBottom w:val="0"/>
              <w:divBdr>
                <w:top w:val="none" w:sz="0" w:space="0" w:color="auto"/>
                <w:left w:val="none" w:sz="0" w:space="0" w:color="auto"/>
                <w:bottom w:val="none" w:sz="0" w:space="0" w:color="auto"/>
                <w:right w:val="none" w:sz="0" w:space="0" w:color="auto"/>
              </w:divBdr>
            </w:div>
            <w:div w:id="1274485336">
              <w:marLeft w:val="0"/>
              <w:marRight w:val="0"/>
              <w:marTop w:val="0"/>
              <w:marBottom w:val="0"/>
              <w:divBdr>
                <w:top w:val="none" w:sz="0" w:space="0" w:color="auto"/>
                <w:left w:val="none" w:sz="0" w:space="0" w:color="auto"/>
                <w:bottom w:val="none" w:sz="0" w:space="0" w:color="auto"/>
                <w:right w:val="none" w:sz="0" w:space="0" w:color="auto"/>
              </w:divBdr>
            </w:div>
          </w:divsChild>
        </w:div>
        <w:div w:id="171919060">
          <w:marLeft w:val="0"/>
          <w:marRight w:val="0"/>
          <w:marTop w:val="0"/>
          <w:marBottom w:val="0"/>
          <w:divBdr>
            <w:top w:val="none" w:sz="0" w:space="0" w:color="auto"/>
            <w:left w:val="none" w:sz="0" w:space="0" w:color="auto"/>
            <w:bottom w:val="none" w:sz="0" w:space="0" w:color="auto"/>
            <w:right w:val="none" w:sz="0" w:space="0" w:color="auto"/>
          </w:divBdr>
          <w:divsChild>
            <w:div w:id="160825881">
              <w:marLeft w:val="0"/>
              <w:marRight w:val="0"/>
              <w:marTop w:val="0"/>
              <w:marBottom w:val="0"/>
              <w:divBdr>
                <w:top w:val="none" w:sz="0" w:space="0" w:color="auto"/>
                <w:left w:val="none" w:sz="0" w:space="0" w:color="auto"/>
                <w:bottom w:val="none" w:sz="0" w:space="0" w:color="auto"/>
                <w:right w:val="none" w:sz="0" w:space="0" w:color="auto"/>
              </w:divBdr>
            </w:div>
            <w:div w:id="162625441">
              <w:marLeft w:val="0"/>
              <w:marRight w:val="0"/>
              <w:marTop w:val="0"/>
              <w:marBottom w:val="0"/>
              <w:divBdr>
                <w:top w:val="none" w:sz="0" w:space="0" w:color="auto"/>
                <w:left w:val="none" w:sz="0" w:space="0" w:color="auto"/>
                <w:bottom w:val="none" w:sz="0" w:space="0" w:color="auto"/>
                <w:right w:val="none" w:sz="0" w:space="0" w:color="auto"/>
              </w:divBdr>
            </w:div>
            <w:div w:id="481625087">
              <w:marLeft w:val="0"/>
              <w:marRight w:val="0"/>
              <w:marTop w:val="0"/>
              <w:marBottom w:val="0"/>
              <w:divBdr>
                <w:top w:val="none" w:sz="0" w:space="0" w:color="auto"/>
                <w:left w:val="none" w:sz="0" w:space="0" w:color="auto"/>
                <w:bottom w:val="none" w:sz="0" w:space="0" w:color="auto"/>
                <w:right w:val="none" w:sz="0" w:space="0" w:color="auto"/>
              </w:divBdr>
            </w:div>
            <w:div w:id="959192287">
              <w:marLeft w:val="0"/>
              <w:marRight w:val="0"/>
              <w:marTop w:val="0"/>
              <w:marBottom w:val="0"/>
              <w:divBdr>
                <w:top w:val="none" w:sz="0" w:space="0" w:color="auto"/>
                <w:left w:val="none" w:sz="0" w:space="0" w:color="auto"/>
                <w:bottom w:val="none" w:sz="0" w:space="0" w:color="auto"/>
                <w:right w:val="none" w:sz="0" w:space="0" w:color="auto"/>
              </w:divBdr>
            </w:div>
            <w:div w:id="2096855053">
              <w:marLeft w:val="0"/>
              <w:marRight w:val="0"/>
              <w:marTop w:val="0"/>
              <w:marBottom w:val="0"/>
              <w:divBdr>
                <w:top w:val="none" w:sz="0" w:space="0" w:color="auto"/>
                <w:left w:val="none" w:sz="0" w:space="0" w:color="auto"/>
                <w:bottom w:val="none" w:sz="0" w:space="0" w:color="auto"/>
                <w:right w:val="none" w:sz="0" w:space="0" w:color="auto"/>
              </w:divBdr>
            </w:div>
          </w:divsChild>
        </w:div>
        <w:div w:id="229121453">
          <w:marLeft w:val="0"/>
          <w:marRight w:val="0"/>
          <w:marTop w:val="0"/>
          <w:marBottom w:val="0"/>
          <w:divBdr>
            <w:top w:val="none" w:sz="0" w:space="0" w:color="auto"/>
            <w:left w:val="none" w:sz="0" w:space="0" w:color="auto"/>
            <w:bottom w:val="none" w:sz="0" w:space="0" w:color="auto"/>
            <w:right w:val="none" w:sz="0" w:space="0" w:color="auto"/>
          </w:divBdr>
          <w:divsChild>
            <w:div w:id="599797763">
              <w:marLeft w:val="0"/>
              <w:marRight w:val="0"/>
              <w:marTop w:val="0"/>
              <w:marBottom w:val="0"/>
              <w:divBdr>
                <w:top w:val="none" w:sz="0" w:space="0" w:color="auto"/>
                <w:left w:val="none" w:sz="0" w:space="0" w:color="auto"/>
                <w:bottom w:val="none" w:sz="0" w:space="0" w:color="auto"/>
                <w:right w:val="none" w:sz="0" w:space="0" w:color="auto"/>
              </w:divBdr>
            </w:div>
            <w:div w:id="1739942403">
              <w:marLeft w:val="0"/>
              <w:marRight w:val="0"/>
              <w:marTop w:val="0"/>
              <w:marBottom w:val="0"/>
              <w:divBdr>
                <w:top w:val="none" w:sz="0" w:space="0" w:color="auto"/>
                <w:left w:val="none" w:sz="0" w:space="0" w:color="auto"/>
                <w:bottom w:val="none" w:sz="0" w:space="0" w:color="auto"/>
                <w:right w:val="none" w:sz="0" w:space="0" w:color="auto"/>
              </w:divBdr>
            </w:div>
          </w:divsChild>
        </w:div>
        <w:div w:id="255941548">
          <w:marLeft w:val="0"/>
          <w:marRight w:val="0"/>
          <w:marTop w:val="0"/>
          <w:marBottom w:val="0"/>
          <w:divBdr>
            <w:top w:val="none" w:sz="0" w:space="0" w:color="auto"/>
            <w:left w:val="none" w:sz="0" w:space="0" w:color="auto"/>
            <w:bottom w:val="none" w:sz="0" w:space="0" w:color="auto"/>
            <w:right w:val="none" w:sz="0" w:space="0" w:color="auto"/>
          </w:divBdr>
          <w:divsChild>
            <w:div w:id="530806520">
              <w:marLeft w:val="0"/>
              <w:marRight w:val="0"/>
              <w:marTop w:val="0"/>
              <w:marBottom w:val="0"/>
              <w:divBdr>
                <w:top w:val="none" w:sz="0" w:space="0" w:color="auto"/>
                <w:left w:val="none" w:sz="0" w:space="0" w:color="auto"/>
                <w:bottom w:val="none" w:sz="0" w:space="0" w:color="auto"/>
                <w:right w:val="none" w:sz="0" w:space="0" w:color="auto"/>
              </w:divBdr>
            </w:div>
            <w:div w:id="622734109">
              <w:marLeft w:val="0"/>
              <w:marRight w:val="0"/>
              <w:marTop w:val="0"/>
              <w:marBottom w:val="0"/>
              <w:divBdr>
                <w:top w:val="none" w:sz="0" w:space="0" w:color="auto"/>
                <w:left w:val="none" w:sz="0" w:space="0" w:color="auto"/>
                <w:bottom w:val="none" w:sz="0" w:space="0" w:color="auto"/>
                <w:right w:val="none" w:sz="0" w:space="0" w:color="auto"/>
              </w:divBdr>
            </w:div>
            <w:div w:id="700135358">
              <w:marLeft w:val="0"/>
              <w:marRight w:val="0"/>
              <w:marTop w:val="0"/>
              <w:marBottom w:val="0"/>
              <w:divBdr>
                <w:top w:val="none" w:sz="0" w:space="0" w:color="auto"/>
                <w:left w:val="none" w:sz="0" w:space="0" w:color="auto"/>
                <w:bottom w:val="none" w:sz="0" w:space="0" w:color="auto"/>
                <w:right w:val="none" w:sz="0" w:space="0" w:color="auto"/>
              </w:divBdr>
            </w:div>
          </w:divsChild>
        </w:div>
        <w:div w:id="266547753">
          <w:marLeft w:val="0"/>
          <w:marRight w:val="0"/>
          <w:marTop w:val="0"/>
          <w:marBottom w:val="0"/>
          <w:divBdr>
            <w:top w:val="none" w:sz="0" w:space="0" w:color="auto"/>
            <w:left w:val="none" w:sz="0" w:space="0" w:color="auto"/>
            <w:bottom w:val="none" w:sz="0" w:space="0" w:color="auto"/>
            <w:right w:val="none" w:sz="0" w:space="0" w:color="auto"/>
          </w:divBdr>
          <w:divsChild>
            <w:div w:id="442312859">
              <w:marLeft w:val="0"/>
              <w:marRight w:val="0"/>
              <w:marTop w:val="0"/>
              <w:marBottom w:val="0"/>
              <w:divBdr>
                <w:top w:val="none" w:sz="0" w:space="0" w:color="auto"/>
                <w:left w:val="none" w:sz="0" w:space="0" w:color="auto"/>
                <w:bottom w:val="none" w:sz="0" w:space="0" w:color="auto"/>
                <w:right w:val="none" w:sz="0" w:space="0" w:color="auto"/>
              </w:divBdr>
            </w:div>
            <w:div w:id="541525989">
              <w:marLeft w:val="0"/>
              <w:marRight w:val="0"/>
              <w:marTop w:val="0"/>
              <w:marBottom w:val="0"/>
              <w:divBdr>
                <w:top w:val="none" w:sz="0" w:space="0" w:color="auto"/>
                <w:left w:val="none" w:sz="0" w:space="0" w:color="auto"/>
                <w:bottom w:val="none" w:sz="0" w:space="0" w:color="auto"/>
                <w:right w:val="none" w:sz="0" w:space="0" w:color="auto"/>
              </w:divBdr>
            </w:div>
            <w:div w:id="724764493">
              <w:marLeft w:val="0"/>
              <w:marRight w:val="0"/>
              <w:marTop w:val="0"/>
              <w:marBottom w:val="0"/>
              <w:divBdr>
                <w:top w:val="none" w:sz="0" w:space="0" w:color="auto"/>
                <w:left w:val="none" w:sz="0" w:space="0" w:color="auto"/>
                <w:bottom w:val="none" w:sz="0" w:space="0" w:color="auto"/>
                <w:right w:val="none" w:sz="0" w:space="0" w:color="auto"/>
              </w:divBdr>
            </w:div>
            <w:div w:id="1439377007">
              <w:marLeft w:val="0"/>
              <w:marRight w:val="0"/>
              <w:marTop w:val="0"/>
              <w:marBottom w:val="0"/>
              <w:divBdr>
                <w:top w:val="none" w:sz="0" w:space="0" w:color="auto"/>
                <w:left w:val="none" w:sz="0" w:space="0" w:color="auto"/>
                <w:bottom w:val="none" w:sz="0" w:space="0" w:color="auto"/>
                <w:right w:val="none" w:sz="0" w:space="0" w:color="auto"/>
              </w:divBdr>
            </w:div>
            <w:div w:id="1680543843">
              <w:marLeft w:val="0"/>
              <w:marRight w:val="0"/>
              <w:marTop w:val="0"/>
              <w:marBottom w:val="0"/>
              <w:divBdr>
                <w:top w:val="none" w:sz="0" w:space="0" w:color="auto"/>
                <w:left w:val="none" w:sz="0" w:space="0" w:color="auto"/>
                <w:bottom w:val="none" w:sz="0" w:space="0" w:color="auto"/>
                <w:right w:val="none" w:sz="0" w:space="0" w:color="auto"/>
              </w:divBdr>
            </w:div>
            <w:div w:id="2061173527">
              <w:marLeft w:val="0"/>
              <w:marRight w:val="0"/>
              <w:marTop w:val="0"/>
              <w:marBottom w:val="0"/>
              <w:divBdr>
                <w:top w:val="none" w:sz="0" w:space="0" w:color="auto"/>
                <w:left w:val="none" w:sz="0" w:space="0" w:color="auto"/>
                <w:bottom w:val="none" w:sz="0" w:space="0" w:color="auto"/>
                <w:right w:val="none" w:sz="0" w:space="0" w:color="auto"/>
              </w:divBdr>
            </w:div>
          </w:divsChild>
        </w:div>
        <w:div w:id="364600558">
          <w:marLeft w:val="0"/>
          <w:marRight w:val="0"/>
          <w:marTop w:val="0"/>
          <w:marBottom w:val="0"/>
          <w:divBdr>
            <w:top w:val="none" w:sz="0" w:space="0" w:color="auto"/>
            <w:left w:val="none" w:sz="0" w:space="0" w:color="auto"/>
            <w:bottom w:val="none" w:sz="0" w:space="0" w:color="auto"/>
            <w:right w:val="none" w:sz="0" w:space="0" w:color="auto"/>
          </w:divBdr>
          <w:divsChild>
            <w:div w:id="1045057947">
              <w:marLeft w:val="0"/>
              <w:marRight w:val="0"/>
              <w:marTop w:val="0"/>
              <w:marBottom w:val="0"/>
              <w:divBdr>
                <w:top w:val="none" w:sz="0" w:space="0" w:color="auto"/>
                <w:left w:val="none" w:sz="0" w:space="0" w:color="auto"/>
                <w:bottom w:val="none" w:sz="0" w:space="0" w:color="auto"/>
                <w:right w:val="none" w:sz="0" w:space="0" w:color="auto"/>
              </w:divBdr>
            </w:div>
            <w:div w:id="1461995686">
              <w:marLeft w:val="0"/>
              <w:marRight w:val="0"/>
              <w:marTop w:val="0"/>
              <w:marBottom w:val="0"/>
              <w:divBdr>
                <w:top w:val="none" w:sz="0" w:space="0" w:color="auto"/>
                <w:left w:val="none" w:sz="0" w:space="0" w:color="auto"/>
                <w:bottom w:val="none" w:sz="0" w:space="0" w:color="auto"/>
                <w:right w:val="none" w:sz="0" w:space="0" w:color="auto"/>
              </w:divBdr>
            </w:div>
            <w:div w:id="1675113107">
              <w:marLeft w:val="0"/>
              <w:marRight w:val="0"/>
              <w:marTop w:val="0"/>
              <w:marBottom w:val="0"/>
              <w:divBdr>
                <w:top w:val="none" w:sz="0" w:space="0" w:color="auto"/>
                <w:left w:val="none" w:sz="0" w:space="0" w:color="auto"/>
                <w:bottom w:val="none" w:sz="0" w:space="0" w:color="auto"/>
                <w:right w:val="none" w:sz="0" w:space="0" w:color="auto"/>
              </w:divBdr>
            </w:div>
          </w:divsChild>
        </w:div>
        <w:div w:id="450049027">
          <w:marLeft w:val="0"/>
          <w:marRight w:val="0"/>
          <w:marTop w:val="0"/>
          <w:marBottom w:val="0"/>
          <w:divBdr>
            <w:top w:val="none" w:sz="0" w:space="0" w:color="auto"/>
            <w:left w:val="none" w:sz="0" w:space="0" w:color="auto"/>
            <w:bottom w:val="none" w:sz="0" w:space="0" w:color="auto"/>
            <w:right w:val="none" w:sz="0" w:space="0" w:color="auto"/>
          </w:divBdr>
          <w:divsChild>
            <w:div w:id="1728145666">
              <w:marLeft w:val="0"/>
              <w:marRight w:val="0"/>
              <w:marTop w:val="0"/>
              <w:marBottom w:val="0"/>
              <w:divBdr>
                <w:top w:val="none" w:sz="0" w:space="0" w:color="auto"/>
                <w:left w:val="none" w:sz="0" w:space="0" w:color="auto"/>
                <w:bottom w:val="none" w:sz="0" w:space="0" w:color="auto"/>
                <w:right w:val="none" w:sz="0" w:space="0" w:color="auto"/>
              </w:divBdr>
            </w:div>
          </w:divsChild>
        </w:div>
        <w:div w:id="480510728">
          <w:marLeft w:val="0"/>
          <w:marRight w:val="0"/>
          <w:marTop w:val="0"/>
          <w:marBottom w:val="0"/>
          <w:divBdr>
            <w:top w:val="none" w:sz="0" w:space="0" w:color="auto"/>
            <w:left w:val="none" w:sz="0" w:space="0" w:color="auto"/>
            <w:bottom w:val="none" w:sz="0" w:space="0" w:color="auto"/>
            <w:right w:val="none" w:sz="0" w:space="0" w:color="auto"/>
          </w:divBdr>
          <w:divsChild>
            <w:div w:id="548877251">
              <w:marLeft w:val="0"/>
              <w:marRight w:val="0"/>
              <w:marTop w:val="0"/>
              <w:marBottom w:val="0"/>
              <w:divBdr>
                <w:top w:val="none" w:sz="0" w:space="0" w:color="auto"/>
                <w:left w:val="none" w:sz="0" w:space="0" w:color="auto"/>
                <w:bottom w:val="none" w:sz="0" w:space="0" w:color="auto"/>
                <w:right w:val="none" w:sz="0" w:space="0" w:color="auto"/>
              </w:divBdr>
            </w:div>
            <w:div w:id="1364132683">
              <w:marLeft w:val="0"/>
              <w:marRight w:val="0"/>
              <w:marTop w:val="0"/>
              <w:marBottom w:val="0"/>
              <w:divBdr>
                <w:top w:val="none" w:sz="0" w:space="0" w:color="auto"/>
                <w:left w:val="none" w:sz="0" w:space="0" w:color="auto"/>
                <w:bottom w:val="none" w:sz="0" w:space="0" w:color="auto"/>
                <w:right w:val="none" w:sz="0" w:space="0" w:color="auto"/>
              </w:divBdr>
            </w:div>
            <w:div w:id="1519856537">
              <w:marLeft w:val="0"/>
              <w:marRight w:val="0"/>
              <w:marTop w:val="0"/>
              <w:marBottom w:val="0"/>
              <w:divBdr>
                <w:top w:val="none" w:sz="0" w:space="0" w:color="auto"/>
                <w:left w:val="none" w:sz="0" w:space="0" w:color="auto"/>
                <w:bottom w:val="none" w:sz="0" w:space="0" w:color="auto"/>
                <w:right w:val="none" w:sz="0" w:space="0" w:color="auto"/>
              </w:divBdr>
            </w:div>
          </w:divsChild>
        </w:div>
        <w:div w:id="588004492">
          <w:marLeft w:val="0"/>
          <w:marRight w:val="0"/>
          <w:marTop w:val="0"/>
          <w:marBottom w:val="0"/>
          <w:divBdr>
            <w:top w:val="none" w:sz="0" w:space="0" w:color="auto"/>
            <w:left w:val="none" w:sz="0" w:space="0" w:color="auto"/>
            <w:bottom w:val="none" w:sz="0" w:space="0" w:color="auto"/>
            <w:right w:val="none" w:sz="0" w:space="0" w:color="auto"/>
          </w:divBdr>
          <w:divsChild>
            <w:div w:id="2075659292">
              <w:marLeft w:val="0"/>
              <w:marRight w:val="0"/>
              <w:marTop w:val="0"/>
              <w:marBottom w:val="0"/>
              <w:divBdr>
                <w:top w:val="none" w:sz="0" w:space="0" w:color="auto"/>
                <w:left w:val="none" w:sz="0" w:space="0" w:color="auto"/>
                <w:bottom w:val="none" w:sz="0" w:space="0" w:color="auto"/>
                <w:right w:val="none" w:sz="0" w:space="0" w:color="auto"/>
              </w:divBdr>
            </w:div>
          </w:divsChild>
        </w:div>
        <w:div w:id="1055350301">
          <w:marLeft w:val="0"/>
          <w:marRight w:val="0"/>
          <w:marTop w:val="0"/>
          <w:marBottom w:val="0"/>
          <w:divBdr>
            <w:top w:val="none" w:sz="0" w:space="0" w:color="auto"/>
            <w:left w:val="none" w:sz="0" w:space="0" w:color="auto"/>
            <w:bottom w:val="none" w:sz="0" w:space="0" w:color="auto"/>
            <w:right w:val="none" w:sz="0" w:space="0" w:color="auto"/>
          </w:divBdr>
          <w:divsChild>
            <w:div w:id="459886519">
              <w:marLeft w:val="0"/>
              <w:marRight w:val="0"/>
              <w:marTop w:val="0"/>
              <w:marBottom w:val="0"/>
              <w:divBdr>
                <w:top w:val="none" w:sz="0" w:space="0" w:color="auto"/>
                <w:left w:val="none" w:sz="0" w:space="0" w:color="auto"/>
                <w:bottom w:val="none" w:sz="0" w:space="0" w:color="auto"/>
                <w:right w:val="none" w:sz="0" w:space="0" w:color="auto"/>
              </w:divBdr>
            </w:div>
            <w:div w:id="546722479">
              <w:marLeft w:val="0"/>
              <w:marRight w:val="0"/>
              <w:marTop w:val="0"/>
              <w:marBottom w:val="0"/>
              <w:divBdr>
                <w:top w:val="none" w:sz="0" w:space="0" w:color="auto"/>
                <w:left w:val="none" w:sz="0" w:space="0" w:color="auto"/>
                <w:bottom w:val="none" w:sz="0" w:space="0" w:color="auto"/>
                <w:right w:val="none" w:sz="0" w:space="0" w:color="auto"/>
              </w:divBdr>
            </w:div>
          </w:divsChild>
        </w:div>
        <w:div w:id="1470782630">
          <w:marLeft w:val="0"/>
          <w:marRight w:val="0"/>
          <w:marTop w:val="0"/>
          <w:marBottom w:val="0"/>
          <w:divBdr>
            <w:top w:val="none" w:sz="0" w:space="0" w:color="auto"/>
            <w:left w:val="none" w:sz="0" w:space="0" w:color="auto"/>
            <w:bottom w:val="none" w:sz="0" w:space="0" w:color="auto"/>
            <w:right w:val="none" w:sz="0" w:space="0" w:color="auto"/>
          </w:divBdr>
          <w:divsChild>
            <w:div w:id="1106122916">
              <w:marLeft w:val="0"/>
              <w:marRight w:val="0"/>
              <w:marTop w:val="0"/>
              <w:marBottom w:val="0"/>
              <w:divBdr>
                <w:top w:val="none" w:sz="0" w:space="0" w:color="auto"/>
                <w:left w:val="none" w:sz="0" w:space="0" w:color="auto"/>
                <w:bottom w:val="none" w:sz="0" w:space="0" w:color="auto"/>
                <w:right w:val="none" w:sz="0" w:space="0" w:color="auto"/>
              </w:divBdr>
            </w:div>
            <w:div w:id="1613588883">
              <w:marLeft w:val="0"/>
              <w:marRight w:val="0"/>
              <w:marTop w:val="0"/>
              <w:marBottom w:val="0"/>
              <w:divBdr>
                <w:top w:val="none" w:sz="0" w:space="0" w:color="auto"/>
                <w:left w:val="none" w:sz="0" w:space="0" w:color="auto"/>
                <w:bottom w:val="none" w:sz="0" w:space="0" w:color="auto"/>
                <w:right w:val="none" w:sz="0" w:space="0" w:color="auto"/>
              </w:divBdr>
            </w:div>
          </w:divsChild>
        </w:div>
        <w:div w:id="1596090658">
          <w:marLeft w:val="0"/>
          <w:marRight w:val="0"/>
          <w:marTop w:val="0"/>
          <w:marBottom w:val="0"/>
          <w:divBdr>
            <w:top w:val="none" w:sz="0" w:space="0" w:color="auto"/>
            <w:left w:val="none" w:sz="0" w:space="0" w:color="auto"/>
            <w:bottom w:val="none" w:sz="0" w:space="0" w:color="auto"/>
            <w:right w:val="none" w:sz="0" w:space="0" w:color="auto"/>
          </w:divBdr>
          <w:divsChild>
            <w:div w:id="1948849613">
              <w:marLeft w:val="0"/>
              <w:marRight w:val="0"/>
              <w:marTop w:val="0"/>
              <w:marBottom w:val="0"/>
              <w:divBdr>
                <w:top w:val="none" w:sz="0" w:space="0" w:color="auto"/>
                <w:left w:val="none" w:sz="0" w:space="0" w:color="auto"/>
                <w:bottom w:val="none" w:sz="0" w:space="0" w:color="auto"/>
                <w:right w:val="none" w:sz="0" w:space="0" w:color="auto"/>
              </w:divBdr>
            </w:div>
          </w:divsChild>
        </w:div>
        <w:div w:id="1632855628">
          <w:marLeft w:val="0"/>
          <w:marRight w:val="0"/>
          <w:marTop w:val="0"/>
          <w:marBottom w:val="0"/>
          <w:divBdr>
            <w:top w:val="none" w:sz="0" w:space="0" w:color="auto"/>
            <w:left w:val="none" w:sz="0" w:space="0" w:color="auto"/>
            <w:bottom w:val="none" w:sz="0" w:space="0" w:color="auto"/>
            <w:right w:val="none" w:sz="0" w:space="0" w:color="auto"/>
          </w:divBdr>
          <w:divsChild>
            <w:div w:id="427894129">
              <w:marLeft w:val="0"/>
              <w:marRight w:val="0"/>
              <w:marTop w:val="0"/>
              <w:marBottom w:val="0"/>
              <w:divBdr>
                <w:top w:val="none" w:sz="0" w:space="0" w:color="auto"/>
                <w:left w:val="none" w:sz="0" w:space="0" w:color="auto"/>
                <w:bottom w:val="none" w:sz="0" w:space="0" w:color="auto"/>
                <w:right w:val="none" w:sz="0" w:space="0" w:color="auto"/>
              </w:divBdr>
            </w:div>
            <w:div w:id="545072395">
              <w:marLeft w:val="0"/>
              <w:marRight w:val="0"/>
              <w:marTop w:val="0"/>
              <w:marBottom w:val="0"/>
              <w:divBdr>
                <w:top w:val="none" w:sz="0" w:space="0" w:color="auto"/>
                <w:left w:val="none" w:sz="0" w:space="0" w:color="auto"/>
                <w:bottom w:val="none" w:sz="0" w:space="0" w:color="auto"/>
                <w:right w:val="none" w:sz="0" w:space="0" w:color="auto"/>
              </w:divBdr>
            </w:div>
            <w:div w:id="1356618402">
              <w:marLeft w:val="0"/>
              <w:marRight w:val="0"/>
              <w:marTop w:val="0"/>
              <w:marBottom w:val="0"/>
              <w:divBdr>
                <w:top w:val="none" w:sz="0" w:space="0" w:color="auto"/>
                <w:left w:val="none" w:sz="0" w:space="0" w:color="auto"/>
                <w:bottom w:val="none" w:sz="0" w:space="0" w:color="auto"/>
                <w:right w:val="none" w:sz="0" w:space="0" w:color="auto"/>
              </w:divBdr>
            </w:div>
          </w:divsChild>
        </w:div>
        <w:div w:id="1689286899">
          <w:marLeft w:val="0"/>
          <w:marRight w:val="0"/>
          <w:marTop w:val="0"/>
          <w:marBottom w:val="0"/>
          <w:divBdr>
            <w:top w:val="none" w:sz="0" w:space="0" w:color="auto"/>
            <w:left w:val="none" w:sz="0" w:space="0" w:color="auto"/>
            <w:bottom w:val="none" w:sz="0" w:space="0" w:color="auto"/>
            <w:right w:val="none" w:sz="0" w:space="0" w:color="auto"/>
          </w:divBdr>
          <w:divsChild>
            <w:div w:id="540629881">
              <w:marLeft w:val="0"/>
              <w:marRight w:val="0"/>
              <w:marTop w:val="0"/>
              <w:marBottom w:val="0"/>
              <w:divBdr>
                <w:top w:val="none" w:sz="0" w:space="0" w:color="auto"/>
                <w:left w:val="none" w:sz="0" w:space="0" w:color="auto"/>
                <w:bottom w:val="none" w:sz="0" w:space="0" w:color="auto"/>
                <w:right w:val="none" w:sz="0" w:space="0" w:color="auto"/>
              </w:divBdr>
            </w:div>
            <w:div w:id="1421372643">
              <w:marLeft w:val="0"/>
              <w:marRight w:val="0"/>
              <w:marTop w:val="0"/>
              <w:marBottom w:val="0"/>
              <w:divBdr>
                <w:top w:val="none" w:sz="0" w:space="0" w:color="auto"/>
                <w:left w:val="none" w:sz="0" w:space="0" w:color="auto"/>
                <w:bottom w:val="none" w:sz="0" w:space="0" w:color="auto"/>
                <w:right w:val="none" w:sz="0" w:space="0" w:color="auto"/>
              </w:divBdr>
            </w:div>
            <w:div w:id="1631738604">
              <w:marLeft w:val="0"/>
              <w:marRight w:val="0"/>
              <w:marTop w:val="0"/>
              <w:marBottom w:val="0"/>
              <w:divBdr>
                <w:top w:val="none" w:sz="0" w:space="0" w:color="auto"/>
                <w:left w:val="none" w:sz="0" w:space="0" w:color="auto"/>
                <w:bottom w:val="none" w:sz="0" w:space="0" w:color="auto"/>
                <w:right w:val="none" w:sz="0" w:space="0" w:color="auto"/>
              </w:divBdr>
            </w:div>
          </w:divsChild>
        </w:div>
        <w:div w:id="1763145340">
          <w:marLeft w:val="0"/>
          <w:marRight w:val="0"/>
          <w:marTop w:val="0"/>
          <w:marBottom w:val="0"/>
          <w:divBdr>
            <w:top w:val="none" w:sz="0" w:space="0" w:color="auto"/>
            <w:left w:val="none" w:sz="0" w:space="0" w:color="auto"/>
            <w:bottom w:val="none" w:sz="0" w:space="0" w:color="auto"/>
            <w:right w:val="none" w:sz="0" w:space="0" w:color="auto"/>
          </w:divBdr>
          <w:divsChild>
            <w:div w:id="1071273372">
              <w:marLeft w:val="0"/>
              <w:marRight w:val="0"/>
              <w:marTop w:val="0"/>
              <w:marBottom w:val="0"/>
              <w:divBdr>
                <w:top w:val="none" w:sz="0" w:space="0" w:color="auto"/>
                <w:left w:val="none" w:sz="0" w:space="0" w:color="auto"/>
                <w:bottom w:val="none" w:sz="0" w:space="0" w:color="auto"/>
                <w:right w:val="none" w:sz="0" w:space="0" w:color="auto"/>
              </w:divBdr>
            </w:div>
            <w:div w:id="1802847729">
              <w:marLeft w:val="0"/>
              <w:marRight w:val="0"/>
              <w:marTop w:val="0"/>
              <w:marBottom w:val="0"/>
              <w:divBdr>
                <w:top w:val="none" w:sz="0" w:space="0" w:color="auto"/>
                <w:left w:val="none" w:sz="0" w:space="0" w:color="auto"/>
                <w:bottom w:val="none" w:sz="0" w:space="0" w:color="auto"/>
                <w:right w:val="none" w:sz="0" w:space="0" w:color="auto"/>
              </w:divBdr>
            </w:div>
            <w:div w:id="1845970698">
              <w:marLeft w:val="0"/>
              <w:marRight w:val="0"/>
              <w:marTop w:val="0"/>
              <w:marBottom w:val="0"/>
              <w:divBdr>
                <w:top w:val="none" w:sz="0" w:space="0" w:color="auto"/>
                <w:left w:val="none" w:sz="0" w:space="0" w:color="auto"/>
                <w:bottom w:val="none" w:sz="0" w:space="0" w:color="auto"/>
                <w:right w:val="none" w:sz="0" w:space="0" w:color="auto"/>
              </w:divBdr>
            </w:div>
          </w:divsChild>
        </w:div>
        <w:div w:id="1847281462">
          <w:marLeft w:val="0"/>
          <w:marRight w:val="0"/>
          <w:marTop w:val="0"/>
          <w:marBottom w:val="0"/>
          <w:divBdr>
            <w:top w:val="none" w:sz="0" w:space="0" w:color="auto"/>
            <w:left w:val="none" w:sz="0" w:space="0" w:color="auto"/>
            <w:bottom w:val="none" w:sz="0" w:space="0" w:color="auto"/>
            <w:right w:val="none" w:sz="0" w:space="0" w:color="auto"/>
          </w:divBdr>
          <w:divsChild>
            <w:div w:id="1175534956">
              <w:marLeft w:val="0"/>
              <w:marRight w:val="0"/>
              <w:marTop w:val="0"/>
              <w:marBottom w:val="0"/>
              <w:divBdr>
                <w:top w:val="none" w:sz="0" w:space="0" w:color="auto"/>
                <w:left w:val="none" w:sz="0" w:space="0" w:color="auto"/>
                <w:bottom w:val="none" w:sz="0" w:space="0" w:color="auto"/>
                <w:right w:val="none" w:sz="0" w:space="0" w:color="auto"/>
              </w:divBdr>
            </w:div>
          </w:divsChild>
        </w:div>
        <w:div w:id="1873297958">
          <w:marLeft w:val="0"/>
          <w:marRight w:val="0"/>
          <w:marTop w:val="0"/>
          <w:marBottom w:val="0"/>
          <w:divBdr>
            <w:top w:val="none" w:sz="0" w:space="0" w:color="auto"/>
            <w:left w:val="none" w:sz="0" w:space="0" w:color="auto"/>
            <w:bottom w:val="none" w:sz="0" w:space="0" w:color="auto"/>
            <w:right w:val="none" w:sz="0" w:space="0" w:color="auto"/>
          </w:divBdr>
          <w:divsChild>
            <w:div w:id="657660022">
              <w:marLeft w:val="0"/>
              <w:marRight w:val="0"/>
              <w:marTop w:val="0"/>
              <w:marBottom w:val="0"/>
              <w:divBdr>
                <w:top w:val="none" w:sz="0" w:space="0" w:color="auto"/>
                <w:left w:val="none" w:sz="0" w:space="0" w:color="auto"/>
                <w:bottom w:val="none" w:sz="0" w:space="0" w:color="auto"/>
                <w:right w:val="none" w:sz="0" w:space="0" w:color="auto"/>
              </w:divBdr>
            </w:div>
            <w:div w:id="992832179">
              <w:marLeft w:val="0"/>
              <w:marRight w:val="0"/>
              <w:marTop w:val="0"/>
              <w:marBottom w:val="0"/>
              <w:divBdr>
                <w:top w:val="none" w:sz="0" w:space="0" w:color="auto"/>
                <w:left w:val="none" w:sz="0" w:space="0" w:color="auto"/>
                <w:bottom w:val="none" w:sz="0" w:space="0" w:color="auto"/>
                <w:right w:val="none" w:sz="0" w:space="0" w:color="auto"/>
              </w:divBdr>
            </w:div>
            <w:div w:id="1105078783">
              <w:marLeft w:val="0"/>
              <w:marRight w:val="0"/>
              <w:marTop w:val="0"/>
              <w:marBottom w:val="0"/>
              <w:divBdr>
                <w:top w:val="none" w:sz="0" w:space="0" w:color="auto"/>
                <w:left w:val="none" w:sz="0" w:space="0" w:color="auto"/>
                <w:bottom w:val="none" w:sz="0" w:space="0" w:color="auto"/>
                <w:right w:val="none" w:sz="0" w:space="0" w:color="auto"/>
              </w:divBdr>
            </w:div>
            <w:div w:id="1369406946">
              <w:marLeft w:val="0"/>
              <w:marRight w:val="0"/>
              <w:marTop w:val="0"/>
              <w:marBottom w:val="0"/>
              <w:divBdr>
                <w:top w:val="none" w:sz="0" w:space="0" w:color="auto"/>
                <w:left w:val="none" w:sz="0" w:space="0" w:color="auto"/>
                <w:bottom w:val="none" w:sz="0" w:space="0" w:color="auto"/>
                <w:right w:val="none" w:sz="0" w:space="0" w:color="auto"/>
              </w:divBdr>
            </w:div>
            <w:div w:id="1811941155">
              <w:marLeft w:val="0"/>
              <w:marRight w:val="0"/>
              <w:marTop w:val="0"/>
              <w:marBottom w:val="0"/>
              <w:divBdr>
                <w:top w:val="none" w:sz="0" w:space="0" w:color="auto"/>
                <w:left w:val="none" w:sz="0" w:space="0" w:color="auto"/>
                <w:bottom w:val="none" w:sz="0" w:space="0" w:color="auto"/>
                <w:right w:val="none" w:sz="0" w:space="0" w:color="auto"/>
              </w:divBdr>
            </w:div>
            <w:div w:id="1977487649">
              <w:marLeft w:val="0"/>
              <w:marRight w:val="0"/>
              <w:marTop w:val="0"/>
              <w:marBottom w:val="0"/>
              <w:divBdr>
                <w:top w:val="none" w:sz="0" w:space="0" w:color="auto"/>
                <w:left w:val="none" w:sz="0" w:space="0" w:color="auto"/>
                <w:bottom w:val="none" w:sz="0" w:space="0" w:color="auto"/>
                <w:right w:val="none" w:sz="0" w:space="0" w:color="auto"/>
              </w:divBdr>
            </w:div>
          </w:divsChild>
        </w:div>
        <w:div w:id="1874032481">
          <w:marLeft w:val="0"/>
          <w:marRight w:val="0"/>
          <w:marTop w:val="0"/>
          <w:marBottom w:val="0"/>
          <w:divBdr>
            <w:top w:val="none" w:sz="0" w:space="0" w:color="auto"/>
            <w:left w:val="none" w:sz="0" w:space="0" w:color="auto"/>
            <w:bottom w:val="none" w:sz="0" w:space="0" w:color="auto"/>
            <w:right w:val="none" w:sz="0" w:space="0" w:color="auto"/>
          </w:divBdr>
          <w:divsChild>
            <w:div w:id="377047288">
              <w:marLeft w:val="0"/>
              <w:marRight w:val="0"/>
              <w:marTop w:val="0"/>
              <w:marBottom w:val="0"/>
              <w:divBdr>
                <w:top w:val="none" w:sz="0" w:space="0" w:color="auto"/>
                <w:left w:val="none" w:sz="0" w:space="0" w:color="auto"/>
                <w:bottom w:val="none" w:sz="0" w:space="0" w:color="auto"/>
                <w:right w:val="none" w:sz="0" w:space="0" w:color="auto"/>
              </w:divBdr>
            </w:div>
            <w:div w:id="1348092031">
              <w:marLeft w:val="0"/>
              <w:marRight w:val="0"/>
              <w:marTop w:val="0"/>
              <w:marBottom w:val="0"/>
              <w:divBdr>
                <w:top w:val="none" w:sz="0" w:space="0" w:color="auto"/>
                <w:left w:val="none" w:sz="0" w:space="0" w:color="auto"/>
                <w:bottom w:val="none" w:sz="0" w:space="0" w:color="auto"/>
                <w:right w:val="none" w:sz="0" w:space="0" w:color="auto"/>
              </w:divBdr>
            </w:div>
            <w:div w:id="1833910153">
              <w:marLeft w:val="0"/>
              <w:marRight w:val="0"/>
              <w:marTop w:val="0"/>
              <w:marBottom w:val="0"/>
              <w:divBdr>
                <w:top w:val="none" w:sz="0" w:space="0" w:color="auto"/>
                <w:left w:val="none" w:sz="0" w:space="0" w:color="auto"/>
                <w:bottom w:val="none" w:sz="0" w:space="0" w:color="auto"/>
                <w:right w:val="none" w:sz="0" w:space="0" w:color="auto"/>
              </w:divBdr>
            </w:div>
          </w:divsChild>
        </w:div>
        <w:div w:id="2054234683">
          <w:marLeft w:val="0"/>
          <w:marRight w:val="0"/>
          <w:marTop w:val="0"/>
          <w:marBottom w:val="0"/>
          <w:divBdr>
            <w:top w:val="none" w:sz="0" w:space="0" w:color="auto"/>
            <w:left w:val="none" w:sz="0" w:space="0" w:color="auto"/>
            <w:bottom w:val="none" w:sz="0" w:space="0" w:color="auto"/>
            <w:right w:val="none" w:sz="0" w:space="0" w:color="auto"/>
          </w:divBdr>
          <w:divsChild>
            <w:div w:id="21119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950">
      <w:bodyDiv w:val="1"/>
      <w:marLeft w:val="0"/>
      <w:marRight w:val="0"/>
      <w:marTop w:val="0"/>
      <w:marBottom w:val="0"/>
      <w:divBdr>
        <w:top w:val="none" w:sz="0" w:space="0" w:color="auto"/>
        <w:left w:val="none" w:sz="0" w:space="0" w:color="auto"/>
        <w:bottom w:val="none" w:sz="0" w:space="0" w:color="auto"/>
        <w:right w:val="none" w:sz="0" w:space="0" w:color="auto"/>
      </w:divBdr>
    </w:div>
    <w:div w:id="53360401">
      <w:bodyDiv w:val="1"/>
      <w:marLeft w:val="0"/>
      <w:marRight w:val="0"/>
      <w:marTop w:val="0"/>
      <w:marBottom w:val="0"/>
      <w:divBdr>
        <w:top w:val="none" w:sz="0" w:space="0" w:color="auto"/>
        <w:left w:val="none" w:sz="0" w:space="0" w:color="auto"/>
        <w:bottom w:val="none" w:sz="0" w:space="0" w:color="auto"/>
        <w:right w:val="none" w:sz="0" w:space="0" w:color="auto"/>
      </w:divBdr>
      <w:divsChild>
        <w:div w:id="17851462">
          <w:marLeft w:val="0"/>
          <w:marRight w:val="0"/>
          <w:marTop w:val="0"/>
          <w:marBottom w:val="0"/>
          <w:divBdr>
            <w:top w:val="none" w:sz="0" w:space="0" w:color="auto"/>
            <w:left w:val="none" w:sz="0" w:space="0" w:color="auto"/>
            <w:bottom w:val="none" w:sz="0" w:space="0" w:color="auto"/>
            <w:right w:val="none" w:sz="0" w:space="0" w:color="auto"/>
          </w:divBdr>
        </w:div>
        <w:div w:id="77406752">
          <w:marLeft w:val="0"/>
          <w:marRight w:val="0"/>
          <w:marTop w:val="0"/>
          <w:marBottom w:val="0"/>
          <w:divBdr>
            <w:top w:val="none" w:sz="0" w:space="0" w:color="auto"/>
            <w:left w:val="none" w:sz="0" w:space="0" w:color="auto"/>
            <w:bottom w:val="none" w:sz="0" w:space="0" w:color="auto"/>
            <w:right w:val="none" w:sz="0" w:space="0" w:color="auto"/>
          </w:divBdr>
        </w:div>
        <w:div w:id="167065201">
          <w:marLeft w:val="0"/>
          <w:marRight w:val="0"/>
          <w:marTop w:val="0"/>
          <w:marBottom w:val="0"/>
          <w:divBdr>
            <w:top w:val="none" w:sz="0" w:space="0" w:color="auto"/>
            <w:left w:val="none" w:sz="0" w:space="0" w:color="auto"/>
            <w:bottom w:val="none" w:sz="0" w:space="0" w:color="auto"/>
            <w:right w:val="none" w:sz="0" w:space="0" w:color="auto"/>
          </w:divBdr>
        </w:div>
        <w:div w:id="208222860">
          <w:marLeft w:val="0"/>
          <w:marRight w:val="0"/>
          <w:marTop w:val="0"/>
          <w:marBottom w:val="0"/>
          <w:divBdr>
            <w:top w:val="none" w:sz="0" w:space="0" w:color="auto"/>
            <w:left w:val="none" w:sz="0" w:space="0" w:color="auto"/>
            <w:bottom w:val="none" w:sz="0" w:space="0" w:color="auto"/>
            <w:right w:val="none" w:sz="0" w:space="0" w:color="auto"/>
          </w:divBdr>
        </w:div>
        <w:div w:id="392046167">
          <w:marLeft w:val="0"/>
          <w:marRight w:val="0"/>
          <w:marTop w:val="0"/>
          <w:marBottom w:val="0"/>
          <w:divBdr>
            <w:top w:val="none" w:sz="0" w:space="0" w:color="auto"/>
            <w:left w:val="none" w:sz="0" w:space="0" w:color="auto"/>
            <w:bottom w:val="none" w:sz="0" w:space="0" w:color="auto"/>
            <w:right w:val="none" w:sz="0" w:space="0" w:color="auto"/>
          </w:divBdr>
        </w:div>
        <w:div w:id="481776890">
          <w:marLeft w:val="0"/>
          <w:marRight w:val="0"/>
          <w:marTop w:val="0"/>
          <w:marBottom w:val="0"/>
          <w:divBdr>
            <w:top w:val="none" w:sz="0" w:space="0" w:color="auto"/>
            <w:left w:val="none" w:sz="0" w:space="0" w:color="auto"/>
            <w:bottom w:val="none" w:sz="0" w:space="0" w:color="auto"/>
            <w:right w:val="none" w:sz="0" w:space="0" w:color="auto"/>
          </w:divBdr>
        </w:div>
        <w:div w:id="488442484">
          <w:marLeft w:val="0"/>
          <w:marRight w:val="0"/>
          <w:marTop w:val="0"/>
          <w:marBottom w:val="0"/>
          <w:divBdr>
            <w:top w:val="none" w:sz="0" w:space="0" w:color="auto"/>
            <w:left w:val="none" w:sz="0" w:space="0" w:color="auto"/>
            <w:bottom w:val="none" w:sz="0" w:space="0" w:color="auto"/>
            <w:right w:val="none" w:sz="0" w:space="0" w:color="auto"/>
          </w:divBdr>
        </w:div>
        <w:div w:id="548491309">
          <w:marLeft w:val="0"/>
          <w:marRight w:val="0"/>
          <w:marTop w:val="0"/>
          <w:marBottom w:val="0"/>
          <w:divBdr>
            <w:top w:val="none" w:sz="0" w:space="0" w:color="auto"/>
            <w:left w:val="none" w:sz="0" w:space="0" w:color="auto"/>
            <w:bottom w:val="none" w:sz="0" w:space="0" w:color="auto"/>
            <w:right w:val="none" w:sz="0" w:space="0" w:color="auto"/>
          </w:divBdr>
        </w:div>
        <w:div w:id="600600979">
          <w:marLeft w:val="0"/>
          <w:marRight w:val="0"/>
          <w:marTop w:val="0"/>
          <w:marBottom w:val="0"/>
          <w:divBdr>
            <w:top w:val="none" w:sz="0" w:space="0" w:color="auto"/>
            <w:left w:val="none" w:sz="0" w:space="0" w:color="auto"/>
            <w:bottom w:val="none" w:sz="0" w:space="0" w:color="auto"/>
            <w:right w:val="none" w:sz="0" w:space="0" w:color="auto"/>
          </w:divBdr>
        </w:div>
        <w:div w:id="656304960">
          <w:marLeft w:val="0"/>
          <w:marRight w:val="0"/>
          <w:marTop w:val="0"/>
          <w:marBottom w:val="0"/>
          <w:divBdr>
            <w:top w:val="none" w:sz="0" w:space="0" w:color="auto"/>
            <w:left w:val="none" w:sz="0" w:space="0" w:color="auto"/>
            <w:bottom w:val="none" w:sz="0" w:space="0" w:color="auto"/>
            <w:right w:val="none" w:sz="0" w:space="0" w:color="auto"/>
          </w:divBdr>
        </w:div>
        <w:div w:id="671178829">
          <w:marLeft w:val="0"/>
          <w:marRight w:val="0"/>
          <w:marTop w:val="0"/>
          <w:marBottom w:val="0"/>
          <w:divBdr>
            <w:top w:val="none" w:sz="0" w:space="0" w:color="auto"/>
            <w:left w:val="none" w:sz="0" w:space="0" w:color="auto"/>
            <w:bottom w:val="none" w:sz="0" w:space="0" w:color="auto"/>
            <w:right w:val="none" w:sz="0" w:space="0" w:color="auto"/>
          </w:divBdr>
        </w:div>
        <w:div w:id="747310764">
          <w:marLeft w:val="0"/>
          <w:marRight w:val="0"/>
          <w:marTop w:val="0"/>
          <w:marBottom w:val="0"/>
          <w:divBdr>
            <w:top w:val="none" w:sz="0" w:space="0" w:color="auto"/>
            <w:left w:val="none" w:sz="0" w:space="0" w:color="auto"/>
            <w:bottom w:val="none" w:sz="0" w:space="0" w:color="auto"/>
            <w:right w:val="none" w:sz="0" w:space="0" w:color="auto"/>
          </w:divBdr>
        </w:div>
        <w:div w:id="775562689">
          <w:marLeft w:val="0"/>
          <w:marRight w:val="0"/>
          <w:marTop w:val="0"/>
          <w:marBottom w:val="0"/>
          <w:divBdr>
            <w:top w:val="none" w:sz="0" w:space="0" w:color="auto"/>
            <w:left w:val="none" w:sz="0" w:space="0" w:color="auto"/>
            <w:bottom w:val="none" w:sz="0" w:space="0" w:color="auto"/>
            <w:right w:val="none" w:sz="0" w:space="0" w:color="auto"/>
          </w:divBdr>
        </w:div>
        <w:div w:id="790052274">
          <w:marLeft w:val="0"/>
          <w:marRight w:val="0"/>
          <w:marTop w:val="0"/>
          <w:marBottom w:val="0"/>
          <w:divBdr>
            <w:top w:val="none" w:sz="0" w:space="0" w:color="auto"/>
            <w:left w:val="none" w:sz="0" w:space="0" w:color="auto"/>
            <w:bottom w:val="none" w:sz="0" w:space="0" w:color="auto"/>
            <w:right w:val="none" w:sz="0" w:space="0" w:color="auto"/>
          </w:divBdr>
        </w:div>
        <w:div w:id="864486867">
          <w:marLeft w:val="0"/>
          <w:marRight w:val="0"/>
          <w:marTop w:val="0"/>
          <w:marBottom w:val="0"/>
          <w:divBdr>
            <w:top w:val="none" w:sz="0" w:space="0" w:color="auto"/>
            <w:left w:val="none" w:sz="0" w:space="0" w:color="auto"/>
            <w:bottom w:val="none" w:sz="0" w:space="0" w:color="auto"/>
            <w:right w:val="none" w:sz="0" w:space="0" w:color="auto"/>
          </w:divBdr>
        </w:div>
        <w:div w:id="1065296726">
          <w:marLeft w:val="0"/>
          <w:marRight w:val="0"/>
          <w:marTop w:val="0"/>
          <w:marBottom w:val="0"/>
          <w:divBdr>
            <w:top w:val="none" w:sz="0" w:space="0" w:color="auto"/>
            <w:left w:val="none" w:sz="0" w:space="0" w:color="auto"/>
            <w:bottom w:val="none" w:sz="0" w:space="0" w:color="auto"/>
            <w:right w:val="none" w:sz="0" w:space="0" w:color="auto"/>
          </w:divBdr>
        </w:div>
        <w:div w:id="1106541567">
          <w:marLeft w:val="0"/>
          <w:marRight w:val="0"/>
          <w:marTop w:val="0"/>
          <w:marBottom w:val="0"/>
          <w:divBdr>
            <w:top w:val="none" w:sz="0" w:space="0" w:color="auto"/>
            <w:left w:val="none" w:sz="0" w:space="0" w:color="auto"/>
            <w:bottom w:val="none" w:sz="0" w:space="0" w:color="auto"/>
            <w:right w:val="none" w:sz="0" w:space="0" w:color="auto"/>
          </w:divBdr>
        </w:div>
        <w:div w:id="1113986967">
          <w:marLeft w:val="0"/>
          <w:marRight w:val="0"/>
          <w:marTop w:val="0"/>
          <w:marBottom w:val="0"/>
          <w:divBdr>
            <w:top w:val="none" w:sz="0" w:space="0" w:color="auto"/>
            <w:left w:val="none" w:sz="0" w:space="0" w:color="auto"/>
            <w:bottom w:val="none" w:sz="0" w:space="0" w:color="auto"/>
            <w:right w:val="none" w:sz="0" w:space="0" w:color="auto"/>
          </w:divBdr>
        </w:div>
        <w:div w:id="1119490631">
          <w:marLeft w:val="0"/>
          <w:marRight w:val="0"/>
          <w:marTop w:val="0"/>
          <w:marBottom w:val="0"/>
          <w:divBdr>
            <w:top w:val="none" w:sz="0" w:space="0" w:color="auto"/>
            <w:left w:val="none" w:sz="0" w:space="0" w:color="auto"/>
            <w:bottom w:val="none" w:sz="0" w:space="0" w:color="auto"/>
            <w:right w:val="none" w:sz="0" w:space="0" w:color="auto"/>
          </w:divBdr>
        </w:div>
        <w:div w:id="1178346677">
          <w:marLeft w:val="0"/>
          <w:marRight w:val="0"/>
          <w:marTop w:val="0"/>
          <w:marBottom w:val="0"/>
          <w:divBdr>
            <w:top w:val="none" w:sz="0" w:space="0" w:color="auto"/>
            <w:left w:val="none" w:sz="0" w:space="0" w:color="auto"/>
            <w:bottom w:val="none" w:sz="0" w:space="0" w:color="auto"/>
            <w:right w:val="none" w:sz="0" w:space="0" w:color="auto"/>
          </w:divBdr>
        </w:div>
        <w:div w:id="1341397524">
          <w:marLeft w:val="0"/>
          <w:marRight w:val="0"/>
          <w:marTop w:val="0"/>
          <w:marBottom w:val="0"/>
          <w:divBdr>
            <w:top w:val="none" w:sz="0" w:space="0" w:color="auto"/>
            <w:left w:val="none" w:sz="0" w:space="0" w:color="auto"/>
            <w:bottom w:val="none" w:sz="0" w:space="0" w:color="auto"/>
            <w:right w:val="none" w:sz="0" w:space="0" w:color="auto"/>
          </w:divBdr>
        </w:div>
        <w:div w:id="1732531765">
          <w:marLeft w:val="0"/>
          <w:marRight w:val="0"/>
          <w:marTop w:val="0"/>
          <w:marBottom w:val="0"/>
          <w:divBdr>
            <w:top w:val="none" w:sz="0" w:space="0" w:color="auto"/>
            <w:left w:val="none" w:sz="0" w:space="0" w:color="auto"/>
            <w:bottom w:val="none" w:sz="0" w:space="0" w:color="auto"/>
            <w:right w:val="none" w:sz="0" w:space="0" w:color="auto"/>
          </w:divBdr>
        </w:div>
        <w:div w:id="1797790001">
          <w:marLeft w:val="0"/>
          <w:marRight w:val="0"/>
          <w:marTop w:val="0"/>
          <w:marBottom w:val="0"/>
          <w:divBdr>
            <w:top w:val="none" w:sz="0" w:space="0" w:color="auto"/>
            <w:left w:val="none" w:sz="0" w:space="0" w:color="auto"/>
            <w:bottom w:val="none" w:sz="0" w:space="0" w:color="auto"/>
            <w:right w:val="none" w:sz="0" w:space="0" w:color="auto"/>
          </w:divBdr>
        </w:div>
        <w:div w:id="1868639047">
          <w:marLeft w:val="0"/>
          <w:marRight w:val="0"/>
          <w:marTop w:val="0"/>
          <w:marBottom w:val="0"/>
          <w:divBdr>
            <w:top w:val="none" w:sz="0" w:space="0" w:color="auto"/>
            <w:left w:val="none" w:sz="0" w:space="0" w:color="auto"/>
            <w:bottom w:val="none" w:sz="0" w:space="0" w:color="auto"/>
            <w:right w:val="none" w:sz="0" w:space="0" w:color="auto"/>
          </w:divBdr>
        </w:div>
        <w:div w:id="1978492300">
          <w:marLeft w:val="0"/>
          <w:marRight w:val="0"/>
          <w:marTop w:val="0"/>
          <w:marBottom w:val="0"/>
          <w:divBdr>
            <w:top w:val="none" w:sz="0" w:space="0" w:color="auto"/>
            <w:left w:val="none" w:sz="0" w:space="0" w:color="auto"/>
            <w:bottom w:val="none" w:sz="0" w:space="0" w:color="auto"/>
            <w:right w:val="none" w:sz="0" w:space="0" w:color="auto"/>
          </w:divBdr>
        </w:div>
        <w:div w:id="2013486881">
          <w:marLeft w:val="0"/>
          <w:marRight w:val="0"/>
          <w:marTop w:val="0"/>
          <w:marBottom w:val="0"/>
          <w:divBdr>
            <w:top w:val="none" w:sz="0" w:space="0" w:color="auto"/>
            <w:left w:val="none" w:sz="0" w:space="0" w:color="auto"/>
            <w:bottom w:val="none" w:sz="0" w:space="0" w:color="auto"/>
            <w:right w:val="none" w:sz="0" w:space="0" w:color="auto"/>
          </w:divBdr>
        </w:div>
        <w:div w:id="2071414404">
          <w:marLeft w:val="0"/>
          <w:marRight w:val="0"/>
          <w:marTop w:val="0"/>
          <w:marBottom w:val="0"/>
          <w:divBdr>
            <w:top w:val="none" w:sz="0" w:space="0" w:color="auto"/>
            <w:left w:val="none" w:sz="0" w:space="0" w:color="auto"/>
            <w:bottom w:val="none" w:sz="0" w:space="0" w:color="auto"/>
            <w:right w:val="none" w:sz="0" w:space="0" w:color="auto"/>
          </w:divBdr>
        </w:div>
        <w:div w:id="2071806725">
          <w:marLeft w:val="0"/>
          <w:marRight w:val="0"/>
          <w:marTop w:val="0"/>
          <w:marBottom w:val="0"/>
          <w:divBdr>
            <w:top w:val="none" w:sz="0" w:space="0" w:color="auto"/>
            <w:left w:val="none" w:sz="0" w:space="0" w:color="auto"/>
            <w:bottom w:val="none" w:sz="0" w:space="0" w:color="auto"/>
            <w:right w:val="none" w:sz="0" w:space="0" w:color="auto"/>
          </w:divBdr>
        </w:div>
      </w:divsChild>
    </w:div>
    <w:div w:id="69040337">
      <w:bodyDiv w:val="1"/>
      <w:marLeft w:val="0"/>
      <w:marRight w:val="0"/>
      <w:marTop w:val="0"/>
      <w:marBottom w:val="0"/>
      <w:divBdr>
        <w:top w:val="none" w:sz="0" w:space="0" w:color="auto"/>
        <w:left w:val="none" w:sz="0" w:space="0" w:color="auto"/>
        <w:bottom w:val="none" w:sz="0" w:space="0" w:color="auto"/>
        <w:right w:val="none" w:sz="0" w:space="0" w:color="auto"/>
      </w:divBdr>
      <w:divsChild>
        <w:div w:id="78017245">
          <w:marLeft w:val="0"/>
          <w:marRight w:val="0"/>
          <w:marTop w:val="0"/>
          <w:marBottom w:val="0"/>
          <w:divBdr>
            <w:top w:val="none" w:sz="0" w:space="0" w:color="auto"/>
            <w:left w:val="none" w:sz="0" w:space="0" w:color="auto"/>
            <w:bottom w:val="none" w:sz="0" w:space="0" w:color="auto"/>
            <w:right w:val="none" w:sz="0" w:space="0" w:color="auto"/>
          </w:divBdr>
          <w:divsChild>
            <w:div w:id="321157132">
              <w:marLeft w:val="0"/>
              <w:marRight w:val="0"/>
              <w:marTop w:val="0"/>
              <w:marBottom w:val="0"/>
              <w:divBdr>
                <w:top w:val="none" w:sz="0" w:space="0" w:color="auto"/>
                <w:left w:val="none" w:sz="0" w:space="0" w:color="auto"/>
                <w:bottom w:val="none" w:sz="0" w:space="0" w:color="auto"/>
                <w:right w:val="none" w:sz="0" w:space="0" w:color="auto"/>
              </w:divBdr>
            </w:div>
          </w:divsChild>
        </w:div>
        <w:div w:id="582494649">
          <w:marLeft w:val="0"/>
          <w:marRight w:val="0"/>
          <w:marTop w:val="0"/>
          <w:marBottom w:val="0"/>
          <w:divBdr>
            <w:top w:val="none" w:sz="0" w:space="0" w:color="auto"/>
            <w:left w:val="none" w:sz="0" w:space="0" w:color="auto"/>
            <w:bottom w:val="none" w:sz="0" w:space="0" w:color="auto"/>
            <w:right w:val="none" w:sz="0" w:space="0" w:color="auto"/>
          </w:divBdr>
          <w:divsChild>
            <w:div w:id="928007127">
              <w:marLeft w:val="0"/>
              <w:marRight w:val="0"/>
              <w:marTop w:val="0"/>
              <w:marBottom w:val="0"/>
              <w:divBdr>
                <w:top w:val="none" w:sz="0" w:space="0" w:color="auto"/>
                <w:left w:val="none" w:sz="0" w:space="0" w:color="auto"/>
                <w:bottom w:val="none" w:sz="0" w:space="0" w:color="auto"/>
                <w:right w:val="none" w:sz="0" w:space="0" w:color="auto"/>
              </w:divBdr>
            </w:div>
          </w:divsChild>
        </w:div>
        <w:div w:id="632953103">
          <w:marLeft w:val="0"/>
          <w:marRight w:val="0"/>
          <w:marTop w:val="0"/>
          <w:marBottom w:val="0"/>
          <w:divBdr>
            <w:top w:val="none" w:sz="0" w:space="0" w:color="auto"/>
            <w:left w:val="none" w:sz="0" w:space="0" w:color="auto"/>
            <w:bottom w:val="none" w:sz="0" w:space="0" w:color="auto"/>
            <w:right w:val="none" w:sz="0" w:space="0" w:color="auto"/>
          </w:divBdr>
          <w:divsChild>
            <w:div w:id="353380879">
              <w:marLeft w:val="0"/>
              <w:marRight w:val="0"/>
              <w:marTop w:val="0"/>
              <w:marBottom w:val="0"/>
              <w:divBdr>
                <w:top w:val="none" w:sz="0" w:space="0" w:color="auto"/>
                <w:left w:val="none" w:sz="0" w:space="0" w:color="auto"/>
                <w:bottom w:val="none" w:sz="0" w:space="0" w:color="auto"/>
                <w:right w:val="none" w:sz="0" w:space="0" w:color="auto"/>
              </w:divBdr>
            </w:div>
          </w:divsChild>
        </w:div>
        <w:div w:id="984508456">
          <w:marLeft w:val="0"/>
          <w:marRight w:val="0"/>
          <w:marTop w:val="0"/>
          <w:marBottom w:val="0"/>
          <w:divBdr>
            <w:top w:val="none" w:sz="0" w:space="0" w:color="auto"/>
            <w:left w:val="none" w:sz="0" w:space="0" w:color="auto"/>
            <w:bottom w:val="none" w:sz="0" w:space="0" w:color="auto"/>
            <w:right w:val="none" w:sz="0" w:space="0" w:color="auto"/>
          </w:divBdr>
          <w:divsChild>
            <w:div w:id="1881940859">
              <w:marLeft w:val="0"/>
              <w:marRight w:val="0"/>
              <w:marTop w:val="0"/>
              <w:marBottom w:val="0"/>
              <w:divBdr>
                <w:top w:val="none" w:sz="0" w:space="0" w:color="auto"/>
                <w:left w:val="none" w:sz="0" w:space="0" w:color="auto"/>
                <w:bottom w:val="none" w:sz="0" w:space="0" w:color="auto"/>
                <w:right w:val="none" w:sz="0" w:space="0" w:color="auto"/>
              </w:divBdr>
            </w:div>
          </w:divsChild>
        </w:div>
        <w:div w:id="1515994390">
          <w:marLeft w:val="0"/>
          <w:marRight w:val="0"/>
          <w:marTop w:val="0"/>
          <w:marBottom w:val="0"/>
          <w:divBdr>
            <w:top w:val="none" w:sz="0" w:space="0" w:color="auto"/>
            <w:left w:val="none" w:sz="0" w:space="0" w:color="auto"/>
            <w:bottom w:val="none" w:sz="0" w:space="0" w:color="auto"/>
            <w:right w:val="none" w:sz="0" w:space="0" w:color="auto"/>
          </w:divBdr>
          <w:divsChild>
            <w:div w:id="2030133344">
              <w:marLeft w:val="0"/>
              <w:marRight w:val="0"/>
              <w:marTop w:val="0"/>
              <w:marBottom w:val="0"/>
              <w:divBdr>
                <w:top w:val="none" w:sz="0" w:space="0" w:color="auto"/>
                <w:left w:val="none" w:sz="0" w:space="0" w:color="auto"/>
                <w:bottom w:val="none" w:sz="0" w:space="0" w:color="auto"/>
                <w:right w:val="none" w:sz="0" w:space="0" w:color="auto"/>
              </w:divBdr>
            </w:div>
          </w:divsChild>
        </w:div>
        <w:div w:id="1819690650">
          <w:marLeft w:val="0"/>
          <w:marRight w:val="0"/>
          <w:marTop w:val="0"/>
          <w:marBottom w:val="0"/>
          <w:divBdr>
            <w:top w:val="none" w:sz="0" w:space="0" w:color="auto"/>
            <w:left w:val="none" w:sz="0" w:space="0" w:color="auto"/>
            <w:bottom w:val="none" w:sz="0" w:space="0" w:color="auto"/>
            <w:right w:val="none" w:sz="0" w:space="0" w:color="auto"/>
          </w:divBdr>
          <w:divsChild>
            <w:div w:id="9676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2886">
      <w:bodyDiv w:val="1"/>
      <w:marLeft w:val="0"/>
      <w:marRight w:val="0"/>
      <w:marTop w:val="0"/>
      <w:marBottom w:val="0"/>
      <w:divBdr>
        <w:top w:val="none" w:sz="0" w:space="0" w:color="auto"/>
        <w:left w:val="none" w:sz="0" w:space="0" w:color="auto"/>
        <w:bottom w:val="none" w:sz="0" w:space="0" w:color="auto"/>
        <w:right w:val="none" w:sz="0" w:space="0" w:color="auto"/>
      </w:divBdr>
      <w:divsChild>
        <w:div w:id="20472117">
          <w:marLeft w:val="0"/>
          <w:marRight w:val="0"/>
          <w:marTop w:val="0"/>
          <w:marBottom w:val="0"/>
          <w:divBdr>
            <w:top w:val="none" w:sz="0" w:space="0" w:color="auto"/>
            <w:left w:val="none" w:sz="0" w:space="0" w:color="auto"/>
            <w:bottom w:val="none" w:sz="0" w:space="0" w:color="auto"/>
            <w:right w:val="none" w:sz="0" w:space="0" w:color="auto"/>
          </w:divBdr>
          <w:divsChild>
            <w:div w:id="457996113">
              <w:marLeft w:val="0"/>
              <w:marRight w:val="0"/>
              <w:marTop w:val="0"/>
              <w:marBottom w:val="0"/>
              <w:divBdr>
                <w:top w:val="none" w:sz="0" w:space="0" w:color="auto"/>
                <w:left w:val="none" w:sz="0" w:space="0" w:color="auto"/>
                <w:bottom w:val="none" w:sz="0" w:space="0" w:color="auto"/>
                <w:right w:val="none" w:sz="0" w:space="0" w:color="auto"/>
              </w:divBdr>
            </w:div>
          </w:divsChild>
        </w:div>
        <w:div w:id="71241363">
          <w:marLeft w:val="0"/>
          <w:marRight w:val="0"/>
          <w:marTop w:val="0"/>
          <w:marBottom w:val="0"/>
          <w:divBdr>
            <w:top w:val="none" w:sz="0" w:space="0" w:color="auto"/>
            <w:left w:val="none" w:sz="0" w:space="0" w:color="auto"/>
            <w:bottom w:val="none" w:sz="0" w:space="0" w:color="auto"/>
            <w:right w:val="none" w:sz="0" w:space="0" w:color="auto"/>
          </w:divBdr>
          <w:divsChild>
            <w:div w:id="971910264">
              <w:marLeft w:val="0"/>
              <w:marRight w:val="0"/>
              <w:marTop w:val="0"/>
              <w:marBottom w:val="0"/>
              <w:divBdr>
                <w:top w:val="none" w:sz="0" w:space="0" w:color="auto"/>
                <w:left w:val="none" w:sz="0" w:space="0" w:color="auto"/>
                <w:bottom w:val="none" w:sz="0" w:space="0" w:color="auto"/>
                <w:right w:val="none" w:sz="0" w:space="0" w:color="auto"/>
              </w:divBdr>
            </w:div>
          </w:divsChild>
        </w:div>
        <w:div w:id="95252988">
          <w:marLeft w:val="0"/>
          <w:marRight w:val="0"/>
          <w:marTop w:val="0"/>
          <w:marBottom w:val="0"/>
          <w:divBdr>
            <w:top w:val="none" w:sz="0" w:space="0" w:color="auto"/>
            <w:left w:val="none" w:sz="0" w:space="0" w:color="auto"/>
            <w:bottom w:val="none" w:sz="0" w:space="0" w:color="auto"/>
            <w:right w:val="none" w:sz="0" w:space="0" w:color="auto"/>
          </w:divBdr>
          <w:divsChild>
            <w:div w:id="818305627">
              <w:marLeft w:val="0"/>
              <w:marRight w:val="0"/>
              <w:marTop w:val="0"/>
              <w:marBottom w:val="0"/>
              <w:divBdr>
                <w:top w:val="none" w:sz="0" w:space="0" w:color="auto"/>
                <w:left w:val="none" w:sz="0" w:space="0" w:color="auto"/>
                <w:bottom w:val="none" w:sz="0" w:space="0" w:color="auto"/>
                <w:right w:val="none" w:sz="0" w:space="0" w:color="auto"/>
              </w:divBdr>
            </w:div>
          </w:divsChild>
        </w:div>
        <w:div w:id="140272940">
          <w:marLeft w:val="0"/>
          <w:marRight w:val="0"/>
          <w:marTop w:val="0"/>
          <w:marBottom w:val="0"/>
          <w:divBdr>
            <w:top w:val="none" w:sz="0" w:space="0" w:color="auto"/>
            <w:left w:val="none" w:sz="0" w:space="0" w:color="auto"/>
            <w:bottom w:val="none" w:sz="0" w:space="0" w:color="auto"/>
            <w:right w:val="none" w:sz="0" w:space="0" w:color="auto"/>
          </w:divBdr>
        </w:div>
        <w:div w:id="205071792">
          <w:marLeft w:val="0"/>
          <w:marRight w:val="0"/>
          <w:marTop w:val="0"/>
          <w:marBottom w:val="0"/>
          <w:divBdr>
            <w:top w:val="none" w:sz="0" w:space="0" w:color="auto"/>
            <w:left w:val="none" w:sz="0" w:space="0" w:color="auto"/>
            <w:bottom w:val="none" w:sz="0" w:space="0" w:color="auto"/>
            <w:right w:val="none" w:sz="0" w:space="0" w:color="auto"/>
          </w:divBdr>
          <w:divsChild>
            <w:div w:id="1645812948">
              <w:marLeft w:val="0"/>
              <w:marRight w:val="0"/>
              <w:marTop w:val="0"/>
              <w:marBottom w:val="0"/>
              <w:divBdr>
                <w:top w:val="none" w:sz="0" w:space="0" w:color="auto"/>
                <w:left w:val="none" w:sz="0" w:space="0" w:color="auto"/>
                <w:bottom w:val="none" w:sz="0" w:space="0" w:color="auto"/>
                <w:right w:val="none" w:sz="0" w:space="0" w:color="auto"/>
              </w:divBdr>
            </w:div>
          </w:divsChild>
        </w:div>
        <w:div w:id="210851312">
          <w:marLeft w:val="0"/>
          <w:marRight w:val="0"/>
          <w:marTop w:val="0"/>
          <w:marBottom w:val="0"/>
          <w:divBdr>
            <w:top w:val="none" w:sz="0" w:space="0" w:color="auto"/>
            <w:left w:val="none" w:sz="0" w:space="0" w:color="auto"/>
            <w:bottom w:val="none" w:sz="0" w:space="0" w:color="auto"/>
            <w:right w:val="none" w:sz="0" w:space="0" w:color="auto"/>
          </w:divBdr>
          <w:divsChild>
            <w:div w:id="220218793">
              <w:marLeft w:val="0"/>
              <w:marRight w:val="0"/>
              <w:marTop w:val="0"/>
              <w:marBottom w:val="0"/>
              <w:divBdr>
                <w:top w:val="none" w:sz="0" w:space="0" w:color="auto"/>
                <w:left w:val="none" w:sz="0" w:space="0" w:color="auto"/>
                <w:bottom w:val="none" w:sz="0" w:space="0" w:color="auto"/>
                <w:right w:val="none" w:sz="0" w:space="0" w:color="auto"/>
              </w:divBdr>
            </w:div>
          </w:divsChild>
        </w:div>
        <w:div w:id="259604512">
          <w:marLeft w:val="0"/>
          <w:marRight w:val="0"/>
          <w:marTop w:val="0"/>
          <w:marBottom w:val="0"/>
          <w:divBdr>
            <w:top w:val="none" w:sz="0" w:space="0" w:color="auto"/>
            <w:left w:val="none" w:sz="0" w:space="0" w:color="auto"/>
            <w:bottom w:val="none" w:sz="0" w:space="0" w:color="auto"/>
            <w:right w:val="none" w:sz="0" w:space="0" w:color="auto"/>
          </w:divBdr>
          <w:divsChild>
            <w:div w:id="864640020">
              <w:marLeft w:val="0"/>
              <w:marRight w:val="0"/>
              <w:marTop w:val="0"/>
              <w:marBottom w:val="0"/>
              <w:divBdr>
                <w:top w:val="none" w:sz="0" w:space="0" w:color="auto"/>
                <w:left w:val="none" w:sz="0" w:space="0" w:color="auto"/>
                <w:bottom w:val="none" w:sz="0" w:space="0" w:color="auto"/>
                <w:right w:val="none" w:sz="0" w:space="0" w:color="auto"/>
              </w:divBdr>
            </w:div>
          </w:divsChild>
        </w:div>
        <w:div w:id="277414207">
          <w:marLeft w:val="0"/>
          <w:marRight w:val="0"/>
          <w:marTop w:val="0"/>
          <w:marBottom w:val="0"/>
          <w:divBdr>
            <w:top w:val="none" w:sz="0" w:space="0" w:color="auto"/>
            <w:left w:val="none" w:sz="0" w:space="0" w:color="auto"/>
            <w:bottom w:val="none" w:sz="0" w:space="0" w:color="auto"/>
            <w:right w:val="none" w:sz="0" w:space="0" w:color="auto"/>
          </w:divBdr>
          <w:divsChild>
            <w:div w:id="1381519596">
              <w:marLeft w:val="0"/>
              <w:marRight w:val="0"/>
              <w:marTop w:val="0"/>
              <w:marBottom w:val="0"/>
              <w:divBdr>
                <w:top w:val="none" w:sz="0" w:space="0" w:color="auto"/>
                <w:left w:val="none" w:sz="0" w:space="0" w:color="auto"/>
                <w:bottom w:val="none" w:sz="0" w:space="0" w:color="auto"/>
                <w:right w:val="none" w:sz="0" w:space="0" w:color="auto"/>
              </w:divBdr>
            </w:div>
          </w:divsChild>
        </w:div>
        <w:div w:id="323896850">
          <w:marLeft w:val="0"/>
          <w:marRight w:val="0"/>
          <w:marTop w:val="0"/>
          <w:marBottom w:val="0"/>
          <w:divBdr>
            <w:top w:val="none" w:sz="0" w:space="0" w:color="auto"/>
            <w:left w:val="none" w:sz="0" w:space="0" w:color="auto"/>
            <w:bottom w:val="none" w:sz="0" w:space="0" w:color="auto"/>
            <w:right w:val="none" w:sz="0" w:space="0" w:color="auto"/>
          </w:divBdr>
          <w:divsChild>
            <w:div w:id="452528976">
              <w:marLeft w:val="0"/>
              <w:marRight w:val="0"/>
              <w:marTop w:val="0"/>
              <w:marBottom w:val="0"/>
              <w:divBdr>
                <w:top w:val="none" w:sz="0" w:space="0" w:color="auto"/>
                <w:left w:val="none" w:sz="0" w:space="0" w:color="auto"/>
                <w:bottom w:val="none" w:sz="0" w:space="0" w:color="auto"/>
                <w:right w:val="none" w:sz="0" w:space="0" w:color="auto"/>
              </w:divBdr>
            </w:div>
          </w:divsChild>
        </w:div>
        <w:div w:id="388695462">
          <w:marLeft w:val="0"/>
          <w:marRight w:val="0"/>
          <w:marTop w:val="0"/>
          <w:marBottom w:val="0"/>
          <w:divBdr>
            <w:top w:val="none" w:sz="0" w:space="0" w:color="auto"/>
            <w:left w:val="none" w:sz="0" w:space="0" w:color="auto"/>
            <w:bottom w:val="none" w:sz="0" w:space="0" w:color="auto"/>
            <w:right w:val="none" w:sz="0" w:space="0" w:color="auto"/>
          </w:divBdr>
          <w:divsChild>
            <w:div w:id="1196962810">
              <w:marLeft w:val="0"/>
              <w:marRight w:val="0"/>
              <w:marTop w:val="0"/>
              <w:marBottom w:val="0"/>
              <w:divBdr>
                <w:top w:val="none" w:sz="0" w:space="0" w:color="auto"/>
                <w:left w:val="none" w:sz="0" w:space="0" w:color="auto"/>
                <w:bottom w:val="none" w:sz="0" w:space="0" w:color="auto"/>
                <w:right w:val="none" w:sz="0" w:space="0" w:color="auto"/>
              </w:divBdr>
            </w:div>
          </w:divsChild>
        </w:div>
        <w:div w:id="462508288">
          <w:marLeft w:val="0"/>
          <w:marRight w:val="0"/>
          <w:marTop w:val="0"/>
          <w:marBottom w:val="0"/>
          <w:divBdr>
            <w:top w:val="none" w:sz="0" w:space="0" w:color="auto"/>
            <w:left w:val="none" w:sz="0" w:space="0" w:color="auto"/>
            <w:bottom w:val="none" w:sz="0" w:space="0" w:color="auto"/>
            <w:right w:val="none" w:sz="0" w:space="0" w:color="auto"/>
          </w:divBdr>
          <w:divsChild>
            <w:div w:id="1534802448">
              <w:marLeft w:val="0"/>
              <w:marRight w:val="0"/>
              <w:marTop w:val="0"/>
              <w:marBottom w:val="0"/>
              <w:divBdr>
                <w:top w:val="none" w:sz="0" w:space="0" w:color="auto"/>
                <w:left w:val="none" w:sz="0" w:space="0" w:color="auto"/>
                <w:bottom w:val="none" w:sz="0" w:space="0" w:color="auto"/>
                <w:right w:val="none" w:sz="0" w:space="0" w:color="auto"/>
              </w:divBdr>
            </w:div>
          </w:divsChild>
        </w:div>
        <w:div w:id="492572692">
          <w:marLeft w:val="0"/>
          <w:marRight w:val="0"/>
          <w:marTop w:val="0"/>
          <w:marBottom w:val="0"/>
          <w:divBdr>
            <w:top w:val="none" w:sz="0" w:space="0" w:color="auto"/>
            <w:left w:val="none" w:sz="0" w:space="0" w:color="auto"/>
            <w:bottom w:val="none" w:sz="0" w:space="0" w:color="auto"/>
            <w:right w:val="none" w:sz="0" w:space="0" w:color="auto"/>
          </w:divBdr>
          <w:divsChild>
            <w:div w:id="2063869201">
              <w:marLeft w:val="0"/>
              <w:marRight w:val="0"/>
              <w:marTop w:val="0"/>
              <w:marBottom w:val="0"/>
              <w:divBdr>
                <w:top w:val="none" w:sz="0" w:space="0" w:color="auto"/>
                <w:left w:val="none" w:sz="0" w:space="0" w:color="auto"/>
                <w:bottom w:val="none" w:sz="0" w:space="0" w:color="auto"/>
                <w:right w:val="none" w:sz="0" w:space="0" w:color="auto"/>
              </w:divBdr>
            </w:div>
          </w:divsChild>
        </w:div>
        <w:div w:id="510991223">
          <w:marLeft w:val="0"/>
          <w:marRight w:val="0"/>
          <w:marTop w:val="0"/>
          <w:marBottom w:val="0"/>
          <w:divBdr>
            <w:top w:val="none" w:sz="0" w:space="0" w:color="auto"/>
            <w:left w:val="none" w:sz="0" w:space="0" w:color="auto"/>
            <w:bottom w:val="none" w:sz="0" w:space="0" w:color="auto"/>
            <w:right w:val="none" w:sz="0" w:space="0" w:color="auto"/>
          </w:divBdr>
          <w:divsChild>
            <w:div w:id="1542017884">
              <w:marLeft w:val="0"/>
              <w:marRight w:val="0"/>
              <w:marTop w:val="0"/>
              <w:marBottom w:val="0"/>
              <w:divBdr>
                <w:top w:val="none" w:sz="0" w:space="0" w:color="auto"/>
                <w:left w:val="none" w:sz="0" w:space="0" w:color="auto"/>
                <w:bottom w:val="none" w:sz="0" w:space="0" w:color="auto"/>
                <w:right w:val="none" w:sz="0" w:space="0" w:color="auto"/>
              </w:divBdr>
            </w:div>
          </w:divsChild>
        </w:div>
        <w:div w:id="559513575">
          <w:marLeft w:val="0"/>
          <w:marRight w:val="0"/>
          <w:marTop w:val="0"/>
          <w:marBottom w:val="0"/>
          <w:divBdr>
            <w:top w:val="none" w:sz="0" w:space="0" w:color="auto"/>
            <w:left w:val="none" w:sz="0" w:space="0" w:color="auto"/>
            <w:bottom w:val="none" w:sz="0" w:space="0" w:color="auto"/>
            <w:right w:val="none" w:sz="0" w:space="0" w:color="auto"/>
          </w:divBdr>
          <w:divsChild>
            <w:div w:id="554901333">
              <w:marLeft w:val="0"/>
              <w:marRight w:val="0"/>
              <w:marTop w:val="0"/>
              <w:marBottom w:val="0"/>
              <w:divBdr>
                <w:top w:val="none" w:sz="0" w:space="0" w:color="auto"/>
                <w:left w:val="none" w:sz="0" w:space="0" w:color="auto"/>
                <w:bottom w:val="none" w:sz="0" w:space="0" w:color="auto"/>
                <w:right w:val="none" w:sz="0" w:space="0" w:color="auto"/>
              </w:divBdr>
            </w:div>
          </w:divsChild>
        </w:div>
        <w:div w:id="621693931">
          <w:marLeft w:val="0"/>
          <w:marRight w:val="0"/>
          <w:marTop w:val="0"/>
          <w:marBottom w:val="0"/>
          <w:divBdr>
            <w:top w:val="none" w:sz="0" w:space="0" w:color="auto"/>
            <w:left w:val="none" w:sz="0" w:space="0" w:color="auto"/>
            <w:bottom w:val="none" w:sz="0" w:space="0" w:color="auto"/>
            <w:right w:val="none" w:sz="0" w:space="0" w:color="auto"/>
          </w:divBdr>
          <w:divsChild>
            <w:div w:id="1819371265">
              <w:marLeft w:val="0"/>
              <w:marRight w:val="0"/>
              <w:marTop w:val="0"/>
              <w:marBottom w:val="0"/>
              <w:divBdr>
                <w:top w:val="none" w:sz="0" w:space="0" w:color="auto"/>
                <w:left w:val="none" w:sz="0" w:space="0" w:color="auto"/>
                <w:bottom w:val="none" w:sz="0" w:space="0" w:color="auto"/>
                <w:right w:val="none" w:sz="0" w:space="0" w:color="auto"/>
              </w:divBdr>
            </w:div>
          </w:divsChild>
        </w:div>
        <w:div w:id="638072367">
          <w:marLeft w:val="0"/>
          <w:marRight w:val="0"/>
          <w:marTop w:val="0"/>
          <w:marBottom w:val="0"/>
          <w:divBdr>
            <w:top w:val="none" w:sz="0" w:space="0" w:color="auto"/>
            <w:left w:val="none" w:sz="0" w:space="0" w:color="auto"/>
            <w:bottom w:val="none" w:sz="0" w:space="0" w:color="auto"/>
            <w:right w:val="none" w:sz="0" w:space="0" w:color="auto"/>
          </w:divBdr>
        </w:div>
        <w:div w:id="646906025">
          <w:marLeft w:val="0"/>
          <w:marRight w:val="0"/>
          <w:marTop w:val="0"/>
          <w:marBottom w:val="0"/>
          <w:divBdr>
            <w:top w:val="none" w:sz="0" w:space="0" w:color="auto"/>
            <w:left w:val="none" w:sz="0" w:space="0" w:color="auto"/>
            <w:bottom w:val="none" w:sz="0" w:space="0" w:color="auto"/>
            <w:right w:val="none" w:sz="0" w:space="0" w:color="auto"/>
          </w:divBdr>
          <w:divsChild>
            <w:div w:id="765733685">
              <w:marLeft w:val="0"/>
              <w:marRight w:val="0"/>
              <w:marTop w:val="0"/>
              <w:marBottom w:val="0"/>
              <w:divBdr>
                <w:top w:val="none" w:sz="0" w:space="0" w:color="auto"/>
                <w:left w:val="none" w:sz="0" w:space="0" w:color="auto"/>
                <w:bottom w:val="none" w:sz="0" w:space="0" w:color="auto"/>
                <w:right w:val="none" w:sz="0" w:space="0" w:color="auto"/>
              </w:divBdr>
            </w:div>
          </w:divsChild>
        </w:div>
        <w:div w:id="657005087">
          <w:marLeft w:val="0"/>
          <w:marRight w:val="0"/>
          <w:marTop w:val="0"/>
          <w:marBottom w:val="0"/>
          <w:divBdr>
            <w:top w:val="none" w:sz="0" w:space="0" w:color="auto"/>
            <w:left w:val="none" w:sz="0" w:space="0" w:color="auto"/>
            <w:bottom w:val="none" w:sz="0" w:space="0" w:color="auto"/>
            <w:right w:val="none" w:sz="0" w:space="0" w:color="auto"/>
          </w:divBdr>
          <w:divsChild>
            <w:div w:id="396631403">
              <w:marLeft w:val="0"/>
              <w:marRight w:val="0"/>
              <w:marTop w:val="0"/>
              <w:marBottom w:val="0"/>
              <w:divBdr>
                <w:top w:val="none" w:sz="0" w:space="0" w:color="auto"/>
                <w:left w:val="none" w:sz="0" w:space="0" w:color="auto"/>
                <w:bottom w:val="none" w:sz="0" w:space="0" w:color="auto"/>
                <w:right w:val="none" w:sz="0" w:space="0" w:color="auto"/>
              </w:divBdr>
            </w:div>
          </w:divsChild>
        </w:div>
        <w:div w:id="681978628">
          <w:marLeft w:val="0"/>
          <w:marRight w:val="0"/>
          <w:marTop w:val="0"/>
          <w:marBottom w:val="0"/>
          <w:divBdr>
            <w:top w:val="none" w:sz="0" w:space="0" w:color="auto"/>
            <w:left w:val="none" w:sz="0" w:space="0" w:color="auto"/>
            <w:bottom w:val="none" w:sz="0" w:space="0" w:color="auto"/>
            <w:right w:val="none" w:sz="0" w:space="0" w:color="auto"/>
          </w:divBdr>
          <w:divsChild>
            <w:div w:id="1837381106">
              <w:marLeft w:val="0"/>
              <w:marRight w:val="0"/>
              <w:marTop w:val="0"/>
              <w:marBottom w:val="0"/>
              <w:divBdr>
                <w:top w:val="none" w:sz="0" w:space="0" w:color="auto"/>
                <w:left w:val="none" w:sz="0" w:space="0" w:color="auto"/>
                <w:bottom w:val="none" w:sz="0" w:space="0" w:color="auto"/>
                <w:right w:val="none" w:sz="0" w:space="0" w:color="auto"/>
              </w:divBdr>
            </w:div>
          </w:divsChild>
        </w:div>
        <w:div w:id="771318679">
          <w:marLeft w:val="0"/>
          <w:marRight w:val="0"/>
          <w:marTop w:val="0"/>
          <w:marBottom w:val="0"/>
          <w:divBdr>
            <w:top w:val="none" w:sz="0" w:space="0" w:color="auto"/>
            <w:left w:val="none" w:sz="0" w:space="0" w:color="auto"/>
            <w:bottom w:val="none" w:sz="0" w:space="0" w:color="auto"/>
            <w:right w:val="none" w:sz="0" w:space="0" w:color="auto"/>
          </w:divBdr>
          <w:divsChild>
            <w:div w:id="468783967">
              <w:marLeft w:val="0"/>
              <w:marRight w:val="0"/>
              <w:marTop w:val="0"/>
              <w:marBottom w:val="0"/>
              <w:divBdr>
                <w:top w:val="none" w:sz="0" w:space="0" w:color="auto"/>
                <w:left w:val="none" w:sz="0" w:space="0" w:color="auto"/>
                <w:bottom w:val="none" w:sz="0" w:space="0" w:color="auto"/>
                <w:right w:val="none" w:sz="0" w:space="0" w:color="auto"/>
              </w:divBdr>
            </w:div>
          </w:divsChild>
        </w:div>
        <w:div w:id="827137604">
          <w:marLeft w:val="0"/>
          <w:marRight w:val="0"/>
          <w:marTop w:val="0"/>
          <w:marBottom w:val="0"/>
          <w:divBdr>
            <w:top w:val="none" w:sz="0" w:space="0" w:color="auto"/>
            <w:left w:val="none" w:sz="0" w:space="0" w:color="auto"/>
            <w:bottom w:val="none" w:sz="0" w:space="0" w:color="auto"/>
            <w:right w:val="none" w:sz="0" w:space="0" w:color="auto"/>
          </w:divBdr>
          <w:divsChild>
            <w:div w:id="1525048522">
              <w:marLeft w:val="0"/>
              <w:marRight w:val="0"/>
              <w:marTop w:val="0"/>
              <w:marBottom w:val="0"/>
              <w:divBdr>
                <w:top w:val="none" w:sz="0" w:space="0" w:color="auto"/>
                <w:left w:val="none" w:sz="0" w:space="0" w:color="auto"/>
                <w:bottom w:val="none" w:sz="0" w:space="0" w:color="auto"/>
                <w:right w:val="none" w:sz="0" w:space="0" w:color="auto"/>
              </w:divBdr>
            </w:div>
          </w:divsChild>
        </w:div>
        <w:div w:id="830558020">
          <w:marLeft w:val="0"/>
          <w:marRight w:val="0"/>
          <w:marTop w:val="0"/>
          <w:marBottom w:val="0"/>
          <w:divBdr>
            <w:top w:val="none" w:sz="0" w:space="0" w:color="auto"/>
            <w:left w:val="none" w:sz="0" w:space="0" w:color="auto"/>
            <w:bottom w:val="none" w:sz="0" w:space="0" w:color="auto"/>
            <w:right w:val="none" w:sz="0" w:space="0" w:color="auto"/>
          </w:divBdr>
          <w:divsChild>
            <w:div w:id="582031149">
              <w:marLeft w:val="0"/>
              <w:marRight w:val="0"/>
              <w:marTop w:val="0"/>
              <w:marBottom w:val="0"/>
              <w:divBdr>
                <w:top w:val="none" w:sz="0" w:space="0" w:color="auto"/>
                <w:left w:val="none" w:sz="0" w:space="0" w:color="auto"/>
                <w:bottom w:val="none" w:sz="0" w:space="0" w:color="auto"/>
                <w:right w:val="none" w:sz="0" w:space="0" w:color="auto"/>
              </w:divBdr>
            </w:div>
          </w:divsChild>
        </w:div>
        <w:div w:id="887378231">
          <w:marLeft w:val="0"/>
          <w:marRight w:val="0"/>
          <w:marTop w:val="0"/>
          <w:marBottom w:val="0"/>
          <w:divBdr>
            <w:top w:val="none" w:sz="0" w:space="0" w:color="auto"/>
            <w:left w:val="none" w:sz="0" w:space="0" w:color="auto"/>
            <w:bottom w:val="none" w:sz="0" w:space="0" w:color="auto"/>
            <w:right w:val="none" w:sz="0" w:space="0" w:color="auto"/>
          </w:divBdr>
          <w:divsChild>
            <w:div w:id="822041401">
              <w:marLeft w:val="0"/>
              <w:marRight w:val="0"/>
              <w:marTop w:val="0"/>
              <w:marBottom w:val="0"/>
              <w:divBdr>
                <w:top w:val="none" w:sz="0" w:space="0" w:color="auto"/>
                <w:left w:val="none" w:sz="0" w:space="0" w:color="auto"/>
                <w:bottom w:val="none" w:sz="0" w:space="0" w:color="auto"/>
                <w:right w:val="none" w:sz="0" w:space="0" w:color="auto"/>
              </w:divBdr>
            </w:div>
          </w:divsChild>
        </w:div>
        <w:div w:id="985089817">
          <w:marLeft w:val="0"/>
          <w:marRight w:val="0"/>
          <w:marTop w:val="0"/>
          <w:marBottom w:val="0"/>
          <w:divBdr>
            <w:top w:val="none" w:sz="0" w:space="0" w:color="auto"/>
            <w:left w:val="none" w:sz="0" w:space="0" w:color="auto"/>
            <w:bottom w:val="none" w:sz="0" w:space="0" w:color="auto"/>
            <w:right w:val="none" w:sz="0" w:space="0" w:color="auto"/>
          </w:divBdr>
          <w:divsChild>
            <w:div w:id="751467670">
              <w:marLeft w:val="0"/>
              <w:marRight w:val="0"/>
              <w:marTop w:val="0"/>
              <w:marBottom w:val="0"/>
              <w:divBdr>
                <w:top w:val="none" w:sz="0" w:space="0" w:color="auto"/>
                <w:left w:val="none" w:sz="0" w:space="0" w:color="auto"/>
                <w:bottom w:val="none" w:sz="0" w:space="0" w:color="auto"/>
                <w:right w:val="none" w:sz="0" w:space="0" w:color="auto"/>
              </w:divBdr>
            </w:div>
          </w:divsChild>
        </w:div>
        <w:div w:id="1053428451">
          <w:marLeft w:val="0"/>
          <w:marRight w:val="0"/>
          <w:marTop w:val="0"/>
          <w:marBottom w:val="0"/>
          <w:divBdr>
            <w:top w:val="none" w:sz="0" w:space="0" w:color="auto"/>
            <w:left w:val="none" w:sz="0" w:space="0" w:color="auto"/>
            <w:bottom w:val="none" w:sz="0" w:space="0" w:color="auto"/>
            <w:right w:val="none" w:sz="0" w:space="0" w:color="auto"/>
          </w:divBdr>
          <w:divsChild>
            <w:div w:id="1186476794">
              <w:marLeft w:val="0"/>
              <w:marRight w:val="0"/>
              <w:marTop w:val="0"/>
              <w:marBottom w:val="0"/>
              <w:divBdr>
                <w:top w:val="none" w:sz="0" w:space="0" w:color="auto"/>
                <w:left w:val="none" w:sz="0" w:space="0" w:color="auto"/>
                <w:bottom w:val="none" w:sz="0" w:space="0" w:color="auto"/>
                <w:right w:val="none" w:sz="0" w:space="0" w:color="auto"/>
              </w:divBdr>
            </w:div>
          </w:divsChild>
        </w:div>
        <w:div w:id="1073090480">
          <w:marLeft w:val="0"/>
          <w:marRight w:val="0"/>
          <w:marTop w:val="0"/>
          <w:marBottom w:val="0"/>
          <w:divBdr>
            <w:top w:val="none" w:sz="0" w:space="0" w:color="auto"/>
            <w:left w:val="none" w:sz="0" w:space="0" w:color="auto"/>
            <w:bottom w:val="none" w:sz="0" w:space="0" w:color="auto"/>
            <w:right w:val="none" w:sz="0" w:space="0" w:color="auto"/>
          </w:divBdr>
          <w:divsChild>
            <w:div w:id="1827471475">
              <w:marLeft w:val="0"/>
              <w:marRight w:val="0"/>
              <w:marTop w:val="0"/>
              <w:marBottom w:val="0"/>
              <w:divBdr>
                <w:top w:val="none" w:sz="0" w:space="0" w:color="auto"/>
                <w:left w:val="none" w:sz="0" w:space="0" w:color="auto"/>
                <w:bottom w:val="none" w:sz="0" w:space="0" w:color="auto"/>
                <w:right w:val="none" w:sz="0" w:space="0" w:color="auto"/>
              </w:divBdr>
            </w:div>
          </w:divsChild>
        </w:div>
        <w:div w:id="1171792375">
          <w:marLeft w:val="0"/>
          <w:marRight w:val="0"/>
          <w:marTop w:val="0"/>
          <w:marBottom w:val="0"/>
          <w:divBdr>
            <w:top w:val="none" w:sz="0" w:space="0" w:color="auto"/>
            <w:left w:val="none" w:sz="0" w:space="0" w:color="auto"/>
            <w:bottom w:val="none" w:sz="0" w:space="0" w:color="auto"/>
            <w:right w:val="none" w:sz="0" w:space="0" w:color="auto"/>
          </w:divBdr>
          <w:divsChild>
            <w:div w:id="2145078206">
              <w:marLeft w:val="0"/>
              <w:marRight w:val="0"/>
              <w:marTop w:val="0"/>
              <w:marBottom w:val="0"/>
              <w:divBdr>
                <w:top w:val="none" w:sz="0" w:space="0" w:color="auto"/>
                <w:left w:val="none" w:sz="0" w:space="0" w:color="auto"/>
                <w:bottom w:val="none" w:sz="0" w:space="0" w:color="auto"/>
                <w:right w:val="none" w:sz="0" w:space="0" w:color="auto"/>
              </w:divBdr>
            </w:div>
          </w:divsChild>
        </w:div>
        <w:div w:id="1180503736">
          <w:marLeft w:val="0"/>
          <w:marRight w:val="0"/>
          <w:marTop w:val="0"/>
          <w:marBottom w:val="0"/>
          <w:divBdr>
            <w:top w:val="none" w:sz="0" w:space="0" w:color="auto"/>
            <w:left w:val="none" w:sz="0" w:space="0" w:color="auto"/>
            <w:bottom w:val="none" w:sz="0" w:space="0" w:color="auto"/>
            <w:right w:val="none" w:sz="0" w:space="0" w:color="auto"/>
          </w:divBdr>
          <w:divsChild>
            <w:div w:id="1783525265">
              <w:marLeft w:val="0"/>
              <w:marRight w:val="0"/>
              <w:marTop w:val="0"/>
              <w:marBottom w:val="0"/>
              <w:divBdr>
                <w:top w:val="none" w:sz="0" w:space="0" w:color="auto"/>
                <w:left w:val="none" w:sz="0" w:space="0" w:color="auto"/>
                <w:bottom w:val="none" w:sz="0" w:space="0" w:color="auto"/>
                <w:right w:val="none" w:sz="0" w:space="0" w:color="auto"/>
              </w:divBdr>
            </w:div>
          </w:divsChild>
        </w:div>
        <w:div w:id="1197425675">
          <w:marLeft w:val="0"/>
          <w:marRight w:val="0"/>
          <w:marTop w:val="0"/>
          <w:marBottom w:val="0"/>
          <w:divBdr>
            <w:top w:val="none" w:sz="0" w:space="0" w:color="auto"/>
            <w:left w:val="none" w:sz="0" w:space="0" w:color="auto"/>
            <w:bottom w:val="none" w:sz="0" w:space="0" w:color="auto"/>
            <w:right w:val="none" w:sz="0" w:space="0" w:color="auto"/>
          </w:divBdr>
          <w:divsChild>
            <w:div w:id="1571576386">
              <w:marLeft w:val="0"/>
              <w:marRight w:val="0"/>
              <w:marTop w:val="0"/>
              <w:marBottom w:val="0"/>
              <w:divBdr>
                <w:top w:val="none" w:sz="0" w:space="0" w:color="auto"/>
                <w:left w:val="none" w:sz="0" w:space="0" w:color="auto"/>
                <w:bottom w:val="none" w:sz="0" w:space="0" w:color="auto"/>
                <w:right w:val="none" w:sz="0" w:space="0" w:color="auto"/>
              </w:divBdr>
            </w:div>
          </w:divsChild>
        </w:div>
        <w:div w:id="1228035082">
          <w:marLeft w:val="0"/>
          <w:marRight w:val="0"/>
          <w:marTop w:val="0"/>
          <w:marBottom w:val="0"/>
          <w:divBdr>
            <w:top w:val="none" w:sz="0" w:space="0" w:color="auto"/>
            <w:left w:val="none" w:sz="0" w:space="0" w:color="auto"/>
            <w:bottom w:val="none" w:sz="0" w:space="0" w:color="auto"/>
            <w:right w:val="none" w:sz="0" w:space="0" w:color="auto"/>
          </w:divBdr>
          <w:divsChild>
            <w:div w:id="771511477">
              <w:marLeft w:val="0"/>
              <w:marRight w:val="0"/>
              <w:marTop w:val="0"/>
              <w:marBottom w:val="0"/>
              <w:divBdr>
                <w:top w:val="none" w:sz="0" w:space="0" w:color="auto"/>
                <w:left w:val="none" w:sz="0" w:space="0" w:color="auto"/>
                <w:bottom w:val="none" w:sz="0" w:space="0" w:color="auto"/>
                <w:right w:val="none" w:sz="0" w:space="0" w:color="auto"/>
              </w:divBdr>
            </w:div>
          </w:divsChild>
        </w:div>
        <w:div w:id="1239441752">
          <w:marLeft w:val="0"/>
          <w:marRight w:val="0"/>
          <w:marTop w:val="0"/>
          <w:marBottom w:val="0"/>
          <w:divBdr>
            <w:top w:val="none" w:sz="0" w:space="0" w:color="auto"/>
            <w:left w:val="none" w:sz="0" w:space="0" w:color="auto"/>
            <w:bottom w:val="none" w:sz="0" w:space="0" w:color="auto"/>
            <w:right w:val="none" w:sz="0" w:space="0" w:color="auto"/>
          </w:divBdr>
          <w:divsChild>
            <w:div w:id="748424051">
              <w:marLeft w:val="0"/>
              <w:marRight w:val="0"/>
              <w:marTop w:val="0"/>
              <w:marBottom w:val="0"/>
              <w:divBdr>
                <w:top w:val="none" w:sz="0" w:space="0" w:color="auto"/>
                <w:left w:val="none" w:sz="0" w:space="0" w:color="auto"/>
                <w:bottom w:val="none" w:sz="0" w:space="0" w:color="auto"/>
                <w:right w:val="none" w:sz="0" w:space="0" w:color="auto"/>
              </w:divBdr>
            </w:div>
          </w:divsChild>
        </w:div>
        <w:div w:id="1246305251">
          <w:marLeft w:val="0"/>
          <w:marRight w:val="0"/>
          <w:marTop w:val="0"/>
          <w:marBottom w:val="0"/>
          <w:divBdr>
            <w:top w:val="none" w:sz="0" w:space="0" w:color="auto"/>
            <w:left w:val="none" w:sz="0" w:space="0" w:color="auto"/>
            <w:bottom w:val="none" w:sz="0" w:space="0" w:color="auto"/>
            <w:right w:val="none" w:sz="0" w:space="0" w:color="auto"/>
          </w:divBdr>
          <w:divsChild>
            <w:div w:id="966084401">
              <w:marLeft w:val="0"/>
              <w:marRight w:val="0"/>
              <w:marTop w:val="0"/>
              <w:marBottom w:val="0"/>
              <w:divBdr>
                <w:top w:val="none" w:sz="0" w:space="0" w:color="auto"/>
                <w:left w:val="none" w:sz="0" w:space="0" w:color="auto"/>
                <w:bottom w:val="none" w:sz="0" w:space="0" w:color="auto"/>
                <w:right w:val="none" w:sz="0" w:space="0" w:color="auto"/>
              </w:divBdr>
            </w:div>
          </w:divsChild>
        </w:div>
        <w:div w:id="1361319493">
          <w:marLeft w:val="0"/>
          <w:marRight w:val="0"/>
          <w:marTop w:val="0"/>
          <w:marBottom w:val="0"/>
          <w:divBdr>
            <w:top w:val="none" w:sz="0" w:space="0" w:color="auto"/>
            <w:left w:val="none" w:sz="0" w:space="0" w:color="auto"/>
            <w:bottom w:val="none" w:sz="0" w:space="0" w:color="auto"/>
            <w:right w:val="none" w:sz="0" w:space="0" w:color="auto"/>
          </w:divBdr>
          <w:divsChild>
            <w:div w:id="1059791239">
              <w:marLeft w:val="0"/>
              <w:marRight w:val="0"/>
              <w:marTop w:val="0"/>
              <w:marBottom w:val="0"/>
              <w:divBdr>
                <w:top w:val="none" w:sz="0" w:space="0" w:color="auto"/>
                <w:left w:val="none" w:sz="0" w:space="0" w:color="auto"/>
                <w:bottom w:val="none" w:sz="0" w:space="0" w:color="auto"/>
                <w:right w:val="none" w:sz="0" w:space="0" w:color="auto"/>
              </w:divBdr>
            </w:div>
          </w:divsChild>
        </w:div>
        <w:div w:id="1455174970">
          <w:marLeft w:val="0"/>
          <w:marRight w:val="0"/>
          <w:marTop w:val="0"/>
          <w:marBottom w:val="0"/>
          <w:divBdr>
            <w:top w:val="none" w:sz="0" w:space="0" w:color="auto"/>
            <w:left w:val="none" w:sz="0" w:space="0" w:color="auto"/>
            <w:bottom w:val="none" w:sz="0" w:space="0" w:color="auto"/>
            <w:right w:val="none" w:sz="0" w:space="0" w:color="auto"/>
          </w:divBdr>
          <w:divsChild>
            <w:div w:id="1552185888">
              <w:marLeft w:val="0"/>
              <w:marRight w:val="0"/>
              <w:marTop w:val="0"/>
              <w:marBottom w:val="0"/>
              <w:divBdr>
                <w:top w:val="none" w:sz="0" w:space="0" w:color="auto"/>
                <w:left w:val="none" w:sz="0" w:space="0" w:color="auto"/>
                <w:bottom w:val="none" w:sz="0" w:space="0" w:color="auto"/>
                <w:right w:val="none" w:sz="0" w:space="0" w:color="auto"/>
              </w:divBdr>
            </w:div>
          </w:divsChild>
        </w:div>
        <w:div w:id="1479033651">
          <w:marLeft w:val="0"/>
          <w:marRight w:val="0"/>
          <w:marTop w:val="0"/>
          <w:marBottom w:val="0"/>
          <w:divBdr>
            <w:top w:val="none" w:sz="0" w:space="0" w:color="auto"/>
            <w:left w:val="none" w:sz="0" w:space="0" w:color="auto"/>
            <w:bottom w:val="none" w:sz="0" w:space="0" w:color="auto"/>
            <w:right w:val="none" w:sz="0" w:space="0" w:color="auto"/>
          </w:divBdr>
          <w:divsChild>
            <w:div w:id="1578051145">
              <w:marLeft w:val="0"/>
              <w:marRight w:val="0"/>
              <w:marTop w:val="0"/>
              <w:marBottom w:val="0"/>
              <w:divBdr>
                <w:top w:val="none" w:sz="0" w:space="0" w:color="auto"/>
                <w:left w:val="none" w:sz="0" w:space="0" w:color="auto"/>
                <w:bottom w:val="none" w:sz="0" w:space="0" w:color="auto"/>
                <w:right w:val="none" w:sz="0" w:space="0" w:color="auto"/>
              </w:divBdr>
            </w:div>
          </w:divsChild>
        </w:div>
        <w:div w:id="1490290636">
          <w:marLeft w:val="0"/>
          <w:marRight w:val="0"/>
          <w:marTop w:val="0"/>
          <w:marBottom w:val="0"/>
          <w:divBdr>
            <w:top w:val="none" w:sz="0" w:space="0" w:color="auto"/>
            <w:left w:val="none" w:sz="0" w:space="0" w:color="auto"/>
            <w:bottom w:val="none" w:sz="0" w:space="0" w:color="auto"/>
            <w:right w:val="none" w:sz="0" w:space="0" w:color="auto"/>
          </w:divBdr>
          <w:divsChild>
            <w:div w:id="1932740909">
              <w:marLeft w:val="0"/>
              <w:marRight w:val="0"/>
              <w:marTop w:val="0"/>
              <w:marBottom w:val="0"/>
              <w:divBdr>
                <w:top w:val="none" w:sz="0" w:space="0" w:color="auto"/>
                <w:left w:val="none" w:sz="0" w:space="0" w:color="auto"/>
                <w:bottom w:val="none" w:sz="0" w:space="0" w:color="auto"/>
                <w:right w:val="none" w:sz="0" w:space="0" w:color="auto"/>
              </w:divBdr>
            </w:div>
          </w:divsChild>
        </w:div>
        <w:div w:id="1510172474">
          <w:marLeft w:val="0"/>
          <w:marRight w:val="0"/>
          <w:marTop w:val="0"/>
          <w:marBottom w:val="0"/>
          <w:divBdr>
            <w:top w:val="none" w:sz="0" w:space="0" w:color="auto"/>
            <w:left w:val="none" w:sz="0" w:space="0" w:color="auto"/>
            <w:bottom w:val="none" w:sz="0" w:space="0" w:color="auto"/>
            <w:right w:val="none" w:sz="0" w:space="0" w:color="auto"/>
          </w:divBdr>
          <w:divsChild>
            <w:div w:id="2103068599">
              <w:marLeft w:val="0"/>
              <w:marRight w:val="0"/>
              <w:marTop w:val="0"/>
              <w:marBottom w:val="0"/>
              <w:divBdr>
                <w:top w:val="none" w:sz="0" w:space="0" w:color="auto"/>
                <w:left w:val="none" w:sz="0" w:space="0" w:color="auto"/>
                <w:bottom w:val="none" w:sz="0" w:space="0" w:color="auto"/>
                <w:right w:val="none" w:sz="0" w:space="0" w:color="auto"/>
              </w:divBdr>
            </w:div>
          </w:divsChild>
        </w:div>
        <w:div w:id="1652631611">
          <w:marLeft w:val="0"/>
          <w:marRight w:val="0"/>
          <w:marTop w:val="0"/>
          <w:marBottom w:val="0"/>
          <w:divBdr>
            <w:top w:val="none" w:sz="0" w:space="0" w:color="auto"/>
            <w:left w:val="none" w:sz="0" w:space="0" w:color="auto"/>
            <w:bottom w:val="none" w:sz="0" w:space="0" w:color="auto"/>
            <w:right w:val="none" w:sz="0" w:space="0" w:color="auto"/>
          </w:divBdr>
          <w:divsChild>
            <w:div w:id="748893257">
              <w:marLeft w:val="0"/>
              <w:marRight w:val="0"/>
              <w:marTop w:val="0"/>
              <w:marBottom w:val="0"/>
              <w:divBdr>
                <w:top w:val="none" w:sz="0" w:space="0" w:color="auto"/>
                <w:left w:val="none" w:sz="0" w:space="0" w:color="auto"/>
                <w:bottom w:val="none" w:sz="0" w:space="0" w:color="auto"/>
                <w:right w:val="none" w:sz="0" w:space="0" w:color="auto"/>
              </w:divBdr>
            </w:div>
          </w:divsChild>
        </w:div>
        <w:div w:id="1709451160">
          <w:marLeft w:val="0"/>
          <w:marRight w:val="0"/>
          <w:marTop w:val="0"/>
          <w:marBottom w:val="0"/>
          <w:divBdr>
            <w:top w:val="none" w:sz="0" w:space="0" w:color="auto"/>
            <w:left w:val="none" w:sz="0" w:space="0" w:color="auto"/>
            <w:bottom w:val="none" w:sz="0" w:space="0" w:color="auto"/>
            <w:right w:val="none" w:sz="0" w:space="0" w:color="auto"/>
          </w:divBdr>
          <w:divsChild>
            <w:div w:id="334698447">
              <w:marLeft w:val="0"/>
              <w:marRight w:val="0"/>
              <w:marTop w:val="0"/>
              <w:marBottom w:val="0"/>
              <w:divBdr>
                <w:top w:val="none" w:sz="0" w:space="0" w:color="auto"/>
                <w:left w:val="none" w:sz="0" w:space="0" w:color="auto"/>
                <w:bottom w:val="none" w:sz="0" w:space="0" w:color="auto"/>
                <w:right w:val="none" w:sz="0" w:space="0" w:color="auto"/>
              </w:divBdr>
            </w:div>
          </w:divsChild>
        </w:div>
        <w:div w:id="1709908542">
          <w:marLeft w:val="0"/>
          <w:marRight w:val="0"/>
          <w:marTop w:val="0"/>
          <w:marBottom w:val="0"/>
          <w:divBdr>
            <w:top w:val="none" w:sz="0" w:space="0" w:color="auto"/>
            <w:left w:val="none" w:sz="0" w:space="0" w:color="auto"/>
            <w:bottom w:val="none" w:sz="0" w:space="0" w:color="auto"/>
            <w:right w:val="none" w:sz="0" w:space="0" w:color="auto"/>
          </w:divBdr>
          <w:divsChild>
            <w:div w:id="461651431">
              <w:marLeft w:val="0"/>
              <w:marRight w:val="0"/>
              <w:marTop w:val="0"/>
              <w:marBottom w:val="0"/>
              <w:divBdr>
                <w:top w:val="none" w:sz="0" w:space="0" w:color="auto"/>
                <w:left w:val="none" w:sz="0" w:space="0" w:color="auto"/>
                <w:bottom w:val="none" w:sz="0" w:space="0" w:color="auto"/>
                <w:right w:val="none" w:sz="0" w:space="0" w:color="auto"/>
              </w:divBdr>
            </w:div>
          </w:divsChild>
        </w:div>
        <w:div w:id="1719696630">
          <w:marLeft w:val="0"/>
          <w:marRight w:val="0"/>
          <w:marTop w:val="0"/>
          <w:marBottom w:val="0"/>
          <w:divBdr>
            <w:top w:val="none" w:sz="0" w:space="0" w:color="auto"/>
            <w:left w:val="none" w:sz="0" w:space="0" w:color="auto"/>
            <w:bottom w:val="none" w:sz="0" w:space="0" w:color="auto"/>
            <w:right w:val="none" w:sz="0" w:space="0" w:color="auto"/>
          </w:divBdr>
          <w:divsChild>
            <w:div w:id="1996178129">
              <w:marLeft w:val="0"/>
              <w:marRight w:val="0"/>
              <w:marTop w:val="0"/>
              <w:marBottom w:val="0"/>
              <w:divBdr>
                <w:top w:val="none" w:sz="0" w:space="0" w:color="auto"/>
                <w:left w:val="none" w:sz="0" w:space="0" w:color="auto"/>
                <w:bottom w:val="none" w:sz="0" w:space="0" w:color="auto"/>
                <w:right w:val="none" w:sz="0" w:space="0" w:color="auto"/>
              </w:divBdr>
            </w:div>
          </w:divsChild>
        </w:div>
        <w:div w:id="1730494708">
          <w:marLeft w:val="0"/>
          <w:marRight w:val="0"/>
          <w:marTop w:val="0"/>
          <w:marBottom w:val="0"/>
          <w:divBdr>
            <w:top w:val="none" w:sz="0" w:space="0" w:color="auto"/>
            <w:left w:val="none" w:sz="0" w:space="0" w:color="auto"/>
            <w:bottom w:val="none" w:sz="0" w:space="0" w:color="auto"/>
            <w:right w:val="none" w:sz="0" w:space="0" w:color="auto"/>
          </w:divBdr>
          <w:divsChild>
            <w:div w:id="1537428254">
              <w:marLeft w:val="0"/>
              <w:marRight w:val="0"/>
              <w:marTop w:val="0"/>
              <w:marBottom w:val="0"/>
              <w:divBdr>
                <w:top w:val="none" w:sz="0" w:space="0" w:color="auto"/>
                <w:left w:val="none" w:sz="0" w:space="0" w:color="auto"/>
                <w:bottom w:val="none" w:sz="0" w:space="0" w:color="auto"/>
                <w:right w:val="none" w:sz="0" w:space="0" w:color="auto"/>
              </w:divBdr>
            </w:div>
          </w:divsChild>
        </w:div>
        <w:div w:id="1799295063">
          <w:marLeft w:val="0"/>
          <w:marRight w:val="0"/>
          <w:marTop w:val="0"/>
          <w:marBottom w:val="0"/>
          <w:divBdr>
            <w:top w:val="none" w:sz="0" w:space="0" w:color="auto"/>
            <w:left w:val="none" w:sz="0" w:space="0" w:color="auto"/>
            <w:bottom w:val="none" w:sz="0" w:space="0" w:color="auto"/>
            <w:right w:val="none" w:sz="0" w:space="0" w:color="auto"/>
          </w:divBdr>
          <w:divsChild>
            <w:div w:id="91319229">
              <w:marLeft w:val="0"/>
              <w:marRight w:val="0"/>
              <w:marTop w:val="0"/>
              <w:marBottom w:val="0"/>
              <w:divBdr>
                <w:top w:val="none" w:sz="0" w:space="0" w:color="auto"/>
                <w:left w:val="none" w:sz="0" w:space="0" w:color="auto"/>
                <w:bottom w:val="none" w:sz="0" w:space="0" w:color="auto"/>
                <w:right w:val="none" w:sz="0" w:space="0" w:color="auto"/>
              </w:divBdr>
            </w:div>
          </w:divsChild>
        </w:div>
        <w:div w:id="1847355648">
          <w:marLeft w:val="0"/>
          <w:marRight w:val="0"/>
          <w:marTop w:val="0"/>
          <w:marBottom w:val="0"/>
          <w:divBdr>
            <w:top w:val="none" w:sz="0" w:space="0" w:color="auto"/>
            <w:left w:val="none" w:sz="0" w:space="0" w:color="auto"/>
            <w:bottom w:val="none" w:sz="0" w:space="0" w:color="auto"/>
            <w:right w:val="none" w:sz="0" w:space="0" w:color="auto"/>
          </w:divBdr>
          <w:divsChild>
            <w:div w:id="491723711">
              <w:marLeft w:val="0"/>
              <w:marRight w:val="0"/>
              <w:marTop w:val="0"/>
              <w:marBottom w:val="0"/>
              <w:divBdr>
                <w:top w:val="none" w:sz="0" w:space="0" w:color="auto"/>
                <w:left w:val="none" w:sz="0" w:space="0" w:color="auto"/>
                <w:bottom w:val="none" w:sz="0" w:space="0" w:color="auto"/>
                <w:right w:val="none" w:sz="0" w:space="0" w:color="auto"/>
              </w:divBdr>
            </w:div>
          </w:divsChild>
        </w:div>
        <w:div w:id="1857501693">
          <w:marLeft w:val="0"/>
          <w:marRight w:val="0"/>
          <w:marTop w:val="0"/>
          <w:marBottom w:val="0"/>
          <w:divBdr>
            <w:top w:val="none" w:sz="0" w:space="0" w:color="auto"/>
            <w:left w:val="none" w:sz="0" w:space="0" w:color="auto"/>
            <w:bottom w:val="none" w:sz="0" w:space="0" w:color="auto"/>
            <w:right w:val="none" w:sz="0" w:space="0" w:color="auto"/>
          </w:divBdr>
          <w:divsChild>
            <w:div w:id="1362901012">
              <w:marLeft w:val="0"/>
              <w:marRight w:val="0"/>
              <w:marTop w:val="0"/>
              <w:marBottom w:val="0"/>
              <w:divBdr>
                <w:top w:val="none" w:sz="0" w:space="0" w:color="auto"/>
                <w:left w:val="none" w:sz="0" w:space="0" w:color="auto"/>
                <w:bottom w:val="none" w:sz="0" w:space="0" w:color="auto"/>
                <w:right w:val="none" w:sz="0" w:space="0" w:color="auto"/>
              </w:divBdr>
            </w:div>
          </w:divsChild>
        </w:div>
        <w:div w:id="1928614975">
          <w:marLeft w:val="0"/>
          <w:marRight w:val="0"/>
          <w:marTop w:val="0"/>
          <w:marBottom w:val="0"/>
          <w:divBdr>
            <w:top w:val="none" w:sz="0" w:space="0" w:color="auto"/>
            <w:left w:val="none" w:sz="0" w:space="0" w:color="auto"/>
            <w:bottom w:val="none" w:sz="0" w:space="0" w:color="auto"/>
            <w:right w:val="none" w:sz="0" w:space="0" w:color="auto"/>
          </w:divBdr>
          <w:divsChild>
            <w:div w:id="929776771">
              <w:marLeft w:val="0"/>
              <w:marRight w:val="0"/>
              <w:marTop w:val="0"/>
              <w:marBottom w:val="0"/>
              <w:divBdr>
                <w:top w:val="none" w:sz="0" w:space="0" w:color="auto"/>
                <w:left w:val="none" w:sz="0" w:space="0" w:color="auto"/>
                <w:bottom w:val="none" w:sz="0" w:space="0" w:color="auto"/>
                <w:right w:val="none" w:sz="0" w:space="0" w:color="auto"/>
              </w:divBdr>
            </w:div>
          </w:divsChild>
        </w:div>
        <w:div w:id="1945115541">
          <w:marLeft w:val="0"/>
          <w:marRight w:val="0"/>
          <w:marTop w:val="0"/>
          <w:marBottom w:val="0"/>
          <w:divBdr>
            <w:top w:val="none" w:sz="0" w:space="0" w:color="auto"/>
            <w:left w:val="none" w:sz="0" w:space="0" w:color="auto"/>
            <w:bottom w:val="none" w:sz="0" w:space="0" w:color="auto"/>
            <w:right w:val="none" w:sz="0" w:space="0" w:color="auto"/>
          </w:divBdr>
          <w:divsChild>
            <w:div w:id="1415667561">
              <w:marLeft w:val="0"/>
              <w:marRight w:val="0"/>
              <w:marTop w:val="0"/>
              <w:marBottom w:val="0"/>
              <w:divBdr>
                <w:top w:val="none" w:sz="0" w:space="0" w:color="auto"/>
                <w:left w:val="none" w:sz="0" w:space="0" w:color="auto"/>
                <w:bottom w:val="none" w:sz="0" w:space="0" w:color="auto"/>
                <w:right w:val="none" w:sz="0" w:space="0" w:color="auto"/>
              </w:divBdr>
            </w:div>
          </w:divsChild>
        </w:div>
        <w:div w:id="1965115930">
          <w:marLeft w:val="0"/>
          <w:marRight w:val="0"/>
          <w:marTop w:val="0"/>
          <w:marBottom w:val="0"/>
          <w:divBdr>
            <w:top w:val="none" w:sz="0" w:space="0" w:color="auto"/>
            <w:left w:val="none" w:sz="0" w:space="0" w:color="auto"/>
            <w:bottom w:val="none" w:sz="0" w:space="0" w:color="auto"/>
            <w:right w:val="none" w:sz="0" w:space="0" w:color="auto"/>
          </w:divBdr>
          <w:divsChild>
            <w:div w:id="881332652">
              <w:marLeft w:val="0"/>
              <w:marRight w:val="0"/>
              <w:marTop w:val="0"/>
              <w:marBottom w:val="0"/>
              <w:divBdr>
                <w:top w:val="none" w:sz="0" w:space="0" w:color="auto"/>
                <w:left w:val="none" w:sz="0" w:space="0" w:color="auto"/>
                <w:bottom w:val="none" w:sz="0" w:space="0" w:color="auto"/>
                <w:right w:val="none" w:sz="0" w:space="0" w:color="auto"/>
              </w:divBdr>
            </w:div>
          </w:divsChild>
        </w:div>
        <w:div w:id="1969041761">
          <w:marLeft w:val="0"/>
          <w:marRight w:val="0"/>
          <w:marTop w:val="0"/>
          <w:marBottom w:val="0"/>
          <w:divBdr>
            <w:top w:val="none" w:sz="0" w:space="0" w:color="auto"/>
            <w:left w:val="none" w:sz="0" w:space="0" w:color="auto"/>
            <w:bottom w:val="none" w:sz="0" w:space="0" w:color="auto"/>
            <w:right w:val="none" w:sz="0" w:space="0" w:color="auto"/>
          </w:divBdr>
          <w:divsChild>
            <w:div w:id="101465422">
              <w:marLeft w:val="0"/>
              <w:marRight w:val="0"/>
              <w:marTop w:val="0"/>
              <w:marBottom w:val="0"/>
              <w:divBdr>
                <w:top w:val="none" w:sz="0" w:space="0" w:color="auto"/>
                <w:left w:val="none" w:sz="0" w:space="0" w:color="auto"/>
                <w:bottom w:val="none" w:sz="0" w:space="0" w:color="auto"/>
                <w:right w:val="none" w:sz="0" w:space="0" w:color="auto"/>
              </w:divBdr>
            </w:div>
          </w:divsChild>
        </w:div>
        <w:div w:id="1970283683">
          <w:marLeft w:val="0"/>
          <w:marRight w:val="0"/>
          <w:marTop w:val="0"/>
          <w:marBottom w:val="0"/>
          <w:divBdr>
            <w:top w:val="none" w:sz="0" w:space="0" w:color="auto"/>
            <w:left w:val="none" w:sz="0" w:space="0" w:color="auto"/>
            <w:bottom w:val="none" w:sz="0" w:space="0" w:color="auto"/>
            <w:right w:val="none" w:sz="0" w:space="0" w:color="auto"/>
          </w:divBdr>
          <w:divsChild>
            <w:div w:id="1814179229">
              <w:marLeft w:val="0"/>
              <w:marRight w:val="0"/>
              <w:marTop w:val="0"/>
              <w:marBottom w:val="0"/>
              <w:divBdr>
                <w:top w:val="none" w:sz="0" w:space="0" w:color="auto"/>
                <w:left w:val="none" w:sz="0" w:space="0" w:color="auto"/>
                <w:bottom w:val="none" w:sz="0" w:space="0" w:color="auto"/>
                <w:right w:val="none" w:sz="0" w:space="0" w:color="auto"/>
              </w:divBdr>
            </w:div>
          </w:divsChild>
        </w:div>
        <w:div w:id="1997297466">
          <w:marLeft w:val="0"/>
          <w:marRight w:val="0"/>
          <w:marTop w:val="0"/>
          <w:marBottom w:val="0"/>
          <w:divBdr>
            <w:top w:val="none" w:sz="0" w:space="0" w:color="auto"/>
            <w:left w:val="none" w:sz="0" w:space="0" w:color="auto"/>
            <w:bottom w:val="none" w:sz="0" w:space="0" w:color="auto"/>
            <w:right w:val="none" w:sz="0" w:space="0" w:color="auto"/>
          </w:divBdr>
          <w:divsChild>
            <w:div w:id="595094325">
              <w:marLeft w:val="0"/>
              <w:marRight w:val="0"/>
              <w:marTop w:val="0"/>
              <w:marBottom w:val="0"/>
              <w:divBdr>
                <w:top w:val="none" w:sz="0" w:space="0" w:color="auto"/>
                <w:left w:val="none" w:sz="0" w:space="0" w:color="auto"/>
                <w:bottom w:val="none" w:sz="0" w:space="0" w:color="auto"/>
                <w:right w:val="none" w:sz="0" w:space="0" w:color="auto"/>
              </w:divBdr>
            </w:div>
          </w:divsChild>
        </w:div>
        <w:div w:id="2022124726">
          <w:marLeft w:val="0"/>
          <w:marRight w:val="0"/>
          <w:marTop w:val="0"/>
          <w:marBottom w:val="0"/>
          <w:divBdr>
            <w:top w:val="none" w:sz="0" w:space="0" w:color="auto"/>
            <w:left w:val="none" w:sz="0" w:space="0" w:color="auto"/>
            <w:bottom w:val="none" w:sz="0" w:space="0" w:color="auto"/>
            <w:right w:val="none" w:sz="0" w:space="0" w:color="auto"/>
          </w:divBdr>
          <w:divsChild>
            <w:div w:id="2073111531">
              <w:marLeft w:val="0"/>
              <w:marRight w:val="0"/>
              <w:marTop w:val="0"/>
              <w:marBottom w:val="0"/>
              <w:divBdr>
                <w:top w:val="none" w:sz="0" w:space="0" w:color="auto"/>
                <w:left w:val="none" w:sz="0" w:space="0" w:color="auto"/>
                <w:bottom w:val="none" w:sz="0" w:space="0" w:color="auto"/>
                <w:right w:val="none" w:sz="0" w:space="0" w:color="auto"/>
              </w:divBdr>
            </w:div>
          </w:divsChild>
        </w:div>
        <w:div w:id="2038042024">
          <w:marLeft w:val="0"/>
          <w:marRight w:val="0"/>
          <w:marTop w:val="0"/>
          <w:marBottom w:val="0"/>
          <w:divBdr>
            <w:top w:val="none" w:sz="0" w:space="0" w:color="auto"/>
            <w:left w:val="none" w:sz="0" w:space="0" w:color="auto"/>
            <w:bottom w:val="none" w:sz="0" w:space="0" w:color="auto"/>
            <w:right w:val="none" w:sz="0" w:space="0" w:color="auto"/>
          </w:divBdr>
          <w:divsChild>
            <w:div w:id="62720848">
              <w:marLeft w:val="0"/>
              <w:marRight w:val="0"/>
              <w:marTop w:val="0"/>
              <w:marBottom w:val="0"/>
              <w:divBdr>
                <w:top w:val="none" w:sz="0" w:space="0" w:color="auto"/>
                <w:left w:val="none" w:sz="0" w:space="0" w:color="auto"/>
                <w:bottom w:val="none" w:sz="0" w:space="0" w:color="auto"/>
                <w:right w:val="none" w:sz="0" w:space="0" w:color="auto"/>
              </w:divBdr>
            </w:div>
          </w:divsChild>
        </w:div>
        <w:div w:id="2132430726">
          <w:marLeft w:val="0"/>
          <w:marRight w:val="0"/>
          <w:marTop w:val="0"/>
          <w:marBottom w:val="0"/>
          <w:divBdr>
            <w:top w:val="none" w:sz="0" w:space="0" w:color="auto"/>
            <w:left w:val="none" w:sz="0" w:space="0" w:color="auto"/>
            <w:bottom w:val="none" w:sz="0" w:space="0" w:color="auto"/>
            <w:right w:val="none" w:sz="0" w:space="0" w:color="auto"/>
          </w:divBdr>
          <w:divsChild>
            <w:div w:id="14421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500">
      <w:bodyDiv w:val="1"/>
      <w:marLeft w:val="0"/>
      <w:marRight w:val="0"/>
      <w:marTop w:val="0"/>
      <w:marBottom w:val="0"/>
      <w:divBdr>
        <w:top w:val="none" w:sz="0" w:space="0" w:color="auto"/>
        <w:left w:val="none" w:sz="0" w:space="0" w:color="auto"/>
        <w:bottom w:val="none" w:sz="0" w:space="0" w:color="auto"/>
        <w:right w:val="none" w:sz="0" w:space="0" w:color="auto"/>
      </w:divBdr>
      <w:divsChild>
        <w:div w:id="518813541">
          <w:marLeft w:val="0"/>
          <w:marRight w:val="0"/>
          <w:marTop w:val="0"/>
          <w:marBottom w:val="0"/>
          <w:divBdr>
            <w:top w:val="none" w:sz="0" w:space="0" w:color="auto"/>
            <w:left w:val="none" w:sz="0" w:space="0" w:color="auto"/>
            <w:bottom w:val="none" w:sz="0" w:space="0" w:color="auto"/>
            <w:right w:val="none" w:sz="0" w:space="0" w:color="auto"/>
          </w:divBdr>
          <w:divsChild>
            <w:div w:id="12096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948">
      <w:bodyDiv w:val="1"/>
      <w:marLeft w:val="0"/>
      <w:marRight w:val="0"/>
      <w:marTop w:val="0"/>
      <w:marBottom w:val="0"/>
      <w:divBdr>
        <w:top w:val="none" w:sz="0" w:space="0" w:color="auto"/>
        <w:left w:val="none" w:sz="0" w:space="0" w:color="auto"/>
        <w:bottom w:val="none" w:sz="0" w:space="0" w:color="auto"/>
        <w:right w:val="none" w:sz="0" w:space="0" w:color="auto"/>
      </w:divBdr>
      <w:divsChild>
        <w:div w:id="359667010">
          <w:marLeft w:val="0"/>
          <w:marRight w:val="0"/>
          <w:marTop w:val="0"/>
          <w:marBottom w:val="0"/>
          <w:divBdr>
            <w:top w:val="none" w:sz="0" w:space="0" w:color="auto"/>
            <w:left w:val="none" w:sz="0" w:space="0" w:color="auto"/>
            <w:bottom w:val="none" w:sz="0" w:space="0" w:color="auto"/>
            <w:right w:val="none" w:sz="0" w:space="0" w:color="auto"/>
          </w:divBdr>
        </w:div>
      </w:divsChild>
    </w:div>
    <w:div w:id="93940498">
      <w:bodyDiv w:val="1"/>
      <w:marLeft w:val="0"/>
      <w:marRight w:val="0"/>
      <w:marTop w:val="0"/>
      <w:marBottom w:val="0"/>
      <w:divBdr>
        <w:top w:val="none" w:sz="0" w:space="0" w:color="auto"/>
        <w:left w:val="none" w:sz="0" w:space="0" w:color="auto"/>
        <w:bottom w:val="none" w:sz="0" w:space="0" w:color="auto"/>
        <w:right w:val="none" w:sz="0" w:space="0" w:color="auto"/>
      </w:divBdr>
    </w:div>
    <w:div w:id="95367598">
      <w:bodyDiv w:val="1"/>
      <w:marLeft w:val="0"/>
      <w:marRight w:val="0"/>
      <w:marTop w:val="0"/>
      <w:marBottom w:val="0"/>
      <w:divBdr>
        <w:top w:val="none" w:sz="0" w:space="0" w:color="auto"/>
        <w:left w:val="none" w:sz="0" w:space="0" w:color="auto"/>
        <w:bottom w:val="none" w:sz="0" w:space="0" w:color="auto"/>
        <w:right w:val="none" w:sz="0" w:space="0" w:color="auto"/>
      </w:divBdr>
      <w:divsChild>
        <w:div w:id="1338852023">
          <w:marLeft w:val="0"/>
          <w:marRight w:val="0"/>
          <w:marTop w:val="0"/>
          <w:marBottom w:val="0"/>
          <w:divBdr>
            <w:top w:val="none" w:sz="0" w:space="0" w:color="auto"/>
            <w:left w:val="none" w:sz="0" w:space="0" w:color="auto"/>
            <w:bottom w:val="none" w:sz="0" w:space="0" w:color="auto"/>
            <w:right w:val="none" w:sz="0" w:space="0" w:color="auto"/>
          </w:divBdr>
        </w:div>
        <w:div w:id="1730569395">
          <w:marLeft w:val="0"/>
          <w:marRight w:val="0"/>
          <w:marTop w:val="0"/>
          <w:marBottom w:val="0"/>
          <w:divBdr>
            <w:top w:val="none" w:sz="0" w:space="0" w:color="auto"/>
            <w:left w:val="none" w:sz="0" w:space="0" w:color="auto"/>
            <w:bottom w:val="none" w:sz="0" w:space="0" w:color="auto"/>
            <w:right w:val="none" w:sz="0" w:space="0" w:color="auto"/>
          </w:divBdr>
        </w:div>
      </w:divsChild>
    </w:div>
    <w:div w:id="97723921">
      <w:bodyDiv w:val="1"/>
      <w:marLeft w:val="0"/>
      <w:marRight w:val="0"/>
      <w:marTop w:val="0"/>
      <w:marBottom w:val="0"/>
      <w:divBdr>
        <w:top w:val="none" w:sz="0" w:space="0" w:color="auto"/>
        <w:left w:val="none" w:sz="0" w:space="0" w:color="auto"/>
        <w:bottom w:val="none" w:sz="0" w:space="0" w:color="auto"/>
        <w:right w:val="none" w:sz="0" w:space="0" w:color="auto"/>
      </w:divBdr>
    </w:div>
    <w:div w:id="99565403">
      <w:bodyDiv w:val="1"/>
      <w:marLeft w:val="0"/>
      <w:marRight w:val="0"/>
      <w:marTop w:val="0"/>
      <w:marBottom w:val="0"/>
      <w:divBdr>
        <w:top w:val="none" w:sz="0" w:space="0" w:color="auto"/>
        <w:left w:val="none" w:sz="0" w:space="0" w:color="auto"/>
        <w:bottom w:val="none" w:sz="0" w:space="0" w:color="auto"/>
        <w:right w:val="none" w:sz="0" w:space="0" w:color="auto"/>
      </w:divBdr>
    </w:div>
    <w:div w:id="108428464">
      <w:bodyDiv w:val="1"/>
      <w:marLeft w:val="0"/>
      <w:marRight w:val="0"/>
      <w:marTop w:val="0"/>
      <w:marBottom w:val="0"/>
      <w:divBdr>
        <w:top w:val="none" w:sz="0" w:space="0" w:color="auto"/>
        <w:left w:val="none" w:sz="0" w:space="0" w:color="auto"/>
        <w:bottom w:val="none" w:sz="0" w:space="0" w:color="auto"/>
        <w:right w:val="none" w:sz="0" w:space="0" w:color="auto"/>
      </w:divBdr>
      <w:divsChild>
        <w:div w:id="285702394">
          <w:marLeft w:val="0"/>
          <w:marRight w:val="0"/>
          <w:marTop w:val="0"/>
          <w:marBottom w:val="0"/>
          <w:divBdr>
            <w:top w:val="none" w:sz="0" w:space="0" w:color="auto"/>
            <w:left w:val="none" w:sz="0" w:space="0" w:color="auto"/>
            <w:bottom w:val="none" w:sz="0" w:space="0" w:color="auto"/>
            <w:right w:val="none" w:sz="0" w:space="0" w:color="auto"/>
          </w:divBdr>
          <w:divsChild>
            <w:div w:id="1888562179">
              <w:marLeft w:val="0"/>
              <w:marRight w:val="0"/>
              <w:marTop w:val="0"/>
              <w:marBottom w:val="0"/>
              <w:divBdr>
                <w:top w:val="none" w:sz="0" w:space="0" w:color="auto"/>
                <w:left w:val="none" w:sz="0" w:space="0" w:color="auto"/>
                <w:bottom w:val="none" w:sz="0" w:space="0" w:color="auto"/>
                <w:right w:val="none" w:sz="0" w:space="0" w:color="auto"/>
              </w:divBdr>
            </w:div>
          </w:divsChild>
        </w:div>
        <w:div w:id="388187718">
          <w:marLeft w:val="0"/>
          <w:marRight w:val="0"/>
          <w:marTop w:val="0"/>
          <w:marBottom w:val="0"/>
          <w:divBdr>
            <w:top w:val="none" w:sz="0" w:space="0" w:color="auto"/>
            <w:left w:val="none" w:sz="0" w:space="0" w:color="auto"/>
            <w:bottom w:val="none" w:sz="0" w:space="0" w:color="auto"/>
            <w:right w:val="none" w:sz="0" w:space="0" w:color="auto"/>
          </w:divBdr>
          <w:divsChild>
            <w:div w:id="175851242">
              <w:marLeft w:val="0"/>
              <w:marRight w:val="0"/>
              <w:marTop w:val="0"/>
              <w:marBottom w:val="0"/>
              <w:divBdr>
                <w:top w:val="none" w:sz="0" w:space="0" w:color="auto"/>
                <w:left w:val="none" w:sz="0" w:space="0" w:color="auto"/>
                <w:bottom w:val="none" w:sz="0" w:space="0" w:color="auto"/>
                <w:right w:val="none" w:sz="0" w:space="0" w:color="auto"/>
              </w:divBdr>
            </w:div>
          </w:divsChild>
        </w:div>
        <w:div w:id="497616667">
          <w:marLeft w:val="0"/>
          <w:marRight w:val="0"/>
          <w:marTop w:val="0"/>
          <w:marBottom w:val="0"/>
          <w:divBdr>
            <w:top w:val="none" w:sz="0" w:space="0" w:color="auto"/>
            <w:left w:val="none" w:sz="0" w:space="0" w:color="auto"/>
            <w:bottom w:val="none" w:sz="0" w:space="0" w:color="auto"/>
            <w:right w:val="none" w:sz="0" w:space="0" w:color="auto"/>
          </w:divBdr>
          <w:divsChild>
            <w:div w:id="65153731">
              <w:marLeft w:val="0"/>
              <w:marRight w:val="0"/>
              <w:marTop w:val="0"/>
              <w:marBottom w:val="0"/>
              <w:divBdr>
                <w:top w:val="none" w:sz="0" w:space="0" w:color="auto"/>
                <w:left w:val="none" w:sz="0" w:space="0" w:color="auto"/>
                <w:bottom w:val="none" w:sz="0" w:space="0" w:color="auto"/>
                <w:right w:val="none" w:sz="0" w:space="0" w:color="auto"/>
              </w:divBdr>
            </w:div>
          </w:divsChild>
        </w:div>
        <w:div w:id="646477258">
          <w:marLeft w:val="0"/>
          <w:marRight w:val="0"/>
          <w:marTop w:val="0"/>
          <w:marBottom w:val="0"/>
          <w:divBdr>
            <w:top w:val="none" w:sz="0" w:space="0" w:color="auto"/>
            <w:left w:val="none" w:sz="0" w:space="0" w:color="auto"/>
            <w:bottom w:val="none" w:sz="0" w:space="0" w:color="auto"/>
            <w:right w:val="none" w:sz="0" w:space="0" w:color="auto"/>
          </w:divBdr>
          <w:divsChild>
            <w:div w:id="177038074">
              <w:marLeft w:val="0"/>
              <w:marRight w:val="0"/>
              <w:marTop w:val="0"/>
              <w:marBottom w:val="0"/>
              <w:divBdr>
                <w:top w:val="none" w:sz="0" w:space="0" w:color="auto"/>
                <w:left w:val="none" w:sz="0" w:space="0" w:color="auto"/>
                <w:bottom w:val="none" w:sz="0" w:space="0" w:color="auto"/>
                <w:right w:val="none" w:sz="0" w:space="0" w:color="auto"/>
              </w:divBdr>
            </w:div>
          </w:divsChild>
        </w:div>
        <w:div w:id="716777929">
          <w:marLeft w:val="0"/>
          <w:marRight w:val="0"/>
          <w:marTop w:val="0"/>
          <w:marBottom w:val="0"/>
          <w:divBdr>
            <w:top w:val="none" w:sz="0" w:space="0" w:color="auto"/>
            <w:left w:val="none" w:sz="0" w:space="0" w:color="auto"/>
            <w:bottom w:val="none" w:sz="0" w:space="0" w:color="auto"/>
            <w:right w:val="none" w:sz="0" w:space="0" w:color="auto"/>
          </w:divBdr>
          <w:divsChild>
            <w:div w:id="1265500558">
              <w:marLeft w:val="0"/>
              <w:marRight w:val="0"/>
              <w:marTop w:val="0"/>
              <w:marBottom w:val="0"/>
              <w:divBdr>
                <w:top w:val="none" w:sz="0" w:space="0" w:color="auto"/>
                <w:left w:val="none" w:sz="0" w:space="0" w:color="auto"/>
                <w:bottom w:val="none" w:sz="0" w:space="0" w:color="auto"/>
                <w:right w:val="none" w:sz="0" w:space="0" w:color="auto"/>
              </w:divBdr>
            </w:div>
          </w:divsChild>
        </w:div>
        <w:div w:id="740060095">
          <w:marLeft w:val="0"/>
          <w:marRight w:val="0"/>
          <w:marTop w:val="0"/>
          <w:marBottom w:val="0"/>
          <w:divBdr>
            <w:top w:val="none" w:sz="0" w:space="0" w:color="auto"/>
            <w:left w:val="none" w:sz="0" w:space="0" w:color="auto"/>
            <w:bottom w:val="none" w:sz="0" w:space="0" w:color="auto"/>
            <w:right w:val="none" w:sz="0" w:space="0" w:color="auto"/>
          </w:divBdr>
          <w:divsChild>
            <w:div w:id="613562663">
              <w:marLeft w:val="0"/>
              <w:marRight w:val="0"/>
              <w:marTop w:val="0"/>
              <w:marBottom w:val="0"/>
              <w:divBdr>
                <w:top w:val="none" w:sz="0" w:space="0" w:color="auto"/>
                <w:left w:val="none" w:sz="0" w:space="0" w:color="auto"/>
                <w:bottom w:val="none" w:sz="0" w:space="0" w:color="auto"/>
                <w:right w:val="none" w:sz="0" w:space="0" w:color="auto"/>
              </w:divBdr>
            </w:div>
          </w:divsChild>
        </w:div>
        <w:div w:id="771631563">
          <w:marLeft w:val="0"/>
          <w:marRight w:val="0"/>
          <w:marTop w:val="0"/>
          <w:marBottom w:val="0"/>
          <w:divBdr>
            <w:top w:val="none" w:sz="0" w:space="0" w:color="auto"/>
            <w:left w:val="none" w:sz="0" w:space="0" w:color="auto"/>
            <w:bottom w:val="none" w:sz="0" w:space="0" w:color="auto"/>
            <w:right w:val="none" w:sz="0" w:space="0" w:color="auto"/>
          </w:divBdr>
          <w:divsChild>
            <w:div w:id="1435595091">
              <w:marLeft w:val="0"/>
              <w:marRight w:val="0"/>
              <w:marTop w:val="0"/>
              <w:marBottom w:val="0"/>
              <w:divBdr>
                <w:top w:val="none" w:sz="0" w:space="0" w:color="auto"/>
                <w:left w:val="none" w:sz="0" w:space="0" w:color="auto"/>
                <w:bottom w:val="none" w:sz="0" w:space="0" w:color="auto"/>
                <w:right w:val="none" w:sz="0" w:space="0" w:color="auto"/>
              </w:divBdr>
            </w:div>
          </w:divsChild>
        </w:div>
        <w:div w:id="790977085">
          <w:marLeft w:val="0"/>
          <w:marRight w:val="0"/>
          <w:marTop w:val="0"/>
          <w:marBottom w:val="0"/>
          <w:divBdr>
            <w:top w:val="none" w:sz="0" w:space="0" w:color="auto"/>
            <w:left w:val="none" w:sz="0" w:space="0" w:color="auto"/>
            <w:bottom w:val="none" w:sz="0" w:space="0" w:color="auto"/>
            <w:right w:val="none" w:sz="0" w:space="0" w:color="auto"/>
          </w:divBdr>
          <w:divsChild>
            <w:div w:id="1913270206">
              <w:marLeft w:val="0"/>
              <w:marRight w:val="0"/>
              <w:marTop w:val="0"/>
              <w:marBottom w:val="0"/>
              <w:divBdr>
                <w:top w:val="none" w:sz="0" w:space="0" w:color="auto"/>
                <w:left w:val="none" w:sz="0" w:space="0" w:color="auto"/>
                <w:bottom w:val="none" w:sz="0" w:space="0" w:color="auto"/>
                <w:right w:val="none" w:sz="0" w:space="0" w:color="auto"/>
              </w:divBdr>
            </w:div>
          </w:divsChild>
        </w:div>
        <w:div w:id="945505081">
          <w:marLeft w:val="0"/>
          <w:marRight w:val="0"/>
          <w:marTop w:val="0"/>
          <w:marBottom w:val="0"/>
          <w:divBdr>
            <w:top w:val="none" w:sz="0" w:space="0" w:color="auto"/>
            <w:left w:val="none" w:sz="0" w:space="0" w:color="auto"/>
            <w:bottom w:val="none" w:sz="0" w:space="0" w:color="auto"/>
            <w:right w:val="none" w:sz="0" w:space="0" w:color="auto"/>
          </w:divBdr>
          <w:divsChild>
            <w:div w:id="580990160">
              <w:marLeft w:val="0"/>
              <w:marRight w:val="0"/>
              <w:marTop w:val="0"/>
              <w:marBottom w:val="0"/>
              <w:divBdr>
                <w:top w:val="none" w:sz="0" w:space="0" w:color="auto"/>
                <w:left w:val="none" w:sz="0" w:space="0" w:color="auto"/>
                <w:bottom w:val="none" w:sz="0" w:space="0" w:color="auto"/>
                <w:right w:val="none" w:sz="0" w:space="0" w:color="auto"/>
              </w:divBdr>
            </w:div>
          </w:divsChild>
        </w:div>
        <w:div w:id="1054548827">
          <w:marLeft w:val="0"/>
          <w:marRight w:val="0"/>
          <w:marTop w:val="0"/>
          <w:marBottom w:val="0"/>
          <w:divBdr>
            <w:top w:val="none" w:sz="0" w:space="0" w:color="auto"/>
            <w:left w:val="none" w:sz="0" w:space="0" w:color="auto"/>
            <w:bottom w:val="none" w:sz="0" w:space="0" w:color="auto"/>
            <w:right w:val="none" w:sz="0" w:space="0" w:color="auto"/>
          </w:divBdr>
          <w:divsChild>
            <w:div w:id="1776827388">
              <w:marLeft w:val="0"/>
              <w:marRight w:val="0"/>
              <w:marTop w:val="0"/>
              <w:marBottom w:val="0"/>
              <w:divBdr>
                <w:top w:val="none" w:sz="0" w:space="0" w:color="auto"/>
                <w:left w:val="none" w:sz="0" w:space="0" w:color="auto"/>
                <w:bottom w:val="none" w:sz="0" w:space="0" w:color="auto"/>
                <w:right w:val="none" w:sz="0" w:space="0" w:color="auto"/>
              </w:divBdr>
            </w:div>
          </w:divsChild>
        </w:div>
        <w:div w:id="1056710004">
          <w:marLeft w:val="0"/>
          <w:marRight w:val="0"/>
          <w:marTop w:val="0"/>
          <w:marBottom w:val="0"/>
          <w:divBdr>
            <w:top w:val="none" w:sz="0" w:space="0" w:color="auto"/>
            <w:left w:val="none" w:sz="0" w:space="0" w:color="auto"/>
            <w:bottom w:val="none" w:sz="0" w:space="0" w:color="auto"/>
            <w:right w:val="none" w:sz="0" w:space="0" w:color="auto"/>
          </w:divBdr>
          <w:divsChild>
            <w:div w:id="1168180006">
              <w:marLeft w:val="0"/>
              <w:marRight w:val="0"/>
              <w:marTop w:val="0"/>
              <w:marBottom w:val="0"/>
              <w:divBdr>
                <w:top w:val="none" w:sz="0" w:space="0" w:color="auto"/>
                <w:left w:val="none" w:sz="0" w:space="0" w:color="auto"/>
                <w:bottom w:val="none" w:sz="0" w:space="0" w:color="auto"/>
                <w:right w:val="none" w:sz="0" w:space="0" w:color="auto"/>
              </w:divBdr>
            </w:div>
          </w:divsChild>
        </w:div>
        <w:div w:id="1135636495">
          <w:marLeft w:val="0"/>
          <w:marRight w:val="0"/>
          <w:marTop w:val="0"/>
          <w:marBottom w:val="0"/>
          <w:divBdr>
            <w:top w:val="none" w:sz="0" w:space="0" w:color="auto"/>
            <w:left w:val="none" w:sz="0" w:space="0" w:color="auto"/>
            <w:bottom w:val="none" w:sz="0" w:space="0" w:color="auto"/>
            <w:right w:val="none" w:sz="0" w:space="0" w:color="auto"/>
          </w:divBdr>
          <w:divsChild>
            <w:div w:id="732200220">
              <w:marLeft w:val="0"/>
              <w:marRight w:val="0"/>
              <w:marTop w:val="0"/>
              <w:marBottom w:val="0"/>
              <w:divBdr>
                <w:top w:val="none" w:sz="0" w:space="0" w:color="auto"/>
                <w:left w:val="none" w:sz="0" w:space="0" w:color="auto"/>
                <w:bottom w:val="none" w:sz="0" w:space="0" w:color="auto"/>
                <w:right w:val="none" w:sz="0" w:space="0" w:color="auto"/>
              </w:divBdr>
            </w:div>
          </w:divsChild>
        </w:div>
        <w:div w:id="1169635364">
          <w:marLeft w:val="0"/>
          <w:marRight w:val="0"/>
          <w:marTop w:val="0"/>
          <w:marBottom w:val="0"/>
          <w:divBdr>
            <w:top w:val="none" w:sz="0" w:space="0" w:color="auto"/>
            <w:left w:val="none" w:sz="0" w:space="0" w:color="auto"/>
            <w:bottom w:val="none" w:sz="0" w:space="0" w:color="auto"/>
            <w:right w:val="none" w:sz="0" w:space="0" w:color="auto"/>
          </w:divBdr>
          <w:divsChild>
            <w:div w:id="2094085432">
              <w:marLeft w:val="0"/>
              <w:marRight w:val="0"/>
              <w:marTop w:val="0"/>
              <w:marBottom w:val="0"/>
              <w:divBdr>
                <w:top w:val="none" w:sz="0" w:space="0" w:color="auto"/>
                <w:left w:val="none" w:sz="0" w:space="0" w:color="auto"/>
                <w:bottom w:val="none" w:sz="0" w:space="0" w:color="auto"/>
                <w:right w:val="none" w:sz="0" w:space="0" w:color="auto"/>
              </w:divBdr>
            </w:div>
          </w:divsChild>
        </w:div>
        <w:div w:id="1403479446">
          <w:marLeft w:val="0"/>
          <w:marRight w:val="0"/>
          <w:marTop w:val="0"/>
          <w:marBottom w:val="0"/>
          <w:divBdr>
            <w:top w:val="none" w:sz="0" w:space="0" w:color="auto"/>
            <w:left w:val="none" w:sz="0" w:space="0" w:color="auto"/>
            <w:bottom w:val="none" w:sz="0" w:space="0" w:color="auto"/>
            <w:right w:val="none" w:sz="0" w:space="0" w:color="auto"/>
          </w:divBdr>
          <w:divsChild>
            <w:div w:id="2020037113">
              <w:marLeft w:val="0"/>
              <w:marRight w:val="0"/>
              <w:marTop w:val="0"/>
              <w:marBottom w:val="0"/>
              <w:divBdr>
                <w:top w:val="none" w:sz="0" w:space="0" w:color="auto"/>
                <w:left w:val="none" w:sz="0" w:space="0" w:color="auto"/>
                <w:bottom w:val="none" w:sz="0" w:space="0" w:color="auto"/>
                <w:right w:val="none" w:sz="0" w:space="0" w:color="auto"/>
              </w:divBdr>
            </w:div>
          </w:divsChild>
        </w:div>
        <w:div w:id="1726180165">
          <w:marLeft w:val="0"/>
          <w:marRight w:val="0"/>
          <w:marTop w:val="0"/>
          <w:marBottom w:val="0"/>
          <w:divBdr>
            <w:top w:val="none" w:sz="0" w:space="0" w:color="auto"/>
            <w:left w:val="none" w:sz="0" w:space="0" w:color="auto"/>
            <w:bottom w:val="none" w:sz="0" w:space="0" w:color="auto"/>
            <w:right w:val="none" w:sz="0" w:space="0" w:color="auto"/>
          </w:divBdr>
          <w:divsChild>
            <w:div w:id="709762143">
              <w:marLeft w:val="0"/>
              <w:marRight w:val="0"/>
              <w:marTop w:val="0"/>
              <w:marBottom w:val="0"/>
              <w:divBdr>
                <w:top w:val="none" w:sz="0" w:space="0" w:color="auto"/>
                <w:left w:val="none" w:sz="0" w:space="0" w:color="auto"/>
                <w:bottom w:val="none" w:sz="0" w:space="0" w:color="auto"/>
                <w:right w:val="none" w:sz="0" w:space="0" w:color="auto"/>
              </w:divBdr>
            </w:div>
          </w:divsChild>
        </w:div>
        <w:div w:id="1836145847">
          <w:marLeft w:val="0"/>
          <w:marRight w:val="0"/>
          <w:marTop w:val="0"/>
          <w:marBottom w:val="0"/>
          <w:divBdr>
            <w:top w:val="none" w:sz="0" w:space="0" w:color="auto"/>
            <w:left w:val="none" w:sz="0" w:space="0" w:color="auto"/>
            <w:bottom w:val="none" w:sz="0" w:space="0" w:color="auto"/>
            <w:right w:val="none" w:sz="0" w:space="0" w:color="auto"/>
          </w:divBdr>
          <w:divsChild>
            <w:div w:id="567229077">
              <w:marLeft w:val="0"/>
              <w:marRight w:val="0"/>
              <w:marTop w:val="0"/>
              <w:marBottom w:val="0"/>
              <w:divBdr>
                <w:top w:val="none" w:sz="0" w:space="0" w:color="auto"/>
                <w:left w:val="none" w:sz="0" w:space="0" w:color="auto"/>
                <w:bottom w:val="none" w:sz="0" w:space="0" w:color="auto"/>
                <w:right w:val="none" w:sz="0" w:space="0" w:color="auto"/>
              </w:divBdr>
            </w:div>
          </w:divsChild>
        </w:div>
        <w:div w:id="1871646146">
          <w:marLeft w:val="0"/>
          <w:marRight w:val="0"/>
          <w:marTop w:val="0"/>
          <w:marBottom w:val="0"/>
          <w:divBdr>
            <w:top w:val="none" w:sz="0" w:space="0" w:color="auto"/>
            <w:left w:val="none" w:sz="0" w:space="0" w:color="auto"/>
            <w:bottom w:val="none" w:sz="0" w:space="0" w:color="auto"/>
            <w:right w:val="none" w:sz="0" w:space="0" w:color="auto"/>
          </w:divBdr>
          <w:divsChild>
            <w:div w:id="1589776471">
              <w:marLeft w:val="0"/>
              <w:marRight w:val="0"/>
              <w:marTop w:val="0"/>
              <w:marBottom w:val="0"/>
              <w:divBdr>
                <w:top w:val="none" w:sz="0" w:space="0" w:color="auto"/>
                <w:left w:val="none" w:sz="0" w:space="0" w:color="auto"/>
                <w:bottom w:val="none" w:sz="0" w:space="0" w:color="auto"/>
                <w:right w:val="none" w:sz="0" w:space="0" w:color="auto"/>
              </w:divBdr>
            </w:div>
          </w:divsChild>
        </w:div>
        <w:div w:id="1884168796">
          <w:marLeft w:val="0"/>
          <w:marRight w:val="0"/>
          <w:marTop w:val="0"/>
          <w:marBottom w:val="0"/>
          <w:divBdr>
            <w:top w:val="none" w:sz="0" w:space="0" w:color="auto"/>
            <w:left w:val="none" w:sz="0" w:space="0" w:color="auto"/>
            <w:bottom w:val="none" w:sz="0" w:space="0" w:color="auto"/>
            <w:right w:val="none" w:sz="0" w:space="0" w:color="auto"/>
          </w:divBdr>
          <w:divsChild>
            <w:div w:id="1872104558">
              <w:marLeft w:val="0"/>
              <w:marRight w:val="0"/>
              <w:marTop w:val="0"/>
              <w:marBottom w:val="0"/>
              <w:divBdr>
                <w:top w:val="none" w:sz="0" w:space="0" w:color="auto"/>
                <w:left w:val="none" w:sz="0" w:space="0" w:color="auto"/>
                <w:bottom w:val="none" w:sz="0" w:space="0" w:color="auto"/>
                <w:right w:val="none" w:sz="0" w:space="0" w:color="auto"/>
              </w:divBdr>
            </w:div>
          </w:divsChild>
        </w:div>
        <w:div w:id="1976833868">
          <w:marLeft w:val="0"/>
          <w:marRight w:val="0"/>
          <w:marTop w:val="0"/>
          <w:marBottom w:val="0"/>
          <w:divBdr>
            <w:top w:val="none" w:sz="0" w:space="0" w:color="auto"/>
            <w:left w:val="none" w:sz="0" w:space="0" w:color="auto"/>
            <w:bottom w:val="none" w:sz="0" w:space="0" w:color="auto"/>
            <w:right w:val="none" w:sz="0" w:space="0" w:color="auto"/>
          </w:divBdr>
          <w:divsChild>
            <w:div w:id="300575211">
              <w:marLeft w:val="0"/>
              <w:marRight w:val="0"/>
              <w:marTop w:val="0"/>
              <w:marBottom w:val="0"/>
              <w:divBdr>
                <w:top w:val="none" w:sz="0" w:space="0" w:color="auto"/>
                <w:left w:val="none" w:sz="0" w:space="0" w:color="auto"/>
                <w:bottom w:val="none" w:sz="0" w:space="0" w:color="auto"/>
                <w:right w:val="none" w:sz="0" w:space="0" w:color="auto"/>
              </w:divBdr>
            </w:div>
          </w:divsChild>
        </w:div>
        <w:div w:id="2074422796">
          <w:marLeft w:val="0"/>
          <w:marRight w:val="0"/>
          <w:marTop w:val="0"/>
          <w:marBottom w:val="0"/>
          <w:divBdr>
            <w:top w:val="none" w:sz="0" w:space="0" w:color="auto"/>
            <w:left w:val="none" w:sz="0" w:space="0" w:color="auto"/>
            <w:bottom w:val="none" w:sz="0" w:space="0" w:color="auto"/>
            <w:right w:val="none" w:sz="0" w:space="0" w:color="auto"/>
          </w:divBdr>
          <w:divsChild>
            <w:div w:id="11879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491">
      <w:bodyDiv w:val="1"/>
      <w:marLeft w:val="0"/>
      <w:marRight w:val="0"/>
      <w:marTop w:val="0"/>
      <w:marBottom w:val="0"/>
      <w:divBdr>
        <w:top w:val="none" w:sz="0" w:space="0" w:color="auto"/>
        <w:left w:val="none" w:sz="0" w:space="0" w:color="auto"/>
        <w:bottom w:val="none" w:sz="0" w:space="0" w:color="auto"/>
        <w:right w:val="none" w:sz="0" w:space="0" w:color="auto"/>
      </w:divBdr>
    </w:div>
    <w:div w:id="110370073">
      <w:bodyDiv w:val="1"/>
      <w:marLeft w:val="0"/>
      <w:marRight w:val="0"/>
      <w:marTop w:val="0"/>
      <w:marBottom w:val="0"/>
      <w:divBdr>
        <w:top w:val="none" w:sz="0" w:space="0" w:color="auto"/>
        <w:left w:val="none" w:sz="0" w:space="0" w:color="auto"/>
        <w:bottom w:val="none" w:sz="0" w:space="0" w:color="auto"/>
        <w:right w:val="none" w:sz="0" w:space="0" w:color="auto"/>
      </w:divBdr>
      <w:divsChild>
        <w:div w:id="1945571119">
          <w:marLeft w:val="0"/>
          <w:marRight w:val="0"/>
          <w:marTop w:val="0"/>
          <w:marBottom w:val="0"/>
          <w:divBdr>
            <w:top w:val="none" w:sz="0" w:space="0" w:color="auto"/>
            <w:left w:val="none" w:sz="0" w:space="0" w:color="auto"/>
            <w:bottom w:val="none" w:sz="0" w:space="0" w:color="auto"/>
            <w:right w:val="none" w:sz="0" w:space="0" w:color="auto"/>
          </w:divBdr>
        </w:div>
      </w:divsChild>
    </w:div>
    <w:div w:id="116528571">
      <w:bodyDiv w:val="1"/>
      <w:marLeft w:val="0"/>
      <w:marRight w:val="0"/>
      <w:marTop w:val="0"/>
      <w:marBottom w:val="0"/>
      <w:divBdr>
        <w:top w:val="none" w:sz="0" w:space="0" w:color="auto"/>
        <w:left w:val="none" w:sz="0" w:space="0" w:color="auto"/>
        <w:bottom w:val="none" w:sz="0" w:space="0" w:color="auto"/>
        <w:right w:val="none" w:sz="0" w:space="0" w:color="auto"/>
      </w:divBdr>
      <w:divsChild>
        <w:div w:id="587811365">
          <w:marLeft w:val="0"/>
          <w:marRight w:val="0"/>
          <w:marTop w:val="0"/>
          <w:marBottom w:val="0"/>
          <w:divBdr>
            <w:top w:val="none" w:sz="0" w:space="0" w:color="auto"/>
            <w:left w:val="none" w:sz="0" w:space="0" w:color="auto"/>
            <w:bottom w:val="none" w:sz="0" w:space="0" w:color="auto"/>
            <w:right w:val="none" w:sz="0" w:space="0" w:color="auto"/>
          </w:divBdr>
          <w:divsChild>
            <w:div w:id="8487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768">
      <w:bodyDiv w:val="1"/>
      <w:marLeft w:val="0"/>
      <w:marRight w:val="0"/>
      <w:marTop w:val="0"/>
      <w:marBottom w:val="0"/>
      <w:divBdr>
        <w:top w:val="none" w:sz="0" w:space="0" w:color="auto"/>
        <w:left w:val="none" w:sz="0" w:space="0" w:color="auto"/>
        <w:bottom w:val="none" w:sz="0" w:space="0" w:color="auto"/>
        <w:right w:val="none" w:sz="0" w:space="0" w:color="auto"/>
      </w:divBdr>
    </w:div>
    <w:div w:id="139925324">
      <w:bodyDiv w:val="1"/>
      <w:marLeft w:val="0"/>
      <w:marRight w:val="0"/>
      <w:marTop w:val="0"/>
      <w:marBottom w:val="0"/>
      <w:divBdr>
        <w:top w:val="none" w:sz="0" w:space="0" w:color="auto"/>
        <w:left w:val="none" w:sz="0" w:space="0" w:color="auto"/>
        <w:bottom w:val="none" w:sz="0" w:space="0" w:color="auto"/>
        <w:right w:val="none" w:sz="0" w:space="0" w:color="auto"/>
      </w:divBdr>
    </w:div>
    <w:div w:id="142084702">
      <w:bodyDiv w:val="1"/>
      <w:marLeft w:val="0"/>
      <w:marRight w:val="0"/>
      <w:marTop w:val="0"/>
      <w:marBottom w:val="0"/>
      <w:divBdr>
        <w:top w:val="none" w:sz="0" w:space="0" w:color="auto"/>
        <w:left w:val="none" w:sz="0" w:space="0" w:color="auto"/>
        <w:bottom w:val="none" w:sz="0" w:space="0" w:color="auto"/>
        <w:right w:val="none" w:sz="0" w:space="0" w:color="auto"/>
      </w:divBdr>
      <w:divsChild>
        <w:div w:id="20790486">
          <w:marLeft w:val="0"/>
          <w:marRight w:val="0"/>
          <w:marTop w:val="0"/>
          <w:marBottom w:val="0"/>
          <w:divBdr>
            <w:top w:val="none" w:sz="0" w:space="0" w:color="auto"/>
            <w:left w:val="none" w:sz="0" w:space="0" w:color="auto"/>
            <w:bottom w:val="none" w:sz="0" w:space="0" w:color="auto"/>
            <w:right w:val="none" w:sz="0" w:space="0" w:color="auto"/>
          </w:divBdr>
        </w:div>
        <w:div w:id="154224063">
          <w:marLeft w:val="0"/>
          <w:marRight w:val="0"/>
          <w:marTop w:val="0"/>
          <w:marBottom w:val="0"/>
          <w:divBdr>
            <w:top w:val="none" w:sz="0" w:space="0" w:color="auto"/>
            <w:left w:val="none" w:sz="0" w:space="0" w:color="auto"/>
            <w:bottom w:val="none" w:sz="0" w:space="0" w:color="auto"/>
            <w:right w:val="none" w:sz="0" w:space="0" w:color="auto"/>
          </w:divBdr>
        </w:div>
        <w:div w:id="478838506">
          <w:marLeft w:val="0"/>
          <w:marRight w:val="0"/>
          <w:marTop w:val="0"/>
          <w:marBottom w:val="0"/>
          <w:divBdr>
            <w:top w:val="none" w:sz="0" w:space="0" w:color="auto"/>
            <w:left w:val="none" w:sz="0" w:space="0" w:color="auto"/>
            <w:bottom w:val="none" w:sz="0" w:space="0" w:color="auto"/>
            <w:right w:val="none" w:sz="0" w:space="0" w:color="auto"/>
          </w:divBdr>
        </w:div>
        <w:div w:id="660086108">
          <w:marLeft w:val="0"/>
          <w:marRight w:val="0"/>
          <w:marTop w:val="0"/>
          <w:marBottom w:val="0"/>
          <w:divBdr>
            <w:top w:val="none" w:sz="0" w:space="0" w:color="auto"/>
            <w:left w:val="none" w:sz="0" w:space="0" w:color="auto"/>
            <w:bottom w:val="none" w:sz="0" w:space="0" w:color="auto"/>
            <w:right w:val="none" w:sz="0" w:space="0" w:color="auto"/>
          </w:divBdr>
        </w:div>
        <w:div w:id="675764871">
          <w:marLeft w:val="0"/>
          <w:marRight w:val="0"/>
          <w:marTop w:val="0"/>
          <w:marBottom w:val="0"/>
          <w:divBdr>
            <w:top w:val="none" w:sz="0" w:space="0" w:color="auto"/>
            <w:left w:val="none" w:sz="0" w:space="0" w:color="auto"/>
            <w:bottom w:val="none" w:sz="0" w:space="0" w:color="auto"/>
            <w:right w:val="none" w:sz="0" w:space="0" w:color="auto"/>
          </w:divBdr>
        </w:div>
        <w:div w:id="741029156">
          <w:marLeft w:val="0"/>
          <w:marRight w:val="0"/>
          <w:marTop w:val="0"/>
          <w:marBottom w:val="0"/>
          <w:divBdr>
            <w:top w:val="none" w:sz="0" w:space="0" w:color="auto"/>
            <w:left w:val="none" w:sz="0" w:space="0" w:color="auto"/>
            <w:bottom w:val="none" w:sz="0" w:space="0" w:color="auto"/>
            <w:right w:val="none" w:sz="0" w:space="0" w:color="auto"/>
          </w:divBdr>
        </w:div>
        <w:div w:id="1036583808">
          <w:marLeft w:val="0"/>
          <w:marRight w:val="0"/>
          <w:marTop w:val="0"/>
          <w:marBottom w:val="0"/>
          <w:divBdr>
            <w:top w:val="none" w:sz="0" w:space="0" w:color="auto"/>
            <w:left w:val="none" w:sz="0" w:space="0" w:color="auto"/>
            <w:bottom w:val="none" w:sz="0" w:space="0" w:color="auto"/>
            <w:right w:val="none" w:sz="0" w:space="0" w:color="auto"/>
          </w:divBdr>
        </w:div>
        <w:div w:id="1125855577">
          <w:marLeft w:val="0"/>
          <w:marRight w:val="0"/>
          <w:marTop w:val="0"/>
          <w:marBottom w:val="0"/>
          <w:divBdr>
            <w:top w:val="none" w:sz="0" w:space="0" w:color="auto"/>
            <w:left w:val="none" w:sz="0" w:space="0" w:color="auto"/>
            <w:bottom w:val="none" w:sz="0" w:space="0" w:color="auto"/>
            <w:right w:val="none" w:sz="0" w:space="0" w:color="auto"/>
          </w:divBdr>
        </w:div>
        <w:div w:id="1204244149">
          <w:marLeft w:val="0"/>
          <w:marRight w:val="0"/>
          <w:marTop w:val="0"/>
          <w:marBottom w:val="0"/>
          <w:divBdr>
            <w:top w:val="none" w:sz="0" w:space="0" w:color="auto"/>
            <w:left w:val="none" w:sz="0" w:space="0" w:color="auto"/>
            <w:bottom w:val="none" w:sz="0" w:space="0" w:color="auto"/>
            <w:right w:val="none" w:sz="0" w:space="0" w:color="auto"/>
          </w:divBdr>
        </w:div>
        <w:div w:id="1220049933">
          <w:marLeft w:val="0"/>
          <w:marRight w:val="0"/>
          <w:marTop w:val="0"/>
          <w:marBottom w:val="0"/>
          <w:divBdr>
            <w:top w:val="none" w:sz="0" w:space="0" w:color="auto"/>
            <w:left w:val="none" w:sz="0" w:space="0" w:color="auto"/>
            <w:bottom w:val="none" w:sz="0" w:space="0" w:color="auto"/>
            <w:right w:val="none" w:sz="0" w:space="0" w:color="auto"/>
          </w:divBdr>
        </w:div>
        <w:div w:id="1285648396">
          <w:marLeft w:val="0"/>
          <w:marRight w:val="0"/>
          <w:marTop w:val="0"/>
          <w:marBottom w:val="0"/>
          <w:divBdr>
            <w:top w:val="none" w:sz="0" w:space="0" w:color="auto"/>
            <w:left w:val="none" w:sz="0" w:space="0" w:color="auto"/>
            <w:bottom w:val="none" w:sz="0" w:space="0" w:color="auto"/>
            <w:right w:val="none" w:sz="0" w:space="0" w:color="auto"/>
          </w:divBdr>
        </w:div>
        <w:div w:id="1402293518">
          <w:marLeft w:val="0"/>
          <w:marRight w:val="0"/>
          <w:marTop w:val="0"/>
          <w:marBottom w:val="0"/>
          <w:divBdr>
            <w:top w:val="none" w:sz="0" w:space="0" w:color="auto"/>
            <w:left w:val="none" w:sz="0" w:space="0" w:color="auto"/>
            <w:bottom w:val="none" w:sz="0" w:space="0" w:color="auto"/>
            <w:right w:val="none" w:sz="0" w:space="0" w:color="auto"/>
          </w:divBdr>
        </w:div>
        <w:div w:id="1428885671">
          <w:marLeft w:val="0"/>
          <w:marRight w:val="0"/>
          <w:marTop w:val="0"/>
          <w:marBottom w:val="0"/>
          <w:divBdr>
            <w:top w:val="none" w:sz="0" w:space="0" w:color="auto"/>
            <w:left w:val="none" w:sz="0" w:space="0" w:color="auto"/>
            <w:bottom w:val="none" w:sz="0" w:space="0" w:color="auto"/>
            <w:right w:val="none" w:sz="0" w:space="0" w:color="auto"/>
          </w:divBdr>
        </w:div>
        <w:div w:id="1981376296">
          <w:marLeft w:val="0"/>
          <w:marRight w:val="0"/>
          <w:marTop w:val="0"/>
          <w:marBottom w:val="0"/>
          <w:divBdr>
            <w:top w:val="none" w:sz="0" w:space="0" w:color="auto"/>
            <w:left w:val="none" w:sz="0" w:space="0" w:color="auto"/>
            <w:bottom w:val="none" w:sz="0" w:space="0" w:color="auto"/>
            <w:right w:val="none" w:sz="0" w:space="0" w:color="auto"/>
          </w:divBdr>
        </w:div>
      </w:divsChild>
    </w:div>
    <w:div w:id="188221116">
      <w:bodyDiv w:val="1"/>
      <w:marLeft w:val="0"/>
      <w:marRight w:val="0"/>
      <w:marTop w:val="0"/>
      <w:marBottom w:val="0"/>
      <w:divBdr>
        <w:top w:val="none" w:sz="0" w:space="0" w:color="auto"/>
        <w:left w:val="none" w:sz="0" w:space="0" w:color="auto"/>
        <w:bottom w:val="none" w:sz="0" w:space="0" w:color="auto"/>
        <w:right w:val="none" w:sz="0" w:space="0" w:color="auto"/>
      </w:divBdr>
    </w:div>
    <w:div w:id="204417264">
      <w:bodyDiv w:val="1"/>
      <w:marLeft w:val="0"/>
      <w:marRight w:val="0"/>
      <w:marTop w:val="0"/>
      <w:marBottom w:val="0"/>
      <w:divBdr>
        <w:top w:val="none" w:sz="0" w:space="0" w:color="auto"/>
        <w:left w:val="none" w:sz="0" w:space="0" w:color="auto"/>
        <w:bottom w:val="none" w:sz="0" w:space="0" w:color="auto"/>
        <w:right w:val="none" w:sz="0" w:space="0" w:color="auto"/>
      </w:divBdr>
      <w:divsChild>
        <w:div w:id="456411678">
          <w:marLeft w:val="0"/>
          <w:marRight w:val="0"/>
          <w:marTop w:val="0"/>
          <w:marBottom w:val="0"/>
          <w:divBdr>
            <w:top w:val="none" w:sz="0" w:space="0" w:color="auto"/>
            <w:left w:val="none" w:sz="0" w:space="0" w:color="auto"/>
            <w:bottom w:val="none" w:sz="0" w:space="0" w:color="auto"/>
            <w:right w:val="none" w:sz="0" w:space="0" w:color="auto"/>
          </w:divBdr>
        </w:div>
      </w:divsChild>
    </w:div>
    <w:div w:id="220478973">
      <w:bodyDiv w:val="1"/>
      <w:marLeft w:val="0"/>
      <w:marRight w:val="0"/>
      <w:marTop w:val="0"/>
      <w:marBottom w:val="0"/>
      <w:divBdr>
        <w:top w:val="none" w:sz="0" w:space="0" w:color="auto"/>
        <w:left w:val="none" w:sz="0" w:space="0" w:color="auto"/>
        <w:bottom w:val="none" w:sz="0" w:space="0" w:color="auto"/>
        <w:right w:val="none" w:sz="0" w:space="0" w:color="auto"/>
      </w:divBdr>
    </w:div>
    <w:div w:id="221332118">
      <w:bodyDiv w:val="1"/>
      <w:marLeft w:val="0"/>
      <w:marRight w:val="0"/>
      <w:marTop w:val="0"/>
      <w:marBottom w:val="0"/>
      <w:divBdr>
        <w:top w:val="none" w:sz="0" w:space="0" w:color="auto"/>
        <w:left w:val="none" w:sz="0" w:space="0" w:color="auto"/>
        <w:bottom w:val="none" w:sz="0" w:space="0" w:color="auto"/>
        <w:right w:val="none" w:sz="0" w:space="0" w:color="auto"/>
      </w:divBdr>
    </w:div>
    <w:div w:id="233323854">
      <w:bodyDiv w:val="1"/>
      <w:marLeft w:val="0"/>
      <w:marRight w:val="0"/>
      <w:marTop w:val="0"/>
      <w:marBottom w:val="0"/>
      <w:divBdr>
        <w:top w:val="none" w:sz="0" w:space="0" w:color="auto"/>
        <w:left w:val="none" w:sz="0" w:space="0" w:color="auto"/>
        <w:bottom w:val="none" w:sz="0" w:space="0" w:color="auto"/>
        <w:right w:val="none" w:sz="0" w:space="0" w:color="auto"/>
      </w:divBdr>
      <w:divsChild>
        <w:div w:id="29690923">
          <w:marLeft w:val="0"/>
          <w:marRight w:val="0"/>
          <w:marTop w:val="0"/>
          <w:marBottom w:val="0"/>
          <w:divBdr>
            <w:top w:val="none" w:sz="0" w:space="0" w:color="auto"/>
            <w:left w:val="none" w:sz="0" w:space="0" w:color="auto"/>
            <w:bottom w:val="none" w:sz="0" w:space="0" w:color="auto"/>
            <w:right w:val="none" w:sz="0" w:space="0" w:color="auto"/>
          </w:divBdr>
        </w:div>
        <w:div w:id="32655122">
          <w:marLeft w:val="0"/>
          <w:marRight w:val="0"/>
          <w:marTop w:val="0"/>
          <w:marBottom w:val="0"/>
          <w:divBdr>
            <w:top w:val="none" w:sz="0" w:space="0" w:color="auto"/>
            <w:left w:val="none" w:sz="0" w:space="0" w:color="auto"/>
            <w:bottom w:val="none" w:sz="0" w:space="0" w:color="auto"/>
            <w:right w:val="none" w:sz="0" w:space="0" w:color="auto"/>
          </w:divBdr>
        </w:div>
        <w:div w:id="39550632">
          <w:marLeft w:val="0"/>
          <w:marRight w:val="0"/>
          <w:marTop w:val="0"/>
          <w:marBottom w:val="0"/>
          <w:divBdr>
            <w:top w:val="none" w:sz="0" w:space="0" w:color="auto"/>
            <w:left w:val="none" w:sz="0" w:space="0" w:color="auto"/>
            <w:bottom w:val="none" w:sz="0" w:space="0" w:color="auto"/>
            <w:right w:val="none" w:sz="0" w:space="0" w:color="auto"/>
          </w:divBdr>
        </w:div>
        <w:div w:id="82996213">
          <w:marLeft w:val="0"/>
          <w:marRight w:val="0"/>
          <w:marTop w:val="0"/>
          <w:marBottom w:val="0"/>
          <w:divBdr>
            <w:top w:val="none" w:sz="0" w:space="0" w:color="auto"/>
            <w:left w:val="none" w:sz="0" w:space="0" w:color="auto"/>
            <w:bottom w:val="none" w:sz="0" w:space="0" w:color="auto"/>
            <w:right w:val="none" w:sz="0" w:space="0" w:color="auto"/>
          </w:divBdr>
        </w:div>
        <w:div w:id="116145157">
          <w:marLeft w:val="0"/>
          <w:marRight w:val="0"/>
          <w:marTop w:val="0"/>
          <w:marBottom w:val="0"/>
          <w:divBdr>
            <w:top w:val="none" w:sz="0" w:space="0" w:color="auto"/>
            <w:left w:val="none" w:sz="0" w:space="0" w:color="auto"/>
            <w:bottom w:val="none" w:sz="0" w:space="0" w:color="auto"/>
            <w:right w:val="none" w:sz="0" w:space="0" w:color="auto"/>
          </w:divBdr>
        </w:div>
        <w:div w:id="121577362">
          <w:marLeft w:val="0"/>
          <w:marRight w:val="0"/>
          <w:marTop w:val="0"/>
          <w:marBottom w:val="0"/>
          <w:divBdr>
            <w:top w:val="none" w:sz="0" w:space="0" w:color="auto"/>
            <w:left w:val="none" w:sz="0" w:space="0" w:color="auto"/>
            <w:bottom w:val="none" w:sz="0" w:space="0" w:color="auto"/>
            <w:right w:val="none" w:sz="0" w:space="0" w:color="auto"/>
          </w:divBdr>
        </w:div>
        <w:div w:id="188761640">
          <w:marLeft w:val="0"/>
          <w:marRight w:val="0"/>
          <w:marTop w:val="0"/>
          <w:marBottom w:val="0"/>
          <w:divBdr>
            <w:top w:val="none" w:sz="0" w:space="0" w:color="auto"/>
            <w:left w:val="none" w:sz="0" w:space="0" w:color="auto"/>
            <w:bottom w:val="none" w:sz="0" w:space="0" w:color="auto"/>
            <w:right w:val="none" w:sz="0" w:space="0" w:color="auto"/>
          </w:divBdr>
        </w:div>
        <w:div w:id="210189014">
          <w:marLeft w:val="0"/>
          <w:marRight w:val="0"/>
          <w:marTop w:val="0"/>
          <w:marBottom w:val="0"/>
          <w:divBdr>
            <w:top w:val="none" w:sz="0" w:space="0" w:color="auto"/>
            <w:left w:val="none" w:sz="0" w:space="0" w:color="auto"/>
            <w:bottom w:val="none" w:sz="0" w:space="0" w:color="auto"/>
            <w:right w:val="none" w:sz="0" w:space="0" w:color="auto"/>
          </w:divBdr>
        </w:div>
        <w:div w:id="214466439">
          <w:marLeft w:val="0"/>
          <w:marRight w:val="0"/>
          <w:marTop w:val="0"/>
          <w:marBottom w:val="0"/>
          <w:divBdr>
            <w:top w:val="none" w:sz="0" w:space="0" w:color="auto"/>
            <w:left w:val="none" w:sz="0" w:space="0" w:color="auto"/>
            <w:bottom w:val="none" w:sz="0" w:space="0" w:color="auto"/>
            <w:right w:val="none" w:sz="0" w:space="0" w:color="auto"/>
          </w:divBdr>
        </w:div>
        <w:div w:id="256136415">
          <w:marLeft w:val="0"/>
          <w:marRight w:val="0"/>
          <w:marTop w:val="0"/>
          <w:marBottom w:val="0"/>
          <w:divBdr>
            <w:top w:val="none" w:sz="0" w:space="0" w:color="auto"/>
            <w:left w:val="none" w:sz="0" w:space="0" w:color="auto"/>
            <w:bottom w:val="none" w:sz="0" w:space="0" w:color="auto"/>
            <w:right w:val="none" w:sz="0" w:space="0" w:color="auto"/>
          </w:divBdr>
        </w:div>
        <w:div w:id="265579001">
          <w:marLeft w:val="0"/>
          <w:marRight w:val="0"/>
          <w:marTop w:val="0"/>
          <w:marBottom w:val="0"/>
          <w:divBdr>
            <w:top w:val="none" w:sz="0" w:space="0" w:color="auto"/>
            <w:left w:val="none" w:sz="0" w:space="0" w:color="auto"/>
            <w:bottom w:val="none" w:sz="0" w:space="0" w:color="auto"/>
            <w:right w:val="none" w:sz="0" w:space="0" w:color="auto"/>
          </w:divBdr>
        </w:div>
        <w:div w:id="311259573">
          <w:marLeft w:val="0"/>
          <w:marRight w:val="0"/>
          <w:marTop w:val="0"/>
          <w:marBottom w:val="0"/>
          <w:divBdr>
            <w:top w:val="none" w:sz="0" w:space="0" w:color="auto"/>
            <w:left w:val="none" w:sz="0" w:space="0" w:color="auto"/>
            <w:bottom w:val="none" w:sz="0" w:space="0" w:color="auto"/>
            <w:right w:val="none" w:sz="0" w:space="0" w:color="auto"/>
          </w:divBdr>
        </w:div>
        <w:div w:id="344093252">
          <w:marLeft w:val="0"/>
          <w:marRight w:val="0"/>
          <w:marTop w:val="0"/>
          <w:marBottom w:val="0"/>
          <w:divBdr>
            <w:top w:val="none" w:sz="0" w:space="0" w:color="auto"/>
            <w:left w:val="none" w:sz="0" w:space="0" w:color="auto"/>
            <w:bottom w:val="none" w:sz="0" w:space="0" w:color="auto"/>
            <w:right w:val="none" w:sz="0" w:space="0" w:color="auto"/>
          </w:divBdr>
        </w:div>
        <w:div w:id="345908985">
          <w:marLeft w:val="0"/>
          <w:marRight w:val="0"/>
          <w:marTop w:val="0"/>
          <w:marBottom w:val="0"/>
          <w:divBdr>
            <w:top w:val="none" w:sz="0" w:space="0" w:color="auto"/>
            <w:left w:val="none" w:sz="0" w:space="0" w:color="auto"/>
            <w:bottom w:val="none" w:sz="0" w:space="0" w:color="auto"/>
            <w:right w:val="none" w:sz="0" w:space="0" w:color="auto"/>
          </w:divBdr>
        </w:div>
        <w:div w:id="374811466">
          <w:marLeft w:val="0"/>
          <w:marRight w:val="0"/>
          <w:marTop w:val="0"/>
          <w:marBottom w:val="0"/>
          <w:divBdr>
            <w:top w:val="none" w:sz="0" w:space="0" w:color="auto"/>
            <w:left w:val="none" w:sz="0" w:space="0" w:color="auto"/>
            <w:bottom w:val="none" w:sz="0" w:space="0" w:color="auto"/>
            <w:right w:val="none" w:sz="0" w:space="0" w:color="auto"/>
          </w:divBdr>
        </w:div>
        <w:div w:id="398483662">
          <w:marLeft w:val="0"/>
          <w:marRight w:val="0"/>
          <w:marTop w:val="0"/>
          <w:marBottom w:val="0"/>
          <w:divBdr>
            <w:top w:val="none" w:sz="0" w:space="0" w:color="auto"/>
            <w:left w:val="none" w:sz="0" w:space="0" w:color="auto"/>
            <w:bottom w:val="none" w:sz="0" w:space="0" w:color="auto"/>
            <w:right w:val="none" w:sz="0" w:space="0" w:color="auto"/>
          </w:divBdr>
        </w:div>
        <w:div w:id="398870945">
          <w:marLeft w:val="0"/>
          <w:marRight w:val="0"/>
          <w:marTop w:val="0"/>
          <w:marBottom w:val="0"/>
          <w:divBdr>
            <w:top w:val="none" w:sz="0" w:space="0" w:color="auto"/>
            <w:left w:val="none" w:sz="0" w:space="0" w:color="auto"/>
            <w:bottom w:val="none" w:sz="0" w:space="0" w:color="auto"/>
            <w:right w:val="none" w:sz="0" w:space="0" w:color="auto"/>
          </w:divBdr>
        </w:div>
        <w:div w:id="469251635">
          <w:marLeft w:val="0"/>
          <w:marRight w:val="0"/>
          <w:marTop w:val="0"/>
          <w:marBottom w:val="0"/>
          <w:divBdr>
            <w:top w:val="none" w:sz="0" w:space="0" w:color="auto"/>
            <w:left w:val="none" w:sz="0" w:space="0" w:color="auto"/>
            <w:bottom w:val="none" w:sz="0" w:space="0" w:color="auto"/>
            <w:right w:val="none" w:sz="0" w:space="0" w:color="auto"/>
          </w:divBdr>
        </w:div>
        <w:div w:id="495269711">
          <w:marLeft w:val="0"/>
          <w:marRight w:val="0"/>
          <w:marTop w:val="0"/>
          <w:marBottom w:val="0"/>
          <w:divBdr>
            <w:top w:val="none" w:sz="0" w:space="0" w:color="auto"/>
            <w:left w:val="none" w:sz="0" w:space="0" w:color="auto"/>
            <w:bottom w:val="none" w:sz="0" w:space="0" w:color="auto"/>
            <w:right w:val="none" w:sz="0" w:space="0" w:color="auto"/>
          </w:divBdr>
        </w:div>
        <w:div w:id="555775664">
          <w:marLeft w:val="0"/>
          <w:marRight w:val="0"/>
          <w:marTop w:val="0"/>
          <w:marBottom w:val="0"/>
          <w:divBdr>
            <w:top w:val="none" w:sz="0" w:space="0" w:color="auto"/>
            <w:left w:val="none" w:sz="0" w:space="0" w:color="auto"/>
            <w:bottom w:val="none" w:sz="0" w:space="0" w:color="auto"/>
            <w:right w:val="none" w:sz="0" w:space="0" w:color="auto"/>
          </w:divBdr>
        </w:div>
        <w:div w:id="572278341">
          <w:marLeft w:val="0"/>
          <w:marRight w:val="0"/>
          <w:marTop w:val="0"/>
          <w:marBottom w:val="0"/>
          <w:divBdr>
            <w:top w:val="none" w:sz="0" w:space="0" w:color="auto"/>
            <w:left w:val="none" w:sz="0" w:space="0" w:color="auto"/>
            <w:bottom w:val="none" w:sz="0" w:space="0" w:color="auto"/>
            <w:right w:val="none" w:sz="0" w:space="0" w:color="auto"/>
          </w:divBdr>
        </w:div>
        <w:div w:id="580797342">
          <w:marLeft w:val="0"/>
          <w:marRight w:val="0"/>
          <w:marTop w:val="0"/>
          <w:marBottom w:val="0"/>
          <w:divBdr>
            <w:top w:val="none" w:sz="0" w:space="0" w:color="auto"/>
            <w:left w:val="none" w:sz="0" w:space="0" w:color="auto"/>
            <w:bottom w:val="none" w:sz="0" w:space="0" w:color="auto"/>
            <w:right w:val="none" w:sz="0" w:space="0" w:color="auto"/>
          </w:divBdr>
        </w:div>
        <w:div w:id="605311381">
          <w:marLeft w:val="0"/>
          <w:marRight w:val="0"/>
          <w:marTop w:val="0"/>
          <w:marBottom w:val="0"/>
          <w:divBdr>
            <w:top w:val="none" w:sz="0" w:space="0" w:color="auto"/>
            <w:left w:val="none" w:sz="0" w:space="0" w:color="auto"/>
            <w:bottom w:val="none" w:sz="0" w:space="0" w:color="auto"/>
            <w:right w:val="none" w:sz="0" w:space="0" w:color="auto"/>
          </w:divBdr>
        </w:div>
        <w:div w:id="606039761">
          <w:marLeft w:val="0"/>
          <w:marRight w:val="0"/>
          <w:marTop w:val="0"/>
          <w:marBottom w:val="0"/>
          <w:divBdr>
            <w:top w:val="none" w:sz="0" w:space="0" w:color="auto"/>
            <w:left w:val="none" w:sz="0" w:space="0" w:color="auto"/>
            <w:bottom w:val="none" w:sz="0" w:space="0" w:color="auto"/>
            <w:right w:val="none" w:sz="0" w:space="0" w:color="auto"/>
          </w:divBdr>
        </w:div>
        <w:div w:id="636452653">
          <w:marLeft w:val="0"/>
          <w:marRight w:val="0"/>
          <w:marTop w:val="0"/>
          <w:marBottom w:val="0"/>
          <w:divBdr>
            <w:top w:val="none" w:sz="0" w:space="0" w:color="auto"/>
            <w:left w:val="none" w:sz="0" w:space="0" w:color="auto"/>
            <w:bottom w:val="none" w:sz="0" w:space="0" w:color="auto"/>
            <w:right w:val="none" w:sz="0" w:space="0" w:color="auto"/>
          </w:divBdr>
        </w:div>
        <w:div w:id="654529990">
          <w:marLeft w:val="0"/>
          <w:marRight w:val="0"/>
          <w:marTop w:val="0"/>
          <w:marBottom w:val="0"/>
          <w:divBdr>
            <w:top w:val="none" w:sz="0" w:space="0" w:color="auto"/>
            <w:left w:val="none" w:sz="0" w:space="0" w:color="auto"/>
            <w:bottom w:val="none" w:sz="0" w:space="0" w:color="auto"/>
            <w:right w:val="none" w:sz="0" w:space="0" w:color="auto"/>
          </w:divBdr>
        </w:div>
        <w:div w:id="677537412">
          <w:marLeft w:val="0"/>
          <w:marRight w:val="0"/>
          <w:marTop w:val="0"/>
          <w:marBottom w:val="0"/>
          <w:divBdr>
            <w:top w:val="none" w:sz="0" w:space="0" w:color="auto"/>
            <w:left w:val="none" w:sz="0" w:space="0" w:color="auto"/>
            <w:bottom w:val="none" w:sz="0" w:space="0" w:color="auto"/>
            <w:right w:val="none" w:sz="0" w:space="0" w:color="auto"/>
          </w:divBdr>
        </w:div>
        <w:div w:id="748187935">
          <w:marLeft w:val="0"/>
          <w:marRight w:val="0"/>
          <w:marTop w:val="0"/>
          <w:marBottom w:val="0"/>
          <w:divBdr>
            <w:top w:val="none" w:sz="0" w:space="0" w:color="auto"/>
            <w:left w:val="none" w:sz="0" w:space="0" w:color="auto"/>
            <w:bottom w:val="none" w:sz="0" w:space="0" w:color="auto"/>
            <w:right w:val="none" w:sz="0" w:space="0" w:color="auto"/>
          </w:divBdr>
        </w:div>
        <w:div w:id="773090861">
          <w:marLeft w:val="0"/>
          <w:marRight w:val="0"/>
          <w:marTop w:val="0"/>
          <w:marBottom w:val="0"/>
          <w:divBdr>
            <w:top w:val="none" w:sz="0" w:space="0" w:color="auto"/>
            <w:left w:val="none" w:sz="0" w:space="0" w:color="auto"/>
            <w:bottom w:val="none" w:sz="0" w:space="0" w:color="auto"/>
            <w:right w:val="none" w:sz="0" w:space="0" w:color="auto"/>
          </w:divBdr>
        </w:div>
        <w:div w:id="779568487">
          <w:marLeft w:val="0"/>
          <w:marRight w:val="0"/>
          <w:marTop w:val="0"/>
          <w:marBottom w:val="0"/>
          <w:divBdr>
            <w:top w:val="none" w:sz="0" w:space="0" w:color="auto"/>
            <w:left w:val="none" w:sz="0" w:space="0" w:color="auto"/>
            <w:bottom w:val="none" w:sz="0" w:space="0" w:color="auto"/>
            <w:right w:val="none" w:sz="0" w:space="0" w:color="auto"/>
          </w:divBdr>
        </w:div>
        <w:div w:id="819273417">
          <w:marLeft w:val="0"/>
          <w:marRight w:val="0"/>
          <w:marTop w:val="0"/>
          <w:marBottom w:val="0"/>
          <w:divBdr>
            <w:top w:val="none" w:sz="0" w:space="0" w:color="auto"/>
            <w:left w:val="none" w:sz="0" w:space="0" w:color="auto"/>
            <w:bottom w:val="none" w:sz="0" w:space="0" w:color="auto"/>
            <w:right w:val="none" w:sz="0" w:space="0" w:color="auto"/>
          </w:divBdr>
        </w:div>
        <w:div w:id="834491833">
          <w:marLeft w:val="0"/>
          <w:marRight w:val="0"/>
          <w:marTop w:val="0"/>
          <w:marBottom w:val="0"/>
          <w:divBdr>
            <w:top w:val="none" w:sz="0" w:space="0" w:color="auto"/>
            <w:left w:val="none" w:sz="0" w:space="0" w:color="auto"/>
            <w:bottom w:val="none" w:sz="0" w:space="0" w:color="auto"/>
            <w:right w:val="none" w:sz="0" w:space="0" w:color="auto"/>
          </w:divBdr>
        </w:div>
        <w:div w:id="846671031">
          <w:marLeft w:val="0"/>
          <w:marRight w:val="0"/>
          <w:marTop w:val="0"/>
          <w:marBottom w:val="0"/>
          <w:divBdr>
            <w:top w:val="none" w:sz="0" w:space="0" w:color="auto"/>
            <w:left w:val="none" w:sz="0" w:space="0" w:color="auto"/>
            <w:bottom w:val="none" w:sz="0" w:space="0" w:color="auto"/>
            <w:right w:val="none" w:sz="0" w:space="0" w:color="auto"/>
          </w:divBdr>
        </w:div>
        <w:div w:id="874535825">
          <w:marLeft w:val="0"/>
          <w:marRight w:val="0"/>
          <w:marTop w:val="0"/>
          <w:marBottom w:val="0"/>
          <w:divBdr>
            <w:top w:val="none" w:sz="0" w:space="0" w:color="auto"/>
            <w:left w:val="none" w:sz="0" w:space="0" w:color="auto"/>
            <w:bottom w:val="none" w:sz="0" w:space="0" w:color="auto"/>
            <w:right w:val="none" w:sz="0" w:space="0" w:color="auto"/>
          </w:divBdr>
        </w:div>
        <w:div w:id="877931349">
          <w:marLeft w:val="0"/>
          <w:marRight w:val="0"/>
          <w:marTop w:val="0"/>
          <w:marBottom w:val="0"/>
          <w:divBdr>
            <w:top w:val="none" w:sz="0" w:space="0" w:color="auto"/>
            <w:left w:val="none" w:sz="0" w:space="0" w:color="auto"/>
            <w:bottom w:val="none" w:sz="0" w:space="0" w:color="auto"/>
            <w:right w:val="none" w:sz="0" w:space="0" w:color="auto"/>
          </w:divBdr>
        </w:div>
        <w:div w:id="982730468">
          <w:marLeft w:val="0"/>
          <w:marRight w:val="0"/>
          <w:marTop w:val="0"/>
          <w:marBottom w:val="0"/>
          <w:divBdr>
            <w:top w:val="none" w:sz="0" w:space="0" w:color="auto"/>
            <w:left w:val="none" w:sz="0" w:space="0" w:color="auto"/>
            <w:bottom w:val="none" w:sz="0" w:space="0" w:color="auto"/>
            <w:right w:val="none" w:sz="0" w:space="0" w:color="auto"/>
          </w:divBdr>
        </w:div>
        <w:div w:id="1037854152">
          <w:marLeft w:val="0"/>
          <w:marRight w:val="0"/>
          <w:marTop w:val="0"/>
          <w:marBottom w:val="0"/>
          <w:divBdr>
            <w:top w:val="none" w:sz="0" w:space="0" w:color="auto"/>
            <w:left w:val="none" w:sz="0" w:space="0" w:color="auto"/>
            <w:bottom w:val="none" w:sz="0" w:space="0" w:color="auto"/>
            <w:right w:val="none" w:sz="0" w:space="0" w:color="auto"/>
          </w:divBdr>
        </w:div>
        <w:div w:id="1071925891">
          <w:marLeft w:val="0"/>
          <w:marRight w:val="0"/>
          <w:marTop w:val="0"/>
          <w:marBottom w:val="0"/>
          <w:divBdr>
            <w:top w:val="none" w:sz="0" w:space="0" w:color="auto"/>
            <w:left w:val="none" w:sz="0" w:space="0" w:color="auto"/>
            <w:bottom w:val="none" w:sz="0" w:space="0" w:color="auto"/>
            <w:right w:val="none" w:sz="0" w:space="0" w:color="auto"/>
          </w:divBdr>
        </w:div>
        <w:div w:id="1073548401">
          <w:marLeft w:val="0"/>
          <w:marRight w:val="0"/>
          <w:marTop w:val="0"/>
          <w:marBottom w:val="0"/>
          <w:divBdr>
            <w:top w:val="none" w:sz="0" w:space="0" w:color="auto"/>
            <w:left w:val="none" w:sz="0" w:space="0" w:color="auto"/>
            <w:bottom w:val="none" w:sz="0" w:space="0" w:color="auto"/>
            <w:right w:val="none" w:sz="0" w:space="0" w:color="auto"/>
          </w:divBdr>
        </w:div>
        <w:div w:id="1094591069">
          <w:marLeft w:val="0"/>
          <w:marRight w:val="0"/>
          <w:marTop w:val="0"/>
          <w:marBottom w:val="0"/>
          <w:divBdr>
            <w:top w:val="none" w:sz="0" w:space="0" w:color="auto"/>
            <w:left w:val="none" w:sz="0" w:space="0" w:color="auto"/>
            <w:bottom w:val="none" w:sz="0" w:space="0" w:color="auto"/>
            <w:right w:val="none" w:sz="0" w:space="0" w:color="auto"/>
          </w:divBdr>
        </w:div>
        <w:div w:id="1099451638">
          <w:marLeft w:val="0"/>
          <w:marRight w:val="0"/>
          <w:marTop w:val="0"/>
          <w:marBottom w:val="0"/>
          <w:divBdr>
            <w:top w:val="none" w:sz="0" w:space="0" w:color="auto"/>
            <w:left w:val="none" w:sz="0" w:space="0" w:color="auto"/>
            <w:bottom w:val="none" w:sz="0" w:space="0" w:color="auto"/>
            <w:right w:val="none" w:sz="0" w:space="0" w:color="auto"/>
          </w:divBdr>
        </w:div>
        <w:div w:id="1153831983">
          <w:marLeft w:val="0"/>
          <w:marRight w:val="0"/>
          <w:marTop w:val="0"/>
          <w:marBottom w:val="0"/>
          <w:divBdr>
            <w:top w:val="none" w:sz="0" w:space="0" w:color="auto"/>
            <w:left w:val="none" w:sz="0" w:space="0" w:color="auto"/>
            <w:bottom w:val="none" w:sz="0" w:space="0" w:color="auto"/>
            <w:right w:val="none" w:sz="0" w:space="0" w:color="auto"/>
          </w:divBdr>
        </w:div>
        <w:div w:id="1213083197">
          <w:marLeft w:val="0"/>
          <w:marRight w:val="0"/>
          <w:marTop w:val="0"/>
          <w:marBottom w:val="0"/>
          <w:divBdr>
            <w:top w:val="none" w:sz="0" w:space="0" w:color="auto"/>
            <w:left w:val="none" w:sz="0" w:space="0" w:color="auto"/>
            <w:bottom w:val="none" w:sz="0" w:space="0" w:color="auto"/>
            <w:right w:val="none" w:sz="0" w:space="0" w:color="auto"/>
          </w:divBdr>
        </w:div>
        <w:div w:id="1226645382">
          <w:marLeft w:val="0"/>
          <w:marRight w:val="0"/>
          <w:marTop w:val="0"/>
          <w:marBottom w:val="0"/>
          <w:divBdr>
            <w:top w:val="none" w:sz="0" w:space="0" w:color="auto"/>
            <w:left w:val="none" w:sz="0" w:space="0" w:color="auto"/>
            <w:bottom w:val="none" w:sz="0" w:space="0" w:color="auto"/>
            <w:right w:val="none" w:sz="0" w:space="0" w:color="auto"/>
          </w:divBdr>
        </w:div>
        <w:div w:id="1242520904">
          <w:marLeft w:val="0"/>
          <w:marRight w:val="0"/>
          <w:marTop w:val="0"/>
          <w:marBottom w:val="0"/>
          <w:divBdr>
            <w:top w:val="none" w:sz="0" w:space="0" w:color="auto"/>
            <w:left w:val="none" w:sz="0" w:space="0" w:color="auto"/>
            <w:bottom w:val="none" w:sz="0" w:space="0" w:color="auto"/>
            <w:right w:val="none" w:sz="0" w:space="0" w:color="auto"/>
          </w:divBdr>
        </w:div>
        <w:div w:id="1261327766">
          <w:marLeft w:val="0"/>
          <w:marRight w:val="0"/>
          <w:marTop w:val="0"/>
          <w:marBottom w:val="0"/>
          <w:divBdr>
            <w:top w:val="none" w:sz="0" w:space="0" w:color="auto"/>
            <w:left w:val="none" w:sz="0" w:space="0" w:color="auto"/>
            <w:bottom w:val="none" w:sz="0" w:space="0" w:color="auto"/>
            <w:right w:val="none" w:sz="0" w:space="0" w:color="auto"/>
          </w:divBdr>
        </w:div>
        <w:div w:id="1285578727">
          <w:marLeft w:val="0"/>
          <w:marRight w:val="0"/>
          <w:marTop w:val="0"/>
          <w:marBottom w:val="0"/>
          <w:divBdr>
            <w:top w:val="none" w:sz="0" w:space="0" w:color="auto"/>
            <w:left w:val="none" w:sz="0" w:space="0" w:color="auto"/>
            <w:bottom w:val="none" w:sz="0" w:space="0" w:color="auto"/>
            <w:right w:val="none" w:sz="0" w:space="0" w:color="auto"/>
          </w:divBdr>
        </w:div>
        <w:div w:id="1286161383">
          <w:marLeft w:val="0"/>
          <w:marRight w:val="0"/>
          <w:marTop w:val="0"/>
          <w:marBottom w:val="0"/>
          <w:divBdr>
            <w:top w:val="none" w:sz="0" w:space="0" w:color="auto"/>
            <w:left w:val="none" w:sz="0" w:space="0" w:color="auto"/>
            <w:bottom w:val="none" w:sz="0" w:space="0" w:color="auto"/>
            <w:right w:val="none" w:sz="0" w:space="0" w:color="auto"/>
          </w:divBdr>
        </w:div>
        <w:div w:id="1341422441">
          <w:marLeft w:val="0"/>
          <w:marRight w:val="0"/>
          <w:marTop w:val="0"/>
          <w:marBottom w:val="0"/>
          <w:divBdr>
            <w:top w:val="none" w:sz="0" w:space="0" w:color="auto"/>
            <w:left w:val="none" w:sz="0" w:space="0" w:color="auto"/>
            <w:bottom w:val="none" w:sz="0" w:space="0" w:color="auto"/>
            <w:right w:val="none" w:sz="0" w:space="0" w:color="auto"/>
          </w:divBdr>
        </w:div>
        <w:div w:id="1354111228">
          <w:marLeft w:val="0"/>
          <w:marRight w:val="0"/>
          <w:marTop w:val="0"/>
          <w:marBottom w:val="0"/>
          <w:divBdr>
            <w:top w:val="none" w:sz="0" w:space="0" w:color="auto"/>
            <w:left w:val="none" w:sz="0" w:space="0" w:color="auto"/>
            <w:bottom w:val="none" w:sz="0" w:space="0" w:color="auto"/>
            <w:right w:val="none" w:sz="0" w:space="0" w:color="auto"/>
          </w:divBdr>
        </w:div>
        <w:div w:id="1388141524">
          <w:marLeft w:val="0"/>
          <w:marRight w:val="0"/>
          <w:marTop w:val="0"/>
          <w:marBottom w:val="0"/>
          <w:divBdr>
            <w:top w:val="none" w:sz="0" w:space="0" w:color="auto"/>
            <w:left w:val="none" w:sz="0" w:space="0" w:color="auto"/>
            <w:bottom w:val="none" w:sz="0" w:space="0" w:color="auto"/>
            <w:right w:val="none" w:sz="0" w:space="0" w:color="auto"/>
          </w:divBdr>
        </w:div>
        <w:div w:id="1399673000">
          <w:marLeft w:val="0"/>
          <w:marRight w:val="0"/>
          <w:marTop w:val="0"/>
          <w:marBottom w:val="0"/>
          <w:divBdr>
            <w:top w:val="none" w:sz="0" w:space="0" w:color="auto"/>
            <w:left w:val="none" w:sz="0" w:space="0" w:color="auto"/>
            <w:bottom w:val="none" w:sz="0" w:space="0" w:color="auto"/>
            <w:right w:val="none" w:sz="0" w:space="0" w:color="auto"/>
          </w:divBdr>
        </w:div>
        <w:div w:id="1441416775">
          <w:marLeft w:val="0"/>
          <w:marRight w:val="0"/>
          <w:marTop w:val="0"/>
          <w:marBottom w:val="0"/>
          <w:divBdr>
            <w:top w:val="none" w:sz="0" w:space="0" w:color="auto"/>
            <w:left w:val="none" w:sz="0" w:space="0" w:color="auto"/>
            <w:bottom w:val="none" w:sz="0" w:space="0" w:color="auto"/>
            <w:right w:val="none" w:sz="0" w:space="0" w:color="auto"/>
          </w:divBdr>
        </w:div>
        <w:div w:id="1451823799">
          <w:marLeft w:val="0"/>
          <w:marRight w:val="0"/>
          <w:marTop w:val="0"/>
          <w:marBottom w:val="0"/>
          <w:divBdr>
            <w:top w:val="none" w:sz="0" w:space="0" w:color="auto"/>
            <w:left w:val="none" w:sz="0" w:space="0" w:color="auto"/>
            <w:bottom w:val="none" w:sz="0" w:space="0" w:color="auto"/>
            <w:right w:val="none" w:sz="0" w:space="0" w:color="auto"/>
          </w:divBdr>
        </w:div>
        <w:div w:id="1507018156">
          <w:marLeft w:val="0"/>
          <w:marRight w:val="0"/>
          <w:marTop w:val="0"/>
          <w:marBottom w:val="0"/>
          <w:divBdr>
            <w:top w:val="none" w:sz="0" w:space="0" w:color="auto"/>
            <w:left w:val="none" w:sz="0" w:space="0" w:color="auto"/>
            <w:bottom w:val="none" w:sz="0" w:space="0" w:color="auto"/>
            <w:right w:val="none" w:sz="0" w:space="0" w:color="auto"/>
          </w:divBdr>
        </w:div>
        <w:div w:id="1519931822">
          <w:marLeft w:val="0"/>
          <w:marRight w:val="0"/>
          <w:marTop w:val="0"/>
          <w:marBottom w:val="0"/>
          <w:divBdr>
            <w:top w:val="none" w:sz="0" w:space="0" w:color="auto"/>
            <w:left w:val="none" w:sz="0" w:space="0" w:color="auto"/>
            <w:bottom w:val="none" w:sz="0" w:space="0" w:color="auto"/>
            <w:right w:val="none" w:sz="0" w:space="0" w:color="auto"/>
          </w:divBdr>
        </w:div>
        <w:div w:id="1539515171">
          <w:marLeft w:val="0"/>
          <w:marRight w:val="0"/>
          <w:marTop w:val="0"/>
          <w:marBottom w:val="0"/>
          <w:divBdr>
            <w:top w:val="none" w:sz="0" w:space="0" w:color="auto"/>
            <w:left w:val="none" w:sz="0" w:space="0" w:color="auto"/>
            <w:bottom w:val="none" w:sz="0" w:space="0" w:color="auto"/>
            <w:right w:val="none" w:sz="0" w:space="0" w:color="auto"/>
          </w:divBdr>
        </w:div>
        <w:div w:id="1541281669">
          <w:marLeft w:val="0"/>
          <w:marRight w:val="0"/>
          <w:marTop w:val="0"/>
          <w:marBottom w:val="0"/>
          <w:divBdr>
            <w:top w:val="none" w:sz="0" w:space="0" w:color="auto"/>
            <w:left w:val="none" w:sz="0" w:space="0" w:color="auto"/>
            <w:bottom w:val="none" w:sz="0" w:space="0" w:color="auto"/>
            <w:right w:val="none" w:sz="0" w:space="0" w:color="auto"/>
          </w:divBdr>
        </w:div>
        <w:div w:id="1546869566">
          <w:marLeft w:val="0"/>
          <w:marRight w:val="0"/>
          <w:marTop w:val="0"/>
          <w:marBottom w:val="0"/>
          <w:divBdr>
            <w:top w:val="none" w:sz="0" w:space="0" w:color="auto"/>
            <w:left w:val="none" w:sz="0" w:space="0" w:color="auto"/>
            <w:bottom w:val="none" w:sz="0" w:space="0" w:color="auto"/>
            <w:right w:val="none" w:sz="0" w:space="0" w:color="auto"/>
          </w:divBdr>
        </w:div>
        <w:div w:id="1557159390">
          <w:marLeft w:val="0"/>
          <w:marRight w:val="0"/>
          <w:marTop w:val="0"/>
          <w:marBottom w:val="0"/>
          <w:divBdr>
            <w:top w:val="none" w:sz="0" w:space="0" w:color="auto"/>
            <w:left w:val="none" w:sz="0" w:space="0" w:color="auto"/>
            <w:bottom w:val="none" w:sz="0" w:space="0" w:color="auto"/>
            <w:right w:val="none" w:sz="0" w:space="0" w:color="auto"/>
          </w:divBdr>
        </w:div>
        <w:div w:id="1558668218">
          <w:marLeft w:val="0"/>
          <w:marRight w:val="0"/>
          <w:marTop w:val="0"/>
          <w:marBottom w:val="0"/>
          <w:divBdr>
            <w:top w:val="none" w:sz="0" w:space="0" w:color="auto"/>
            <w:left w:val="none" w:sz="0" w:space="0" w:color="auto"/>
            <w:bottom w:val="none" w:sz="0" w:space="0" w:color="auto"/>
            <w:right w:val="none" w:sz="0" w:space="0" w:color="auto"/>
          </w:divBdr>
        </w:div>
        <w:div w:id="1590575726">
          <w:marLeft w:val="0"/>
          <w:marRight w:val="0"/>
          <w:marTop w:val="0"/>
          <w:marBottom w:val="0"/>
          <w:divBdr>
            <w:top w:val="none" w:sz="0" w:space="0" w:color="auto"/>
            <w:left w:val="none" w:sz="0" w:space="0" w:color="auto"/>
            <w:bottom w:val="none" w:sz="0" w:space="0" w:color="auto"/>
            <w:right w:val="none" w:sz="0" w:space="0" w:color="auto"/>
          </w:divBdr>
        </w:div>
        <w:div w:id="1650212775">
          <w:marLeft w:val="0"/>
          <w:marRight w:val="0"/>
          <w:marTop w:val="0"/>
          <w:marBottom w:val="0"/>
          <w:divBdr>
            <w:top w:val="none" w:sz="0" w:space="0" w:color="auto"/>
            <w:left w:val="none" w:sz="0" w:space="0" w:color="auto"/>
            <w:bottom w:val="none" w:sz="0" w:space="0" w:color="auto"/>
            <w:right w:val="none" w:sz="0" w:space="0" w:color="auto"/>
          </w:divBdr>
        </w:div>
        <w:div w:id="1663002942">
          <w:marLeft w:val="0"/>
          <w:marRight w:val="0"/>
          <w:marTop w:val="0"/>
          <w:marBottom w:val="0"/>
          <w:divBdr>
            <w:top w:val="none" w:sz="0" w:space="0" w:color="auto"/>
            <w:left w:val="none" w:sz="0" w:space="0" w:color="auto"/>
            <w:bottom w:val="none" w:sz="0" w:space="0" w:color="auto"/>
            <w:right w:val="none" w:sz="0" w:space="0" w:color="auto"/>
          </w:divBdr>
        </w:div>
        <w:div w:id="1665359472">
          <w:marLeft w:val="0"/>
          <w:marRight w:val="0"/>
          <w:marTop w:val="0"/>
          <w:marBottom w:val="0"/>
          <w:divBdr>
            <w:top w:val="none" w:sz="0" w:space="0" w:color="auto"/>
            <w:left w:val="none" w:sz="0" w:space="0" w:color="auto"/>
            <w:bottom w:val="none" w:sz="0" w:space="0" w:color="auto"/>
            <w:right w:val="none" w:sz="0" w:space="0" w:color="auto"/>
          </w:divBdr>
        </w:div>
        <w:div w:id="1689406094">
          <w:marLeft w:val="0"/>
          <w:marRight w:val="0"/>
          <w:marTop w:val="0"/>
          <w:marBottom w:val="0"/>
          <w:divBdr>
            <w:top w:val="none" w:sz="0" w:space="0" w:color="auto"/>
            <w:left w:val="none" w:sz="0" w:space="0" w:color="auto"/>
            <w:bottom w:val="none" w:sz="0" w:space="0" w:color="auto"/>
            <w:right w:val="none" w:sz="0" w:space="0" w:color="auto"/>
          </w:divBdr>
        </w:div>
        <w:div w:id="1708410517">
          <w:marLeft w:val="0"/>
          <w:marRight w:val="0"/>
          <w:marTop w:val="0"/>
          <w:marBottom w:val="0"/>
          <w:divBdr>
            <w:top w:val="none" w:sz="0" w:space="0" w:color="auto"/>
            <w:left w:val="none" w:sz="0" w:space="0" w:color="auto"/>
            <w:bottom w:val="none" w:sz="0" w:space="0" w:color="auto"/>
            <w:right w:val="none" w:sz="0" w:space="0" w:color="auto"/>
          </w:divBdr>
        </w:div>
        <w:div w:id="1793016870">
          <w:marLeft w:val="0"/>
          <w:marRight w:val="0"/>
          <w:marTop w:val="0"/>
          <w:marBottom w:val="0"/>
          <w:divBdr>
            <w:top w:val="none" w:sz="0" w:space="0" w:color="auto"/>
            <w:left w:val="none" w:sz="0" w:space="0" w:color="auto"/>
            <w:bottom w:val="none" w:sz="0" w:space="0" w:color="auto"/>
            <w:right w:val="none" w:sz="0" w:space="0" w:color="auto"/>
          </w:divBdr>
        </w:div>
        <w:div w:id="1879124428">
          <w:marLeft w:val="0"/>
          <w:marRight w:val="0"/>
          <w:marTop w:val="0"/>
          <w:marBottom w:val="0"/>
          <w:divBdr>
            <w:top w:val="none" w:sz="0" w:space="0" w:color="auto"/>
            <w:left w:val="none" w:sz="0" w:space="0" w:color="auto"/>
            <w:bottom w:val="none" w:sz="0" w:space="0" w:color="auto"/>
            <w:right w:val="none" w:sz="0" w:space="0" w:color="auto"/>
          </w:divBdr>
        </w:div>
        <w:div w:id="1886092633">
          <w:marLeft w:val="0"/>
          <w:marRight w:val="0"/>
          <w:marTop w:val="0"/>
          <w:marBottom w:val="0"/>
          <w:divBdr>
            <w:top w:val="none" w:sz="0" w:space="0" w:color="auto"/>
            <w:left w:val="none" w:sz="0" w:space="0" w:color="auto"/>
            <w:bottom w:val="none" w:sz="0" w:space="0" w:color="auto"/>
            <w:right w:val="none" w:sz="0" w:space="0" w:color="auto"/>
          </w:divBdr>
        </w:div>
        <w:div w:id="1942949229">
          <w:marLeft w:val="0"/>
          <w:marRight w:val="0"/>
          <w:marTop w:val="0"/>
          <w:marBottom w:val="0"/>
          <w:divBdr>
            <w:top w:val="none" w:sz="0" w:space="0" w:color="auto"/>
            <w:left w:val="none" w:sz="0" w:space="0" w:color="auto"/>
            <w:bottom w:val="none" w:sz="0" w:space="0" w:color="auto"/>
            <w:right w:val="none" w:sz="0" w:space="0" w:color="auto"/>
          </w:divBdr>
        </w:div>
        <w:div w:id="1964532371">
          <w:marLeft w:val="0"/>
          <w:marRight w:val="0"/>
          <w:marTop w:val="0"/>
          <w:marBottom w:val="0"/>
          <w:divBdr>
            <w:top w:val="none" w:sz="0" w:space="0" w:color="auto"/>
            <w:left w:val="none" w:sz="0" w:space="0" w:color="auto"/>
            <w:bottom w:val="none" w:sz="0" w:space="0" w:color="auto"/>
            <w:right w:val="none" w:sz="0" w:space="0" w:color="auto"/>
          </w:divBdr>
        </w:div>
        <w:div w:id="1968008595">
          <w:marLeft w:val="0"/>
          <w:marRight w:val="0"/>
          <w:marTop w:val="0"/>
          <w:marBottom w:val="0"/>
          <w:divBdr>
            <w:top w:val="none" w:sz="0" w:space="0" w:color="auto"/>
            <w:left w:val="none" w:sz="0" w:space="0" w:color="auto"/>
            <w:bottom w:val="none" w:sz="0" w:space="0" w:color="auto"/>
            <w:right w:val="none" w:sz="0" w:space="0" w:color="auto"/>
          </w:divBdr>
        </w:div>
        <w:div w:id="1992518155">
          <w:marLeft w:val="0"/>
          <w:marRight w:val="0"/>
          <w:marTop w:val="0"/>
          <w:marBottom w:val="0"/>
          <w:divBdr>
            <w:top w:val="none" w:sz="0" w:space="0" w:color="auto"/>
            <w:left w:val="none" w:sz="0" w:space="0" w:color="auto"/>
            <w:bottom w:val="none" w:sz="0" w:space="0" w:color="auto"/>
            <w:right w:val="none" w:sz="0" w:space="0" w:color="auto"/>
          </w:divBdr>
        </w:div>
        <w:div w:id="1998806591">
          <w:marLeft w:val="0"/>
          <w:marRight w:val="0"/>
          <w:marTop w:val="0"/>
          <w:marBottom w:val="0"/>
          <w:divBdr>
            <w:top w:val="none" w:sz="0" w:space="0" w:color="auto"/>
            <w:left w:val="none" w:sz="0" w:space="0" w:color="auto"/>
            <w:bottom w:val="none" w:sz="0" w:space="0" w:color="auto"/>
            <w:right w:val="none" w:sz="0" w:space="0" w:color="auto"/>
          </w:divBdr>
        </w:div>
        <w:div w:id="2023047410">
          <w:marLeft w:val="0"/>
          <w:marRight w:val="0"/>
          <w:marTop w:val="0"/>
          <w:marBottom w:val="0"/>
          <w:divBdr>
            <w:top w:val="none" w:sz="0" w:space="0" w:color="auto"/>
            <w:left w:val="none" w:sz="0" w:space="0" w:color="auto"/>
            <w:bottom w:val="none" w:sz="0" w:space="0" w:color="auto"/>
            <w:right w:val="none" w:sz="0" w:space="0" w:color="auto"/>
          </w:divBdr>
        </w:div>
        <w:div w:id="2032411196">
          <w:marLeft w:val="0"/>
          <w:marRight w:val="0"/>
          <w:marTop w:val="0"/>
          <w:marBottom w:val="0"/>
          <w:divBdr>
            <w:top w:val="none" w:sz="0" w:space="0" w:color="auto"/>
            <w:left w:val="none" w:sz="0" w:space="0" w:color="auto"/>
            <w:bottom w:val="none" w:sz="0" w:space="0" w:color="auto"/>
            <w:right w:val="none" w:sz="0" w:space="0" w:color="auto"/>
          </w:divBdr>
        </w:div>
        <w:div w:id="2058427074">
          <w:marLeft w:val="0"/>
          <w:marRight w:val="0"/>
          <w:marTop w:val="0"/>
          <w:marBottom w:val="0"/>
          <w:divBdr>
            <w:top w:val="none" w:sz="0" w:space="0" w:color="auto"/>
            <w:left w:val="none" w:sz="0" w:space="0" w:color="auto"/>
            <w:bottom w:val="none" w:sz="0" w:space="0" w:color="auto"/>
            <w:right w:val="none" w:sz="0" w:space="0" w:color="auto"/>
          </w:divBdr>
        </w:div>
        <w:div w:id="2078742391">
          <w:marLeft w:val="0"/>
          <w:marRight w:val="0"/>
          <w:marTop w:val="0"/>
          <w:marBottom w:val="0"/>
          <w:divBdr>
            <w:top w:val="none" w:sz="0" w:space="0" w:color="auto"/>
            <w:left w:val="none" w:sz="0" w:space="0" w:color="auto"/>
            <w:bottom w:val="none" w:sz="0" w:space="0" w:color="auto"/>
            <w:right w:val="none" w:sz="0" w:space="0" w:color="auto"/>
          </w:divBdr>
        </w:div>
      </w:divsChild>
    </w:div>
    <w:div w:id="233324239">
      <w:bodyDiv w:val="1"/>
      <w:marLeft w:val="0"/>
      <w:marRight w:val="0"/>
      <w:marTop w:val="0"/>
      <w:marBottom w:val="0"/>
      <w:divBdr>
        <w:top w:val="none" w:sz="0" w:space="0" w:color="auto"/>
        <w:left w:val="none" w:sz="0" w:space="0" w:color="auto"/>
        <w:bottom w:val="none" w:sz="0" w:space="0" w:color="auto"/>
        <w:right w:val="none" w:sz="0" w:space="0" w:color="auto"/>
      </w:divBdr>
    </w:div>
    <w:div w:id="234710618">
      <w:bodyDiv w:val="1"/>
      <w:marLeft w:val="0"/>
      <w:marRight w:val="0"/>
      <w:marTop w:val="0"/>
      <w:marBottom w:val="0"/>
      <w:divBdr>
        <w:top w:val="none" w:sz="0" w:space="0" w:color="auto"/>
        <w:left w:val="none" w:sz="0" w:space="0" w:color="auto"/>
        <w:bottom w:val="none" w:sz="0" w:space="0" w:color="auto"/>
        <w:right w:val="none" w:sz="0" w:space="0" w:color="auto"/>
      </w:divBdr>
      <w:divsChild>
        <w:div w:id="141970538">
          <w:marLeft w:val="0"/>
          <w:marRight w:val="0"/>
          <w:marTop w:val="0"/>
          <w:marBottom w:val="0"/>
          <w:divBdr>
            <w:top w:val="none" w:sz="0" w:space="0" w:color="auto"/>
            <w:left w:val="none" w:sz="0" w:space="0" w:color="auto"/>
            <w:bottom w:val="none" w:sz="0" w:space="0" w:color="auto"/>
            <w:right w:val="none" w:sz="0" w:space="0" w:color="auto"/>
          </w:divBdr>
          <w:divsChild>
            <w:div w:id="1219198044">
              <w:marLeft w:val="0"/>
              <w:marRight w:val="0"/>
              <w:marTop w:val="0"/>
              <w:marBottom w:val="0"/>
              <w:divBdr>
                <w:top w:val="none" w:sz="0" w:space="0" w:color="auto"/>
                <w:left w:val="none" w:sz="0" w:space="0" w:color="auto"/>
                <w:bottom w:val="none" w:sz="0" w:space="0" w:color="auto"/>
                <w:right w:val="none" w:sz="0" w:space="0" w:color="auto"/>
              </w:divBdr>
            </w:div>
          </w:divsChild>
        </w:div>
        <w:div w:id="190539391">
          <w:marLeft w:val="0"/>
          <w:marRight w:val="0"/>
          <w:marTop w:val="0"/>
          <w:marBottom w:val="0"/>
          <w:divBdr>
            <w:top w:val="none" w:sz="0" w:space="0" w:color="auto"/>
            <w:left w:val="none" w:sz="0" w:space="0" w:color="auto"/>
            <w:bottom w:val="none" w:sz="0" w:space="0" w:color="auto"/>
            <w:right w:val="none" w:sz="0" w:space="0" w:color="auto"/>
          </w:divBdr>
          <w:divsChild>
            <w:div w:id="1855223466">
              <w:marLeft w:val="0"/>
              <w:marRight w:val="0"/>
              <w:marTop w:val="0"/>
              <w:marBottom w:val="0"/>
              <w:divBdr>
                <w:top w:val="none" w:sz="0" w:space="0" w:color="auto"/>
                <w:left w:val="none" w:sz="0" w:space="0" w:color="auto"/>
                <w:bottom w:val="none" w:sz="0" w:space="0" w:color="auto"/>
                <w:right w:val="none" w:sz="0" w:space="0" w:color="auto"/>
              </w:divBdr>
            </w:div>
          </w:divsChild>
        </w:div>
        <w:div w:id="297535732">
          <w:marLeft w:val="0"/>
          <w:marRight w:val="0"/>
          <w:marTop w:val="0"/>
          <w:marBottom w:val="0"/>
          <w:divBdr>
            <w:top w:val="none" w:sz="0" w:space="0" w:color="auto"/>
            <w:left w:val="none" w:sz="0" w:space="0" w:color="auto"/>
            <w:bottom w:val="none" w:sz="0" w:space="0" w:color="auto"/>
            <w:right w:val="none" w:sz="0" w:space="0" w:color="auto"/>
          </w:divBdr>
          <w:divsChild>
            <w:div w:id="1884824142">
              <w:marLeft w:val="0"/>
              <w:marRight w:val="0"/>
              <w:marTop w:val="0"/>
              <w:marBottom w:val="0"/>
              <w:divBdr>
                <w:top w:val="none" w:sz="0" w:space="0" w:color="auto"/>
                <w:left w:val="none" w:sz="0" w:space="0" w:color="auto"/>
                <w:bottom w:val="none" w:sz="0" w:space="0" w:color="auto"/>
                <w:right w:val="none" w:sz="0" w:space="0" w:color="auto"/>
              </w:divBdr>
            </w:div>
          </w:divsChild>
        </w:div>
        <w:div w:id="949582583">
          <w:marLeft w:val="0"/>
          <w:marRight w:val="0"/>
          <w:marTop w:val="0"/>
          <w:marBottom w:val="0"/>
          <w:divBdr>
            <w:top w:val="none" w:sz="0" w:space="0" w:color="auto"/>
            <w:left w:val="none" w:sz="0" w:space="0" w:color="auto"/>
            <w:bottom w:val="none" w:sz="0" w:space="0" w:color="auto"/>
            <w:right w:val="none" w:sz="0" w:space="0" w:color="auto"/>
          </w:divBdr>
          <w:divsChild>
            <w:div w:id="804472208">
              <w:marLeft w:val="0"/>
              <w:marRight w:val="0"/>
              <w:marTop w:val="0"/>
              <w:marBottom w:val="0"/>
              <w:divBdr>
                <w:top w:val="none" w:sz="0" w:space="0" w:color="auto"/>
                <w:left w:val="none" w:sz="0" w:space="0" w:color="auto"/>
                <w:bottom w:val="none" w:sz="0" w:space="0" w:color="auto"/>
                <w:right w:val="none" w:sz="0" w:space="0" w:color="auto"/>
              </w:divBdr>
            </w:div>
          </w:divsChild>
        </w:div>
        <w:div w:id="1217008798">
          <w:marLeft w:val="0"/>
          <w:marRight w:val="0"/>
          <w:marTop w:val="0"/>
          <w:marBottom w:val="0"/>
          <w:divBdr>
            <w:top w:val="none" w:sz="0" w:space="0" w:color="auto"/>
            <w:left w:val="none" w:sz="0" w:space="0" w:color="auto"/>
            <w:bottom w:val="none" w:sz="0" w:space="0" w:color="auto"/>
            <w:right w:val="none" w:sz="0" w:space="0" w:color="auto"/>
          </w:divBdr>
          <w:divsChild>
            <w:div w:id="200676765">
              <w:marLeft w:val="0"/>
              <w:marRight w:val="0"/>
              <w:marTop w:val="0"/>
              <w:marBottom w:val="0"/>
              <w:divBdr>
                <w:top w:val="none" w:sz="0" w:space="0" w:color="auto"/>
                <w:left w:val="none" w:sz="0" w:space="0" w:color="auto"/>
                <w:bottom w:val="none" w:sz="0" w:space="0" w:color="auto"/>
                <w:right w:val="none" w:sz="0" w:space="0" w:color="auto"/>
              </w:divBdr>
            </w:div>
          </w:divsChild>
        </w:div>
        <w:div w:id="1247689122">
          <w:marLeft w:val="0"/>
          <w:marRight w:val="0"/>
          <w:marTop w:val="0"/>
          <w:marBottom w:val="0"/>
          <w:divBdr>
            <w:top w:val="none" w:sz="0" w:space="0" w:color="auto"/>
            <w:left w:val="none" w:sz="0" w:space="0" w:color="auto"/>
            <w:bottom w:val="none" w:sz="0" w:space="0" w:color="auto"/>
            <w:right w:val="none" w:sz="0" w:space="0" w:color="auto"/>
          </w:divBdr>
          <w:divsChild>
            <w:div w:id="460418214">
              <w:marLeft w:val="0"/>
              <w:marRight w:val="0"/>
              <w:marTop w:val="0"/>
              <w:marBottom w:val="0"/>
              <w:divBdr>
                <w:top w:val="none" w:sz="0" w:space="0" w:color="auto"/>
                <w:left w:val="none" w:sz="0" w:space="0" w:color="auto"/>
                <w:bottom w:val="none" w:sz="0" w:space="0" w:color="auto"/>
                <w:right w:val="none" w:sz="0" w:space="0" w:color="auto"/>
              </w:divBdr>
            </w:div>
          </w:divsChild>
        </w:div>
        <w:div w:id="1319915833">
          <w:marLeft w:val="0"/>
          <w:marRight w:val="0"/>
          <w:marTop w:val="0"/>
          <w:marBottom w:val="0"/>
          <w:divBdr>
            <w:top w:val="none" w:sz="0" w:space="0" w:color="auto"/>
            <w:left w:val="none" w:sz="0" w:space="0" w:color="auto"/>
            <w:bottom w:val="none" w:sz="0" w:space="0" w:color="auto"/>
            <w:right w:val="none" w:sz="0" w:space="0" w:color="auto"/>
          </w:divBdr>
          <w:divsChild>
            <w:div w:id="1944797494">
              <w:marLeft w:val="0"/>
              <w:marRight w:val="0"/>
              <w:marTop w:val="0"/>
              <w:marBottom w:val="0"/>
              <w:divBdr>
                <w:top w:val="none" w:sz="0" w:space="0" w:color="auto"/>
                <w:left w:val="none" w:sz="0" w:space="0" w:color="auto"/>
                <w:bottom w:val="none" w:sz="0" w:space="0" w:color="auto"/>
                <w:right w:val="none" w:sz="0" w:space="0" w:color="auto"/>
              </w:divBdr>
            </w:div>
          </w:divsChild>
        </w:div>
        <w:div w:id="1684669843">
          <w:marLeft w:val="0"/>
          <w:marRight w:val="0"/>
          <w:marTop w:val="0"/>
          <w:marBottom w:val="0"/>
          <w:divBdr>
            <w:top w:val="none" w:sz="0" w:space="0" w:color="auto"/>
            <w:left w:val="none" w:sz="0" w:space="0" w:color="auto"/>
            <w:bottom w:val="none" w:sz="0" w:space="0" w:color="auto"/>
            <w:right w:val="none" w:sz="0" w:space="0" w:color="auto"/>
          </w:divBdr>
          <w:divsChild>
            <w:div w:id="370033454">
              <w:marLeft w:val="0"/>
              <w:marRight w:val="0"/>
              <w:marTop w:val="0"/>
              <w:marBottom w:val="0"/>
              <w:divBdr>
                <w:top w:val="none" w:sz="0" w:space="0" w:color="auto"/>
                <w:left w:val="none" w:sz="0" w:space="0" w:color="auto"/>
                <w:bottom w:val="none" w:sz="0" w:space="0" w:color="auto"/>
                <w:right w:val="none" w:sz="0" w:space="0" w:color="auto"/>
              </w:divBdr>
            </w:div>
          </w:divsChild>
        </w:div>
        <w:div w:id="1792356413">
          <w:marLeft w:val="0"/>
          <w:marRight w:val="0"/>
          <w:marTop w:val="0"/>
          <w:marBottom w:val="0"/>
          <w:divBdr>
            <w:top w:val="none" w:sz="0" w:space="0" w:color="auto"/>
            <w:left w:val="none" w:sz="0" w:space="0" w:color="auto"/>
            <w:bottom w:val="none" w:sz="0" w:space="0" w:color="auto"/>
            <w:right w:val="none" w:sz="0" w:space="0" w:color="auto"/>
          </w:divBdr>
          <w:divsChild>
            <w:div w:id="116877072">
              <w:marLeft w:val="0"/>
              <w:marRight w:val="0"/>
              <w:marTop w:val="0"/>
              <w:marBottom w:val="0"/>
              <w:divBdr>
                <w:top w:val="none" w:sz="0" w:space="0" w:color="auto"/>
                <w:left w:val="none" w:sz="0" w:space="0" w:color="auto"/>
                <w:bottom w:val="none" w:sz="0" w:space="0" w:color="auto"/>
                <w:right w:val="none" w:sz="0" w:space="0" w:color="auto"/>
              </w:divBdr>
            </w:div>
          </w:divsChild>
        </w:div>
        <w:div w:id="2025208365">
          <w:marLeft w:val="0"/>
          <w:marRight w:val="0"/>
          <w:marTop w:val="0"/>
          <w:marBottom w:val="0"/>
          <w:divBdr>
            <w:top w:val="none" w:sz="0" w:space="0" w:color="auto"/>
            <w:left w:val="none" w:sz="0" w:space="0" w:color="auto"/>
            <w:bottom w:val="none" w:sz="0" w:space="0" w:color="auto"/>
            <w:right w:val="none" w:sz="0" w:space="0" w:color="auto"/>
          </w:divBdr>
          <w:divsChild>
            <w:div w:id="21337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6056">
      <w:bodyDiv w:val="1"/>
      <w:marLeft w:val="0"/>
      <w:marRight w:val="0"/>
      <w:marTop w:val="0"/>
      <w:marBottom w:val="0"/>
      <w:divBdr>
        <w:top w:val="none" w:sz="0" w:space="0" w:color="auto"/>
        <w:left w:val="none" w:sz="0" w:space="0" w:color="auto"/>
        <w:bottom w:val="none" w:sz="0" w:space="0" w:color="auto"/>
        <w:right w:val="none" w:sz="0" w:space="0" w:color="auto"/>
      </w:divBdr>
      <w:divsChild>
        <w:div w:id="79954695">
          <w:marLeft w:val="0"/>
          <w:marRight w:val="0"/>
          <w:marTop w:val="0"/>
          <w:marBottom w:val="0"/>
          <w:divBdr>
            <w:top w:val="none" w:sz="0" w:space="0" w:color="auto"/>
            <w:left w:val="none" w:sz="0" w:space="0" w:color="auto"/>
            <w:bottom w:val="none" w:sz="0" w:space="0" w:color="auto"/>
            <w:right w:val="none" w:sz="0" w:space="0" w:color="auto"/>
          </w:divBdr>
        </w:div>
        <w:div w:id="124206390">
          <w:marLeft w:val="0"/>
          <w:marRight w:val="0"/>
          <w:marTop w:val="0"/>
          <w:marBottom w:val="0"/>
          <w:divBdr>
            <w:top w:val="none" w:sz="0" w:space="0" w:color="auto"/>
            <w:left w:val="none" w:sz="0" w:space="0" w:color="auto"/>
            <w:bottom w:val="none" w:sz="0" w:space="0" w:color="auto"/>
            <w:right w:val="none" w:sz="0" w:space="0" w:color="auto"/>
          </w:divBdr>
        </w:div>
        <w:div w:id="353264237">
          <w:marLeft w:val="0"/>
          <w:marRight w:val="0"/>
          <w:marTop w:val="0"/>
          <w:marBottom w:val="0"/>
          <w:divBdr>
            <w:top w:val="none" w:sz="0" w:space="0" w:color="auto"/>
            <w:left w:val="none" w:sz="0" w:space="0" w:color="auto"/>
            <w:bottom w:val="none" w:sz="0" w:space="0" w:color="auto"/>
            <w:right w:val="none" w:sz="0" w:space="0" w:color="auto"/>
          </w:divBdr>
        </w:div>
        <w:div w:id="467431876">
          <w:marLeft w:val="0"/>
          <w:marRight w:val="0"/>
          <w:marTop w:val="0"/>
          <w:marBottom w:val="0"/>
          <w:divBdr>
            <w:top w:val="none" w:sz="0" w:space="0" w:color="auto"/>
            <w:left w:val="none" w:sz="0" w:space="0" w:color="auto"/>
            <w:bottom w:val="none" w:sz="0" w:space="0" w:color="auto"/>
            <w:right w:val="none" w:sz="0" w:space="0" w:color="auto"/>
          </w:divBdr>
        </w:div>
        <w:div w:id="504589433">
          <w:marLeft w:val="0"/>
          <w:marRight w:val="0"/>
          <w:marTop w:val="0"/>
          <w:marBottom w:val="0"/>
          <w:divBdr>
            <w:top w:val="none" w:sz="0" w:space="0" w:color="auto"/>
            <w:left w:val="none" w:sz="0" w:space="0" w:color="auto"/>
            <w:bottom w:val="none" w:sz="0" w:space="0" w:color="auto"/>
            <w:right w:val="none" w:sz="0" w:space="0" w:color="auto"/>
          </w:divBdr>
        </w:div>
        <w:div w:id="597569506">
          <w:marLeft w:val="0"/>
          <w:marRight w:val="0"/>
          <w:marTop w:val="0"/>
          <w:marBottom w:val="0"/>
          <w:divBdr>
            <w:top w:val="none" w:sz="0" w:space="0" w:color="auto"/>
            <w:left w:val="none" w:sz="0" w:space="0" w:color="auto"/>
            <w:bottom w:val="none" w:sz="0" w:space="0" w:color="auto"/>
            <w:right w:val="none" w:sz="0" w:space="0" w:color="auto"/>
          </w:divBdr>
        </w:div>
        <w:div w:id="1208954015">
          <w:marLeft w:val="0"/>
          <w:marRight w:val="0"/>
          <w:marTop w:val="0"/>
          <w:marBottom w:val="0"/>
          <w:divBdr>
            <w:top w:val="none" w:sz="0" w:space="0" w:color="auto"/>
            <w:left w:val="none" w:sz="0" w:space="0" w:color="auto"/>
            <w:bottom w:val="none" w:sz="0" w:space="0" w:color="auto"/>
            <w:right w:val="none" w:sz="0" w:space="0" w:color="auto"/>
          </w:divBdr>
        </w:div>
        <w:div w:id="1327174764">
          <w:marLeft w:val="0"/>
          <w:marRight w:val="0"/>
          <w:marTop w:val="0"/>
          <w:marBottom w:val="0"/>
          <w:divBdr>
            <w:top w:val="none" w:sz="0" w:space="0" w:color="auto"/>
            <w:left w:val="none" w:sz="0" w:space="0" w:color="auto"/>
            <w:bottom w:val="none" w:sz="0" w:space="0" w:color="auto"/>
            <w:right w:val="none" w:sz="0" w:space="0" w:color="auto"/>
          </w:divBdr>
        </w:div>
        <w:div w:id="1984116183">
          <w:marLeft w:val="0"/>
          <w:marRight w:val="0"/>
          <w:marTop w:val="0"/>
          <w:marBottom w:val="0"/>
          <w:divBdr>
            <w:top w:val="none" w:sz="0" w:space="0" w:color="auto"/>
            <w:left w:val="none" w:sz="0" w:space="0" w:color="auto"/>
            <w:bottom w:val="none" w:sz="0" w:space="0" w:color="auto"/>
            <w:right w:val="none" w:sz="0" w:space="0" w:color="auto"/>
          </w:divBdr>
        </w:div>
        <w:div w:id="2083988848">
          <w:marLeft w:val="0"/>
          <w:marRight w:val="0"/>
          <w:marTop w:val="0"/>
          <w:marBottom w:val="0"/>
          <w:divBdr>
            <w:top w:val="none" w:sz="0" w:space="0" w:color="auto"/>
            <w:left w:val="none" w:sz="0" w:space="0" w:color="auto"/>
            <w:bottom w:val="none" w:sz="0" w:space="0" w:color="auto"/>
            <w:right w:val="none" w:sz="0" w:space="0" w:color="auto"/>
          </w:divBdr>
        </w:div>
      </w:divsChild>
    </w:div>
    <w:div w:id="250359781">
      <w:bodyDiv w:val="1"/>
      <w:marLeft w:val="0"/>
      <w:marRight w:val="0"/>
      <w:marTop w:val="0"/>
      <w:marBottom w:val="0"/>
      <w:divBdr>
        <w:top w:val="none" w:sz="0" w:space="0" w:color="auto"/>
        <w:left w:val="none" w:sz="0" w:space="0" w:color="auto"/>
        <w:bottom w:val="none" w:sz="0" w:space="0" w:color="auto"/>
        <w:right w:val="none" w:sz="0" w:space="0" w:color="auto"/>
      </w:divBdr>
      <w:divsChild>
        <w:div w:id="2076201633">
          <w:marLeft w:val="0"/>
          <w:marRight w:val="0"/>
          <w:marTop w:val="0"/>
          <w:marBottom w:val="0"/>
          <w:divBdr>
            <w:top w:val="none" w:sz="0" w:space="0" w:color="auto"/>
            <w:left w:val="none" w:sz="0" w:space="0" w:color="auto"/>
            <w:bottom w:val="none" w:sz="0" w:space="0" w:color="auto"/>
            <w:right w:val="none" w:sz="0" w:space="0" w:color="auto"/>
          </w:divBdr>
        </w:div>
      </w:divsChild>
    </w:div>
    <w:div w:id="262495944">
      <w:bodyDiv w:val="1"/>
      <w:marLeft w:val="0"/>
      <w:marRight w:val="0"/>
      <w:marTop w:val="0"/>
      <w:marBottom w:val="0"/>
      <w:divBdr>
        <w:top w:val="none" w:sz="0" w:space="0" w:color="auto"/>
        <w:left w:val="none" w:sz="0" w:space="0" w:color="auto"/>
        <w:bottom w:val="none" w:sz="0" w:space="0" w:color="auto"/>
        <w:right w:val="none" w:sz="0" w:space="0" w:color="auto"/>
      </w:divBdr>
    </w:div>
    <w:div w:id="274287610">
      <w:bodyDiv w:val="1"/>
      <w:marLeft w:val="0"/>
      <w:marRight w:val="0"/>
      <w:marTop w:val="0"/>
      <w:marBottom w:val="0"/>
      <w:divBdr>
        <w:top w:val="none" w:sz="0" w:space="0" w:color="auto"/>
        <w:left w:val="none" w:sz="0" w:space="0" w:color="auto"/>
        <w:bottom w:val="none" w:sz="0" w:space="0" w:color="auto"/>
        <w:right w:val="none" w:sz="0" w:space="0" w:color="auto"/>
      </w:divBdr>
      <w:divsChild>
        <w:div w:id="419714945">
          <w:marLeft w:val="0"/>
          <w:marRight w:val="0"/>
          <w:marTop w:val="0"/>
          <w:marBottom w:val="0"/>
          <w:divBdr>
            <w:top w:val="none" w:sz="0" w:space="0" w:color="auto"/>
            <w:left w:val="none" w:sz="0" w:space="0" w:color="auto"/>
            <w:bottom w:val="none" w:sz="0" w:space="0" w:color="auto"/>
            <w:right w:val="none" w:sz="0" w:space="0" w:color="auto"/>
          </w:divBdr>
        </w:div>
        <w:div w:id="519198466">
          <w:marLeft w:val="0"/>
          <w:marRight w:val="0"/>
          <w:marTop w:val="0"/>
          <w:marBottom w:val="0"/>
          <w:divBdr>
            <w:top w:val="none" w:sz="0" w:space="0" w:color="auto"/>
            <w:left w:val="none" w:sz="0" w:space="0" w:color="auto"/>
            <w:bottom w:val="none" w:sz="0" w:space="0" w:color="auto"/>
            <w:right w:val="none" w:sz="0" w:space="0" w:color="auto"/>
          </w:divBdr>
        </w:div>
        <w:div w:id="1810130632">
          <w:marLeft w:val="0"/>
          <w:marRight w:val="0"/>
          <w:marTop w:val="0"/>
          <w:marBottom w:val="0"/>
          <w:divBdr>
            <w:top w:val="none" w:sz="0" w:space="0" w:color="auto"/>
            <w:left w:val="none" w:sz="0" w:space="0" w:color="auto"/>
            <w:bottom w:val="none" w:sz="0" w:space="0" w:color="auto"/>
            <w:right w:val="none" w:sz="0" w:space="0" w:color="auto"/>
          </w:divBdr>
        </w:div>
      </w:divsChild>
    </w:div>
    <w:div w:id="276910144">
      <w:bodyDiv w:val="1"/>
      <w:marLeft w:val="0"/>
      <w:marRight w:val="0"/>
      <w:marTop w:val="0"/>
      <w:marBottom w:val="0"/>
      <w:divBdr>
        <w:top w:val="none" w:sz="0" w:space="0" w:color="auto"/>
        <w:left w:val="none" w:sz="0" w:space="0" w:color="auto"/>
        <w:bottom w:val="none" w:sz="0" w:space="0" w:color="auto"/>
        <w:right w:val="none" w:sz="0" w:space="0" w:color="auto"/>
      </w:divBdr>
      <w:divsChild>
        <w:div w:id="1426072172">
          <w:marLeft w:val="0"/>
          <w:marRight w:val="0"/>
          <w:marTop w:val="0"/>
          <w:marBottom w:val="0"/>
          <w:divBdr>
            <w:top w:val="none" w:sz="0" w:space="0" w:color="auto"/>
            <w:left w:val="none" w:sz="0" w:space="0" w:color="auto"/>
            <w:bottom w:val="none" w:sz="0" w:space="0" w:color="auto"/>
            <w:right w:val="none" w:sz="0" w:space="0" w:color="auto"/>
          </w:divBdr>
          <w:divsChild>
            <w:div w:id="5031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2734">
      <w:bodyDiv w:val="1"/>
      <w:marLeft w:val="0"/>
      <w:marRight w:val="0"/>
      <w:marTop w:val="0"/>
      <w:marBottom w:val="0"/>
      <w:divBdr>
        <w:top w:val="none" w:sz="0" w:space="0" w:color="auto"/>
        <w:left w:val="none" w:sz="0" w:space="0" w:color="auto"/>
        <w:bottom w:val="none" w:sz="0" w:space="0" w:color="auto"/>
        <w:right w:val="none" w:sz="0" w:space="0" w:color="auto"/>
      </w:divBdr>
      <w:divsChild>
        <w:div w:id="1639457484">
          <w:marLeft w:val="0"/>
          <w:marRight w:val="0"/>
          <w:marTop w:val="0"/>
          <w:marBottom w:val="0"/>
          <w:divBdr>
            <w:top w:val="none" w:sz="0" w:space="0" w:color="auto"/>
            <w:left w:val="none" w:sz="0" w:space="0" w:color="auto"/>
            <w:bottom w:val="none" w:sz="0" w:space="0" w:color="auto"/>
            <w:right w:val="none" w:sz="0" w:space="0" w:color="auto"/>
          </w:divBdr>
        </w:div>
        <w:div w:id="1698578829">
          <w:marLeft w:val="0"/>
          <w:marRight w:val="0"/>
          <w:marTop w:val="0"/>
          <w:marBottom w:val="0"/>
          <w:divBdr>
            <w:top w:val="none" w:sz="0" w:space="0" w:color="auto"/>
            <w:left w:val="none" w:sz="0" w:space="0" w:color="auto"/>
            <w:bottom w:val="none" w:sz="0" w:space="0" w:color="auto"/>
            <w:right w:val="none" w:sz="0" w:space="0" w:color="auto"/>
          </w:divBdr>
        </w:div>
      </w:divsChild>
    </w:div>
    <w:div w:id="281113515">
      <w:bodyDiv w:val="1"/>
      <w:marLeft w:val="0"/>
      <w:marRight w:val="0"/>
      <w:marTop w:val="0"/>
      <w:marBottom w:val="0"/>
      <w:divBdr>
        <w:top w:val="none" w:sz="0" w:space="0" w:color="auto"/>
        <w:left w:val="none" w:sz="0" w:space="0" w:color="auto"/>
        <w:bottom w:val="none" w:sz="0" w:space="0" w:color="auto"/>
        <w:right w:val="none" w:sz="0" w:space="0" w:color="auto"/>
      </w:divBdr>
      <w:divsChild>
        <w:div w:id="317226206">
          <w:marLeft w:val="0"/>
          <w:marRight w:val="0"/>
          <w:marTop w:val="0"/>
          <w:marBottom w:val="0"/>
          <w:divBdr>
            <w:top w:val="none" w:sz="0" w:space="0" w:color="auto"/>
            <w:left w:val="none" w:sz="0" w:space="0" w:color="auto"/>
            <w:bottom w:val="none" w:sz="0" w:space="0" w:color="auto"/>
            <w:right w:val="none" w:sz="0" w:space="0" w:color="auto"/>
          </w:divBdr>
        </w:div>
        <w:div w:id="799566836">
          <w:marLeft w:val="0"/>
          <w:marRight w:val="0"/>
          <w:marTop w:val="0"/>
          <w:marBottom w:val="0"/>
          <w:divBdr>
            <w:top w:val="none" w:sz="0" w:space="0" w:color="auto"/>
            <w:left w:val="none" w:sz="0" w:space="0" w:color="auto"/>
            <w:bottom w:val="none" w:sz="0" w:space="0" w:color="auto"/>
            <w:right w:val="none" w:sz="0" w:space="0" w:color="auto"/>
          </w:divBdr>
          <w:divsChild>
            <w:div w:id="908732858">
              <w:marLeft w:val="0"/>
              <w:marRight w:val="0"/>
              <w:marTop w:val="0"/>
              <w:marBottom w:val="0"/>
              <w:divBdr>
                <w:top w:val="none" w:sz="0" w:space="0" w:color="auto"/>
                <w:left w:val="none" w:sz="0" w:space="0" w:color="auto"/>
                <w:bottom w:val="none" w:sz="0" w:space="0" w:color="auto"/>
                <w:right w:val="none" w:sz="0" w:space="0" w:color="auto"/>
              </w:divBdr>
            </w:div>
            <w:div w:id="1609433650">
              <w:marLeft w:val="0"/>
              <w:marRight w:val="0"/>
              <w:marTop w:val="0"/>
              <w:marBottom w:val="0"/>
              <w:divBdr>
                <w:top w:val="none" w:sz="0" w:space="0" w:color="auto"/>
                <w:left w:val="none" w:sz="0" w:space="0" w:color="auto"/>
                <w:bottom w:val="none" w:sz="0" w:space="0" w:color="auto"/>
                <w:right w:val="none" w:sz="0" w:space="0" w:color="auto"/>
              </w:divBdr>
            </w:div>
            <w:div w:id="1710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7947">
      <w:bodyDiv w:val="1"/>
      <w:marLeft w:val="0"/>
      <w:marRight w:val="0"/>
      <w:marTop w:val="0"/>
      <w:marBottom w:val="0"/>
      <w:divBdr>
        <w:top w:val="none" w:sz="0" w:space="0" w:color="auto"/>
        <w:left w:val="none" w:sz="0" w:space="0" w:color="auto"/>
        <w:bottom w:val="none" w:sz="0" w:space="0" w:color="auto"/>
        <w:right w:val="none" w:sz="0" w:space="0" w:color="auto"/>
      </w:divBdr>
      <w:divsChild>
        <w:div w:id="52122578">
          <w:marLeft w:val="0"/>
          <w:marRight w:val="0"/>
          <w:marTop w:val="0"/>
          <w:marBottom w:val="0"/>
          <w:divBdr>
            <w:top w:val="none" w:sz="0" w:space="0" w:color="auto"/>
            <w:left w:val="none" w:sz="0" w:space="0" w:color="auto"/>
            <w:bottom w:val="none" w:sz="0" w:space="0" w:color="auto"/>
            <w:right w:val="none" w:sz="0" w:space="0" w:color="auto"/>
          </w:divBdr>
          <w:divsChild>
            <w:div w:id="878274704">
              <w:marLeft w:val="0"/>
              <w:marRight w:val="0"/>
              <w:marTop w:val="0"/>
              <w:marBottom w:val="0"/>
              <w:divBdr>
                <w:top w:val="none" w:sz="0" w:space="0" w:color="auto"/>
                <w:left w:val="none" w:sz="0" w:space="0" w:color="auto"/>
                <w:bottom w:val="none" w:sz="0" w:space="0" w:color="auto"/>
                <w:right w:val="none" w:sz="0" w:space="0" w:color="auto"/>
              </w:divBdr>
            </w:div>
          </w:divsChild>
        </w:div>
        <w:div w:id="57636235">
          <w:marLeft w:val="0"/>
          <w:marRight w:val="0"/>
          <w:marTop w:val="0"/>
          <w:marBottom w:val="0"/>
          <w:divBdr>
            <w:top w:val="none" w:sz="0" w:space="0" w:color="auto"/>
            <w:left w:val="none" w:sz="0" w:space="0" w:color="auto"/>
            <w:bottom w:val="none" w:sz="0" w:space="0" w:color="auto"/>
            <w:right w:val="none" w:sz="0" w:space="0" w:color="auto"/>
          </w:divBdr>
          <w:divsChild>
            <w:div w:id="989750226">
              <w:marLeft w:val="0"/>
              <w:marRight w:val="0"/>
              <w:marTop w:val="0"/>
              <w:marBottom w:val="0"/>
              <w:divBdr>
                <w:top w:val="none" w:sz="0" w:space="0" w:color="auto"/>
                <w:left w:val="none" w:sz="0" w:space="0" w:color="auto"/>
                <w:bottom w:val="none" w:sz="0" w:space="0" w:color="auto"/>
                <w:right w:val="none" w:sz="0" w:space="0" w:color="auto"/>
              </w:divBdr>
            </w:div>
          </w:divsChild>
        </w:div>
        <w:div w:id="106851950">
          <w:marLeft w:val="0"/>
          <w:marRight w:val="0"/>
          <w:marTop w:val="0"/>
          <w:marBottom w:val="0"/>
          <w:divBdr>
            <w:top w:val="none" w:sz="0" w:space="0" w:color="auto"/>
            <w:left w:val="none" w:sz="0" w:space="0" w:color="auto"/>
            <w:bottom w:val="none" w:sz="0" w:space="0" w:color="auto"/>
            <w:right w:val="none" w:sz="0" w:space="0" w:color="auto"/>
          </w:divBdr>
          <w:divsChild>
            <w:div w:id="1313095354">
              <w:marLeft w:val="0"/>
              <w:marRight w:val="0"/>
              <w:marTop w:val="0"/>
              <w:marBottom w:val="0"/>
              <w:divBdr>
                <w:top w:val="none" w:sz="0" w:space="0" w:color="auto"/>
                <w:left w:val="none" w:sz="0" w:space="0" w:color="auto"/>
                <w:bottom w:val="none" w:sz="0" w:space="0" w:color="auto"/>
                <w:right w:val="none" w:sz="0" w:space="0" w:color="auto"/>
              </w:divBdr>
            </w:div>
          </w:divsChild>
        </w:div>
        <w:div w:id="139155921">
          <w:marLeft w:val="0"/>
          <w:marRight w:val="0"/>
          <w:marTop w:val="0"/>
          <w:marBottom w:val="0"/>
          <w:divBdr>
            <w:top w:val="none" w:sz="0" w:space="0" w:color="auto"/>
            <w:left w:val="none" w:sz="0" w:space="0" w:color="auto"/>
            <w:bottom w:val="none" w:sz="0" w:space="0" w:color="auto"/>
            <w:right w:val="none" w:sz="0" w:space="0" w:color="auto"/>
          </w:divBdr>
          <w:divsChild>
            <w:div w:id="498617389">
              <w:marLeft w:val="0"/>
              <w:marRight w:val="0"/>
              <w:marTop w:val="0"/>
              <w:marBottom w:val="0"/>
              <w:divBdr>
                <w:top w:val="none" w:sz="0" w:space="0" w:color="auto"/>
                <w:left w:val="none" w:sz="0" w:space="0" w:color="auto"/>
                <w:bottom w:val="none" w:sz="0" w:space="0" w:color="auto"/>
                <w:right w:val="none" w:sz="0" w:space="0" w:color="auto"/>
              </w:divBdr>
            </w:div>
          </w:divsChild>
        </w:div>
        <w:div w:id="245577257">
          <w:marLeft w:val="0"/>
          <w:marRight w:val="0"/>
          <w:marTop w:val="0"/>
          <w:marBottom w:val="0"/>
          <w:divBdr>
            <w:top w:val="none" w:sz="0" w:space="0" w:color="auto"/>
            <w:left w:val="none" w:sz="0" w:space="0" w:color="auto"/>
            <w:bottom w:val="none" w:sz="0" w:space="0" w:color="auto"/>
            <w:right w:val="none" w:sz="0" w:space="0" w:color="auto"/>
          </w:divBdr>
          <w:divsChild>
            <w:div w:id="1148519428">
              <w:marLeft w:val="0"/>
              <w:marRight w:val="0"/>
              <w:marTop w:val="0"/>
              <w:marBottom w:val="0"/>
              <w:divBdr>
                <w:top w:val="none" w:sz="0" w:space="0" w:color="auto"/>
                <w:left w:val="none" w:sz="0" w:space="0" w:color="auto"/>
                <w:bottom w:val="none" w:sz="0" w:space="0" w:color="auto"/>
                <w:right w:val="none" w:sz="0" w:space="0" w:color="auto"/>
              </w:divBdr>
            </w:div>
          </w:divsChild>
        </w:div>
        <w:div w:id="309287591">
          <w:marLeft w:val="0"/>
          <w:marRight w:val="0"/>
          <w:marTop w:val="0"/>
          <w:marBottom w:val="0"/>
          <w:divBdr>
            <w:top w:val="none" w:sz="0" w:space="0" w:color="auto"/>
            <w:left w:val="none" w:sz="0" w:space="0" w:color="auto"/>
            <w:bottom w:val="none" w:sz="0" w:space="0" w:color="auto"/>
            <w:right w:val="none" w:sz="0" w:space="0" w:color="auto"/>
          </w:divBdr>
          <w:divsChild>
            <w:div w:id="1321691794">
              <w:marLeft w:val="0"/>
              <w:marRight w:val="0"/>
              <w:marTop w:val="0"/>
              <w:marBottom w:val="0"/>
              <w:divBdr>
                <w:top w:val="none" w:sz="0" w:space="0" w:color="auto"/>
                <w:left w:val="none" w:sz="0" w:space="0" w:color="auto"/>
                <w:bottom w:val="none" w:sz="0" w:space="0" w:color="auto"/>
                <w:right w:val="none" w:sz="0" w:space="0" w:color="auto"/>
              </w:divBdr>
            </w:div>
          </w:divsChild>
        </w:div>
        <w:div w:id="325940345">
          <w:marLeft w:val="0"/>
          <w:marRight w:val="0"/>
          <w:marTop w:val="0"/>
          <w:marBottom w:val="0"/>
          <w:divBdr>
            <w:top w:val="none" w:sz="0" w:space="0" w:color="auto"/>
            <w:left w:val="none" w:sz="0" w:space="0" w:color="auto"/>
            <w:bottom w:val="none" w:sz="0" w:space="0" w:color="auto"/>
            <w:right w:val="none" w:sz="0" w:space="0" w:color="auto"/>
          </w:divBdr>
          <w:divsChild>
            <w:div w:id="380401072">
              <w:marLeft w:val="0"/>
              <w:marRight w:val="0"/>
              <w:marTop w:val="0"/>
              <w:marBottom w:val="0"/>
              <w:divBdr>
                <w:top w:val="none" w:sz="0" w:space="0" w:color="auto"/>
                <w:left w:val="none" w:sz="0" w:space="0" w:color="auto"/>
                <w:bottom w:val="none" w:sz="0" w:space="0" w:color="auto"/>
                <w:right w:val="none" w:sz="0" w:space="0" w:color="auto"/>
              </w:divBdr>
            </w:div>
          </w:divsChild>
        </w:div>
        <w:div w:id="389428956">
          <w:marLeft w:val="0"/>
          <w:marRight w:val="0"/>
          <w:marTop w:val="0"/>
          <w:marBottom w:val="0"/>
          <w:divBdr>
            <w:top w:val="none" w:sz="0" w:space="0" w:color="auto"/>
            <w:left w:val="none" w:sz="0" w:space="0" w:color="auto"/>
            <w:bottom w:val="none" w:sz="0" w:space="0" w:color="auto"/>
            <w:right w:val="none" w:sz="0" w:space="0" w:color="auto"/>
          </w:divBdr>
          <w:divsChild>
            <w:div w:id="884098534">
              <w:marLeft w:val="0"/>
              <w:marRight w:val="0"/>
              <w:marTop w:val="0"/>
              <w:marBottom w:val="0"/>
              <w:divBdr>
                <w:top w:val="none" w:sz="0" w:space="0" w:color="auto"/>
                <w:left w:val="none" w:sz="0" w:space="0" w:color="auto"/>
                <w:bottom w:val="none" w:sz="0" w:space="0" w:color="auto"/>
                <w:right w:val="none" w:sz="0" w:space="0" w:color="auto"/>
              </w:divBdr>
            </w:div>
          </w:divsChild>
        </w:div>
        <w:div w:id="587542622">
          <w:marLeft w:val="0"/>
          <w:marRight w:val="0"/>
          <w:marTop w:val="0"/>
          <w:marBottom w:val="0"/>
          <w:divBdr>
            <w:top w:val="none" w:sz="0" w:space="0" w:color="auto"/>
            <w:left w:val="none" w:sz="0" w:space="0" w:color="auto"/>
            <w:bottom w:val="none" w:sz="0" w:space="0" w:color="auto"/>
            <w:right w:val="none" w:sz="0" w:space="0" w:color="auto"/>
          </w:divBdr>
          <w:divsChild>
            <w:div w:id="17631794">
              <w:marLeft w:val="0"/>
              <w:marRight w:val="0"/>
              <w:marTop w:val="0"/>
              <w:marBottom w:val="0"/>
              <w:divBdr>
                <w:top w:val="none" w:sz="0" w:space="0" w:color="auto"/>
                <w:left w:val="none" w:sz="0" w:space="0" w:color="auto"/>
                <w:bottom w:val="none" w:sz="0" w:space="0" w:color="auto"/>
                <w:right w:val="none" w:sz="0" w:space="0" w:color="auto"/>
              </w:divBdr>
            </w:div>
          </w:divsChild>
        </w:div>
        <w:div w:id="652413817">
          <w:marLeft w:val="0"/>
          <w:marRight w:val="0"/>
          <w:marTop w:val="0"/>
          <w:marBottom w:val="0"/>
          <w:divBdr>
            <w:top w:val="none" w:sz="0" w:space="0" w:color="auto"/>
            <w:left w:val="none" w:sz="0" w:space="0" w:color="auto"/>
            <w:bottom w:val="none" w:sz="0" w:space="0" w:color="auto"/>
            <w:right w:val="none" w:sz="0" w:space="0" w:color="auto"/>
          </w:divBdr>
          <w:divsChild>
            <w:div w:id="1433357428">
              <w:marLeft w:val="0"/>
              <w:marRight w:val="0"/>
              <w:marTop w:val="0"/>
              <w:marBottom w:val="0"/>
              <w:divBdr>
                <w:top w:val="none" w:sz="0" w:space="0" w:color="auto"/>
                <w:left w:val="none" w:sz="0" w:space="0" w:color="auto"/>
                <w:bottom w:val="none" w:sz="0" w:space="0" w:color="auto"/>
                <w:right w:val="none" w:sz="0" w:space="0" w:color="auto"/>
              </w:divBdr>
            </w:div>
          </w:divsChild>
        </w:div>
        <w:div w:id="730347676">
          <w:marLeft w:val="0"/>
          <w:marRight w:val="0"/>
          <w:marTop w:val="0"/>
          <w:marBottom w:val="0"/>
          <w:divBdr>
            <w:top w:val="none" w:sz="0" w:space="0" w:color="auto"/>
            <w:left w:val="none" w:sz="0" w:space="0" w:color="auto"/>
            <w:bottom w:val="none" w:sz="0" w:space="0" w:color="auto"/>
            <w:right w:val="none" w:sz="0" w:space="0" w:color="auto"/>
          </w:divBdr>
          <w:divsChild>
            <w:div w:id="974483909">
              <w:marLeft w:val="0"/>
              <w:marRight w:val="0"/>
              <w:marTop w:val="0"/>
              <w:marBottom w:val="0"/>
              <w:divBdr>
                <w:top w:val="none" w:sz="0" w:space="0" w:color="auto"/>
                <w:left w:val="none" w:sz="0" w:space="0" w:color="auto"/>
                <w:bottom w:val="none" w:sz="0" w:space="0" w:color="auto"/>
                <w:right w:val="none" w:sz="0" w:space="0" w:color="auto"/>
              </w:divBdr>
            </w:div>
          </w:divsChild>
        </w:div>
        <w:div w:id="747730151">
          <w:marLeft w:val="0"/>
          <w:marRight w:val="0"/>
          <w:marTop w:val="0"/>
          <w:marBottom w:val="0"/>
          <w:divBdr>
            <w:top w:val="none" w:sz="0" w:space="0" w:color="auto"/>
            <w:left w:val="none" w:sz="0" w:space="0" w:color="auto"/>
            <w:bottom w:val="none" w:sz="0" w:space="0" w:color="auto"/>
            <w:right w:val="none" w:sz="0" w:space="0" w:color="auto"/>
          </w:divBdr>
          <w:divsChild>
            <w:div w:id="1818762426">
              <w:marLeft w:val="0"/>
              <w:marRight w:val="0"/>
              <w:marTop w:val="0"/>
              <w:marBottom w:val="0"/>
              <w:divBdr>
                <w:top w:val="none" w:sz="0" w:space="0" w:color="auto"/>
                <w:left w:val="none" w:sz="0" w:space="0" w:color="auto"/>
                <w:bottom w:val="none" w:sz="0" w:space="0" w:color="auto"/>
                <w:right w:val="none" w:sz="0" w:space="0" w:color="auto"/>
              </w:divBdr>
            </w:div>
          </w:divsChild>
        </w:div>
        <w:div w:id="753628775">
          <w:marLeft w:val="0"/>
          <w:marRight w:val="0"/>
          <w:marTop w:val="0"/>
          <w:marBottom w:val="0"/>
          <w:divBdr>
            <w:top w:val="none" w:sz="0" w:space="0" w:color="auto"/>
            <w:left w:val="none" w:sz="0" w:space="0" w:color="auto"/>
            <w:bottom w:val="none" w:sz="0" w:space="0" w:color="auto"/>
            <w:right w:val="none" w:sz="0" w:space="0" w:color="auto"/>
          </w:divBdr>
          <w:divsChild>
            <w:div w:id="211312918">
              <w:marLeft w:val="0"/>
              <w:marRight w:val="0"/>
              <w:marTop w:val="0"/>
              <w:marBottom w:val="0"/>
              <w:divBdr>
                <w:top w:val="none" w:sz="0" w:space="0" w:color="auto"/>
                <w:left w:val="none" w:sz="0" w:space="0" w:color="auto"/>
                <w:bottom w:val="none" w:sz="0" w:space="0" w:color="auto"/>
                <w:right w:val="none" w:sz="0" w:space="0" w:color="auto"/>
              </w:divBdr>
            </w:div>
          </w:divsChild>
        </w:div>
        <w:div w:id="790788464">
          <w:marLeft w:val="0"/>
          <w:marRight w:val="0"/>
          <w:marTop w:val="0"/>
          <w:marBottom w:val="0"/>
          <w:divBdr>
            <w:top w:val="none" w:sz="0" w:space="0" w:color="auto"/>
            <w:left w:val="none" w:sz="0" w:space="0" w:color="auto"/>
            <w:bottom w:val="none" w:sz="0" w:space="0" w:color="auto"/>
            <w:right w:val="none" w:sz="0" w:space="0" w:color="auto"/>
          </w:divBdr>
          <w:divsChild>
            <w:div w:id="13387535">
              <w:marLeft w:val="0"/>
              <w:marRight w:val="0"/>
              <w:marTop w:val="0"/>
              <w:marBottom w:val="0"/>
              <w:divBdr>
                <w:top w:val="none" w:sz="0" w:space="0" w:color="auto"/>
                <w:left w:val="none" w:sz="0" w:space="0" w:color="auto"/>
                <w:bottom w:val="none" w:sz="0" w:space="0" w:color="auto"/>
                <w:right w:val="none" w:sz="0" w:space="0" w:color="auto"/>
              </w:divBdr>
            </w:div>
          </w:divsChild>
        </w:div>
        <w:div w:id="877162968">
          <w:marLeft w:val="0"/>
          <w:marRight w:val="0"/>
          <w:marTop w:val="0"/>
          <w:marBottom w:val="0"/>
          <w:divBdr>
            <w:top w:val="none" w:sz="0" w:space="0" w:color="auto"/>
            <w:left w:val="none" w:sz="0" w:space="0" w:color="auto"/>
            <w:bottom w:val="none" w:sz="0" w:space="0" w:color="auto"/>
            <w:right w:val="none" w:sz="0" w:space="0" w:color="auto"/>
          </w:divBdr>
          <w:divsChild>
            <w:div w:id="1379013781">
              <w:marLeft w:val="0"/>
              <w:marRight w:val="0"/>
              <w:marTop w:val="0"/>
              <w:marBottom w:val="0"/>
              <w:divBdr>
                <w:top w:val="none" w:sz="0" w:space="0" w:color="auto"/>
                <w:left w:val="none" w:sz="0" w:space="0" w:color="auto"/>
                <w:bottom w:val="none" w:sz="0" w:space="0" w:color="auto"/>
                <w:right w:val="none" w:sz="0" w:space="0" w:color="auto"/>
              </w:divBdr>
            </w:div>
          </w:divsChild>
        </w:div>
        <w:div w:id="949704475">
          <w:marLeft w:val="0"/>
          <w:marRight w:val="0"/>
          <w:marTop w:val="0"/>
          <w:marBottom w:val="0"/>
          <w:divBdr>
            <w:top w:val="none" w:sz="0" w:space="0" w:color="auto"/>
            <w:left w:val="none" w:sz="0" w:space="0" w:color="auto"/>
            <w:bottom w:val="none" w:sz="0" w:space="0" w:color="auto"/>
            <w:right w:val="none" w:sz="0" w:space="0" w:color="auto"/>
          </w:divBdr>
          <w:divsChild>
            <w:div w:id="1155343414">
              <w:marLeft w:val="0"/>
              <w:marRight w:val="0"/>
              <w:marTop w:val="0"/>
              <w:marBottom w:val="0"/>
              <w:divBdr>
                <w:top w:val="none" w:sz="0" w:space="0" w:color="auto"/>
                <w:left w:val="none" w:sz="0" w:space="0" w:color="auto"/>
                <w:bottom w:val="none" w:sz="0" w:space="0" w:color="auto"/>
                <w:right w:val="none" w:sz="0" w:space="0" w:color="auto"/>
              </w:divBdr>
            </w:div>
          </w:divsChild>
        </w:div>
        <w:div w:id="1004093644">
          <w:marLeft w:val="0"/>
          <w:marRight w:val="0"/>
          <w:marTop w:val="0"/>
          <w:marBottom w:val="0"/>
          <w:divBdr>
            <w:top w:val="none" w:sz="0" w:space="0" w:color="auto"/>
            <w:left w:val="none" w:sz="0" w:space="0" w:color="auto"/>
            <w:bottom w:val="none" w:sz="0" w:space="0" w:color="auto"/>
            <w:right w:val="none" w:sz="0" w:space="0" w:color="auto"/>
          </w:divBdr>
          <w:divsChild>
            <w:div w:id="1647933170">
              <w:marLeft w:val="0"/>
              <w:marRight w:val="0"/>
              <w:marTop w:val="0"/>
              <w:marBottom w:val="0"/>
              <w:divBdr>
                <w:top w:val="none" w:sz="0" w:space="0" w:color="auto"/>
                <w:left w:val="none" w:sz="0" w:space="0" w:color="auto"/>
                <w:bottom w:val="none" w:sz="0" w:space="0" w:color="auto"/>
                <w:right w:val="none" w:sz="0" w:space="0" w:color="auto"/>
              </w:divBdr>
            </w:div>
          </w:divsChild>
        </w:div>
        <w:div w:id="1015886947">
          <w:marLeft w:val="0"/>
          <w:marRight w:val="0"/>
          <w:marTop w:val="0"/>
          <w:marBottom w:val="0"/>
          <w:divBdr>
            <w:top w:val="none" w:sz="0" w:space="0" w:color="auto"/>
            <w:left w:val="none" w:sz="0" w:space="0" w:color="auto"/>
            <w:bottom w:val="none" w:sz="0" w:space="0" w:color="auto"/>
            <w:right w:val="none" w:sz="0" w:space="0" w:color="auto"/>
          </w:divBdr>
          <w:divsChild>
            <w:div w:id="768306655">
              <w:marLeft w:val="0"/>
              <w:marRight w:val="0"/>
              <w:marTop w:val="0"/>
              <w:marBottom w:val="0"/>
              <w:divBdr>
                <w:top w:val="none" w:sz="0" w:space="0" w:color="auto"/>
                <w:left w:val="none" w:sz="0" w:space="0" w:color="auto"/>
                <w:bottom w:val="none" w:sz="0" w:space="0" w:color="auto"/>
                <w:right w:val="none" w:sz="0" w:space="0" w:color="auto"/>
              </w:divBdr>
            </w:div>
          </w:divsChild>
        </w:div>
        <w:div w:id="1068264447">
          <w:marLeft w:val="0"/>
          <w:marRight w:val="0"/>
          <w:marTop w:val="0"/>
          <w:marBottom w:val="0"/>
          <w:divBdr>
            <w:top w:val="none" w:sz="0" w:space="0" w:color="auto"/>
            <w:left w:val="none" w:sz="0" w:space="0" w:color="auto"/>
            <w:bottom w:val="none" w:sz="0" w:space="0" w:color="auto"/>
            <w:right w:val="none" w:sz="0" w:space="0" w:color="auto"/>
          </w:divBdr>
          <w:divsChild>
            <w:div w:id="501042066">
              <w:marLeft w:val="0"/>
              <w:marRight w:val="0"/>
              <w:marTop w:val="0"/>
              <w:marBottom w:val="0"/>
              <w:divBdr>
                <w:top w:val="none" w:sz="0" w:space="0" w:color="auto"/>
                <w:left w:val="none" w:sz="0" w:space="0" w:color="auto"/>
                <w:bottom w:val="none" w:sz="0" w:space="0" w:color="auto"/>
                <w:right w:val="none" w:sz="0" w:space="0" w:color="auto"/>
              </w:divBdr>
            </w:div>
          </w:divsChild>
        </w:div>
        <w:div w:id="1070234774">
          <w:marLeft w:val="0"/>
          <w:marRight w:val="0"/>
          <w:marTop w:val="0"/>
          <w:marBottom w:val="0"/>
          <w:divBdr>
            <w:top w:val="none" w:sz="0" w:space="0" w:color="auto"/>
            <w:left w:val="none" w:sz="0" w:space="0" w:color="auto"/>
            <w:bottom w:val="none" w:sz="0" w:space="0" w:color="auto"/>
            <w:right w:val="none" w:sz="0" w:space="0" w:color="auto"/>
          </w:divBdr>
          <w:divsChild>
            <w:div w:id="43722423">
              <w:marLeft w:val="0"/>
              <w:marRight w:val="0"/>
              <w:marTop w:val="0"/>
              <w:marBottom w:val="0"/>
              <w:divBdr>
                <w:top w:val="none" w:sz="0" w:space="0" w:color="auto"/>
                <w:left w:val="none" w:sz="0" w:space="0" w:color="auto"/>
                <w:bottom w:val="none" w:sz="0" w:space="0" w:color="auto"/>
                <w:right w:val="none" w:sz="0" w:space="0" w:color="auto"/>
              </w:divBdr>
            </w:div>
          </w:divsChild>
        </w:div>
        <w:div w:id="1077367153">
          <w:marLeft w:val="0"/>
          <w:marRight w:val="0"/>
          <w:marTop w:val="0"/>
          <w:marBottom w:val="0"/>
          <w:divBdr>
            <w:top w:val="none" w:sz="0" w:space="0" w:color="auto"/>
            <w:left w:val="none" w:sz="0" w:space="0" w:color="auto"/>
            <w:bottom w:val="none" w:sz="0" w:space="0" w:color="auto"/>
            <w:right w:val="none" w:sz="0" w:space="0" w:color="auto"/>
          </w:divBdr>
          <w:divsChild>
            <w:div w:id="432629866">
              <w:marLeft w:val="0"/>
              <w:marRight w:val="0"/>
              <w:marTop w:val="0"/>
              <w:marBottom w:val="0"/>
              <w:divBdr>
                <w:top w:val="none" w:sz="0" w:space="0" w:color="auto"/>
                <w:left w:val="none" w:sz="0" w:space="0" w:color="auto"/>
                <w:bottom w:val="none" w:sz="0" w:space="0" w:color="auto"/>
                <w:right w:val="none" w:sz="0" w:space="0" w:color="auto"/>
              </w:divBdr>
            </w:div>
          </w:divsChild>
        </w:div>
        <w:div w:id="1100954459">
          <w:marLeft w:val="0"/>
          <w:marRight w:val="0"/>
          <w:marTop w:val="0"/>
          <w:marBottom w:val="0"/>
          <w:divBdr>
            <w:top w:val="none" w:sz="0" w:space="0" w:color="auto"/>
            <w:left w:val="none" w:sz="0" w:space="0" w:color="auto"/>
            <w:bottom w:val="none" w:sz="0" w:space="0" w:color="auto"/>
            <w:right w:val="none" w:sz="0" w:space="0" w:color="auto"/>
          </w:divBdr>
          <w:divsChild>
            <w:div w:id="1323200064">
              <w:marLeft w:val="0"/>
              <w:marRight w:val="0"/>
              <w:marTop w:val="0"/>
              <w:marBottom w:val="0"/>
              <w:divBdr>
                <w:top w:val="none" w:sz="0" w:space="0" w:color="auto"/>
                <w:left w:val="none" w:sz="0" w:space="0" w:color="auto"/>
                <w:bottom w:val="none" w:sz="0" w:space="0" w:color="auto"/>
                <w:right w:val="none" w:sz="0" w:space="0" w:color="auto"/>
              </w:divBdr>
            </w:div>
          </w:divsChild>
        </w:div>
        <w:div w:id="1171682482">
          <w:marLeft w:val="0"/>
          <w:marRight w:val="0"/>
          <w:marTop w:val="0"/>
          <w:marBottom w:val="0"/>
          <w:divBdr>
            <w:top w:val="none" w:sz="0" w:space="0" w:color="auto"/>
            <w:left w:val="none" w:sz="0" w:space="0" w:color="auto"/>
            <w:bottom w:val="none" w:sz="0" w:space="0" w:color="auto"/>
            <w:right w:val="none" w:sz="0" w:space="0" w:color="auto"/>
          </w:divBdr>
          <w:divsChild>
            <w:div w:id="797916706">
              <w:marLeft w:val="0"/>
              <w:marRight w:val="0"/>
              <w:marTop w:val="0"/>
              <w:marBottom w:val="0"/>
              <w:divBdr>
                <w:top w:val="none" w:sz="0" w:space="0" w:color="auto"/>
                <w:left w:val="none" w:sz="0" w:space="0" w:color="auto"/>
                <w:bottom w:val="none" w:sz="0" w:space="0" w:color="auto"/>
                <w:right w:val="none" w:sz="0" w:space="0" w:color="auto"/>
              </w:divBdr>
            </w:div>
          </w:divsChild>
        </w:div>
        <w:div w:id="1172187173">
          <w:marLeft w:val="0"/>
          <w:marRight w:val="0"/>
          <w:marTop w:val="0"/>
          <w:marBottom w:val="0"/>
          <w:divBdr>
            <w:top w:val="none" w:sz="0" w:space="0" w:color="auto"/>
            <w:left w:val="none" w:sz="0" w:space="0" w:color="auto"/>
            <w:bottom w:val="none" w:sz="0" w:space="0" w:color="auto"/>
            <w:right w:val="none" w:sz="0" w:space="0" w:color="auto"/>
          </w:divBdr>
          <w:divsChild>
            <w:div w:id="626667992">
              <w:marLeft w:val="0"/>
              <w:marRight w:val="0"/>
              <w:marTop w:val="0"/>
              <w:marBottom w:val="0"/>
              <w:divBdr>
                <w:top w:val="none" w:sz="0" w:space="0" w:color="auto"/>
                <w:left w:val="none" w:sz="0" w:space="0" w:color="auto"/>
                <w:bottom w:val="none" w:sz="0" w:space="0" w:color="auto"/>
                <w:right w:val="none" w:sz="0" w:space="0" w:color="auto"/>
              </w:divBdr>
            </w:div>
          </w:divsChild>
        </w:div>
        <w:div w:id="1190527897">
          <w:marLeft w:val="0"/>
          <w:marRight w:val="0"/>
          <w:marTop w:val="0"/>
          <w:marBottom w:val="0"/>
          <w:divBdr>
            <w:top w:val="none" w:sz="0" w:space="0" w:color="auto"/>
            <w:left w:val="none" w:sz="0" w:space="0" w:color="auto"/>
            <w:bottom w:val="none" w:sz="0" w:space="0" w:color="auto"/>
            <w:right w:val="none" w:sz="0" w:space="0" w:color="auto"/>
          </w:divBdr>
          <w:divsChild>
            <w:div w:id="1913350497">
              <w:marLeft w:val="0"/>
              <w:marRight w:val="0"/>
              <w:marTop w:val="0"/>
              <w:marBottom w:val="0"/>
              <w:divBdr>
                <w:top w:val="none" w:sz="0" w:space="0" w:color="auto"/>
                <w:left w:val="none" w:sz="0" w:space="0" w:color="auto"/>
                <w:bottom w:val="none" w:sz="0" w:space="0" w:color="auto"/>
                <w:right w:val="none" w:sz="0" w:space="0" w:color="auto"/>
              </w:divBdr>
            </w:div>
          </w:divsChild>
        </w:div>
        <w:div w:id="1298996136">
          <w:marLeft w:val="0"/>
          <w:marRight w:val="0"/>
          <w:marTop w:val="0"/>
          <w:marBottom w:val="0"/>
          <w:divBdr>
            <w:top w:val="none" w:sz="0" w:space="0" w:color="auto"/>
            <w:left w:val="none" w:sz="0" w:space="0" w:color="auto"/>
            <w:bottom w:val="none" w:sz="0" w:space="0" w:color="auto"/>
            <w:right w:val="none" w:sz="0" w:space="0" w:color="auto"/>
          </w:divBdr>
          <w:divsChild>
            <w:div w:id="2903831">
              <w:marLeft w:val="0"/>
              <w:marRight w:val="0"/>
              <w:marTop w:val="0"/>
              <w:marBottom w:val="0"/>
              <w:divBdr>
                <w:top w:val="none" w:sz="0" w:space="0" w:color="auto"/>
                <w:left w:val="none" w:sz="0" w:space="0" w:color="auto"/>
                <w:bottom w:val="none" w:sz="0" w:space="0" w:color="auto"/>
                <w:right w:val="none" w:sz="0" w:space="0" w:color="auto"/>
              </w:divBdr>
            </w:div>
          </w:divsChild>
        </w:div>
        <w:div w:id="1360859065">
          <w:marLeft w:val="0"/>
          <w:marRight w:val="0"/>
          <w:marTop w:val="0"/>
          <w:marBottom w:val="0"/>
          <w:divBdr>
            <w:top w:val="none" w:sz="0" w:space="0" w:color="auto"/>
            <w:left w:val="none" w:sz="0" w:space="0" w:color="auto"/>
            <w:bottom w:val="none" w:sz="0" w:space="0" w:color="auto"/>
            <w:right w:val="none" w:sz="0" w:space="0" w:color="auto"/>
          </w:divBdr>
          <w:divsChild>
            <w:div w:id="1059092841">
              <w:marLeft w:val="0"/>
              <w:marRight w:val="0"/>
              <w:marTop w:val="0"/>
              <w:marBottom w:val="0"/>
              <w:divBdr>
                <w:top w:val="none" w:sz="0" w:space="0" w:color="auto"/>
                <w:left w:val="none" w:sz="0" w:space="0" w:color="auto"/>
                <w:bottom w:val="none" w:sz="0" w:space="0" w:color="auto"/>
                <w:right w:val="none" w:sz="0" w:space="0" w:color="auto"/>
              </w:divBdr>
            </w:div>
          </w:divsChild>
        </w:div>
        <w:div w:id="1496647256">
          <w:marLeft w:val="0"/>
          <w:marRight w:val="0"/>
          <w:marTop w:val="0"/>
          <w:marBottom w:val="0"/>
          <w:divBdr>
            <w:top w:val="none" w:sz="0" w:space="0" w:color="auto"/>
            <w:left w:val="none" w:sz="0" w:space="0" w:color="auto"/>
            <w:bottom w:val="none" w:sz="0" w:space="0" w:color="auto"/>
            <w:right w:val="none" w:sz="0" w:space="0" w:color="auto"/>
          </w:divBdr>
          <w:divsChild>
            <w:div w:id="706829588">
              <w:marLeft w:val="0"/>
              <w:marRight w:val="0"/>
              <w:marTop w:val="0"/>
              <w:marBottom w:val="0"/>
              <w:divBdr>
                <w:top w:val="none" w:sz="0" w:space="0" w:color="auto"/>
                <w:left w:val="none" w:sz="0" w:space="0" w:color="auto"/>
                <w:bottom w:val="none" w:sz="0" w:space="0" w:color="auto"/>
                <w:right w:val="none" w:sz="0" w:space="0" w:color="auto"/>
              </w:divBdr>
            </w:div>
          </w:divsChild>
        </w:div>
        <w:div w:id="1619141351">
          <w:marLeft w:val="0"/>
          <w:marRight w:val="0"/>
          <w:marTop w:val="0"/>
          <w:marBottom w:val="0"/>
          <w:divBdr>
            <w:top w:val="none" w:sz="0" w:space="0" w:color="auto"/>
            <w:left w:val="none" w:sz="0" w:space="0" w:color="auto"/>
            <w:bottom w:val="none" w:sz="0" w:space="0" w:color="auto"/>
            <w:right w:val="none" w:sz="0" w:space="0" w:color="auto"/>
          </w:divBdr>
          <w:divsChild>
            <w:div w:id="494883571">
              <w:marLeft w:val="0"/>
              <w:marRight w:val="0"/>
              <w:marTop w:val="0"/>
              <w:marBottom w:val="0"/>
              <w:divBdr>
                <w:top w:val="none" w:sz="0" w:space="0" w:color="auto"/>
                <w:left w:val="none" w:sz="0" w:space="0" w:color="auto"/>
                <w:bottom w:val="none" w:sz="0" w:space="0" w:color="auto"/>
                <w:right w:val="none" w:sz="0" w:space="0" w:color="auto"/>
              </w:divBdr>
            </w:div>
          </w:divsChild>
        </w:div>
        <w:div w:id="1628852700">
          <w:marLeft w:val="0"/>
          <w:marRight w:val="0"/>
          <w:marTop w:val="0"/>
          <w:marBottom w:val="0"/>
          <w:divBdr>
            <w:top w:val="none" w:sz="0" w:space="0" w:color="auto"/>
            <w:left w:val="none" w:sz="0" w:space="0" w:color="auto"/>
            <w:bottom w:val="none" w:sz="0" w:space="0" w:color="auto"/>
            <w:right w:val="none" w:sz="0" w:space="0" w:color="auto"/>
          </w:divBdr>
          <w:divsChild>
            <w:div w:id="961763290">
              <w:marLeft w:val="0"/>
              <w:marRight w:val="0"/>
              <w:marTop w:val="0"/>
              <w:marBottom w:val="0"/>
              <w:divBdr>
                <w:top w:val="none" w:sz="0" w:space="0" w:color="auto"/>
                <w:left w:val="none" w:sz="0" w:space="0" w:color="auto"/>
                <w:bottom w:val="none" w:sz="0" w:space="0" w:color="auto"/>
                <w:right w:val="none" w:sz="0" w:space="0" w:color="auto"/>
              </w:divBdr>
            </w:div>
          </w:divsChild>
        </w:div>
        <w:div w:id="1635984165">
          <w:marLeft w:val="0"/>
          <w:marRight w:val="0"/>
          <w:marTop w:val="0"/>
          <w:marBottom w:val="0"/>
          <w:divBdr>
            <w:top w:val="none" w:sz="0" w:space="0" w:color="auto"/>
            <w:left w:val="none" w:sz="0" w:space="0" w:color="auto"/>
            <w:bottom w:val="none" w:sz="0" w:space="0" w:color="auto"/>
            <w:right w:val="none" w:sz="0" w:space="0" w:color="auto"/>
          </w:divBdr>
          <w:divsChild>
            <w:div w:id="452214150">
              <w:marLeft w:val="0"/>
              <w:marRight w:val="0"/>
              <w:marTop w:val="0"/>
              <w:marBottom w:val="0"/>
              <w:divBdr>
                <w:top w:val="none" w:sz="0" w:space="0" w:color="auto"/>
                <w:left w:val="none" w:sz="0" w:space="0" w:color="auto"/>
                <w:bottom w:val="none" w:sz="0" w:space="0" w:color="auto"/>
                <w:right w:val="none" w:sz="0" w:space="0" w:color="auto"/>
              </w:divBdr>
            </w:div>
          </w:divsChild>
        </w:div>
        <w:div w:id="1653024134">
          <w:marLeft w:val="0"/>
          <w:marRight w:val="0"/>
          <w:marTop w:val="0"/>
          <w:marBottom w:val="0"/>
          <w:divBdr>
            <w:top w:val="none" w:sz="0" w:space="0" w:color="auto"/>
            <w:left w:val="none" w:sz="0" w:space="0" w:color="auto"/>
            <w:bottom w:val="none" w:sz="0" w:space="0" w:color="auto"/>
            <w:right w:val="none" w:sz="0" w:space="0" w:color="auto"/>
          </w:divBdr>
          <w:divsChild>
            <w:div w:id="770048790">
              <w:marLeft w:val="0"/>
              <w:marRight w:val="0"/>
              <w:marTop w:val="0"/>
              <w:marBottom w:val="0"/>
              <w:divBdr>
                <w:top w:val="none" w:sz="0" w:space="0" w:color="auto"/>
                <w:left w:val="none" w:sz="0" w:space="0" w:color="auto"/>
                <w:bottom w:val="none" w:sz="0" w:space="0" w:color="auto"/>
                <w:right w:val="none" w:sz="0" w:space="0" w:color="auto"/>
              </w:divBdr>
            </w:div>
          </w:divsChild>
        </w:div>
        <w:div w:id="1752510168">
          <w:marLeft w:val="0"/>
          <w:marRight w:val="0"/>
          <w:marTop w:val="0"/>
          <w:marBottom w:val="0"/>
          <w:divBdr>
            <w:top w:val="none" w:sz="0" w:space="0" w:color="auto"/>
            <w:left w:val="none" w:sz="0" w:space="0" w:color="auto"/>
            <w:bottom w:val="none" w:sz="0" w:space="0" w:color="auto"/>
            <w:right w:val="none" w:sz="0" w:space="0" w:color="auto"/>
          </w:divBdr>
          <w:divsChild>
            <w:div w:id="1619604326">
              <w:marLeft w:val="0"/>
              <w:marRight w:val="0"/>
              <w:marTop w:val="0"/>
              <w:marBottom w:val="0"/>
              <w:divBdr>
                <w:top w:val="none" w:sz="0" w:space="0" w:color="auto"/>
                <w:left w:val="none" w:sz="0" w:space="0" w:color="auto"/>
                <w:bottom w:val="none" w:sz="0" w:space="0" w:color="auto"/>
                <w:right w:val="none" w:sz="0" w:space="0" w:color="auto"/>
              </w:divBdr>
            </w:div>
          </w:divsChild>
        </w:div>
        <w:div w:id="1826117809">
          <w:marLeft w:val="0"/>
          <w:marRight w:val="0"/>
          <w:marTop w:val="0"/>
          <w:marBottom w:val="0"/>
          <w:divBdr>
            <w:top w:val="none" w:sz="0" w:space="0" w:color="auto"/>
            <w:left w:val="none" w:sz="0" w:space="0" w:color="auto"/>
            <w:bottom w:val="none" w:sz="0" w:space="0" w:color="auto"/>
            <w:right w:val="none" w:sz="0" w:space="0" w:color="auto"/>
          </w:divBdr>
          <w:divsChild>
            <w:div w:id="1139375079">
              <w:marLeft w:val="0"/>
              <w:marRight w:val="0"/>
              <w:marTop w:val="0"/>
              <w:marBottom w:val="0"/>
              <w:divBdr>
                <w:top w:val="none" w:sz="0" w:space="0" w:color="auto"/>
                <w:left w:val="none" w:sz="0" w:space="0" w:color="auto"/>
                <w:bottom w:val="none" w:sz="0" w:space="0" w:color="auto"/>
                <w:right w:val="none" w:sz="0" w:space="0" w:color="auto"/>
              </w:divBdr>
            </w:div>
          </w:divsChild>
        </w:div>
        <w:div w:id="1835026043">
          <w:marLeft w:val="0"/>
          <w:marRight w:val="0"/>
          <w:marTop w:val="0"/>
          <w:marBottom w:val="0"/>
          <w:divBdr>
            <w:top w:val="none" w:sz="0" w:space="0" w:color="auto"/>
            <w:left w:val="none" w:sz="0" w:space="0" w:color="auto"/>
            <w:bottom w:val="none" w:sz="0" w:space="0" w:color="auto"/>
            <w:right w:val="none" w:sz="0" w:space="0" w:color="auto"/>
          </w:divBdr>
          <w:divsChild>
            <w:div w:id="931428920">
              <w:marLeft w:val="0"/>
              <w:marRight w:val="0"/>
              <w:marTop w:val="0"/>
              <w:marBottom w:val="0"/>
              <w:divBdr>
                <w:top w:val="none" w:sz="0" w:space="0" w:color="auto"/>
                <w:left w:val="none" w:sz="0" w:space="0" w:color="auto"/>
                <w:bottom w:val="none" w:sz="0" w:space="0" w:color="auto"/>
                <w:right w:val="none" w:sz="0" w:space="0" w:color="auto"/>
              </w:divBdr>
            </w:div>
          </w:divsChild>
        </w:div>
        <w:div w:id="1918174399">
          <w:marLeft w:val="0"/>
          <w:marRight w:val="0"/>
          <w:marTop w:val="0"/>
          <w:marBottom w:val="0"/>
          <w:divBdr>
            <w:top w:val="none" w:sz="0" w:space="0" w:color="auto"/>
            <w:left w:val="none" w:sz="0" w:space="0" w:color="auto"/>
            <w:bottom w:val="none" w:sz="0" w:space="0" w:color="auto"/>
            <w:right w:val="none" w:sz="0" w:space="0" w:color="auto"/>
          </w:divBdr>
          <w:divsChild>
            <w:div w:id="1923561669">
              <w:marLeft w:val="0"/>
              <w:marRight w:val="0"/>
              <w:marTop w:val="0"/>
              <w:marBottom w:val="0"/>
              <w:divBdr>
                <w:top w:val="none" w:sz="0" w:space="0" w:color="auto"/>
                <w:left w:val="none" w:sz="0" w:space="0" w:color="auto"/>
                <w:bottom w:val="none" w:sz="0" w:space="0" w:color="auto"/>
                <w:right w:val="none" w:sz="0" w:space="0" w:color="auto"/>
              </w:divBdr>
            </w:div>
          </w:divsChild>
        </w:div>
        <w:div w:id="1924299260">
          <w:marLeft w:val="0"/>
          <w:marRight w:val="0"/>
          <w:marTop w:val="0"/>
          <w:marBottom w:val="0"/>
          <w:divBdr>
            <w:top w:val="none" w:sz="0" w:space="0" w:color="auto"/>
            <w:left w:val="none" w:sz="0" w:space="0" w:color="auto"/>
            <w:bottom w:val="none" w:sz="0" w:space="0" w:color="auto"/>
            <w:right w:val="none" w:sz="0" w:space="0" w:color="auto"/>
          </w:divBdr>
          <w:divsChild>
            <w:div w:id="1814373565">
              <w:marLeft w:val="0"/>
              <w:marRight w:val="0"/>
              <w:marTop w:val="0"/>
              <w:marBottom w:val="0"/>
              <w:divBdr>
                <w:top w:val="none" w:sz="0" w:space="0" w:color="auto"/>
                <w:left w:val="none" w:sz="0" w:space="0" w:color="auto"/>
                <w:bottom w:val="none" w:sz="0" w:space="0" w:color="auto"/>
                <w:right w:val="none" w:sz="0" w:space="0" w:color="auto"/>
              </w:divBdr>
            </w:div>
          </w:divsChild>
        </w:div>
        <w:div w:id="2005086764">
          <w:marLeft w:val="0"/>
          <w:marRight w:val="0"/>
          <w:marTop w:val="0"/>
          <w:marBottom w:val="0"/>
          <w:divBdr>
            <w:top w:val="none" w:sz="0" w:space="0" w:color="auto"/>
            <w:left w:val="none" w:sz="0" w:space="0" w:color="auto"/>
            <w:bottom w:val="none" w:sz="0" w:space="0" w:color="auto"/>
            <w:right w:val="none" w:sz="0" w:space="0" w:color="auto"/>
          </w:divBdr>
          <w:divsChild>
            <w:div w:id="755593954">
              <w:marLeft w:val="0"/>
              <w:marRight w:val="0"/>
              <w:marTop w:val="0"/>
              <w:marBottom w:val="0"/>
              <w:divBdr>
                <w:top w:val="none" w:sz="0" w:space="0" w:color="auto"/>
                <w:left w:val="none" w:sz="0" w:space="0" w:color="auto"/>
                <w:bottom w:val="none" w:sz="0" w:space="0" w:color="auto"/>
                <w:right w:val="none" w:sz="0" w:space="0" w:color="auto"/>
              </w:divBdr>
            </w:div>
          </w:divsChild>
        </w:div>
        <w:div w:id="2051220180">
          <w:marLeft w:val="0"/>
          <w:marRight w:val="0"/>
          <w:marTop w:val="0"/>
          <w:marBottom w:val="0"/>
          <w:divBdr>
            <w:top w:val="none" w:sz="0" w:space="0" w:color="auto"/>
            <w:left w:val="none" w:sz="0" w:space="0" w:color="auto"/>
            <w:bottom w:val="none" w:sz="0" w:space="0" w:color="auto"/>
            <w:right w:val="none" w:sz="0" w:space="0" w:color="auto"/>
          </w:divBdr>
          <w:divsChild>
            <w:div w:id="1605919377">
              <w:marLeft w:val="0"/>
              <w:marRight w:val="0"/>
              <w:marTop w:val="0"/>
              <w:marBottom w:val="0"/>
              <w:divBdr>
                <w:top w:val="none" w:sz="0" w:space="0" w:color="auto"/>
                <w:left w:val="none" w:sz="0" w:space="0" w:color="auto"/>
                <w:bottom w:val="none" w:sz="0" w:space="0" w:color="auto"/>
                <w:right w:val="none" w:sz="0" w:space="0" w:color="auto"/>
              </w:divBdr>
            </w:div>
          </w:divsChild>
        </w:div>
        <w:div w:id="2130586528">
          <w:marLeft w:val="0"/>
          <w:marRight w:val="0"/>
          <w:marTop w:val="0"/>
          <w:marBottom w:val="0"/>
          <w:divBdr>
            <w:top w:val="none" w:sz="0" w:space="0" w:color="auto"/>
            <w:left w:val="none" w:sz="0" w:space="0" w:color="auto"/>
            <w:bottom w:val="none" w:sz="0" w:space="0" w:color="auto"/>
            <w:right w:val="none" w:sz="0" w:space="0" w:color="auto"/>
          </w:divBdr>
          <w:divsChild>
            <w:div w:id="17876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0882">
      <w:bodyDiv w:val="1"/>
      <w:marLeft w:val="0"/>
      <w:marRight w:val="0"/>
      <w:marTop w:val="0"/>
      <w:marBottom w:val="0"/>
      <w:divBdr>
        <w:top w:val="none" w:sz="0" w:space="0" w:color="auto"/>
        <w:left w:val="none" w:sz="0" w:space="0" w:color="auto"/>
        <w:bottom w:val="none" w:sz="0" w:space="0" w:color="auto"/>
        <w:right w:val="none" w:sz="0" w:space="0" w:color="auto"/>
      </w:divBdr>
      <w:divsChild>
        <w:div w:id="405537906">
          <w:marLeft w:val="0"/>
          <w:marRight w:val="0"/>
          <w:marTop w:val="0"/>
          <w:marBottom w:val="0"/>
          <w:divBdr>
            <w:top w:val="none" w:sz="0" w:space="0" w:color="auto"/>
            <w:left w:val="none" w:sz="0" w:space="0" w:color="auto"/>
            <w:bottom w:val="none" w:sz="0" w:space="0" w:color="auto"/>
            <w:right w:val="none" w:sz="0" w:space="0" w:color="auto"/>
          </w:divBdr>
        </w:div>
        <w:div w:id="421997889">
          <w:marLeft w:val="0"/>
          <w:marRight w:val="0"/>
          <w:marTop w:val="0"/>
          <w:marBottom w:val="0"/>
          <w:divBdr>
            <w:top w:val="none" w:sz="0" w:space="0" w:color="auto"/>
            <w:left w:val="none" w:sz="0" w:space="0" w:color="auto"/>
            <w:bottom w:val="none" w:sz="0" w:space="0" w:color="auto"/>
            <w:right w:val="none" w:sz="0" w:space="0" w:color="auto"/>
          </w:divBdr>
        </w:div>
        <w:div w:id="469592349">
          <w:marLeft w:val="0"/>
          <w:marRight w:val="0"/>
          <w:marTop w:val="0"/>
          <w:marBottom w:val="0"/>
          <w:divBdr>
            <w:top w:val="none" w:sz="0" w:space="0" w:color="auto"/>
            <w:left w:val="none" w:sz="0" w:space="0" w:color="auto"/>
            <w:bottom w:val="none" w:sz="0" w:space="0" w:color="auto"/>
            <w:right w:val="none" w:sz="0" w:space="0" w:color="auto"/>
          </w:divBdr>
        </w:div>
        <w:div w:id="618219186">
          <w:marLeft w:val="0"/>
          <w:marRight w:val="0"/>
          <w:marTop w:val="0"/>
          <w:marBottom w:val="0"/>
          <w:divBdr>
            <w:top w:val="none" w:sz="0" w:space="0" w:color="auto"/>
            <w:left w:val="none" w:sz="0" w:space="0" w:color="auto"/>
            <w:bottom w:val="none" w:sz="0" w:space="0" w:color="auto"/>
            <w:right w:val="none" w:sz="0" w:space="0" w:color="auto"/>
          </w:divBdr>
        </w:div>
        <w:div w:id="707990043">
          <w:marLeft w:val="0"/>
          <w:marRight w:val="0"/>
          <w:marTop w:val="0"/>
          <w:marBottom w:val="0"/>
          <w:divBdr>
            <w:top w:val="none" w:sz="0" w:space="0" w:color="auto"/>
            <w:left w:val="none" w:sz="0" w:space="0" w:color="auto"/>
            <w:bottom w:val="none" w:sz="0" w:space="0" w:color="auto"/>
            <w:right w:val="none" w:sz="0" w:space="0" w:color="auto"/>
          </w:divBdr>
        </w:div>
        <w:div w:id="787361396">
          <w:marLeft w:val="0"/>
          <w:marRight w:val="0"/>
          <w:marTop w:val="0"/>
          <w:marBottom w:val="0"/>
          <w:divBdr>
            <w:top w:val="none" w:sz="0" w:space="0" w:color="auto"/>
            <w:left w:val="none" w:sz="0" w:space="0" w:color="auto"/>
            <w:bottom w:val="none" w:sz="0" w:space="0" w:color="auto"/>
            <w:right w:val="none" w:sz="0" w:space="0" w:color="auto"/>
          </w:divBdr>
        </w:div>
        <w:div w:id="814566396">
          <w:marLeft w:val="0"/>
          <w:marRight w:val="0"/>
          <w:marTop w:val="0"/>
          <w:marBottom w:val="0"/>
          <w:divBdr>
            <w:top w:val="none" w:sz="0" w:space="0" w:color="auto"/>
            <w:left w:val="none" w:sz="0" w:space="0" w:color="auto"/>
            <w:bottom w:val="none" w:sz="0" w:space="0" w:color="auto"/>
            <w:right w:val="none" w:sz="0" w:space="0" w:color="auto"/>
          </w:divBdr>
        </w:div>
        <w:div w:id="1071005276">
          <w:marLeft w:val="0"/>
          <w:marRight w:val="0"/>
          <w:marTop w:val="0"/>
          <w:marBottom w:val="0"/>
          <w:divBdr>
            <w:top w:val="none" w:sz="0" w:space="0" w:color="auto"/>
            <w:left w:val="none" w:sz="0" w:space="0" w:color="auto"/>
            <w:bottom w:val="none" w:sz="0" w:space="0" w:color="auto"/>
            <w:right w:val="none" w:sz="0" w:space="0" w:color="auto"/>
          </w:divBdr>
        </w:div>
        <w:div w:id="2089307866">
          <w:marLeft w:val="0"/>
          <w:marRight w:val="0"/>
          <w:marTop w:val="0"/>
          <w:marBottom w:val="0"/>
          <w:divBdr>
            <w:top w:val="none" w:sz="0" w:space="0" w:color="auto"/>
            <w:left w:val="none" w:sz="0" w:space="0" w:color="auto"/>
            <w:bottom w:val="none" w:sz="0" w:space="0" w:color="auto"/>
            <w:right w:val="none" w:sz="0" w:space="0" w:color="auto"/>
          </w:divBdr>
        </w:div>
      </w:divsChild>
    </w:div>
    <w:div w:id="299385170">
      <w:bodyDiv w:val="1"/>
      <w:marLeft w:val="0"/>
      <w:marRight w:val="0"/>
      <w:marTop w:val="0"/>
      <w:marBottom w:val="0"/>
      <w:divBdr>
        <w:top w:val="none" w:sz="0" w:space="0" w:color="auto"/>
        <w:left w:val="none" w:sz="0" w:space="0" w:color="auto"/>
        <w:bottom w:val="none" w:sz="0" w:space="0" w:color="auto"/>
        <w:right w:val="none" w:sz="0" w:space="0" w:color="auto"/>
      </w:divBdr>
      <w:divsChild>
        <w:div w:id="1000888700">
          <w:marLeft w:val="0"/>
          <w:marRight w:val="0"/>
          <w:marTop w:val="0"/>
          <w:marBottom w:val="0"/>
          <w:divBdr>
            <w:top w:val="none" w:sz="0" w:space="0" w:color="auto"/>
            <w:left w:val="none" w:sz="0" w:space="0" w:color="auto"/>
            <w:bottom w:val="none" w:sz="0" w:space="0" w:color="auto"/>
            <w:right w:val="none" w:sz="0" w:space="0" w:color="auto"/>
          </w:divBdr>
          <w:divsChild>
            <w:div w:id="12325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8070">
      <w:bodyDiv w:val="1"/>
      <w:marLeft w:val="0"/>
      <w:marRight w:val="0"/>
      <w:marTop w:val="0"/>
      <w:marBottom w:val="0"/>
      <w:divBdr>
        <w:top w:val="none" w:sz="0" w:space="0" w:color="auto"/>
        <w:left w:val="none" w:sz="0" w:space="0" w:color="auto"/>
        <w:bottom w:val="none" w:sz="0" w:space="0" w:color="auto"/>
        <w:right w:val="none" w:sz="0" w:space="0" w:color="auto"/>
      </w:divBdr>
    </w:div>
    <w:div w:id="358511031">
      <w:bodyDiv w:val="1"/>
      <w:marLeft w:val="0"/>
      <w:marRight w:val="0"/>
      <w:marTop w:val="0"/>
      <w:marBottom w:val="0"/>
      <w:divBdr>
        <w:top w:val="none" w:sz="0" w:space="0" w:color="auto"/>
        <w:left w:val="none" w:sz="0" w:space="0" w:color="auto"/>
        <w:bottom w:val="none" w:sz="0" w:space="0" w:color="auto"/>
        <w:right w:val="none" w:sz="0" w:space="0" w:color="auto"/>
      </w:divBdr>
    </w:div>
    <w:div w:id="363410418">
      <w:bodyDiv w:val="1"/>
      <w:marLeft w:val="0"/>
      <w:marRight w:val="0"/>
      <w:marTop w:val="0"/>
      <w:marBottom w:val="0"/>
      <w:divBdr>
        <w:top w:val="none" w:sz="0" w:space="0" w:color="auto"/>
        <w:left w:val="none" w:sz="0" w:space="0" w:color="auto"/>
        <w:bottom w:val="none" w:sz="0" w:space="0" w:color="auto"/>
        <w:right w:val="none" w:sz="0" w:space="0" w:color="auto"/>
      </w:divBdr>
      <w:divsChild>
        <w:div w:id="366299505">
          <w:marLeft w:val="0"/>
          <w:marRight w:val="0"/>
          <w:marTop w:val="0"/>
          <w:marBottom w:val="0"/>
          <w:divBdr>
            <w:top w:val="none" w:sz="0" w:space="0" w:color="auto"/>
            <w:left w:val="none" w:sz="0" w:space="0" w:color="auto"/>
            <w:bottom w:val="none" w:sz="0" w:space="0" w:color="auto"/>
            <w:right w:val="none" w:sz="0" w:space="0" w:color="auto"/>
          </w:divBdr>
        </w:div>
        <w:div w:id="1185360499">
          <w:marLeft w:val="0"/>
          <w:marRight w:val="0"/>
          <w:marTop w:val="0"/>
          <w:marBottom w:val="0"/>
          <w:divBdr>
            <w:top w:val="none" w:sz="0" w:space="0" w:color="auto"/>
            <w:left w:val="none" w:sz="0" w:space="0" w:color="auto"/>
            <w:bottom w:val="none" w:sz="0" w:space="0" w:color="auto"/>
            <w:right w:val="none" w:sz="0" w:space="0" w:color="auto"/>
          </w:divBdr>
        </w:div>
        <w:div w:id="1363172614">
          <w:marLeft w:val="0"/>
          <w:marRight w:val="0"/>
          <w:marTop w:val="0"/>
          <w:marBottom w:val="0"/>
          <w:divBdr>
            <w:top w:val="none" w:sz="0" w:space="0" w:color="auto"/>
            <w:left w:val="none" w:sz="0" w:space="0" w:color="auto"/>
            <w:bottom w:val="none" w:sz="0" w:space="0" w:color="auto"/>
            <w:right w:val="none" w:sz="0" w:space="0" w:color="auto"/>
          </w:divBdr>
        </w:div>
      </w:divsChild>
    </w:div>
    <w:div w:id="366100834">
      <w:bodyDiv w:val="1"/>
      <w:marLeft w:val="0"/>
      <w:marRight w:val="0"/>
      <w:marTop w:val="0"/>
      <w:marBottom w:val="0"/>
      <w:divBdr>
        <w:top w:val="none" w:sz="0" w:space="0" w:color="auto"/>
        <w:left w:val="none" w:sz="0" w:space="0" w:color="auto"/>
        <w:bottom w:val="none" w:sz="0" w:space="0" w:color="auto"/>
        <w:right w:val="none" w:sz="0" w:space="0" w:color="auto"/>
      </w:divBdr>
      <w:divsChild>
        <w:div w:id="882063761">
          <w:marLeft w:val="0"/>
          <w:marRight w:val="0"/>
          <w:marTop w:val="0"/>
          <w:marBottom w:val="0"/>
          <w:divBdr>
            <w:top w:val="none" w:sz="0" w:space="0" w:color="auto"/>
            <w:left w:val="none" w:sz="0" w:space="0" w:color="auto"/>
            <w:bottom w:val="none" w:sz="0" w:space="0" w:color="auto"/>
            <w:right w:val="none" w:sz="0" w:space="0" w:color="auto"/>
          </w:divBdr>
        </w:div>
      </w:divsChild>
    </w:div>
    <w:div w:id="371658078">
      <w:bodyDiv w:val="1"/>
      <w:marLeft w:val="0"/>
      <w:marRight w:val="0"/>
      <w:marTop w:val="0"/>
      <w:marBottom w:val="0"/>
      <w:divBdr>
        <w:top w:val="none" w:sz="0" w:space="0" w:color="auto"/>
        <w:left w:val="none" w:sz="0" w:space="0" w:color="auto"/>
        <w:bottom w:val="none" w:sz="0" w:space="0" w:color="auto"/>
        <w:right w:val="none" w:sz="0" w:space="0" w:color="auto"/>
      </w:divBdr>
      <w:divsChild>
        <w:div w:id="1809205534">
          <w:marLeft w:val="0"/>
          <w:marRight w:val="0"/>
          <w:marTop w:val="0"/>
          <w:marBottom w:val="0"/>
          <w:divBdr>
            <w:top w:val="none" w:sz="0" w:space="0" w:color="auto"/>
            <w:left w:val="none" w:sz="0" w:space="0" w:color="auto"/>
            <w:bottom w:val="none" w:sz="0" w:space="0" w:color="auto"/>
            <w:right w:val="none" w:sz="0" w:space="0" w:color="auto"/>
          </w:divBdr>
        </w:div>
      </w:divsChild>
    </w:div>
    <w:div w:id="380371038">
      <w:bodyDiv w:val="1"/>
      <w:marLeft w:val="0"/>
      <w:marRight w:val="0"/>
      <w:marTop w:val="0"/>
      <w:marBottom w:val="0"/>
      <w:divBdr>
        <w:top w:val="none" w:sz="0" w:space="0" w:color="auto"/>
        <w:left w:val="none" w:sz="0" w:space="0" w:color="auto"/>
        <w:bottom w:val="none" w:sz="0" w:space="0" w:color="auto"/>
        <w:right w:val="none" w:sz="0" w:space="0" w:color="auto"/>
      </w:divBdr>
    </w:div>
    <w:div w:id="382868971">
      <w:bodyDiv w:val="1"/>
      <w:marLeft w:val="0"/>
      <w:marRight w:val="0"/>
      <w:marTop w:val="0"/>
      <w:marBottom w:val="0"/>
      <w:divBdr>
        <w:top w:val="none" w:sz="0" w:space="0" w:color="auto"/>
        <w:left w:val="none" w:sz="0" w:space="0" w:color="auto"/>
        <w:bottom w:val="none" w:sz="0" w:space="0" w:color="auto"/>
        <w:right w:val="none" w:sz="0" w:space="0" w:color="auto"/>
      </w:divBdr>
      <w:divsChild>
        <w:div w:id="221601115">
          <w:marLeft w:val="0"/>
          <w:marRight w:val="0"/>
          <w:marTop w:val="0"/>
          <w:marBottom w:val="0"/>
          <w:divBdr>
            <w:top w:val="none" w:sz="0" w:space="0" w:color="auto"/>
            <w:left w:val="none" w:sz="0" w:space="0" w:color="auto"/>
            <w:bottom w:val="none" w:sz="0" w:space="0" w:color="auto"/>
            <w:right w:val="none" w:sz="0" w:space="0" w:color="auto"/>
          </w:divBdr>
        </w:div>
        <w:div w:id="1414665978">
          <w:marLeft w:val="0"/>
          <w:marRight w:val="0"/>
          <w:marTop w:val="0"/>
          <w:marBottom w:val="0"/>
          <w:divBdr>
            <w:top w:val="none" w:sz="0" w:space="0" w:color="auto"/>
            <w:left w:val="none" w:sz="0" w:space="0" w:color="auto"/>
            <w:bottom w:val="none" w:sz="0" w:space="0" w:color="auto"/>
            <w:right w:val="none" w:sz="0" w:space="0" w:color="auto"/>
          </w:divBdr>
        </w:div>
      </w:divsChild>
    </w:div>
    <w:div w:id="390931902">
      <w:bodyDiv w:val="1"/>
      <w:marLeft w:val="0"/>
      <w:marRight w:val="0"/>
      <w:marTop w:val="0"/>
      <w:marBottom w:val="0"/>
      <w:divBdr>
        <w:top w:val="none" w:sz="0" w:space="0" w:color="auto"/>
        <w:left w:val="none" w:sz="0" w:space="0" w:color="auto"/>
        <w:bottom w:val="none" w:sz="0" w:space="0" w:color="auto"/>
        <w:right w:val="none" w:sz="0" w:space="0" w:color="auto"/>
      </w:divBdr>
    </w:div>
    <w:div w:id="393087188">
      <w:bodyDiv w:val="1"/>
      <w:marLeft w:val="0"/>
      <w:marRight w:val="0"/>
      <w:marTop w:val="0"/>
      <w:marBottom w:val="0"/>
      <w:divBdr>
        <w:top w:val="none" w:sz="0" w:space="0" w:color="auto"/>
        <w:left w:val="none" w:sz="0" w:space="0" w:color="auto"/>
        <w:bottom w:val="none" w:sz="0" w:space="0" w:color="auto"/>
        <w:right w:val="none" w:sz="0" w:space="0" w:color="auto"/>
      </w:divBdr>
    </w:div>
    <w:div w:id="398597932">
      <w:bodyDiv w:val="1"/>
      <w:marLeft w:val="0"/>
      <w:marRight w:val="0"/>
      <w:marTop w:val="0"/>
      <w:marBottom w:val="0"/>
      <w:divBdr>
        <w:top w:val="none" w:sz="0" w:space="0" w:color="auto"/>
        <w:left w:val="none" w:sz="0" w:space="0" w:color="auto"/>
        <w:bottom w:val="none" w:sz="0" w:space="0" w:color="auto"/>
        <w:right w:val="none" w:sz="0" w:space="0" w:color="auto"/>
      </w:divBdr>
      <w:divsChild>
        <w:div w:id="158891784">
          <w:marLeft w:val="0"/>
          <w:marRight w:val="0"/>
          <w:marTop w:val="0"/>
          <w:marBottom w:val="0"/>
          <w:divBdr>
            <w:top w:val="none" w:sz="0" w:space="0" w:color="auto"/>
            <w:left w:val="none" w:sz="0" w:space="0" w:color="auto"/>
            <w:bottom w:val="none" w:sz="0" w:space="0" w:color="auto"/>
            <w:right w:val="none" w:sz="0" w:space="0" w:color="auto"/>
          </w:divBdr>
          <w:divsChild>
            <w:div w:id="538277790">
              <w:marLeft w:val="0"/>
              <w:marRight w:val="0"/>
              <w:marTop w:val="0"/>
              <w:marBottom w:val="0"/>
              <w:divBdr>
                <w:top w:val="none" w:sz="0" w:space="0" w:color="auto"/>
                <w:left w:val="none" w:sz="0" w:space="0" w:color="auto"/>
                <w:bottom w:val="none" w:sz="0" w:space="0" w:color="auto"/>
                <w:right w:val="none" w:sz="0" w:space="0" w:color="auto"/>
              </w:divBdr>
            </w:div>
          </w:divsChild>
        </w:div>
        <w:div w:id="225801028">
          <w:marLeft w:val="0"/>
          <w:marRight w:val="0"/>
          <w:marTop w:val="0"/>
          <w:marBottom w:val="0"/>
          <w:divBdr>
            <w:top w:val="none" w:sz="0" w:space="0" w:color="auto"/>
            <w:left w:val="none" w:sz="0" w:space="0" w:color="auto"/>
            <w:bottom w:val="none" w:sz="0" w:space="0" w:color="auto"/>
            <w:right w:val="none" w:sz="0" w:space="0" w:color="auto"/>
          </w:divBdr>
          <w:divsChild>
            <w:div w:id="1740858916">
              <w:marLeft w:val="0"/>
              <w:marRight w:val="0"/>
              <w:marTop w:val="0"/>
              <w:marBottom w:val="0"/>
              <w:divBdr>
                <w:top w:val="none" w:sz="0" w:space="0" w:color="auto"/>
                <w:left w:val="none" w:sz="0" w:space="0" w:color="auto"/>
                <w:bottom w:val="none" w:sz="0" w:space="0" w:color="auto"/>
                <w:right w:val="none" w:sz="0" w:space="0" w:color="auto"/>
              </w:divBdr>
            </w:div>
          </w:divsChild>
        </w:div>
        <w:div w:id="328606787">
          <w:marLeft w:val="0"/>
          <w:marRight w:val="0"/>
          <w:marTop w:val="0"/>
          <w:marBottom w:val="0"/>
          <w:divBdr>
            <w:top w:val="none" w:sz="0" w:space="0" w:color="auto"/>
            <w:left w:val="none" w:sz="0" w:space="0" w:color="auto"/>
            <w:bottom w:val="none" w:sz="0" w:space="0" w:color="auto"/>
            <w:right w:val="none" w:sz="0" w:space="0" w:color="auto"/>
          </w:divBdr>
          <w:divsChild>
            <w:div w:id="47267920">
              <w:marLeft w:val="0"/>
              <w:marRight w:val="0"/>
              <w:marTop w:val="0"/>
              <w:marBottom w:val="0"/>
              <w:divBdr>
                <w:top w:val="none" w:sz="0" w:space="0" w:color="auto"/>
                <w:left w:val="none" w:sz="0" w:space="0" w:color="auto"/>
                <w:bottom w:val="none" w:sz="0" w:space="0" w:color="auto"/>
                <w:right w:val="none" w:sz="0" w:space="0" w:color="auto"/>
              </w:divBdr>
            </w:div>
            <w:div w:id="531959362">
              <w:marLeft w:val="0"/>
              <w:marRight w:val="0"/>
              <w:marTop w:val="0"/>
              <w:marBottom w:val="0"/>
              <w:divBdr>
                <w:top w:val="none" w:sz="0" w:space="0" w:color="auto"/>
                <w:left w:val="none" w:sz="0" w:space="0" w:color="auto"/>
                <w:bottom w:val="none" w:sz="0" w:space="0" w:color="auto"/>
                <w:right w:val="none" w:sz="0" w:space="0" w:color="auto"/>
              </w:divBdr>
            </w:div>
            <w:div w:id="1332758904">
              <w:marLeft w:val="0"/>
              <w:marRight w:val="0"/>
              <w:marTop w:val="0"/>
              <w:marBottom w:val="0"/>
              <w:divBdr>
                <w:top w:val="none" w:sz="0" w:space="0" w:color="auto"/>
                <w:left w:val="none" w:sz="0" w:space="0" w:color="auto"/>
                <w:bottom w:val="none" w:sz="0" w:space="0" w:color="auto"/>
                <w:right w:val="none" w:sz="0" w:space="0" w:color="auto"/>
              </w:divBdr>
            </w:div>
          </w:divsChild>
        </w:div>
        <w:div w:id="467893961">
          <w:marLeft w:val="0"/>
          <w:marRight w:val="0"/>
          <w:marTop w:val="0"/>
          <w:marBottom w:val="0"/>
          <w:divBdr>
            <w:top w:val="none" w:sz="0" w:space="0" w:color="auto"/>
            <w:left w:val="none" w:sz="0" w:space="0" w:color="auto"/>
            <w:bottom w:val="none" w:sz="0" w:space="0" w:color="auto"/>
            <w:right w:val="none" w:sz="0" w:space="0" w:color="auto"/>
          </w:divBdr>
          <w:divsChild>
            <w:div w:id="351540680">
              <w:marLeft w:val="0"/>
              <w:marRight w:val="0"/>
              <w:marTop w:val="0"/>
              <w:marBottom w:val="0"/>
              <w:divBdr>
                <w:top w:val="none" w:sz="0" w:space="0" w:color="auto"/>
                <w:left w:val="none" w:sz="0" w:space="0" w:color="auto"/>
                <w:bottom w:val="none" w:sz="0" w:space="0" w:color="auto"/>
                <w:right w:val="none" w:sz="0" w:space="0" w:color="auto"/>
              </w:divBdr>
            </w:div>
            <w:div w:id="1272397772">
              <w:marLeft w:val="0"/>
              <w:marRight w:val="0"/>
              <w:marTop w:val="0"/>
              <w:marBottom w:val="0"/>
              <w:divBdr>
                <w:top w:val="none" w:sz="0" w:space="0" w:color="auto"/>
                <w:left w:val="none" w:sz="0" w:space="0" w:color="auto"/>
                <w:bottom w:val="none" w:sz="0" w:space="0" w:color="auto"/>
                <w:right w:val="none" w:sz="0" w:space="0" w:color="auto"/>
              </w:divBdr>
            </w:div>
            <w:div w:id="1902978543">
              <w:marLeft w:val="0"/>
              <w:marRight w:val="0"/>
              <w:marTop w:val="0"/>
              <w:marBottom w:val="0"/>
              <w:divBdr>
                <w:top w:val="none" w:sz="0" w:space="0" w:color="auto"/>
                <w:left w:val="none" w:sz="0" w:space="0" w:color="auto"/>
                <w:bottom w:val="none" w:sz="0" w:space="0" w:color="auto"/>
                <w:right w:val="none" w:sz="0" w:space="0" w:color="auto"/>
              </w:divBdr>
            </w:div>
          </w:divsChild>
        </w:div>
        <w:div w:id="644630422">
          <w:marLeft w:val="0"/>
          <w:marRight w:val="0"/>
          <w:marTop w:val="0"/>
          <w:marBottom w:val="0"/>
          <w:divBdr>
            <w:top w:val="none" w:sz="0" w:space="0" w:color="auto"/>
            <w:left w:val="none" w:sz="0" w:space="0" w:color="auto"/>
            <w:bottom w:val="none" w:sz="0" w:space="0" w:color="auto"/>
            <w:right w:val="none" w:sz="0" w:space="0" w:color="auto"/>
          </w:divBdr>
          <w:divsChild>
            <w:div w:id="405766110">
              <w:marLeft w:val="0"/>
              <w:marRight w:val="0"/>
              <w:marTop w:val="0"/>
              <w:marBottom w:val="0"/>
              <w:divBdr>
                <w:top w:val="none" w:sz="0" w:space="0" w:color="auto"/>
                <w:left w:val="none" w:sz="0" w:space="0" w:color="auto"/>
                <w:bottom w:val="none" w:sz="0" w:space="0" w:color="auto"/>
                <w:right w:val="none" w:sz="0" w:space="0" w:color="auto"/>
              </w:divBdr>
            </w:div>
            <w:div w:id="1162353392">
              <w:marLeft w:val="0"/>
              <w:marRight w:val="0"/>
              <w:marTop w:val="0"/>
              <w:marBottom w:val="0"/>
              <w:divBdr>
                <w:top w:val="none" w:sz="0" w:space="0" w:color="auto"/>
                <w:left w:val="none" w:sz="0" w:space="0" w:color="auto"/>
                <w:bottom w:val="none" w:sz="0" w:space="0" w:color="auto"/>
                <w:right w:val="none" w:sz="0" w:space="0" w:color="auto"/>
              </w:divBdr>
            </w:div>
            <w:div w:id="1846555479">
              <w:marLeft w:val="0"/>
              <w:marRight w:val="0"/>
              <w:marTop w:val="0"/>
              <w:marBottom w:val="0"/>
              <w:divBdr>
                <w:top w:val="none" w:sz="0" w:space="0" w:color="auto"/>
                <w:left w:val="none" w:sz="0" w:space="0" w:color="auto"/>
                <w:bottom w:val="none" w:sz="0" w:space="0" w:color="auto"/>
                <w:right w:val="none" w:sz="0" w:space="0" w:color="auto"/>
              </w:divBdr>
            </w:div>
          </w:divsChild>
        </w:div>
        <w:div w:id="693269409">
          <w:marLeft w:val="0"/>
          <w:marRight w:val="0"/>
          <w:marTop w:val="0"/>
          <w:marBottom w:val="0"/>
          <w:divBdr>
            <w:top w:val="none" w:sz="0" w:space="0" w:color="auto"/>
            <w:left w:val="none" w:sz="0" w:space="0" w:color="auto"/>
            <w:bottom w:val="none" w:sz="0" w:space="0" w:color="auto"/>
            <w:right w:val="none" w:sz="0" w:space="0" w:color="auto"/>
          </w:divBdr>
          <w:divsChild>
            <w:div w:id="997420514">
              <w:marLeft w:val="0"/>
              <w:marRight w:val="0"/>
              <w:marTop w:val="0"/>
              <w:marBottom w:val="0"/>
              <w:divBdr>
                <w:top w:val="none" w:sz="0" w:space="0" w:color="auto"/>
                <w:left w:val="none" w:sz="0" w:space="0" w:color="auto"/>
                <w:bottom w:val="none" w:sz="0" w:space="0" w:color="auto"/>
                <w:right w:val="none" w:sz="0" w:space="0" w:color="auto"/>
              </w:divBdr>
            </w:div>
          </w:divsChild>
        </w:div>
        <w:div w:id="734360345">
          <w:marLeft w:val="0"/>
          <w:marRight w:val="0"/>
          <w:marTop w:val="0"/>
          <w:marBottom w:val="0"/>
          <w:divBdr>
            <w:top w:val="none" w:sz="0" w:space="0" w:color="auto"/>
            <w:left w:val="none" w:sz="0" w:space="0" w:color="auto"/>
            <w:bottom w:val="none" w:sz="0" w:space="0" w:color="auto"/>
            <w:right w:val="none" w:sz="0" w:space="0" w:color="auto"/>
          </w:divBdr>
          <w:divsChild>
            <w:div w:id="804935720">
              <w:marLeft w:val="0"/>
              <w:marRight w:val="0"/>
              <w:marTop w:val="0"/>
              <w:marBottom w:val="0"/>
              <w:divBdr>
                <w:top w:val="none" w:sz="0" w:space="0" w:color="auto"/>
                <w:left w:val="none" w:sz="0" w:space="0" w:color="auto"/>
                <w:bottom w:val="none" w:sz="0" w:space="0" w:color="auto"/>
                <w:right w:val="none" w:sz="0" w:space="0" w:color="auto"/>
              </w:divBdr>
            </w:div>
          </w:divsChild>
        </w:div>
        <w:div w:id="845828296">
          <w:marLeft w:val="0"/>
          <w:marRight w:val="0"/>
          <w:marTop w:val="0"/>
          <w:marBottom w:val="0"/>
          <w:divBdr>
            <w:top w:val="none" w:sz="0" w:space="0" w:color="auto"/>
            <w:left w:val="none" w:sz="0" w:space="0" w:color="auto"/>
            <w:bottom w:val="none" w:sz="0" w:space="0" w:color="auto"/>
            <w:right w:val="none" w:sz="0" w:space="0" w:color="auto"/>
          </w:divBdr>
          <w:divsChild>
            <w:div w:id="1736394962">
              <w:marLeft w:val="0"/>
              <w:marRight w:val="0"/>
              <w:marTop w:val="0"/>
              <w:marBottom w:val="0"/>
              <w:divBdr>
                <w:top w:val="none" w:sz="0" w:space="0" w:color="auto"/>
                <w:left w:val="none" w:sz="0" w:space="0" w:color="auto"/>
                <w:bottom w:val="none" w:sz="0" w:space="0" w:color="auto"/>
                <w:right w:val="none" w:sz="0" w:space="0" w:color="auto"/>
              </w:divBdr>
            </w:div>
          </w:divsChild>
        </w:div>
        <w:div w:id="1053238481">
          <w:marLeft w:val="0"/>
          <w:marRight w:val="0"/>
          <w:marTop w:val="0"/>
          <w:marBottom w:val="0"/>
          <w:divBdr>
            <w:top w:val="none" w:sz="0" w:space="0" w:color="auto"/>
            <w:left w:val="none" w:sz="0" w:space="0" w:color="auto"/>
            <w:bottom w:val="none" w:sz="0" w:space="0" w:color="auto"/>
            <w:right w:val="none" w:sz="0" w:space="0" w:color="auto"/>
          </w:divBdr>
          <w:divsChild>
            <w:div w:id="701050421">
              <w:marLeft w:val="0"/>
              <w:marRight w:val="0"/>
              <w:marTop w:val="0"/>
              <w:marBottom w:val="0"/>
              <w:divBdr>
                <w:top w:val="none" w:sz="0" w:space="0" w:color="auto"/>
                <w:left w:val="none" w:sz="0" w:space="0" w:color="auto"/>
                <w:bottom w:val="none" w:sz="0" w:space="0" w:color="auto"/>
                <w:right w:val="none" w:sz="0" w:space="0" w:color="auto"/>
              </w:divBdr>
            </w:div>
          </w:divsChild>
        </w:div>
        <w:div w:id="1104568649">
          <w:marLeft w:val="0"/>
          <w:marRight w:val="0"/>
          <w:marTop w:val="0"/>
          <w:marBottom w:val="0"/>
          <w:divBdr>
            <w:top w:val="none" w:sz="0" w:space="0" w:color="auto"/>
            <w:left w:val="none" w:sz="0" w:space="0" w:color="auto"/>
            <w:bottom w:val="none" w:sz="0" w:space="0" w:color="auto"/>
            <w:right w:val="none" w:sz="0" w:space="0" w:color="auto"/>
          </w:divBdr>
          <w:divsChild>
            <w:div w:id="210508417">
              <w:marLeft w:val="0"/>
              <w:marRight w:val="0"/>
              <w:marTop w:val="0"/>
              <w:marBottom w:val="0"/>
              <w:divBdr>
                <w:top w:val="none" w:sz="0" w:space="0" w:color="auto"/>
                <w:left w:val="none" w:sz="0" w:space="0" w:color="auto"/>
                <w:bottom w:val="none" w:sz="0" w:space="0" w:color="auto"/>
                <w:right w:val="none" w:sz="0" w:space="0" w:color="auto"/>
              </w:divBdr>
            </w:div>
            <w:div w:id="551429566">
              <w:marLeft w:val="0"/>
              <w:marRight w:val="0"/>
              <w:marTop w:val="0"/>
              <w:marBottom w:val="0"/>
              <w:divBdr>
                <w:top w:val="none" w:sz="0" w:space="0" w:color="auto"/>
                <w:left w:val="none" w:sz="0" w:space="0" w:color="auto"/>
                <w:bottom w:val="none" w:sz="0" w:space="0" w:color="auto"/>
                <w:right w:val="none" w:sz="0" w:space="0" w:color="auto"/>
              </w:divBdr>
            </w:div>
            <w:div w:id="1534882615">
              <w:marLeft w:val="0"/>
              <w:marRight w:val="0"/>
              <w:marTop w:val="0"/>
              <w:marBottom w:val="0"/>
              <w:divBdr>
                <w:top w:val="none" w:sz="0" w:space="0" w:color="auto"/>
                <w:left w:val="none" w:sz="0" w:space="0" w:color="auto"/>
                <w:bottom w:val="none" w:sz="0" w:space="0" w:color="auto"/>
                <w:right w:val="none" w:sz="0" w:space="0" w:color="auto"/>
              </w:divBdr>
            </w:div>
          </w:divsChild>
        </w:div>
        <w:div w:id="1331133090">
          <w:marLeft w:val="0"/>
          <w:marRight w:val="0"/>
          <w:marTop w:val="0"/>
          <w:marBottom w:val="0"/>
          <w:divBdr>
            <w:top w:val="none" w:sz="0" w:space="0" w:color="auto"/>
            <w:left w:val="none" w:sz="0" w:space="0" w:color="auto"/>
            <w:bottom w:val="none" w:sz="0" w:space="0" w:color="auto"/>
            <w:right w:val="none" w:sz="0" w:space="0" w:color="auto"/>
          </w:divBdr>
          <w:divsChild>
            <w:div w:id="312685743">
              <w:marLeft w:val="0"/>
              <w:marRight w:val="0"/>
              <w:marTop w:val="0"/>
              <w:marBottom w:val="0"/>
              <w:divBdr>
                <w:top w:val="none" w:sz="0" w:space="0" w:color="auto"/>
                <w:left w:val="none" w:sz="0" w:space="0" w:color="auto"/>
                <w:bottom w:val="none" w:sz="0" w:space="0" w:color="auto"/>
                <w:right w:val="none" w:sz="0" w:space="0" w:color="auto"/>
              </w:divBdr>
            </w:div>
            <w:div w:id="780563418">
              <w:marLeft w:val="0"/>
              <w:marRight w:val="0"/>
              <w:marTop w:val="0"/>
              <w:marBottom w:val="0"/>
              <w:divBdr>
                <w:top w:val="none" w:sz="0" w:space="0" w:color="auto"/>
                <w:left w:val="none" w:sz="0" w:space="0" w:color="auto"/>
                <w:bottom w:val="none" w:sz="0" w:space="0" w:color="auto"/>
                <w:right w:val="none" w:sz="0" w:space="0" w:color="auto"/>
              </w:divBdr>
            </w:div>
            <w:div w:id="831870580">
              <w:marLeft w:val="0"/>
              <w:marRight w:val="0"/>
              <w:marTop w:val="0"/>
              <w:marBottom w:val="0"/>
              <w:divBdr>
                <w:top w:val="none" w:sz="0" w:space="0" w:color="auto"/>
                <w:left w:val="none" w:sz="0" w:space="0" w:color="auto"/>
                <w:bottom w:val="none" w:sz="0" w:space="0" w:color="auto"/>
                <w:right w:val="none" w:sz="0" w:space="0" w:color="auto"/>
              </w:divBdr>
            </w:div>
          </w:divsChild>
        </w:div>
        <w:div w:id="1416706337">
          <w:marLeft w:val="0"/>
          <w:marRight w:val="0"/>
          <w:marTop w:val="0"/>
          <w:marBottom w:val="0"/>
          <w:divBdr>
            <w:top w:val="none" w:sz="0" w:space="0" w:color="auto"/>
            <w:left w:val="none" w:sz="0" w:space="0" w:color="auto"/>
            <w:bottom w:val="none" w:sz="0" w:space="0" w:color="auto"/>
            <w:right w:val="none" w:sz="0" w:space="0" w:color="auto"/>
          </w:divBdr>
          <w:divsChild>
            <w:div w:id="853419456">
              <w:marLeft w:val="0"/>
              <w:marRight w:val="0"/>
              <w:marTop w:val="0"/>
              <w:marBottom w:val="0"/>
              <w:divBdr>
                <w:top w:val="none" w:sz="0" w:space="0" w:color="auto"/>
                <w:left w:val="none" w:sz="0" w:space="0" w:color="auto"/>
                <w:bottom w:val="none" w:sz="0" w:space="0" w:color="auto"/>
                <w:right w:val="none" w:sz="0" w:space="0" w:color="auto"/>
              </w:divBdr>
            </w:div>
          </w:divsChild>
        </w:div>
        <w:div w:id="1495995048">
          <w:marLeft w:val="0"/>
          <w:marRight w:val="0"/>
          <w:marTop w:val="0"/>
          <w:marBottom w:val="0"/>
          <w:divBdr>
            <w:top w:val="none" w:sz="0" w:space="0" w:color="auto"/>
            <w:left w:val="none" w:sz="0" w:space="0" w:color="auto"/>
            <w:bottom w:val="none" w:sz="0" w:space="0" w:color="auto"/>
            <w:right w:val="none" w:sz="0" w:space="0" w:color="auto"/>
          </w:divBdr>
          <w:divsChild>
            <w:div w:id="582842309">
              <w:marLeft w:val="0"/>
              <w:marRight w:val="0"/>
              <w:marTop w:val="0"/>
              <w:marBottom w:val="0"/>
              <w:divBdr>
                <w:top w:val="none" w:sz="0" w:space="0" w:color="auto"/>
                <w:left w:val="none" w:sz="0" w:space="0" w:color="auto"/>
                <w:bottom w:val="none" w:sz="0" w:space="0" w:color="auto"/>
                <w:right w:val="none" w:sz="0" w:space="0" w:color="auto"/>
              </w:divBdr>
            </w:div>
            <w:div w:id="1515413009">
              <w:marLeft w:val="0"/>
              <w:marRight w:val="0"/>
              <w:marTop w:val="0"/>
              <w:marBottom w:val="0"/>
              <w:divBdr>
                <w:top w:val="none" w:sz="0" w:space="0" w:color="auto"/>
                <w:left w:val="none" w:sz="0" w:space="0" w:color="auto"/>
                <w:bottom w:val="none" w:sz="0" w:space="0" w:color="auto"/>
                <w:right w:val="none" w:sz="0" w:space="0" w:color="auto"/>
              </w:divBdr>
            </w:div>
            <w:div w:id="1681812380">
              <w:marLeft w:val="0"/>
              <w:marRight w:val="0"/>
              <w:marTop w:val="0"/>
              <w:marBottom w:val="0"/>
              <w:divBdr>
                <w:top w:val="none" w:sz="0" w:space="0" w:color="auto"/>
                <w:left w:val="none" w:sz="0" w:space="0" w:color="auto"/>
                <w:bottom w:val="none" w:sz="0" w:space="0" w:color="auto"/>
                <w:right w:val="none" w:sz="0" w:space="0" w:color="auto"/>
              </w:divBdr>
            </w:div>
          </w:divsChild>
        </w:div>
        <w:div w:id="1627201813">
          <w:marLeft w:val="0"/>
          <w:marRight w:val="0"/>
          <w:marTop w:val="0"/>
          <w:marBottom w:val="0"/>
          <w:divBdr>
            <w:top w:val="none" w:sz="0" w:space="0" w:color="auto"/>
            <w:left w:val="none" w:sz="0" w:space="0" w:color="auto"/>
            <w:bottom w:val="none" w:sz="0" w:space="0" w:color="auto"/>
            <w:right w:val="none" w:sz="0" w:space="0" w:color="auto"/>
          </w:divBdr>
          <w:divsChild>
            <w:div w:id="1880118794">
              <w:marLeft w:val="0"/>
              <w:marRight w:val="0"/>
              <w:marTop w:val="0"/>
              <w:marBottom w:val="0"/>
              <w:divBdr>
                <w:top w:val="none" w:sz="0" w:space="0" w:color="auto"/>
                <w:left w:val="none" w:sz="0" w:space="0" w:color="auto"/>
                <w:bottom w:val="none" w:sz="0" w:space="0" w:color="auto"/>
                <w:right w:val="none" w:sz="0" w:space="0" w:color="auto"/>
              </w:divBdr>
            </w:div>
          </w:divsChild>
        </w:div>
        <w:div w:id="1730567822">
          <w:marLeft w:val="0"/>
          <w:marRight w:val="0"/>
          <w:marTop w:val="0"/>
          <w:marBottom w:val="0"/>
          <w:divBdr>
            <w:top w:val="none" w:sz="0" w:space="0" w:color="auto"/>
            <w:left w:val="none" w:sz="0" w:space="0" w:color="auto"/>
            <w:bottom w:val="none" w:sz="0" w:space="0" w:color="auto"/>
            <w:right w:val="none" w:sz="0" w:space="0" w:color="auto"/>
          </w:divBdr>
          <w:divsChild>
            <w:div w:id="1019040453">
              <w:marLeft w:val="0"/>
              <w:marRight w:val="0"/>
              <w:marTop w:val="0"/>
              <w:marBottom w:val="0"/>
              <w:divBdr>
                <w:top w:val="none" w:sz="0" w:space="0" w:color="auto"/>
                <w:left w:val="none" w:sz="0" w:space="0" w:color="auto"/>
                <w:bottom w:val="none" w:sz="0" w:space="0" w:color="auto"/>
                <w:right w:val="none" w:sz="0" w:space="0" w:color="auto"/>
              </w:divBdr>
            </w:div>
          </w:divsChild>
        </w:div>
        <w:div w:id="2005863189">
          <w:marLeft w:val="0"/>
          <w:marRight w:val="0"/>
          <w:marTop w:val="0"/>
          <w:marBottom w:val="0"/>
          <w:divBdr>
            <w:top w:val="none" w:sz="0" w:space="0" w:color="auto"/>
            <w:left w:val="none" w:sz="0" w:space="0" w:color="auto"/>
            <w:bottom w:val="none" w:sz="0" w:space="0" w:color="auto"/>
            <w:right w:val="none" w:sz="0" w:space="0" w:color="auto"/>
          </w:divBdr>
          <w:divsChild>
            <w:div w:id="1463883837">
              <w:marLeft w:val="0"/>
              <w:marRight w:val="0"/>
              <w:marTop w:val="0"/>
              <w:marBottom w:val="0"/>
              <w:divBdr>
                <w:top w:val="none" w:sz="0" w:space="0" w:color="auto"/>
                <w:left w:val="none" w:sz="0" w:space="0" w:color="auto"/>
                <w:bottom w:val="none" w:sz="0" w:space="0" w:color="auto"/>
                <w:right w:val="none" w:sz="0" w:space="0" w:color="auto"/>
              </w:divBdr>
            </w:div>
          </w:divsChild>
        </w:div>
        <w:div w:id="2104373615">
          <w:marLeft w:val="0"/>
          <w:marRight w:val="0"/>
          <w:marTop w:val="0"/>
          <w:marBottom w:val="0"/>
          <w:divBdr>
            <w:top w:val="none" w:sz="0" w:space="0" w:color="auto"/>
            <w:left w:val="none" w:sz="0" w:space="0" w:color="auto"/>
            <w:bottom w:val="none" w:sz="0" w:space="0" w:color="auto"/>
            <w:right w:val="none" w:sz="0" w:space="0" w:color="auto"/>
          </w:divBdr>
          <w:divsChild>
            <w:div w:id="1325276088">
              <w:marLeft w:val="0"/>
              <w:marRight w:val="0"/>
              <w:marTop w:val="0"/>
              <w:marBottom w:val="0"/>
              <w:divBdr>
                <w:top w:val="none" w:sz="0" w:space="0" w:color="auto"/>
                <w:left w:val="none" w:sz="0" w:space="0" w:color="auto"/>
                <w:bottom w:val="none" w:sz="0" w:space="0" w:color="auto"/>
                <w:right w:val="none" w:sz="0" w:space="0" w:color="auto"/>
              </w:divBdr>
            </w:div>
          </w:divsChild>
        </w:div>
        <w:div w:id="2129541467">
          <w:marLeft w:val="0"/>
          <w:marRight w:val="0"/>
          <w:marTop w:val="0"/>
          <w:marBottom w:val="0"/>
          <w:divBdr>
            <w:top w:val="none" w:sz="0" w:space="0" w:color="auto"/>
            <w:left w:val="none" w:sz="0" w:space="0" w:color="auto"/>
            <w:bottom w:val="none" w:sz="0" w:space="0" w:color="auto"/>
            <w:right w:val="none" w:sz="0" w:space="0" w:color="auto"/>
          </w:divBdr>
          <w:divsChild>
            <w:div w:id="9416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5557">
      <w:bodyDiv w:val="1"/>
      <w:marLeft w:val="0"/>
      <w:marRight w:val="0"/>
      <w:marTop w:val="0"/>
      <w:marBottom w:val="0"/>
      <w:divBdr>
        <w:top w:val="none" w:sz="0" w:space="0" w:color="auto"/>
        <w:left w:val="none" w:sz="0" w:space="0" w:color="auto"/>
        <w:bottom w:val="none" w:sz="0" w:space="0" w:color="auto"/>
        <w:right w:val="none" w:sz="0" w:space="0" w:color="auto"/>
      </w:divBdr>
    </w:div>
    <w:div w:id="438725569">
      <w:bodyDiv w:val="1"/>
      <w:marLeft w:val="0"/>
      <w:marRight w:val="0"/>
      <w:marTop w:val="0"/>
      <w:marBottom w:val="0"/>
      <w:divBdr>
        <w:top w:val="none" w:sz="0" w:space="0" w:color="auto"/>
        <w:left w:val="none" w:sz="0" w:space="0" w:color="auto"/>
        <w:bottom w:val="none" w:sz="0" w:space="0" w:color="auto"/>
        <w:right w:val="none" w:sz="0" w:space="0" w:color="auto"/>
      </w:divBdr>
      <w:divsChild>
        <w:div w:id="474227200">
          <w:marLeft w:val="0"/>
          <w:marRight w:val="0"/>
          <w:marTop w:val="0"/>
          <w:marBottom w:val="0"/>
          <w:divBdr>
            <w:top w:val="none" w:sz="0" w:space="0" w:color="auto"/>
            <w:left w:val="none" w:sz="0" w:space="0" w:color="auto"/>
            <w:bottom w:val="none" w:sz="0" w:space="0" w:color="auto"/>
            <w:right w:val="none" w:sz="0" w:space="0" w:color="auto"/>
          </w:divBdr>
        </w:div>
        <w:div w:id="533617524">
          <w:marLeft w:val="0"/>
          <w:marRight w:val="0"/>
          <w:marTop w:val="0"/>
          <w:marBottom w:val="0"/>
          <w:divBdr>
            <w:top w:val="none" w:sz="0" w:space="0" w:color="auto"/>
            <w:left w:val="none" w:sz="0" w:space="0" w:color="auto"/>
            <w:bottom w:val="none" w:sz="0" w:space="0" w:color="auto"/>
            <w:right w:val="none" w:sz="0" w:space="0" w:color="auto"/>
          </w:divBdr>
        </w:div>
        <w:div w:id="682437582">
          <w:marLeft w:val="0"/>
          <w:marRight w:val="0"/>
          <w:marTop w:val="0"/>
          <w:marBottom w:val="0"/>
          <w:divBdr>
            <w:top w:val="none" w:sz="0" w:space="0" w:color="auto"/>
            <w:left w:val="none" w:sz="0" w:space="0" w:color="auto"/>
            <w:bottom w:val="none" w:sz="0" w:space="0" w:color="auto"/>
            <w:right w:val="none" w:sz="0" w:space="0" w:color="auto"/>
          </w:divBdr>
        </w:div>
        <w:div w:id="734351462">
          <w:marLeft w:val="0"/>
          <w:marRight w:val="0"/>
          <w:marTop w:val="0"/>
          <w:marBottom w:val="0"/>
          <w:divBdr>
            <w:top w:val="none" w:sz="0" w:space="0" w:color="auto"/>
            <w:left w:val="none" w:sz="0" w:space="0" w:color="auto"/>
            <w:bottom w:val="none" w:sz="0" w:space="0" w:color="auto"/>
            <w:right w:val="none" w:sz="0" w:space="0" w:color="auto"/>
          </w:divBdr>
        </w:div>
        <w:div w:id="743721196">
          <w:marLeft w:val="0"/>
          <w:marRight w:val="0"/>
          <w:marTop w:val="0"/>
          <w:marBottom w:val="0"/>
          <w:divBdr>
            <w:top w:val="none" w:sz="0" w:space="0" w:color="auto"/>
            <w:left w:val="none" w:sz="0" w:space="0" w:color="auto"/>
            <w:bottom w:val="none" w:sz="0" w:space="0" w:color="auto"/>
            <w:right w:val="none" w:sz="0" w:space="0" w:color="auto"/>
          </w:divBdr>
        </w:div>
        <w:div w:id="762647101">
          <w:marLeft w:val="0"/>
          <w:marRight w:val="0"/>
          <w:marTop w:val="0"/>
          <w:marBottom w:val="0"/>
          <w:divBdr>
            <w:top w:val="none" w:sz="0" w:space="0" w:color="auto"/>
            <w:left w:val="none" w:sz="0" w:space="0" w:color="auto"/>
            <w:bottom w:val="none" w:sz="0" w:space="0" w:color="auto"/>
            <w:right w:val="none" w:sz="0" w:space="0" w:color="auto"/>
          </w:divBdr>
        </w:div>
        <w:div w:id="833959377">
          <w:marLeft w:val="0"/>
          <w:marRight w:val="0"/>
          <w:marTop w:val="0"/>
          <w:marBottom w:val="0"/>
          <w:divBdr>
            <w:top w:val="none" w:sz="0" w:space="0" w:color="auto"/>
            <w:left w:val="none" w:sz="0" w:space="0" w:color="auto"/>
            <w:bottom w:val="none" w:sz="0" w:space="0" w:color="auto"/>
            <w:right w:val="none" w:sz="0" w:space="0" w:color="auto"/>
          </w:divBdr>
        </w:div>
        <w:div w:id="885026258">
          <w:marLeft w:val="0"/>
          <w:marRight w:val="0"/>
          <w:marTop w:val="0"/>
          <w:marBottom w:val="0"/>
          <w:divBdr>
            <w:top w:val="none" w:sz="0" w:space="0" w:color="auto"/>
            <w:left w:val="none" w:sz="0" w:space="0" w:color="auto"/>
            <w:bottom w:val="none" w:sz="0" w:space="0" w:color="auto"/>
            <w:right w:val="none" w:sz="0" w:space="0" w:color="auto"/>
          </w:divBdr>
        </w:div>
        <w:div w:id="956445801">
          <w:marLeft w:val="0"/>
          <w:marRight w:val="0"/>
          <w:marTop w:val="0"/>
          <w:marBottom w:val="0"/>
          <w:divBdr>
            <w:top w:val="none" w:sz="0" w:space="0" w:color="auto"/>
            <w:left w:val="none" w:sz="0" w:space="0" w:color="auto"/>
            <w:bottom w:val="none" w:sz="0" w:space="0" w:color="auto"/>
            <w:right w:val="none" w:sz="0" w:space="0" w:color="auto"/>
          </w:divBdr>
        </w:div>
        <w:div w:id="1007101339">
          <w:marLeft w:val="0"/>
          <w:marRight w:val="0"/>
          <w:marTop w:val="0"/>
          <w:marBottom w:val="0"/>
          <w:divBdr>
            <w:top w:val="none" w:sz="0" w:space="0" w:color="auto"/>
            <w:left w:val="none" w:sz="0" w:space="0" w:color="auto"/>
            <w:bottom w:val="none" w:sz="0" w:space="0" w:color="auto"/>
            <w:right w:val="none" w:sz="0" w:space="0" w:color="auto"/>
          </w:divBdr>
        </w:div>
        <w:div w:id="1636452455">
          <w:marLeft w:val="0"/>
          <w:marRight w:val="0"/>
          <w:marTop w:val="0"/>
          <w:marBottom w:val="0"/>
          <w:divBdr>
            <w:top w:val="none" w:sz="0" w:space="0" w:color="auto"/>
            <w:left w:val="none" w:sz="0" w:space="0" w:color="auto"/>
            <w:bottom w:val="none" w:sz="0" w:space="0" w:color="auto"/>
            <w:right w:val="none" w:sz="0" w:space="0" w:color="auto"/>
          </w:divBdr>
        </w:div>
        <w:div w:id="1825315746">
          <w:marLeft w:val="0"/>
          <w:marRight w:val="0"/>
          <w:marTop w:val="0"/>
          <w:marBottom w:val="0"/>
          <w:divBdr>
            <w:top w:val="none" w:sz="0" w:space="0" w:color="auto"/>
            <w:left w:val="none" w:sz="0" w:space="0" w:color="auto"/>
            <w:bottom w:val="none" w:sz="0" w:space="0" w:color="auto"/>
            <w:right w:val="none" w:sz="0" w:space="0" w:color="auto"/>
          </w:divBdr>
        </w:div>
      </w:divsChild>
    </w:div>
    <w:div w:id="450709142">
      <w:bodyDiv w:val="1"/>
      <w:marLeft w:val="0"/>
      <w:marRight w:val="0"/>
      <w:marTop w:val="0"/>
      <w:marBottom w:val="0"/>
      <w:divBdr>
        <w:top w:val="none" w:sz="0" w:space="0" w:color="auto"/>
        <w:left w:val="none" w:sz="0" w:space="0" w:color="auto"/>
        <w:bottom w:val="none" w:sz="0" w:space="0" w:color="auto"/>
        <w:right w:val="none" w:sz="0" w:space="0" w:color="auto"/>
      </w:divBdr>
      <w:divsChild>
        <w:div w:id="1440681162">
          <w:marLeft w:val="0"/>
          <w:marRight w:val="0"/>
          <w:marTop w:val="0"/>
          <w:marBottom w:val="0"/>
          <w:divBdr>
            <w:top w:val="none" w:sz="0" w:space="0" w:color="auto"/>
            <w:left w:val="none" w:sz="0" w:space="0" w:color="auto"/>
            <w:bottom w:val="none" w:sz="0" w:space="0" w:color="auto"/>
            <w:right w:val="none" w:sz="0" w:space="0" w:color="auto"/>
          </w:divBdr>
          <w:divsChild>
            <w:div w:id="1015961151">
              <w:marLeft w:val="0"/>
              <w:marRight w:val="0"/>
              <w:marTop w:val="0"/>
              <w:marBottom w:val="0"/>
              <w:divBdr>
                <w:top w:val="none" w:sz="0" w:space="0" w:color="auto"/>
                <w:left w:val="none" w:sz="0" w:space="0" w:color="auto"/>
                <w:bottom w:val="none" w:sz="0" w:space="0" w:color="auto"/>
                <w:right w:val="none" w:sz="0" w:space="0" w:color="auto"/>
              </w:divBdr>
              <w:divsChild>
                <w:div w:id="1692754032">
                  <w:marLeft w:val="0"/>
                  <w:marRight w:val="0"/>
                  <w:marTop w:val="0"/>
                  <w:marBottom w:val="0"/>
                  <w:divBdr>
                    <w:top w:val="none" w:sz="0" w:space="0" w:color="auto"/>
                    <w:left w:val="none" w:sz="0" w:space="0" w:color="auto"/>
                    <w:bottom w:val="none" w:sz="0" w:space="0" w:color="auto"/>
                    <w:right w:val="none" w:sz="0" w:space="0" w:color="auto"/>
                  </w:divBdr>
                  <w:divsChild>
                    <w:div w:id="142547779">
                      <w:marLeft w:val="0"/>
                      <w:marRight w:val="0"/>
                      <w:marTop w:val="0"/>
                      <w:marBottom w:val="0"/>
                      <w:divBdr>
                        <w:top w:val="none" w:sz="0" w:space="0" w:color="auto"/>
                        <w:left w:val="none" w:sz="0" w:space="0" w:color="auto"/>
                        <w:bottom w:val="none" w:sz="0" w:space="0" w:color="auto"/>
                        <w:right w:val="none" w:sz="0" w:space="0" w:color="auto"/>
                      </w:divBdr>
                    </w:div>
                    <w:div w:id="7083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835773">
      <w:bodyDiv w:val="1"/>
      <w:marLeft w:val="0"/>
      <w:marRight w:val="0"/>
      <w:marTop w:val="0"/>
      <w:marBottom w:val="0"/>
      <w:divBdr>
        <w:top w:val="none" w:sz="0" w:space="0" w:color="auto"/>
        <w:left w:val="none" w:sz="0" w:space="0" w:color="auto"/>
        <w:bottom w:val="none" w:sz="0" w:space="0" w:color="auto"/>
        <w:right w:val="none" w:sz="0" w:space="0" w:color="auto"/>
      </w:divBdr>
    </w:div>
    <w:div w:id="457064597">
      <w:bodyDiv w:val="1"/>
      <w:marLeft w:val="0"/>
      <w:marRight w:val="0"/>
      <w:marTop w:val="0"/>
      <w:marBottom w:val="0"/>
      <w:divBdr>
        <w:top w:val="none" w:sz="0" w:space="0" w:color="auto"/>
        <w:left w:val="none" w:sz="0" w:space="0" w:color="auto"/>
        <w:bottom w:val="none" w:sz="0" w:space="0" w:color="auto"/>
        <w:right w:val="none" w:sz="0" w:space="0" w:color="auto"/>
      </w:divBdr>
      <w:divsChild>
        <w:div w:id="1203591058">
          <w:marLeft w:val="0"/>
          <w:marRight w:val="0"/>
          <w:marTop w:val="0"/>
          <w:marBottom w:val="0"/>
          <w:divBdr>
            <w:top w:val="none" w:sz="0" w:space="0" w:color="auto"/>
            <w:left w:val="none" w:sz="0" w:space="0" w:color="auto"/>
            <w:bottom w:val="none" w:sz="0" w:space="0" w:color="auto"/>
            <w:right w:val="none" w:sz="0" w:space="0" w:color="auto"/>
          </w:divBdr>
        </w:div>
      </w:divsChild>
    </w:div>
    <w:div w:id="458227786">
      <w:bodyDiv w:val="1"/>
      <w:marLeft w:val="0"/>
      <w:marRight w:val="0"/>
      <w:marTop w:val="0"/>
      <w:marBottom w:val="0"/>
      <w:divBdr>
        <w:top w:val="none" w:sz="0" w:space="0" w:color="auto"/>
        <w:left w:val="none" w:sz="0" w:space="0" w:color="auto"/>
        <w:bottom w:val="none" w:sz="0" w:space="0" w:color="auto"/>
        <w:right w:val="none" w:sz="0" w:space="0" w:color="auto"/>
      </w:divBdr>
    </w:div>
    <w:div w:id="482940027">
      <w:bodyDiv w:val="1"/>
      <w:marLeft w:val="0"/>
      <w:marRight w:val="0"/>
      <w:marTop w:val="0"/>
      <w:marBottom w:val="0"/>
      <w:divBdr>
        <w:top w:val="none" w:sz="0" w:space="0" w:color="auto"/>
        <w:left w:val="none" w:sz="0" w:space="0" w:color="auto"/>
        <w:bottom w:val="none" w:sz="0" w:space="0" w:color="auto"/>
        <w:right w:val="none" w:sz="0" w:space="0" w:color="auto"/>
      </w:divBdr>
    </w:div>
    <w:div w:id="495195112">
      <w:bodyDiv w:val="1"/>
      <w:marLeft w:val="0"/>
      <w:marRight w:val="0"/>
      <w:marTop w:val="0"/>
      <w:marBottom w:val="0"/>
      <w:divBdr>
        <w:top w:val="none" w:sz="0" w:space="0" w:color="auto"/>
        <w:left w:val="none" w:sz="0" w:space="0" w:color="auto"/>
        <w:bottom w:val="none" w:sz="0" w:space="0" w:color="auto"/>
        <w:right w:val="none" w:sz="0" w:space="0" w:color="auto"/>
      </w:divBdr>
    </w:div>
    <w:div w:id="500699137">
      <w:bodyDiv w:val="1"/>
      <w:marLeft w:val="0"/>
      <w:marRight w:val="0"/>
      <w:marTop w:val="0"/>
      <w:marBottom w:val="0"/>
      <w:divBdr>
        <w:top w:val="none" w:sz="0" w:space="0" w:color="auto"/>
        <w:left w:val="none" w:sz="0" w:space="0" w:color="auto"/>
        <w:bottom w:val="none" w:sz="0" w:space="0" w:color="auto"/>
        <w:right w:val="none" w:sz="0" w:space="0" w:color="auto"/>
      </w:divBdr>
    </w:div>
    <w:div w:id="501160641">
      <w:bodyDiv w:val="1"/>
      <w:marLeft w:val="0"/>
      <w:marRight w:val="0"/>
      <w:marTop w:val="0"/>
      <w:marBottom w:val="0"/>
      <w:divBdr>
        <w:top w:val="none" w:sz="0" w:space="0" w:color="auto"/>
        <w:left w:val="none" w:sz="0" w:space="0" w:color="auto"/>
        <w:bottom w:val="none" w:sz="0" w:space="0" w:color="auto"/>
        <w:right w:val="none" w:sz="0" w:space="0" w:color="auto"/>
      </w:divBdr>
      <w:divsChild>
        <w:div w:id="220604453">
          <w:marLeft w:val="0"/>
          <w:marRight w:val="0"/>
          <w:marTop w:val="0"/>
          <w:marBottom w:val="0"/>
          <w:divBdr>
            <w:top w:val="none" w:sz="0" w:space="0" w:color="auto"/>
            <w:left w:val="none" w:sz="0" w:space="0" w:color="auto"/>
            <w:bottom w:val="none" w:sz="0" w:space="0" w:color="auto"/>
            <w:right w:val="none" w:sz="0" w:space="0" w:color="auto"/>
          </w:divBdr>
          <w:divsChild>
            <w:div w:id="1499148208">
              <w:marLeft w:val="0"/>
              <w:marRight w:val="0"/>
              <w:marTop w:val="0"/>
              <w:marBottom w:val="0"/>
              <w:divBdr>
                <w:top w:val="none" w:sz="0" w:space="0" w:color="auto"/>
                <w:left w:val="none" w:sz="0" w:space="0" w:color="auto"/>
                <w:bottom w:val="none" w:sz="0" w:space="0" w:color="auto"/>
                <w:right w:val="none" w:sz="0" w:space="0" w:color="auto"/>
              </w:divBdr>
            </w:div>
          </w:divsChild>
        </w:div>
        <w:div w:id="280957199">
          <w:marLeft w:val="0"/>
          <w:marRight w:val="0"/>
          <w:marTop w:val="0"/>
          <w:marBottom w:val="0"/>
          <w:divBdr>
            <w:top w:val="none" w:sz="0" w:space="0" w:color="auto"/>
            <w:left w:val="none" w:sz="0" w:space="0" w:color="auto"/>
            <w:bottom w:val="none" w:sz="0" w:space="0" w:color="auto"/>
            <w:right w:val="none" w:sz="0" w:space="0" w:color="auto"/>
          </w:divBdr>
          <w:divsChild>
            <w:div w:id="721556608">
              <w:marLeft w:val="0"/>
              <w:marRight w:val="0"/>
              <w:marTop w:val="0"/>
              <w:marBottom w:val="0"/>
              <w:divBdr>
                <w:top w:val="none" w:sz="0" w:space="0" w:color="auto"/>
                <w:left w:val="none" w:sz="0" w:space="0" w:color="auto"/>
                <w:bottom w:val="none" w:sz="0" w:space="0" w:color="auto"/>
                <w:right w:val="none" w:sz="0" w:space="0" w:color="auto"/>
              </w:divBdr>
            </w:div>
          </w:divsChild>
        </w:div>
        <w:div w:id="552230080">
          <w:marLeft w:val="0"/>
          <w:marRight w:val="0"/>
          <w:marTop w:val="0"/>
          <w:marBottom w:val="0"/>
          <w:divBdr>
            <w:top w:val="none" w:sz="0" w:space="0" w:color="auto"/>
            <w:left w:val="none" w:sz="0" w:space="0" w:color="auto"/>
            <w:bottom w:val="none" w:sz="0" w:space="0" w:color="auto"/>
            <w:right w:val="none" w:sz="0" w:space="0" w:color="auto"/>
          </w:divBdr>
          <w:divsChild>
            <w:div w:id="1092431916">
              <w:marLeft w:val="0"/>
              <w:marRight w:val="0"/>
              <w:marTop w:val="0"/>
              <w:marBottom w:val="0"/>
              <w:divBdr>
                <w:top w:val="none" w:sz="0" w:space="0" w:color="auto"/>
                <w:left w:val="none" w:sz="0" w:space="0" w:color="auto"/>
                <w:bottom w:val="none" w:sz="0" w:space="0" w:color="auto"/>
                <w:right w:val="none" w:sz="0" w:space="0" w:color="auto"/>
              </w:divBdr>
            </w:div>
          </w:divsChild>
        </w:div>
        <w:div w:id="567495958">
          <w:marLeft w:val="0"/>
          <w:marRight w:val="0"/>
          <w:marTop w:val="0"/>
          <w:marBottom w:val="0"/>
          <w:divBdr>
            <w:top w:val="none" w:sz="0" w:space="0" w:color="auto"/>
            <w:left w:val="none" w:sz="0" w:space="0" w:color="auto"/>
            <w:bottom w:val="none" w:sz="0" w:space="0" w:color="auto"/>
            <w:right w:val="none" w:sz="0" w:space="0" w:color="auto"/>
          </w:divBdr>
          <w:divsChild>
            <w:div w:id="210843829">
              <w:marLeft w:val="0"/>
              <w:marRight w:val="0"/>
              <w:marTop w:val="0"/>
              <w:marBottom w:val="0"/>
              <w:divBdr>
                <w:top w:val="none" w:sz="0" w:space="0" w:color="auto"/>
                <w:left w:val="none" w:sz="0" w:space="0" w:color="auto"/>
                <w:bottom w:val="none" w:sz="0" w:space="0" w:color="auto"/>
                <w:right w:val="none" w:sz="0" w:space="0" w:color="auto"/>
              </w:divBdr>
            </w:div>
          </w:divsChild>
        </w:div>
        <w:div w:id="692220920">
          <w:marLeft w:val="0"/>
          <w:marRight w:val="0"/>
          <w:marTop w:val="0"/>
          <w:marBottom w:val="0"/>
          <w:divBdr>
            <w:top w:val="none" w:sz="0" w:space="0" w:color="auto"/>
            <w:left w:val="none" w:sz="0" w:space="0" w:color="auto"/>
            <w:bottom w:val="none" w:sz="0" w:space="0" w:color="auto"/>
            <w:right w:val="none" w:sz="0" w:space="0" w:color="auto"/>
          </w:divBdr>
          <w:divsChild>
            <w:div w:id="1891114811">
              <w:marLeft w:val="0"/>
              <w:marRight w:val="0"/>
              <w:marTop w:val="0"/>
              <w:marBottom w:val="0"/>
              <w:divBdr>
                <w:top w:val="none" w:sz="0" w:space="0" w:color="auto"/>
                <w:left w:val="none" w:sz="0" w:space="0" w:color="auto"/>
                <w:bottom w:val="none" w:sz="0" w:space="0" w:color="auto"/>
                <w:right w:val="none" w:sz="0" w:space="0" w:color="auto"/>
              </w:divBdr>
            </w:div>
          </w:divsChild>
        </w:div>
        <w:div w:id="786629802">
          <w:marLeft w:val="0"/>
          <w:marRight w:val="0"/>
          <w:marTop w:val="0"/>
          <w:marBottom w:val="0"/>
          <w:divBdr>
            <w:top w:val="none" w:sz="0" w:space="0" w:color="auto"/>
            <w:left w:val="none" w:sz="0" w:space="0" w:color="auto"/>
            <w:bottom w:val="none" w:sz="0" w:space="0" w:color="auto"/>
            <w:right w:val="none" w:sz="0" w:space="0" w:color="auto"/>
          </w:divBdr>
          <w:divsChild>
            <w:div w:id="1151944400">
              <w:marLeft w:val="0"/>
              <w:marRight w:val="0"/>
              <w:marTop w:val="0"/>
              <w:marBottom w:val="0"/>
              <w:divBdr>
                <w:top w:val="none" w:sz="0" w:space="0" w:color="auto"/>
                <w:left w:val="none" w:sz="0" w:space="0" w:color="auto"/>
                <w:bottom w:val="none" w:sz="0" w:space="0" w:color="auto"/>
                <w:right w:val="none" w:sz="0" w:space="0" w:color="auto"/>
              </w:divBdr>
            </w:div>
          </w:divsChild>
        </w:div>
        <w:div w:id="925112801">
          <w:marLeft w:val="0"/>
          <w:marRight w:val="0"/>
          <w:marTop w:val="0"/>
          <w:marBottom w:val="0"/>
          <w:divBdr>
            <w:top w:val="none" w:sz="0" w:space="0" w:color="auto"/>
            <w:left w:val="none" w:sz="0" w:space="0" w:color="auto"/>
            <w:bottom w:val="none" w:sz="0" w:space="0" w:color="auto"/>
            <w:right w:val="none" w:sz="0" w:space="0" w:color="auto"/>
          </w:divBdr>
          <w:divsChild>
            <w:div w:id="962466555">
              <w:marLeft w:val="0"/>
              <w:marRight w:val="0"/>
              <w:marTop w:val="0"/>
              <w:marBottom w:val="0"/>
              <w:divBdr>
                <w:top w:val="none" w:sz="0" w:space="0" w:color="auto"/>
                <w:left w:val="none" w:sz="0" w:space="0" w:color="auto"/>
                <w:bottom w:val="none" w:sz="0" w:space="0" w:color="auto"/>
                <w:right w:val="none" w:sz="0" w:space="0" w:color="auto"/>
              </w:divBdr>
            </w:div>
          </w:divsChild>
        </w:div>
        <w:div w:id="999772435">
          <w:marLeft w:val="0"/>
          <w:marRight w:val="0"/>
          <w:marTop w:val="0"/>
          <w:marBottom w:val="0"/>
          <w:divBdr>
            <w:top w:val="none" w:sz="0" w:space="0" w:color="auto"/>
            <w:left w:val="none" w:sz="0" w:space="0" w:color="auto"/>
            <w:bottom w:val="none" w:sz="0" w:space="0" w:color="auto"/>
            <w:right w:val="none" w:sz="0" w:space="0" w:color="auto"/>
          </w:divBdr>
          <w:divsChild>
            <w:div w:id="628129038">
              <w:marLeft w:val="0"/>
              <w:marRight w:val="0"/>
              <w:marTop w:val="0"/>
              <w:marBottom w:val="0"/>
              <w:divBdr>
                <w:top w:val="none" w:sz="0" w:space="0" w:color="auto"/>
                <w:left w:val="none" w:sz="0" w:space="0" w:color="auto"/>
                <w:bottom w:val="none" w:sz="0" w:space="0" w:color="auto"/>
                <w:right w:val="none" w:sz="0" w:space="0" w:color="auto"/>
              </w:divBdr>
            </w:div>
          </w:divsChild>
        </w:div>
        <w:div w:id="1151479242">
          <w:marLeft w:val="0"/>
          <w:marRight w:val="0"/>
          <w:marTop w:val="0"/>
          <w:marBottom w:val="0"/>
          <w:divBdr>
            <w:top w:val="none" w:sz="0" w:space="0" w:color="auto"/>
            <w:left w:val="none" w:sz="0" w:space="0" w:color="auto"/>
            <w:bottom w:val="none" w:sz="0" w:space="0" w:color="auto"/>
            <w:right w:val="none" w:sz="0" w:space="0" w:color="auto"/>
          </w:divBdr>
          <w:divsChild>
            <w:div w:id="998071761">
              <w:marLeft w:val="0"/>
              <w:marRight w:val="0"/>
              <w:marTop w:val="0"/>
              <w:marBottom w:val="0"/>
              <w:divBdr>
                <w:top w:val="none" w:sz="0" w:space="0" w:color="auto"/>
                <w:left w:val="none" w:sz="0" w:space="0" w:color="auto"/>
                <w:bottom w:val="none" w:sz="0" w:space="0" w:color="auto"/>
                <w:right w:val="none" w:sz="0" w:space="0" w:color="auto"/>
              </w:divBdr>
            </w:div>
          </w:divsChild>
        </w:div>
        <w:div w:id="1252743508">
          <w:marLeft w:val="0"/>
          <w:marRight w:val="0"/>
          <w:marTop w:val="0"/>
          <w:marBottom w:val="0"/>
          <w:divBdr>
            <w:top w:val="none" w:sz="0" w:space="0" w:color="auto"/>
            <w:left w:val="none" w:sz="0" w:space="0" w:color="auto"/>
            <w:bottom w:val="none" w:sz="0" w:space="0" w:color="auto"/>
            <w:right w:val="none" w:sz="0" w:space="0" w:color="auto"/>
          </w:divBdr>
          <w:divsChild>
            <w:div w:id="1469006427">
              <w:marLeft w:val="0"/>
              <w:marRight w:val="0"/>
              <w:marTop w:val="0"/>
              <w:marBottom w:val="0"/>
              <w:divBdr>
                <w:top w:val="none" w:sz="0" w:space="0" w:color="auto"/>
                <w:left w:val="none" w:sz="0" w:space="0" w:color="auto"/>
                <w:bottom w:val="none" w:sz="0" w:space="0" w:color="auto"/>
                <w:right w:val="none" w:sz="0" w:space="0" w:color="auto"/>
              </w:divBdr>
            </w:div>
          </w:divsChild>
        </w:div>
        <w:div w:id="1377391839">
          <w:marLeft w:val="0"/>
          <w:marRight w:val="0"/>
          <w:marTop w:val="0"/>
          <w:marBottom w:val="0"/>
          <w:divBdr>
            <w:top w:val="none" w:sz="0" w:space="0" w:color="auto"/>
            <w:left w:val="none" w:sz="0" w:space="0" w:color="auto"/>
            <w:bottom w:val="none" w:sz="0" w:space="0" w:color="auto"/>
            <w:right w:val="none" w:sz="0" w:space="0" w:color="auto"/>
          </w:divBdr>
          <w:divsChild>
            <w:div w:id="2080710193">
              <w:marLeft w:val="0"/>
              <w:marRight w:val="0"/>
              <w:marTop w:val="0"/>
              <w:marBottom w:val="0"/>
              <w:divBdr>
                <w:top w:val="none" w:sz="0" w:space="0" w:color="auto"/>
                <w:left w:val="none" w:sz="0" w:space="0" w:color="auto"/>
                <w:bottom w:val="none" w:sz="0" w:space="0" w:color="auto"/>
                <w:right w:val="none" w:sz="0" w:space="0" w:color="auto"/>
              </w:divBdr>
            </w:div>
          </w:divsChild>
        </w:div>
        <w:div w:id="1478111346">
          <w:marLeft w:val="0"/>
          <w:marRight w:val="0"/>
          <w:marTop w:val="0"/>
          <w:marBottom w:val="0"/>
          <w:divBdr>
            <w:top w:val="none" w:sz="0" w:space="0" w:color="auto"/>
            <w:left w:val="none" w:sz="0" w:space="0" w:color="auto"/>
            <w:bottom w:val="none" w:sz="0" w:space="0" w:color="auto"/>
            <w:right w:val="none" w:sz="0" w:space="0" w:color="auto"/>
          </w:divBdr>
          <w:divsChild>
            <w:div w:id="1857769757">
              <w:marLeft w:val="0"/>
              <w:marRight w:val="0"/>
              <w:marTop w:val="0"/>
              <w:marBottom w:val="0"/>
              <w:divBdr>
                <w:top w:val="none" w:sz="0" w:space="0" w:color="auto"/>
                <w:left w:val="none" w:sz="0" w:space="0" w:color="auto"/>
                <w:bottom w:val="none" w:sz="0" w:space="0" w:color="auto"/>
                <w:right w:val="none" w:sz="0" w:space="0" w:color="auto"/>
              </w:divBdr>
            </w:div>
          </w:divsChild>
        </w:div>
        <w:div w:id="1504053774">
          <w:marLeft w:val="0"/>
          <w:marRight w:val="0"/>
          <w:marTop w:val="0"/>
          <w:marBottom w:val="0"/>
          <w:divBdr>
            <w:top w:val="none" w:sz="0" w:space="0" w:color="auto"/>
            <w:left w:val="none" w:sz="0" w:space="0" w:color="auto"/>
            <w:bottom w:val="none" w:sz="0" w:space="0" w:color="auto"/>
            <w:right w:val="none" w:sz="0" w:space="0" w:color="auto"/>
          </w:divBdr>
          <w:divsChild>
            <w:div w:id="275672828">
              <w:marLeft w:val="0"/>
              <w:marRight w:val="0"/>
              <w:marTop w:val="0"/>
              <w:marBottom w:val="0"/>
              <w:divBdr>
                <w:top w:val="none" w:sz="0" w:space="0" w:color="auto"/>
                <w:left w:val="none" w:sz="0" w:space="0" w:color="auto"/>
                <w:bottom w:val="none" w:sz="0" w:space="0" w:color="auto"/>
                <w:right w:val="none" w:sz="0" w:space="0" w:color="auto"/>
              </w:divBdr>
            </w:div>
          </w:divsChild>
        </w:div>
        <w:div w:id="1615595949">
          <w:marLeft w:val="0"/>
          <w:marRight w:val="0"/>
          <w:marTop w:val="0"/>
          <w:marBottom w:val="0"/>
          <w:divBdr>
            <w:top w:val="none" w:sz="0" w:space="0" w:color="auto"/>
            <w:left w:val="none" w:sz="0" w:space="0" w:color="auto"/>
            <w:bottom w:val="none" w:sz="0" w:space="0" w:color="auto"/>
            <w:right w:val="none" w:sz="0" w:space="0" w:color="auto"/>
          </w:divBdr>
          <w:divsChild>
            <w:div w:id="195580009">
              <w:marLeft w:val="0"/>
              <w:marRight w:val="0"/>
              <w:marTop w:val="0"/>
              <w:marBottom w:val="0"/>
              <w:divBdr>
                <w:top w:val="none" w:sz="0" w:space="0" w:color="auto"/>
                <w:left w:val="none" w:sz="0" w:space="0" w:color="auto"/>
                <w:bottom w:val="none" w:sz="0" w:space="0" w:color="auto"/>
                <w:right w:val="none" w:sz="0" w:space="0" w:color="auto"/>
              </w:divBdr>
            </w:div>
          </w:divsChild>
        </w:div>
        <w:div w:id="2085639322">
          <w:marLeft w:val="0"/>
          <w:marRight w:val="0"/>
          <w:marTop w:val="0"/>
          <w:marBottom w:val="0"/>
          <w:divBdr>
            <w:top w:val="none" w:sz="0" w:space="0" w:color="auto"/>
            <w:left w:val="none" w:sz="0" w:space="0" w:color="auto"/>
            <w:bottom w:val="none" w:sz="0" w:space="0" w:color="auto"/>
            <w:right w:val="none" w:sz="0" w:space="0" w:color="auto"/>
          </w:divBdr>
          <w:divsChild>
            <w:div w:id="18452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505">
      <w:bodyDiv w:val="1"/>
      <w:marLeft w:val="0"/>
      <w:marRight w:val="0"/>
      <w:marTop w:val="0"/>
      <w:marBottom w:val="0"/>
      <w:divBdr>
        <w:top w:val="none" w:sz="0" w:space="0" w:color="auto"/>
        <w:left w:val="none" w:sz="0" w:space="0" w:color="auto"/>
        <w:bottom w:val="none" w:sz="0" w:space="0" w:color="auto"/>
        <w:right w:val="none" w:sz="0" w:space="0" w:color="auto"/>
      </w:divBdr>
      <w:divsChild>
        <w:div w:id="199901886">
          <w:marLeft w:val="0"/>
          <w:marRight w:val="0"/>
          <w:marTop w:val="0"/>
          <w:marBottom w:val="0"/>
          <w:divBdr>
            <w:top w:val="none" w:sz="0" w:space="0" w:color="auto"/>
            <w:left w:val="none" w:sz="0" w:space="0" w:color="auto"/>
            <w:bottom w:val="none" w:sz="0" w:space="0" w:color="auto"/>
            <w:right w:val="none" w:sz="0" w:space="0" w:color="auto"/>
          </w:divBdr>
          <w:divsChild>
            <w:div w:id="635719025">
              <w:marLeft w:val="0"/>
              <w:marRight w:val="0"/>
              <w:marTop w:val="0"/>
              <w:marBottom w:val="0"/>
              <w:divBdr>
                <w:top w:val="none" w:sz="0" w:space="0" w:color="auto"/>
                <w:left w:val="none" w:sz="0" w:space="0" w:color="auto"/>
                <w:bottom w:val="none" w:sz="0" w:space="0" w:color="auto"/>
                <w:right w:val="none" w:sz="0" w:space="0" w:color="auto"/>
              </w:divBdr>
            </w:div>
          </w:divsChild>
        </w:div>
        <w:div w:id="267006176">
          <w:marLeft w:val="0"/>
          <w:marRight w:val="0"/>
          <w:marTop w:val="0"/>
          <w:marBottom w:val="0"/>
          <w:divBdr>
            <w:top w:val="none" w:sz="0" w:space="0" w:color="auto"/>
            <w:left w:val="none" w:sz="0" w:space="0" w:color="auto"/>
            <w:bottom w:val="none" w:sz="0" w:space="0" w:color="auto"/>
            <w:right w:val="none" w:sz="0" w:space="0" w:color="auto"/>
          </w:divBdr>
          <w:divsChild>
            <w:div w:id="1037969638">
              <w:marLeft w:val="0"/>
              <w:marRight w:val="0"/>
              <w:marTop w:val="0"/>
              <w:marBottom w:val="0"/>
              <w:divBdr>
                <w:top w:val="none" w:sz="0" w:space="0" w:color="auto"/>
                <w:left w:val="none" w:sz="0" w:space="0" w:color="auto"/>
                <w:bottom w:val="none" w:sz="0" w:space="0" w:color="auto"/>
                <w:right w:val="none" w:sz="0" w:space="0" w:color="auto"/>
              </w:divBdr>
            </w:div>
          </w:divsChild>
        </w:div>
        <w:div w:id="323633296">
          <w:marLeft w:val="0"/>
          <w:marRight w:val="0"/>
          <w:marTop w:val="0"/>
          <w:marBottom w:val="0"/>
          <w:divBdr>
            <w:top w:val="none" w:sz="0" w:space="0" w:color="auto"/>
            <w:left w:val="none" w:sz="0" w:space="0" w:color="auto"/>
            <w:bottom w:val="none" w:sz="0" w:space="0" w:color="auto"/>
            <w:right w:val="none" w:sz="0" w:space="0" w:color="auto"/>
          </w:divBdr>
          <w:divsChild>
            <w:div w:id="553734887">
              <w:marLeft w:val="0"/>
              <w:marRight w:val="0"/>
              <w:marTop w:val="0"/>
              <w:marBottom w:val="0"/>
              <w:divBdr>
                <w:top w:val="none" w:sz="0" w:space="0" w:color="auto"/>
                <w:left w:val="none" w:sz="0" w:space="0" w:color="auto"/>
                <w:bottom w:val="none" w:sz="0" w:space="0" w:color="auto"/>
                <w:right w:val="none" w:sz="0" w:space="0" w:color="auto"/>
              </w:divBdr>
            </w:div>
          </w:divsChild>
        </w:div>
        <w:div w:id="482744951">
          <w:marLeft w:val="0"/>
          <w:marRight w:val="0"/>
          <w:marTop w:val="0"/>
          <w:marBottom w:val="0"/>
          <w:divBdr>
            <w:top w:val="none" w:sz="0" w:space="0" w:color="auto"/>
            <w:left w:val="none" w:sz="0" w:space="0" w:color="auto"/>
            <w:bottom w:val="none" w:sz="0" w:space="0" w:color="auto"/>
            <w:right w:val="none" w:sz="0" w:space="0" w:color="auto"/>
          </w:divBdr>
          <w:divsChild>
            <w:div w:id="66078329">
              <w:marLeft w:val="0"/>
              <w:marRight w:val="0"/>
              <w:marTop w:val="0"/>
              <w:marBottom w:val="0"/>
              <w:divBdr>
                <w:top w:val="none" w:sz="0" w:space="0" w:color="auto"/>
                <w:left w:val="none" w:sz="0" w:space="0" w:color="auto"/>
                <w:bottom w:val="none" w:sz="0" w:space="0" w:color="auto"/>
                <w:right w:val="none" w:sz="0" w:space="0" w:color="auto"/>
              </w:divBdr>
            </w:div>
          </w:divsChild>
        </w:div>
        <w:div w:id="554246358">
          <w:marLeft w:val="0"/>
          <w:marRight w:val="0"/>
          <w:marTop w:val="0"/>
          <w:marBottom w:val="0"/>
          <w:divBdr>
            <w:top w:val="none" w:sz="0" w:space="0" w:color="auto"/>
            <w:left w:val="none" w:sz="0" w:space="0" w:color="auto"/>
            <w:bottom w:val="none" w:sz="0" w:space="0" w:color="auto"/>
            <w:right w:val="none" w:sz="0" w:space="0" w:color="auto"/>
          </w:divBdr>
          <w:divsChild>
            <w:div w:id="1099331498">
              <w:marLeft w:val="0"/>
              <w:marRight w:val="0"/>
              <w:marTop w:val="0"/>
              <w:marBottom w:val="0"/>
              <w:divBdr>
                <w:top w:val="none" w:sz="0" w:space="0" w:color="auto"/>
                <w:left w:val="none" w:sz="0" w:space="0" w:color="auto"/>
                <w:bottom w:val="none" w:sz="0" w:space="0" w:color="auto"/>
                <w:right w:val="none" w:sz="0" w:space="0" w:color="auto"/>
              </w:divBdr>
            </w:div>
            <w:div w:id="1711152523">
              <w:marLeft w:val="0"/>
              <w:marRight w:val="0"/>
              <w:marTop w:val="0"/>
              <w:marBottom w:val="0"/>
              <w:divBdr>
                <w:top w:val="none" w:sz="0" w:space="0" w:color="auto"/>
                <w:left w:val="none" w:sz="0" w:space="0" w:color="auto"/>
                <w:bottom w:val="none" w:sz="0" w:space="0" w:color="auto"/>
                <w:right w:val="none" w:sz="0" w:space="0" w:color="auto"/>
              </w:divBdr>
            </w:div>
            <w:div w:id="1943105958">
              <w:marLeft w:val="0"/>
              <w:marRight w:val="0"/>
              <w:marTop w:val="0"/>
              <w:marBottom w:val="0"/>
              <w:divBdr>
                <w:top w:val="none" w:sz="0" w:space="0" w:color="auto"/>
                <w:left w:val="none" w:sz="0" w:space="0" w:color="auto"/>
                <w:bottom w:val="none" w:sz="0" w:space="0" w:color="auto"/>
                <w:right w:val="none" w:sz="0" w:space="0" w:color="auto"/>
              </w:divBdr>
            </w:div>
          </w:divsChild>
        </w:div>
        <w:div w:id="811488020">
          <w:marLeft w:val="0"/>
          <w:marRight w:val="0"/>
          <w:marTop w:val="0"/>
          <w:marBottom w:val="0"/>
          <w:divBdr>
            <w:top w:val="none" w:sz="0" w:space="0" w:color="auto"/>
            <w:left w:val="none" w:sz="0" w:space="0" w:color="auto"/>
            <w:bottom w:val="none" w:sz="0" w:space="0" w:color="auto"/>
            <w:right w:val="none" w:sz="0" w:space="0" w:color="auto"/>
          </w:divBdr>
          <w:divsChild>
            <w:div w:id="438183309">
              <w:marLeft w:val="0"/>
              <w:marRight w:val="0"/>
              <w:marTop w:val="0"/>
              <w:marBottom w:val="0"/>
              <w:divBdr>
                <w:top w:val="none" w:sz="0" w:space="0" w:color="auto"/>
                <w:left w:val="none" w:sz="0" w:space="0" w:color="auto"/>
                <w:bottom w:val="none" w:sz="0" w:space="0" w:color="auto"/>
                <w:right w:val="none" w:sz="0" w:space="0" w:color="auto"/>
              </w:divBdr>
            </w:div>
            <w:div w:id="702638733">
              <w:marLeft w:val="0"/>
              <w:marRight w:val="0"/>
              <w:marTop w:val="0"/>
              <w:marBottom w:val="0"/>
              <w:divBdr>
                <w:top w:val="none" w:sz="0" w:space="0" w:color="auto"/>
                <w:left w:val="none" w:sz="0" w:space="0" w:color="auto"/>
                <w:bottom w:val="none" w:sz="0" w:space="0" w:color="auto"/>
                <w:right w:val="none" w:sz="0" w:space="0" w:color="auto"/>
              </w:divBdr>
            </w:div>
            <w:div w:id="989943011">
              <w:marLeft w:val="0"/>
              <w:marRight w:val="0"/>
              <w:marTop w:val="0"/>
              <w:marBottom w:val="0"/>
              <w:divBdr>
                <w:top w:val="none" w:sz="0" w:space="0" w:color="auto"/>
                <w:left w:val="none" w:sz="0" w:space="0" w:color="auto"/>
                <w:bottom w:val="none" w:sz="0" w:space="0" w:color="auto"/>
                <w:right w:val="none" w:sz="0" w:space="0" w:color="auto"/>
              </w:divBdr>
            </w:div>
          </w:divsChild>
        </w:div>
        <w:div w:id="955984606">
          <w:marLeft w:val="0"/>
          <w:marRight w:val="0"/>
          <w:marTop w:val="0"/>
          <w:marBottom w:val="0"/>
          <w:divBdr>
            <w:top w:val="none" w:sz="0" w:space="0" w:color="auto"/>
            <w:left w:val="none" w:sz="0" w:space="0" w:color="auto"/>
            <w:bottom w:val="none" w:sz="0" w:space="0" w:color="auto"/>
            <w:right w:val="none" w:sz="0" w:space="0" w:color="auto"/>
          </w:divBdr>
          <w:divsChild>
            <w:div w:id="1541551489">
              <w:marLeft w:val="0"/>
              <w:marRight w:val="0"/>
              <w:marTop w:val="0"/>
              <w:marBottom w:val="0"/>
              <w:divBdr>
                <w:top w:val="none" w:sz="0" w:space="0" w:color="auto"/>
                <w:left w:val="none" w:sz="0" w:space="0" w:color="auto"/>
                <w:bottom w:val="none" w:sz="0" w:space="0" w:color="auto"/>
                <w:right w:val="none" w:sz="0" w:space="0" w:color="auto"/>
              </w:divBdr>
            </w:div>
          </w:divsChild>
        </w:div>
        <w:div w:id="1081366347">
          <w:marLeft w:val="0"/>
          <w:marRight w:val="0"/>
          <w:marTop w:val="0"/>
          <w:marBottom w:val="0"/>
          <w:divBdr>
            <w:top w:val="none" w:sz="0" w:space="0" w:color="auto"/>
            <w:left w:val="none" w:sz="0" w:space="0" w:color="auto"/>
            <w:bottom w:val="none" w:sz="0" w:space="0" w:color="auto"/>
            <w:right w:val="none" w:sz="0" w:space="0" w:color="auto"/>
          </w:divBdr>
          <w:divsChild>
            <w:div w:id="1365209594">
              <w:marLeft w:val="0"/>
              <w:marRight w:val="0"/>
              <w:marTop w:val="0"/>
              <w:marBottom w:val="0"/>
              <w:divBdr>
                <w:top w:val="none" w:sz="0" w:space="0" w:color="auto"/>
                <w:left w:val="none" w:sz="0" w:space="0" w:color="auto"/>
                <w:bottom w:val="none" w:sz="0" w:space="0" w:color="auto"/>
                <w:right w:val="none" w:sz="0" w:space="0" w:color="auto"/>
              </w:divBdr>
            </w:div>
            <w:div w:id="1400052814">
              <w:marLeft w:val="0"/>
              <w:marRight w:val="0"/>
              <w:marTop w:val="0"/>
              <w:marBottom w:val="0"/>
              <w:divBdr>
                <w:top w:val="none" w:sz="0" w:space="0" w:color="auto"/>
                <w:left w:val="none" w:sz="0" w:space="0" w:color="auto"/>
                <w:bottom w:val="none" w:sz="0" w:space="0" w:color="auto"/>
                <w:right w:val="none" w:sz="0" w:space="0" w:color="auto"/>
              </w:divBdr>
            </w:div>
            <w:div w:id="1903786862">
              <w:marLeft w:val="0"/>
              <w:marRight w:val="0"/>
              <w:marTop w:val="0"/>
              <w:marBottom w:val="0"/>
              <w:divBdr>
                <w:top w:val="none" w:sz="0" w:space="0" w:color="auto"/>
                <w:left w:val="none" w:sz="0" w:space="0" w:color="auto"/>
                <w:bottom w:val="none" w:sz="0" w:space="0" w:color="auto"/>
                <w:right w:val="none" w:sz="0" w:space="0" w:color="auto"/>
              </w:divBdr>
            </w:div>
          </w:divsChild>
        </w:div>
        <w:div w:id="1142193018">
          <w:marLeft w:val="0"/>
          <w:marRight w:val="0"/>
          <w:marTop w:val="0"/>
          <w:marBottom w:val="0"/>
          <w:divBdr>
            <w:top w:val="none" w:sz="0" w:space="0" w:color="auto"/>
            <w:left w:val="none" w:sz="0" w:space="0" w:color="auto"/>
            <w:bottom w:val="none" w:sz="0" w:space="0" w:color="auto"/>
            <w:right w:val="none" w:sz="0" w:space="0" w:color="auto"/>
          </w:divBdr>
          <w:divsChild>
            <w:div w:id="1729917972">
              <w:marLeft w:val="0"/>
              <w:marRight w:val="0"/>
              <w:marTop w:val="0"/>
              <w:marBottom w:val="0"/>
              <w:divBdr>
                <w:top w:val="none" w:sz="0" w:space="0" w:color="auto"/>
                <w:left w:val="none" w:sz="0" w:space="0" w:color="auto"/>
                <w:bottom w:val="none" w:sz="0" w:space="0" w:color="auto"/>
                <w:right w:val="none" w:sz="0" w:space="0" w:color="auto"/>
              </w:divBdr>
            </w:div>
          </w:divsChild>
        </w:div>
        <w:div w:id="1231692853">
          <w:marLeft w:val="0"/>
          <w:marRight w:val="0"/>
          <w:marTop w:val="0"/>
          <w:marBottom w:val="0"/>
          <w:divBdr>
            <w:top w:val="none" w:sz="0" w:space="0" w:color="auto"/>
            <w:left w:val="none" w:sz="0" w:space="0" w:color="auto"/>
            <w:bottom w:val="none" w:sz="0" w:space="0" w:color="auto"/>
            <w:right w:val="none" w:sz="0" w:space="0" w:color="auto"/>
          </w:divBdr>
          <w:divsChild>
            <w:div w:id="1733960715">
              <w:marLeft w:val="0"/>
              <w:marRight w:val="0"/>
              <w:marTop w:val="0"/>
              <w:marBottom w:val="0"/>
              <w:divBdr>
                <w:top w:val="none" w:sz="0" w:space="0" w:color="auto"/>
                <w:left w:val="none" w:sz="0" w:space="0" w:color="auto"/>
                <w:bottom w:val="none" w:sz="0" w:space="0" w:color="auto"/>
                <w:right w:val="none" w:sz="0" w:space="0" w:color="auto"/>
              </w:divBdr>
            </w:div>
          </w:divsChild>
        </w:div>
        <w:div w:id="1456876201">
          <w:marLeft w:val="0"/>
          <w:marRight w:val="0"/>
          <w:marTop w:val="0"/>
          <w:marBottom w:val="0"/>
          <w:divBdr>
            <w:top w:val="none" w:sz="0" w:space="0" w:color="auto"/>
            <w:left w:val="none" w:sz="0" w:space="0" w:color="auto"/>
            <w:bottom w:val="none" w:sz="0" w:space="0" w:color="auto"/>
            <w:right w:val="none" w:sz="0" w:space="0" w:color="auto"/>
          </w:divBdr>
          <w:divsChild>
            <w:div w:id="1215586480">
              <w:marLeft w:val="0"/>
              <w:marRight w:val="0"/>
              <w:marTop w:val="0"/>
              <w:marBottom w:val="0"/>
              <w:divBdr>
                <w:top w:val="none" w:sz="0" w:space="0" w:color="auto"/>
                <w:left w:val="none" w:sz="0" w:space="0" w:color="auto"/>
                <w:bottom w:val="none" w:sz="0" w:space="0" w:color="auto"/>
                <w:right w:val="none" w:sz="0" w:space="0" w:color="auto"/>
              </w:divBdr>
            </w:div>
          </w:divsChild>
        </w:div>
        <w:div w:id="1474516650">
          <w:marLeft w:val="0"/>
          <w:marRight w:val="0"/>
          <w:marTop w:val="0"/>
          <w:marBottom w:val="0"/>
          <w:divBdr>
            <w:top w:val="none" w:sz="0" w:space="0" w:color="auto"/>
            <w:left w:val="none" w:sz="0" w:space="0" w:color="auto"/>
            <w:bottom w:val="none" w:sz="0" w:space="0" w:color="auto"/>
            <w:right w:val="none" w:sz="0" w:space="0" w:color="auto"/>
          </w:divBdr>
          <w:divsChild>
            <w:div w:id="527793396">
              <w:marLeft w:val="0"/>
              <w:marRight w:val="0"/>
              <w:marTop w:val="0"/>
              <w:marBottom w:val="0"/>
              <w:divBdr>
                <w:top w:val="none" w:sz="0" w:space="0" w:color="auto"/>
                <w:left w:val="none" w:sz="0" w:space="0" w:color="auto"/>
                <w:bottom w:val="none" w:sz="0" w:space="0" w:color="auto"/>
                <w:right w:val="none" w:sz="0" w:space="0" w:color="auto"/>
              </w:divBdr>
            </w:div>
            <w:div w:id="1482697733">
              <w:marLeft w:val="0"/>
              <w:marRight w:val="0"/>
              <w:marTop w:val="0"/>
              <w:marBottom w:val="0"/>
              <w:divBdr>
                <w:top w:val="none" w:sz="0" w:space="0" w:color="auto"/>
                <w:left w:val="none" w:sz="0" w:space="0" w:color="auto"/>
                <w:bottom w:val="none" w:sz="0" w:space="0" w:color="auto"/>
                <w:right w:val="none" w:sz="0" w:space="0" w:color="auto"/>
              </w:divBdr>
            </w:div>
            <w:div w:id="1868637557">
              <w:marLeft w:val="0"/>
              <w:marRight w:val="0"/>
              <w:marTop w:val="0"/>
              <w:marBottom w:val="0"/>
              <w:divBdr>
                <w:top w:val="none" w:sz="0" w:space="0" w:color="auto"/>
                <w:left w:val="none" w:sz="0" w:space="0" w:color="auto"/>
                <w:bottom w:val="none" w:sz="0" w:space="0" w:color="auto"/>
                <w:right w:val="none" w:sz="0" w:space="0" w:color="auto"/>
              </w:divBdr>
            </w:div>
          </w:divsChild>
        </w:div>
        <w:div w:id="1488012546">
          <w:marLeft w:val="0"/>
          <w:marRight w:val="0"/>
          <w:marTop w:val="0"/>
          <w:marBottom w:val="0"/>
          <w:divBdr>
            <w:top w:val="none" w:sz="0" w:space="0" w:color="auto"/>
            <w:left w:val="none" w:sz="0" w:space="0" w:color="auto"/>
            <w:bottom w:val="none" w:sz="0" w:space="0" w:color="auto"/>
            <w:right w:val="none" w:sz="0" w:space="0" w:color="auto"/>
          </w:divBdr>
          <w:divsChild>
            <w:div w:id="132067887">
              <w:marLeft w:val="0"/>
              <w:marRight w:val="0"/>
              <w:marTop w:val="0"/>
              <w:marBottom w:val="0"/>
              <w:divBdr>
                <w:top w:val="none" w:sz="0" w:space="0" w:color="auto"/>
                <w:left w:val="none" w:sz="0" w:space="0" w:color="auto"/>
                <w:bottom w:val="none" w:sz="0" w:space="0" w:color="auto"/>
                <w:right w:val="none" w:sz="0" w:space="0" w:color="auto"/>
              </w:divBdr>
            </w:div>
          </w:divsChild>
        </w:div>
        <w:div w:id="1497502489">
          <w:marLeft w:val="0"/>
          <w:marRight w:val="0"/>
          <w:marTop w:val="0"/>
          <w:marBottom w:val="0"/>
          <w:divBdr>
            <w:top w:val="none" w:sz="0" w:space="0" w:color="auto"/>
            <w:left w:val="none" w:sz="0" w:space="0" w:color="auto"/>
            <w:bottom w:val="none" w:sz="0" w:space="0" w:color="auto"/>
            <w:right w:val="none" w:sz="0" w:space="0" w:color="auto"/>
          </w:divBdr>
          <w:divsChild>
            <w:div w:id="285620380">
              <w:marLeft w:val="0"/>
              <w:marRight w:val="0"/>
              <w:marTop w:val="0"/>
              <w:marBottom w:val="0"/>
              <w:divBdr>
                <w:top w:val="none" w:sz="0" w:space="0" w:color="auto"/>
                <w:left w:val="none" w:sz="0" w:space="0" w:color="auto"/>
                <w:bottom w:val="none" w:sz="0" w:space="0" w:color="auto"/>
                <w:right w:val="none" w:sz="0" w:space="0" w:color="auto"/>
              </w:divBdr>
            </w:div>
          </w:divsChild>
        </w:div>
        <w:div w:id="1524512815">
          <w:marLeft w:val="0"/>
          <w:marRight w:val="0"/>
          <w:marTop w:val="0"/>
          <w:marBottom w:val="0"/>
          <w:divBdr>
            <w:top w:val="none" w:sz="0" w:space="0" w:color="auto"/>
            <w:left w:val="none" w:sz="0" w:space="0" w:color="auto"/>
            <w:bottom w:val="none" w:sz="0" w:space="0" w:color="auto"/>
            <w:right w:val="none" w:sz="0" w:space="0" w:color="auto"/>
          </w:divBdr>
          <w:divsChild>
            <w:div w:id="1366982050">
              <w:marLeft w:val="0"/>
              <w:marRight w:val="0"/>
              <w:marTop w:val="0"/>
              <w:marBottom w:val="0"/>
              <w:divBdr>
                <w:top w:val="none" w:sz="0" w:space="0" w:color="auto"/>
                <w:left w:val="none" w:sz="0" w:space="0" w:color="auto"/>
                <w:bottom w:val="none" w:sz="0" w:space="0" w:color="auto"/>
                <w:right w:val="none" w:sz="0" w:space="0" w:color="auto"/>
              </w:divBdr>
            </w:div>
            <w:div w:id="1690906019">
              <w:marLeft w:val="0"/>
              <w:marRight w:val="0"/>
              <w:marTop w:val="0"/>
              <w:marBottom w:val="0"/>
              <w:divBdr>
                <w:top w:val="none" w:sz="0" w:space="0" w:color="auto"/>
                <w:left w:val="none" w:sz="0" w:space="0" w:color="auto"/>
                <w:bottom w:val="none" w:sz="0" w:space="0" w:color="auto"/>
                <w:right w:val="none" w:sz="0" w:space="0" w:color="auto"/>
              </w:divBdr>
            </w:div>
            <w:div w:id="1771123785">
              <w:marLeft w:val="0"/>
              <w:marRight w:val="0"/>
              <w:marTop w:val="0"/>
              <w:marBottom w:val="0"/>
              <w:divBdr>
                <w:top w:val="none" w:sz="0" w:space="0" w:color="auto"/>
                <w:left w:val="none" w:sz="0" w:space="0" w:color="auto"/>
                <w:bottom w:val="none" w:sz="0" w:space="0" w:color="auto"/>
                <w:right w:val="none" w:sz="0" w:space="0" w:color="auto"/>
              </w:divBdr>
            </w:div>
          </w:divsChild>
        </w:div>
        <w:div w:id="1787002224">
          <w:marLeft w:val="0"/>
          <w:marRight w:val="0"/>
          <w:marTop w:val="0"/>
          <w:marBottom w:val="0"/>
          <w:divBdr>
            <w:top w:val="none" w:sz="0" w:space="0" w:color="auto"/>
            <w:left w:val="none" w:sz="0" w:space="0" w:color="auto"/>
            <w:bottom w:val="none" w:sz="0" w:space="0" w:color="auto"/>
            <w:right w:val="none" w:sz="0" w:space="0" w:color="auto"/>
          </w:divBdr>
          <w:divsChild>
            <w:div w:id="149755234">
              <w:marLeft w:val="0"/>
              <w:marRight w:val="0"/>
              <w:marTop w:val="0"/>
              <w:marBottom w:val="0"/>
              <w:divBdr>
                <w:top w:val="none" w:sz="0" w:space="0" w:color="auto"/>
                <w:left w:val="none" w:sz="0" w:space="0" w:color="auto"/>
                <w:bottom w:val="none" w:sz="0" w:space="0" w:color="auto"/>
                <w:right w:val="none" w:sz="0" w:space="0" w:color="auto"/>
              </w:divBdr>
            </w:div>
          </w:divsChild>
        </w:div>
        <w:div w:id="1931036061">
          <w:marLeft w:val="0"/>
          <w:marRight w:val="0"/>
          <w:marTop w:val="0"/>
          <w:marBottom w:val="0"/>
          <w:divBdr>
            <w:top w:val="none" w:sz="0" w:space="0" w:color="auto"/>
            <w:left w:val="none" w:sz="0" w:space="0" w:color="auto"/>
            <w:bottom w:val="none" w:sz="0" w:space="0" w:color="auto"/>
            <w:right w:val="none" w:sz="0" w:space="0" w:color="auto"/>
          </w:divBdr>
          <w:divsChild>
            <w:div w:id="628434306">
              <w:marLeft w:val="0"/>
              <w:marRight w:val="0"/>
              <w:marTop w:val="0"/>
              <w:marBottom w:val="0"/>
              <w:divBdr>
                <w:top w:val="none" w:sz="0" w:space="0" w:color="auto"/>
                <w:left w:val="none" w:sz="0" w:space="0" w:color="auto"/>
                <w:bottom w:val="none" w:sz="0" w:space="0" w:color="auto"/>
                <w:right w:val="none" w:sz="0" w:space="0" w:color="auto"/>
              </w:divBdr>
            </w:div>
          </w:divsChild>
        </w:div>
        <w:div w:id="2082949651">
          <w:marLeft w:val="0"/>
          <w:marRight w:val="0"/>
          <w:marTop w:val="0"/>
          <w:marBottom w:val="0"/>
          <w:divBdr>
            <w:top w:val="none" w:sz="0" w:space="0" w:color="auto"/>
            <w:left w:val="none" w:sz="0" w:space="0" w:color="auto"/>
            <w:bottom w:val="none" w:sz="0" w:space="0" w:color="auto"/>
            <w:right w:val="none" w:sz="0" w:space="0" w:color="auto"/>
          </w:divBdr>
          <w:divsChild>
            <w:div w:id="1256405199">
              <w:marLeft w:val="0"/>
              <w:marRight w:val="0"/>
              <w:marTop w:val="0"/>
              <w:marBottom w:val="0"/>
              <w:divBdr>
                <w:top w:val="none" w:sz="0" w:space="0" w:color="auto"/>
                <w:left w:val="none" w:sz="0" w:space="0" w:color="auto"/>
                <w:bottom w:val="none" w:sz="0" w:space="0" w:color="auto"/>
                <w:right w:val="none" w:sz="0" w:space="0" w:color="auto"/>
              </w:divBdr>
            </w:div>
            <w:div w:id="2026905704">
              <w:marLeft w:val="0"/>
              <w:marRight w:val="0"/>
              <w:marTop w:val="0"/>
              <w:marBottom w:val="0"/>
              <w:divBdr>
                <w:top w:val="none" w:sz="0" w:space="0" w:color="auto"/>
                <w:left w:val="none" w:sz="0" w:space="0" w:color="auto"/>
                <w:bottom w:val="none" w:sz="0" w:space="0" w:color="auto"/>
                <w:right w:val="none" w:sz="0" w:space="0" w:color="auto"/>
              </w:divBdr>
            </w:div>
            <w:div w:id="20753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6464">
      <w:bodyDiv w:val="1"/>
      <w:marLeft w:val="0"/>
      <w:marRight w:val="0"/>
      <w:marTop w:val="0"/>
      <w:marBottom w:val="0"/>
      <w:divBdr>
        <w:top w:val="none" w:sz="0" w:space="0" w:color="auto"/>
        <w:left w:val="none" w:sz="0" w:space="0" w:color="auto"/>
        <w:bottom w:val="none" w:sz="0" w:space="0" w:color="auto"/>
        <w:right w:val="none" w:sz="0" w:space="0" w:color="auto"/>
      </w:divBdr>
      <w:divsChild>
        <w:div w:id="45374938">
          <w:marLeft w:val="0"/>
          <w:marRight w:val="0"/>
          <w:marTop w:val="0"/>
          <w:marBottom w:val="0"/>
          <w:divBdr>
            <w:top w:val="none" w:sz="0" w:space="0" w:color="auto"/>
            <w:left w:val="none" w:sz="0" w:space="0" w:color="auto"/>
            <w:bottom w:val="none" w:sz="0" w:space="0" w:color="auto"/>
            <w:right w:val="none" w:sz="0" w:space="0" w:color="auto"/>
          </w:divBdr>
        </w:div>
        <w:div w:id="372854857">
          <w:marLeft w:val="0"/>
          <w:marRight w:val="0"/>
          <w:marTop w:val="0"/>
          <w:marBottom w:val="0"/>
          <w:divBdr>
            <w:top w:val="none" w:sz="0" w:space="0" w:color="auto"/>
            <w:left w:val="none" w:sz="0" w:space="0" w:color="auto"/>
            <w:bottom w:val="none" w:sz="0" w:space="0" w:color="auto"/>
            <w:right w:val="none" w:sz="0" w:space="0" w:color="auto"/>
          </w:divBdr>
        </w:div>
        <w:div w:id="595358275">
          <w:marLeft w:val="0"/>
          <w:marRight w:val="0"/>
          <w:marTop w:val="0"/>
          <w:marBottom w:val="0"/>
          <w:divBdr>
            <w:top w:val="none" w:sz="0" w:space="0" w:color="auto"/>
            <w:left w:val="none" w:sz="0" w:space="0" w:color="auto"/>
            <w:bottom w:val="none" w:sz="0" w:space="0" w:color="auto"/>
            <w:right w:val="none" w:sz="0" w:space="0" w:color="auto"/>
          </w:divBdr>
        </w:div>
        <w:div w:id="603272146">
          <w:marLeft w:val="0"/>
          <w:marRight w:val="0"/>
          <w:marTop w:val="0"/>
          <w:marBottom w:val="0"/>
          <w:divBdr>
            <w:top w:val="none" w:sz="0" w:space="0" w:color="auto"/>
            <w:left w:val="none" w:sz="0" w:space="0" w:color="auto"/>
            <w:bottom w:val="none" w:sz="0" w:space="0" w:color="auto"/>
            <w:right w:val="none" w:sz="0" w:space="0" w:color="auto"/>
          </w:divBdr>
        </w:div>
        <w:div w:id="697197698">
          <w:marLeft w:val="0"/>
          <w:marRight w:val="0"/>
          <w:marTop w:val="0"/>
          <w:marBottom w:val="0"/>
          <w:divBdr>
            <w:top w:val="none" w:sz="0" w:space="0" w:color="auto"/>
            <w:left w:val="none" w:sz="0" w:space="0" w:color="auto"/>
            <w:bottom w:val="none" w:sz="0" w:space="0" w:color="auto"/>
            <w:right w:val="none" w:sz="0" w:space="0" w:color="auto"/>
          </w:divBdr>
        </w:div>
        <w:div w:id="847519255">
          <w:marLeft w:val="0"/>
          <w:marRight w:val="0"/>
          <w:marTop w:val="0"/>
          <w:marBottom w:val="0"/>
          <w:divBdr>
            <w:top w:val="none" w:sz="0" w:space="0" w:color="auto"/>
            <w:left w:val="none" w:sz="0" w:space="0" w:color="auto"/>
            <w:bottom w:val="none" w:sz="0" w:space="0" w:color="auto"/>
            <w:right w:val="none" w:sz="0" w:space="0" w:color="auto"/>
          </w:divBdr>
        </w:div>
        <w:div w:id="1255434348">
          <w:marLeft w:val="0"/>
          <w:marRight w:val="0"/>
          <w:marTop w:val="0"/>
          <w:marBottom w:val="0"/>
          <w:divBdr>
            <w:top w:val="none" w:sz="0" w:space="0" w:color="auto"/>
            <w:left w:val="none" w:sz="0" w:space="0" w:color="auto"/>
            <w:bottom w:val="none" w:sz="0" w:space="0" w:color="auto"/>
            <w:right w:val="none" w:sz="0" w:space="0" w:color="auto"/>
          </w:divBdr>
        </w:div>
        <w:div w:id="1828353314">
          <w:marLeft w:val="0"/>
          <w:marRight w:val="0"/>
          <w:marTop w:val="0"/>
          <w:marBottom w:val="0"/>
          <w:divBdr>
            <w:top w:val="none" w:sz="0" w:space="0" w:color="auto"/>
            <w:left w:val="none" w:sz="0" w:space="0" w:color="auto"/>
            <w:bottom w:val="none" w:sz="0" w:space="0" w:color="auto"/>
            <w:right w:val="none" w:sz="0" w:space="0" w:color="auto"/>
          </w:divBdr>
        </w:div>
        <w:div w:id="1992362593">
          <w:marLeft w:val="0"/>
          <w:marRight w:val="0"/>
          <w:marTop w:val="0"/>
          <w:marBottom w:val="0"/>
          <w:divBdr>
            <w:top w:val="none" w:sz="0" w:space="0" w:color="auto"/>
            <w:left w:val="none" w:sz="0" w:space="0" w:color="auto"/>
            <w:bottom w:val="none" w:sz="0" w:space="0" w:color="auto"/>
            <w:right w:val="none" w:sz="0" w:space="0" w:color="auto"/>
          </w:divBdr>
        </w:div>
      </w:divsChild>
    </w:div>
    <w:div w:id="521943285">
      <w:bodyDiv w:val="1"/>
      <w:marLeft w:val="0"/>
      <w:marRight w:val="0"/>
      <w:marTop w:val="0"/>
      <w:marBottom w:val="0"/>
      <w:divBdr>
        <w:top w:val="none" w:sz="0" w:space="0" w:color="auto"/>
        <w:left w:val="none" w:sz="0" w:space="0" w:color="auto"/>
        <w:bottom w:val="none" w:sz="0" w:space="0" w:color="auto"/>
        <w:right w:val="none" w:sz="0" w:space="0" w:color="auto"/>
      </w:divBdr>
    </w:div>
    <w:div w:id="547255655">
      <w:bodyDiv w:val="1"/>
      <w:marLeft w:val="0"/>
      <w:marRight w:val="0"/>
      <w:marTop w:val="0"/>
      <w:marBottom w:val="0"/>
      <w:divBdr>
        <w:top w:val="none" w:sz="0" w:space="0" w:color="auto"/>
        <w:left w:val="none" w:sz="0" w:space="0" w:color="auto"/>
        <w:bottom w:val="none" w:sz="0" w:space="0" w:color="auto"/>
        <w:right w:val="none" w:sz="0" w:space="0" w:color="auto"/>
      </w:divBdr>
    </w:div>
    <w:div w:id="573200430">
      <w:bodyDiv w:val="1"/>
      <w:marLeft w:val="0"/>
      <w:marRight w:val="0"/>
      <w:marTop w:val="0"/>
      <w:marBottom w:val="0"/>
      <w:divBdr>
        <w:top w:val="none" w:sz="0" w:space="0" w:color="auto"/>
        <w:left w:val="none" w:sz="0" w:space="0" w:color="auto"/>
        <w:bottom w:val="none" w:sz="0" w:space="0" w:color="auto"/>
        <w:right w:val="none" w:sz="0" w:space="0" w:color="auto"/>
      </w:divBdr>
    </w:div>
    <w:div w:id="591596722">
      <w:bodyDiv w:val="1"/>
      <w:marLeft w:val="0"/>
      <w:marRight w:val="0"/>
      <w:marTop w:val="0"/>
      <w:marBottom w:val="0"/>
      <w:divBdr>
        <w:top w:val="none" w:sz="0" w:space="0" w:color="auto"/>
        <w:left w:val="none" w:sz="0" w:space="0" w:color="auto"/>
        <w:bottom w:val="none" w:sz="0" w:space="0" w:color="auto"/>
        <w:right w:val="none" w:sz="0" w:space="0" w:color="auto"/>
      </w:divBdr>
    </w:div>
    <w:div w:id="648442893">
      <w:bodyDiv w:val="1"/>
      <w:marLeft w:val="0"/>
      <w:marRight w:val="0"/>
      <w:marTop w:val="0"/>
      <w:marBottom w:val="0"/>
      <w:divBdr>
        <w:top w:val="none" w:sz="0" w:space="0" w:color="auto"/>
        <w:left w:val="none" w:sz="0" w:space="0" w:color="auto"/>
        <w:bottom w:val="none" w:sz="0" w:space="0" w:color="auto"/>
        <w:right w:val="none" w:sz="0" w:space="0" w:color="auto"/>
      </w:divBdr>
    </w:div>
    <w:div w:id="655039920">
      <w:bodyDiv w:val="1"/>
      <w:marLeft w:val="0"/>
      <w:marRight w:val="0"/>
      <w:marTop w:val="0"/>
      <w:marBottom w:val="0"/>
      <w:divBdr>
        <w:top w:val="none" w:sz="0" w:space="0" w:color="auto"/>
        <w:left w:val="none" w:sz="0" w:space="0" w:color="auto"/>
        <w:bottom w:val="none" w:sz="0" w:space="0" w:color="auto"/>
        <w:right w:val="none" w:sz="0" w:space="0" w:color="auto"/>
      </w:divBdr>
    </w:div>
    <w:div w:id="659312567">
      <w:bodyDiv w:val="1"/>
      <w:marLeft w:val="0"/>
      <w:marRight w:val="0"/>
      <w:marTop w:val="0"/>
      <w:marBottom w:val="0"/>
      <w:divBdr>
        <w:top w:val="none" w:sz="0" w:space="0" w:color="auto"/>
        <w:left w:val="none" w:sz="0" w:space="0" w:color="auto"/>
        <w:bottom w:val="none" w:sz="0" w:space="0" w:color="auto"/>
        <w:right w:val="none" w:sz="0" w:space="0" w:color="auto"/>
      </w:divBdr>
      <w:divsChild>
        <w:div w:id="1826626506">
          <w:marLeft w:val="0"/>
          <w:marRight w:val="0"/>
          <w:marTop w:val="0"/>
          <w:marBottom w:val="0"/>
          <w:divBdr>
            <w:top w:val="none" w:sz="0" w:space="0" w:color="auto"/>
            <w:left w:val="none" w:sz="0" w:space="0" w:color="auto"/>
            <w:bottom w:val="none" w:sz="0" w:space="0" w:color="auto"/>
            <w:right w:val="none" w:sz="0" w:space="0" w:color="auto"/>
          </w:divBdr>
          <w:divsChild>
            <w:div w:id="59326217">
              <w:marLeft w:val="0"/>
              <w:marRight w:val="0"/>
              <w:marTop w:val="0"/>
              <w:marBottom w:val="0"/>
              <w:divBdr>
                <w:top w:val="none" w:sz="0" w:space="0" w:color="auto"/>
                <w:left w:val="none" w:sz="0" w:space="0" w:color="auto"/>
                <w:bottom w:val="none" w:sz="0" w:space="0" w:color="auto"/>
                <w:right w:val="none" w:sz="0" w:space="0" w:color="auto"/>
              </w:divBdr>
            </w:div>
            <w:div w:id="804739322">
              <w:marLeft w:val="0"/>
              <w:marRight w:val="0"/>
              <w:marTop w:val="0"/>
              <w:marBottom w:val="0"/>
              <w:divBdr>
                <w:top w:val="none" w:sz="0" w:space="0" w:color="auto"/>
                <w:left w:val="none" w:sz="0" w:space="0" w:color="auto"/>
                <w:bottom w:val="none" w:sz="0" w:space="0" w:color="auto"/>
                <w:right w:val="none" w:sz="0" w:space="0" w:color="auto"/>
              </w:divBdr>
            </w:div>
            <w:div w:id="1225488646">
              <w:marLeft w:val="0"/>
              <w:marRight w:val="0"/>
              <w:marTop w:val="0"/>
              <w:marBottom w:val="0"/>
              <w:divBdr>
                <w:top w:val="none" w:sz="0" w:space="0" w:color="auto"/>
                <w:left w:val="none" w:sz="0" w:space="0" w:color="auto"/>
                <w:bottom w:val="none" w:sz="0" w:space="0" w:color="auto"/>
                <w:right w:val="none" w:sz="0" w:space="0" w:color="auto"/>
              </w:divBdr>
            </w:div>
            <w:div w:id="1428039275">
              <w:marLeft w:val="0"/>
              <w:marRight w:val="0"/>
              <w:marTop w:val="0"/>
              <w:marBottom w:val="0"/>
              <w:divBdr>
                <w:top w:val="none" w:sz="0" w:space="0" w:color="auto"/>
                <w:left w:val="none" w:sz="0" w:space="0" w:color="auto"/>
                <w:bottom w:val="none" w:sz="0" w:space="0" w:color="auto"/>
                <w:right w:val="none" w:sz="0" w:space="0" w:color="auto"/>
              </w:divBdr>
            </w:div>
            <w:div w:id="19772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776">
      <w:bodyDiv w:val="1"/>
      <w:marLeft w:val="0"/>
      <w:marRight w:val="0"/>
      <w:marTop w:val="0"/>
      <w:marBottom w:val="0"/>
      <w:divBdr>
        <w:top w:val="none" w:sz="0" w:space="0" w:color="auto"/>
        <w:left w:val="none" w:sz="0" w:space="0" w:color="auto"/>
        <w:bottom w:val="none" w:sz="0" w:space="0" w:color="auto"/>
        <w:right w:val="none" w:sz="0" w:space="0" w:color="auto"/>
      </w:divBdr>
      <w:divsChild>
        <w:div w:id="28729142">
          <w:marLeft w:val="0"/>
          <w:marRight w:val="0"/>
          <w:marTop w:val="0"/>
          <w:marBottom w:val="0"/>
          <w:divBdr>
            <w:top w:val="none" w:sz="0" w:space="0" w:color="auto"/>
            <w:left w:val="none" w:sz="0" w:space="0" w:color="auto"/>
            <w:bottom w:val="none" w:sz="0" w:space="0" w:color="auto"/>
            <w:right w:val="none" w:sz="0" w:space="0" w:color="auto"/>
          </w:divBdr>
          <w:divsChild>
            <w:div w:id="1614511973">
              <w:marLeft w:val="0"/>
              <w:marRight w:val="0"/>
              <w:marTop w:val="0"/>
              <w:marBottom w:val="0"/>
              <w:divBdr>
                <w:top w:val="none" w:sz="0" w:space="0" w:color="auto"/>
                <w:left w:val="none" w:sz="0" w:space="0" w:color="auto"/>
                <w:bottom w:val="none" w:sz="0" w:space="0" w:color="auto"/>
                <w:right w:val="none" w:sz="0" w:space="0" w:color="auto"/>
              </w:divBdr>
            </w:div>
          </w:divsChild>
        </w:div>
        <w:div w:id="100760942">
          <w:marLeft w:val="0"/>
          <w:marRight w:val="0"/>
          <w:marTop w:val="0"/>
          <w:marBottom w:val="0"/>
          <w:divBdr>
            <w:top w:val="none" w:sz="0" w:space="0" w:color="auto"/>
            <w:left w:val="none" w:sz="0" w:space="0" w:color="auto"/>
            <w:bottom w:val="none" w:sz="0" w:space="0" w:color="auto"/>
            <w:right w:val="none" w:sz="0" w:space="0" w:color="auto"/>
          </w:divBdr>
          <w:divsChild>
            <w:div w:id="1212034468">
              <w:marLeft w:val="0"/>
              <w:marRight w:val="0"/>
              <w:marTop w:val="0"/>
              <w:marBottom w:val="0"/>
              <w:divBdr>
                <w:top w:val="none" w:sz="0" w:space="0" w:color="auto"/>
                <w:left w:val="none" w:sz="0" w:space="0" w:color="auto"/>
                <w:bottom w:val="none" w:sz="0" w:space="0" w:color="auto"/>
                <w:right w:val="none" w:sz="0" w:space="0" w:color="auto"/>
              </w:divBdr>
            </w:div>
          </w:divsChild>
        </w:div>
        <w:div w:id="123234952">
          <w:marLeft w:val="0"/>
          <w:marRight w:val="0"/>
          <w:marTop w:val="0"/>
          <w:marBottom w:val="0"/>
          <w:divBdr>
            <w:top w:val="none" w:sz="0" w:space="0" w:color="auto"/>
            <w:left w:val="none" w:sz="0" w:space="0" w:color="auto"/>
            <w:bottom w:val="none" w:sz="0" w:space="0" w:color="auto"/>
            <w:right w:val="none" w:sz="0" w:space="0" w:color="auto"/>
          </w:divBdr>
          <w:divsChild>
            <w:div w:id="868764204">
              <w:marLeft w:val="0"/>
              <w:marRight w:val="0"/>
              <w:marTop w:val="0"/>
              <w:marBottom w:val="0"/>
              <w:divBdr>
                <w:top w:val="none" w:sz="0" w:space="0" w:color="auto"/>
                <w:left w:val="none" w:sz="0" w:space="0" w:color="auto"/>
                <w:bottom w:val="none" w:sz="0" w:space="0" w:color="auto"/>
                <w:right w:val="none" w:sz="0" w:space="0" w:color="auto"/>
              </w:divBdr>
            </w:div>
          </w:divsChild>
        </w:div>
        <w:div w:id="676075107">
          <w:marLeft w:val="0"/>
          <w:marRight w:val="0"/>
          <w:marTop w:val="0"/>
          <w:marBottom w:val="0"/>
          <w:divBdr>
            <w:top w:val="none" w:sz="0" w:space="0" w:color="auto"/>
            <w:left w:val="none" w:sz="0" w:space="0" w:color="auto"/>
            <w:bottom w:val="none" w:sz="0" w:space="0" w:color="auto"/>
            <w:right w:val="none" w:sz="0" w:space="0" w:color="auto"/>
          </w:divBdr>
          <w:divsChild>
            <w:div w:id="234511537">
              <w:marLeft w:val="0"/>
              <w:marRight w:val="0"/>
              <w:marTop w:val="0"/>
              <w:marBottom w:val="0"/>
              <w:divBdr>
                <w:top w:val="none" w:sz="0" w:space="0" w:color="auto"/>
                <w:left w:val="none" w:sz="0" w:space="0" w:color="auto"/>
                <w:bottom w:val="none" w:sz="0" w:space="0" w:color="auto"/>
                <w:right w:val="none" w:sz="0" w:space="0" w:color="auto"/>
              </w:divBdr>
            </w:div>
          </w:divsChild>
        </w:div>
        <w:div w:id="717436751">
          <w:marLeft w:val="0"/>
          <w:marRight w:val="0"/>
          <w:marTop w:val="0"/>
          <w:marBottom w:val="0"/>
          <w:divBdr>
            <w:top w:val="none" w:sz="0" w:space="0" w:color="auto"/>
            <w:left w:val="none" w:sz="0" w:space="0" w:color="auto"/>
            <w:bottom w:val="none" w:sz="0" w:space="0" w:color="auto"/>
            <w:right w:val="none" w:sz="0" w:space="0" w:color="auto"/>
          </w:divBdr>
          <w:divsChild>
            <w:div w:id="1264336411">
              <w:marLeft w:val="0"/>
              <w:marRight w:val="0"/>
              <w:marTop w:val="0"/>
              <w:marBottom w:val="0"/>
              <w:divBdr>
                <w:top w:val="none" w:sz="0" w:space="0" w:color="auto"/>
                <w:left w:val="none" w:sz="0" w:space="0" w:color="auto"/>
                <w:bottom w:val="none" w:sz="0" w:space="0" w:color="auto"/>
                <w:right w:val="none" w:sz="0" w:space="0" w:color="auto"/>
              </w:divBdr>
            </w:div>
          </w:divsChild>
        </w:div>
        <w:div w:id="1116749522">
          <w:marLeft w:val="0"/>
          <w:marRight w:val="0"/>
          <w:marTop w:val="0"/>
          <w:marBottom w:val="0"/>
          <w:divBdr>
            <w:top w:val="none" w:sz="0" w:space="0" w:color="auto"/>
            <w:left w:val="none" w:sz="0" w:space="0" w:color="auto"/>
            <w:bottom w:val="none" w:sz="0" w:space="0" w:color="auto"/>
            <w:right w:val="none" w:sz="0" w:space="0" w:color="auto"/>
          </w:divBdr>
          <w:divsChild>
            <w:div w:id="169489960">
              <w:marLeft w:val="0"/>
              <w:marRight w:val="0"/>
              <w:marTop w:val="0"/>
              <w:marBottom w:val="0"/>
              <w:divBdr>
                <w:top w:val="none" w:sz="0" w:space="0" w:color="auto"/>
                <w:left w:val="none" w:sz="0" w:space="0" w:color="auto"/>
                <w:bottom w:val="none" w:sz="0" w:space="0" w:color="auto"/>
                <w:right w:val="none" w:sz="0" w:space="0" w:color="auto"/>
              </w:divBdr>
            </w:div>
          </w:divsChild>
        </w:div>
        <w:div w:id="1263997017">
          <w:marLeft w:val="0"/>
          <w:marRight w:val="0"/>
          <w:marTop w:val="0"/>
          <w:marBottom w:val="0"/>
          <w:divBdr>
            <w:top w:val="none" w:sz="0" w:space="0" w:color="auto"/>
            <w:left w:val="none" w:sz="0" w:space="0" w:color="auto"/>
            <w:bottom w:val="none" w:sz="0" w:space="0" w:color="auto"/>
            <w:right w:val="none" w:sz="0" w:space="0" w:color="auto"/>
          </w:divBdr>
          <w:divsChild>
            <w:div w:id="804735917">
              <w:marLeft w:val="0"/>
              <w:marRight w:val="0"/>
              <w:marTop w:val="0"/>
              <w:marBottom w:val="0"/>
              <w:divBdr>
                <w:top w:val="none" w:sz="0" w:space="0" w:color="auto"/>
                <w:left w:val="none" w:sz="0" w:space="0" w:color="auto"/>
                <w:bottom w:val="none" w:sz="0" w:space="0" w:color="auto"/>
                <w:right w:val="none" w:sz="0" w:space="0" w:color="auto"/>
              </w:divBdr>
            </w:div>
          </w:divsChild>
        </w:div>
        <w:div w:id="1288465452">
          <w:marLeft w:val="0"/>
          <w:marRight w:val="0"/>
          <w:marTop w:val="0"/>
          <w:marBottom w:val="0"/>
          <w:divBdr>
            <w:top w:val="none" w:sz="0" w:space="0" w:color="auto"/>
            <w:left w:val="none" w:sz="0" w:space="0" w:color="auto"/>
            <w:bottom w:val="none" w:sz="0" w:space="0" w:color="auto"/>
            <w:right w:val="none" w:sz="0" w:space="0" w:color="auto"/>
          </w:divBdr>
          <w:divsChild>
            <w:div w:id="1563099828">
              <w:marLeft w:val="0"/>
              <w:marRight w:val="0"/>
              <w:marTop w:val="0"/>
              <w:marBottom w:val="0"/>
              <w:divBdr>
                <w:top w:val="none" w:sz="0" w:space="0" w:color="auto"/>
                <w:left w:val="none" w:sz="0" w:space="0" w:color="auto"/>
                <w:bottom w:val="none" w:sz="0" w:space="0" w:color="auto"/>
                <w:right w:val="none" w:sz="0" w:space="0" w:color="auto"/>
              </w:divBdr>
            </w:div>
          </w:divsChild>
        </w:div>
        <w:div w:id="1290475196">
          <w:marLeft w:val="0"/>
          <w:marRight w:val="0"/>
          <w:marTop w:val="0"/>
          <w:marBottom w:val="0"/>
          <w:divBdr>
            <w:top w:val="none" w:sz="0" w:space="0" w:color="auto"/>
            <w:left w:val="none" w:sz="0" w:space="0" w:color="auto"/>
            <w:bottom w:val="none" w:sz="0" w:space="0" w:color="auto"/>
            <w:right w:val="none" w:sz="0" w:space="0" w:color="auto"/>
          </w:divBdr>
          <w:divsChild>
            <w:div w:id="2125149860">
              <w:marLeft w:val="0"/>
              <w:marRight w:val="0"/>
              <w:marTop w:val="0"/>
              <w:marBottom w:val="0"/>
              <w:divBdr>
                <w:top w:val="none" w:sz="0" w:space="0" w:color="auto"/>
                <w:left w:val="none" w:sz="0" w:space="0" w:color="auto"/>
                <w:bottom w:val="none" w:sz="0" w:space="0" w:color="auto"/>
                <w:right w:val="none" w:sz="0" w:space="0" w:color="auto"/>
              </w:divBdr>
            </w:div>
          </w:divsChild>
        </w:div>
        <w:div w:id="1311324228">
          <w:marLeft w:val="0"/>
          <w:marRight w:val="0"/>
          <w:marTop w:val="0"/>
          <w:marBottom w:val="0"/>
          <w:divBdr>
            <w:top w:val="none" w:sz="0" w:space="0" w:color="auto"/>
            <w:left w:val="none" w:sz="0" w:space="0" w:color="auto"/>
            <w:bottom w:val="none" w:sz="0" w:space="0" w:color="auto"/>
            <w:right w:val="none" w:sz="0" w:space="0" w:color="auto"/>
          </w:divBdr>
          <w:divsChild>
            <w:div w:id="319583529">
              <w:marLeft w:val="0"/>
              <w:marRight w:val="0"/>
              <w:marTop w:val="0"/>
              <w:marBottom w:val="0"/>
              <w:divBdr>
                <w:top w:val="none" w:sz="0" w:space="0" w:color="auto"/>
                <w:left w:val="none" w:sz="0" w:space="0" w:color="auto"/>
                <w:bottom w:val="none" w:sz="0" w:space="0" w:color="auto"/>
                <w:right w:val="none" w:sz="0" w:space="0" w:color="auto"/>
              </w:divBdr>
            </w:div>
          </w:divsChild>
        </w:div>
        <w:div w:id="1356806172">
          <w:marLeft w:val="0"/>
          <w:marRight w:val="0"/>
          <w:marTop w:val="0"/>
          <w:marBottom w:val="0"/>
          <w:divBdr>
            <w:top w:val="none" w:sz="0" w:space="0" w:color="auto"/>
            <w:left w:val="none" w:sz="0" w:space="0" w:color="auto"/>
            <w:bottom w:val="none" w:sz="0" w:space="0" w:color="auto"/>
            <w:right w:val="none" w:sz="0" w:space="0" w:color="auto"/>
          </w:divBdr>
          <w:divsChild>
            <w:div w:id="666178510">
              <w:marLeft w:val="0"/>
              <w:marRight w:val="0"/>
              <w:marTop w:val="0"/>
              <w:marBottom w:val="0"/>
              <w:divBdr>
                <w:top w:val="none" w:sz="0" w:space="0" w:color="auto"/>
                <w:left w:val="none" w:sz="0" w:space="0" w:color="auto"/>
                <w:bottom w:val="none" w:sz="0" w:space="0" w:color="auto"/>
                <w:right w:val="none" w:sz="0" w:space="0" w:color="auto"/>
              </w:divBdr>
            </w:div>
          </w:divsChild>
        </w:div>
        <w:div w:id="1575624492">
          <w:marLeft w:val="0"/>
          <w:marRight w:val="0"/>
          <w:marTop w:val="0"/>
          <w:marBottom w:val="0"/>
          <w:divBdr>
            <w:top w:val="none" w:sz="0" w:space="0" w:color="auto"/>
            <w:left w:val="none" w:sz="0" w:space="0" w:color="auto"/>
            <w:bottom w:val="none" w:sz="0" w:space="0" w:color="auto"/>
            <w:right w:val="none" w:sz="0" w:space="0" w:color="auto"/>
          </w:divBdr>
          <w:divsChild>
            <w:div w:id="4068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4835">
      <w:bodyDiv w:val="1"/>
      <w:marLeft w:val="0"/>
      <w:marRight w:val="0"/>
      <w:marTop w:val="0"/>
      <w:marBottom w:val="0"/>
      <w:divBdr>
        <w:top w:val="none" w:sz="0" w:space="0" w:color="auto"/>
        <w:left w:val="none" w:sz="0" w:space="0" w:color="auto"/>
        <w:bottom w:val="none" w:sz="0" w:space="0" w:color="auto"/>
        <w:right w:val="none" w:sz="0" w:space="0" w:color="auto"/>
      </w:divBdr>
    </w:div>
    <w:div w:id="690034884">
      <w:bodyDiv w:val="1"/>
      <w:marLeft w:val="0"/>
      <w:marRight w:val="0"/>
      <w:marTop w:val="0"/>
      <w:marBottom w:val="0"/>
      <w:divBdr>
        <w:top w:val="none" w:sz="0" w:space="0" w:color="auto"/>
        <w:left w:val="none" w:sz="0" w:space="0" w:color="auto"/>
        <w:bottom w:val="none" w:sz="0" w:space="0" w:color="auto"/>
        <w:right w:val="none" w:sz="0" w:space="0" w:color="auto"/>
      </w:divBdr>
    </w:div>
    <w:div w:id="699552702">
      <w:bodyDiv w:val="1"/>
      <w:marLeft w:val="0"/>
      <w:marRight w:val="0"/>
      <w:marTop w:val="0"/>
      <w:marBottom w:val="0"/>
      <w:divBdr>
        <w:top w:val="none" w:sz="0" w:space="0" w:color="auto"/>
        <w:left w:val="none" w:sz="0" w:space="0" w:color="auto"/>
        <w:bottom w:val="none" w:sz="0" w:space="0" w:color="auto"/>
        <w:right w:val="none" w:sz="0" w:space="0" w:color="auto"/>
      </w:divBdr>
      <w:divsChild>
        <w:div w:id="245573252">
          <w:marLeft w:val="0"/>
          <w:marRight w:val="0"/>
          <w:marTop w:val="0"/>
          <w:marBottom w:val="0"/>
          <w:divBdr>
            <w:top w:val="none" w:sz="0" w:space="0" w:color="auto"/>
            <w:left w:val="none" w:sz="0" w:space="0" w:color="auto"/>
            <w:bottom w:val="none" w:sz="0" w:space="0" w:color="auto"/>
            <w:right w:val="none" w:sz="0" w:space="0" w:color="auto"/>
          </w:divBdr>
          <w:divsChild>
            <w:div w:id="1741052418">
              <w:marLeft w:val="0"/>
              <w:marRight w:val="0"/>
              <w:marTop w:val="0"/>
              <w:marBottom w:val="0"/>
              <w:divBdr>
                <w:top w:val="none" w:sz="0" w:space="0" w:color="auto"/>
                <w:left w:val="none" w:sz="0" w:space="0" w:color="auto"/>
                <w:bottom w:val="none" w:sz="0" w:space="0" w:color="auto"/>
                <w:right w:val="none" w:sz="0" w:space="0" w:color="auto"/>
              </w:divBdr>
            </w:div>
          </w:divsChild>
        </w:div>
        <w:div w:id="857308480">
          <w:marLeft w:val="0"/>
          <w:marRight w:val="0"/>
          <w:marTop w:val="0"/>
          <w:marBottom w:val="0"/>
          <w:divBdr>
            <w:top w:val="none" w:sz="0" w:space="0" w:color="auto"/>
            <w:left w:val="none" w:sz="0" w:space="0" w:color="auto"/>
            <w:bottom w:val="none" w:sz="0" w:space="0" w:color="auto"/>
            <w:right w:val="none" w:sz="0" w:space="0" w:color="auto"/>
          </w:divBdr>
          <w:divsChild>
            <w:div w:id="1665207895">
              <w:marLeft w:val="0"/>
              <w:marRight w:val="0"/>
              <w:marTop w:val="0"/>
              <w:marBottom w:val="0"/>
              <w:divBdr>
                <w:top w:val="none" w:sz="0" w:space="0" w:color="auto"/>
                <w:left w:val="none" w:sz="0" w:space="0" w:color="auto"/>
                <w:bottom w:val="none" w:sz="0" w:space="0" w:color="auto"/>
                <w:right w:val="none" w:sz="0" w:space="0" w:color="auto"/>
              </w:divBdr>
            </w:div>
          </w:divsChild>
        </w:div>
        <w:div w:id="1029841751">
          <w:marLeft w:val="0"/>
          <w:marRight w:val="0"/>
          <w:marTop w:val="0"/>
          <w:marBottom w:val="0"/>
          <w:divBdr>
            <w:top w:val="none" w:sz="0" w:space="0" w:color="auto"/>
            <w:left w:val="none" w:sz="0" w:space="0" w:color="auto"/>
            <w:bottom w:val="none" w:sz="0" w:space="0" w:color="auto"/>
            <w:right w:val="none" w:sz="0" w:space="0" w:color="auto"/>
          </w:divBdr>
          <w:divsChild>
            <w:div w:id="792600026">
              <w:marLeft w:val="0"/>
              <w:marRight w:val="0"/>
              <w:marTop w:val="0"/>
              <w:marBottom w:val="0"/>
              <w:divBdr>
                <w:top w:val="none" w:sz="0" w:space="0" w:color="auto"/>
                <w:left w:val="none" w:sz="0" w:space="0" w:color="auto"/>
                <w:bottom w:val="none" w:sz="0" w:space="0" w:color="auto"/>
                <w:right w:val="none" w:sz="0" w:space="0" w:color="auto"/>
              </w:divBdr>
            </w:div>
          </w:divsChild>
        </w:div>
        <w:div w:id="1159467280">
          <w:marLeft w:val="0"/>
          <w:marRight w:val="0"/>
          <w:marTop w:val="0"/>
          <w:marBottom w:val="0"/>
          <w:divBdr>
            <w:top w:val="none" w:sz="0" w:space="0" w:color="auto"/>
            <w:left w:val="none" w:sz="0" w:space="0" w:color="auto"/>
            <w:bottom w:val="none" w:sz="0" w:space="0" w:color="auto"/>
            <w:right w:val="none" w:sz="0" w:space="0" w:color="auto"/>
          </w:divBdr>
          <w:divsChild>
            <w:div w:id="360783132">
              <w:marLeft w:val="0"/>
              <w:marRight w:val="0"/>
              <w:marTop w:val="0"/>
              <w:marBottom w:val="0"/>
              <w:divBdr>
                <w:top w:val="none" w:sz="0" w:space="0" w:color="auto"/>
                <w:left w:val="none" w:sz="0" w:space="0" w:color="auto"/>
                <w:bottom w:val="none" w:sz="0" w:space="0" w:color="auto"/>
                <w:right w:val="none" w:sz="0" w:space="0" w:color="auto"/>
              </w:divBdr>
            </w:div>
          </w:divsChild>
        </w:div>
        <w:div w:id="1365515829">
          <w:marLeft w:val="0"/>
          <w:marRight w:val="0"/>
          <w:marTop w:val="0"/>
          <w:marBottom w:val="0"/>
          <w:divBdr>
            <w:top w:val="none" w:sz="0" w:space="0" w:color="auto"/>
            <w:left w:val="none" w:sz="0" w:space="0" w:color="auto"/>
            <w:bottom w:val="none" w:sz="0" w:space="0" w:color="auto"/>
            <w:right w:val="none" w:sz="0" w:space="0" w:color="auto"/>
          </w:divBdr>
          <w:divsChild>
            <w:div w:id="1002511024">
              <w:marLeft w:val="0"/>
              <w:marRight w:val="0"/>
              <w:marTop w:val="0"/>
              <w:marBottom w:val="0"/>
              <w:divBdr>
                <w:top w:val="none" w:sz="0" w:space="0" w:color="auto"/>
                <w:left w:val="none" w:sz="0" w:space="0" w:color="auto"/>
                <w:bottom w:val="none" w:sz="0" w:space="0" w:color="auto"/>
                <w:right w:val="none" w:sz="0" w:space="0" w:color="auto"/>
              </w:divBdr>
            </w:div>
          </w:divsChild>
        </w:div>
        <w:div w:id="1792898000">
          <w:marLeft w:val="0"/>
          <w:marRight w:val="0"/>
          <w:marTop w:val="0"/>
          <w:marBottom w:val="0"/>
          <w:divBdr>
            <w:top w:val="none" w:sz="0" w:space="0" w:color="auto"/>
            <w:left w:val="none" w:sz="0" w:space="0" w:color="auto"/>
            <w:bottom w:val="none" w:sz="0" w:space="0" w:color="auto"/>
            <w:right w:val="none" w:sz="0" w:space="0" w:color="auto"/>
          </w:divBdr>
          <w:divsChild>
            <w:div w:id="8755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3913">
      <w:bodyDiv w:val="1"/>
      <w:marLeft w:val="0"/>
      <w:marRight w:val="0"/>
      <w:marTop w:val="0"/>
      <w:marBottom w:val="0"/>
      <w:divBdr>
        <w:top w:val="none" w:sz="0" w:space="0" w:color="auto"/>
        <w:left w:val="none" w:sz="0" w:space="0" w:color="auto"/>
        <w:bottom w:val="none" w:sz="0" w:space="0" w:color="auto"/>
        <w:right w:val="none" w:sz="0" w:space="0" w:color="auto"/>
      </w:divBdr>
    </w:div>
    <w:div w:id="730035705">
      <w:bodyDiv w:val="1"/>
      <w:marLeft w:val="0"/>
      <w:marRight w:val="0"/>
      <w:marTop w:val="0"/>
      <w:marBottom w:val="0"/>
      <w:divBdr>
        <w:top w:val="none" w:sz="0" w:space="0" w:color="auto"/>
        <w:left w:val="none" w:sz="0" w:space="0" w:color="auto"/>
        <w:bottom w:val="none" w:sz="0" w:space="0" w:color="auto"/>
        <w:right w:val="none" w:sz="0" w:space="0" w:color="auto"/>
      </w:divBdr>
    </w:div>
    <w:div w:id="749473853">
      <w:bodyDiv w:val="1"/>
      <w:marLeft w:val="0"/>
      <w:marRight w:val="0"/>
      <w:marTop w:val="0"/>
      <w:marBottom w:val="0"/>
      <w:divBdr>
        <w:top w:val="none" w:sz="0" w:space="0" w:color="auto"/>
        <w:left w:val="none" w:sz="0" w:space="0" w:color="auto"/>
        <w:bottom w:val="none" w:sz="0" w:space="0" w:color="auto"/>
        <w:right w:val="none" w:sz="0" w:space="0" w:color="auto"/>
      </w:divBdr>
      <w:divsChild>
        <w:div w:id="592124471">
          <w:marLeft w:val="0"/>
          <w:marRight w:val="0"/>
          <w:marTop w:val="0"/>
          <w:marBottom w:val="0"/>
          <w:divBdr>
            <w:top w:val="none" w:sz="0" w:space="0" w:color="auto"/>
            <w:left w:val="none" w:sz="0" w:space="0" w:color="auto"/>
            <w:bottom w:val="none" w:sz="0" w:space="0" w:color="auto"/>
            <w:right w:val="none" w:sz="0" w:space="0" w:color="auto"/>
          </w:divBdr>
          <w:divsChild>
            <w:div w:id="20782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1752">
      <w:bodyDiv w:val="1"/>
      <w:marLeft w:val="0"/>
      <w:marRight w:val="0"/>
      <w:marTop w:val="0"/>
      <w:marBottom w:val="0"/>
      <w:divBdr>
        <w:top w:val="none" w:sz="0" w:space="0" w:color="auto"/>
        <w:left w:val="none" w:sz="0" w:space="0" w:color="auto"/>
        <w:bottom w:val="none" w:sz="0" w:space="0" w:color="auto"/>
        <w:right w:val="none" w:sz="0" w:space="0" w:color="auto"/>
      </w:divBdr>
      <w:divsChild>
        <w:div w:id="319772126">
          <w:marLeft w:val="0"/>
          <w:marRight w:val="0"/>
          <w:marTop w:val="0"/>
          <w:marBottom w:val="0"/>
          <w:divBdr>
            <w:top w:val="none" w:sz="0" w:space="0" w:color="auto"/>
            <w:left w:val="none" w:sz="0" w:space="0" w:color="auto"/>
            <w:bottom w:val="none" w:sz="0" w:space="0" w:color="auto"/>
            <w:right w:val="none" w:sz="0" w:space="0" w:color="auto"/>
          </w:divBdr>
        </w:div>
        <w:div w:id="965741628">
          <w:marLeft w:val="0"/>
          <w:marRight w:val="0"/>
          <w:marTop w:val="0"/>
          <w:marBottom w:val="0"/>
          <w:divBdr>
            <w:top w:val="none" w:sz="0" w:space="0" w:color="auto"/>
            <w:left w:val="none" w:sz="0" w:space="0" w:color="auto"/>
            <w:bottom w:val="none" w:sz="0" w:space="0" w:color="auto"/>
            <w:right w:val="none" w:sz="0" w:space="0" w:color="auto"/>
          </w:divBdr>
        </w:div>
        <w:div w:id="1017197348">
          <w:marLeft w:val="0"/>
          <w:marRight w:val="0"/>
          <w:marTop w:val="0"/>
          <w:marBottom w:val="0"/>
          <w:divBdr>
            <w:top w:val="none" w:sz="0" w:space="0" w:color="auto"/>
            <w:left w:val="none" w:sz="0" w:space="0" w:color="auto"/>
            <w:bottom w:val="none" w:sz="0" w:space="0" w:color="auto"/>
            <w:right w:val="none" w:sz="0" w:space="0" w:color="auto"/>
          </w:divBdr>
        </w:div>
        <w:div w:id="1194032473">
          <w:marLeft w:val="0"/>
          <w:marRight w:val="0"/>
          <w:marTop w:val="0"/>
          <w:marBottom w:val="0"/>
          <w:divBdr>
            <w:top w:val="none" w:sz="0" w:space="0" w:color="auto"/>
            <w:left w:val="none" w:sz="0" w:space="0" w:color="auto"/>
            <w:bottom w:val="none" w:sz="0" w:space="0" w:color="auto"/>
            <w:right w:val="none" w:sz="0" w:space="0" w:color="auto"/>
          </w:divBdr>
        </w:div>
        <w:div w:id="1224414989">
          <w:marLeft w:val="0"/>
          <w:marRight w:val="0"/>
          <w:marTop w:val="0"/>
          <w:marBottom w:val="0"/>
          <w:divBdr>
            <w:top w:val="none" w:sz="0" w:space="0" w:color="auto"/>
            <w:left w:val="none" w:sz="0" w:space="0" w:color="auto"/>
            <w:bottom w:val="none" w:sz="0" w:space="0" w:color="auto"/>
            <w:right w:val="none" w:sz="0" w:space="0" w:color="auto"/>
          </w:divBdr>
        </w:div>
        <w:div w:id="1401558689">
          <w:marLeft w:val="0"/>
          <w:marRight w:val="0"/>
          <w:marTop w:val="0"/>
          <w:marBottom w:val="0"/>
          <w:divBdr>
            <w:top w:val="none" w:sz="0" w:space="0" w:color="auto"/>
            <w:left w:val="none" w:sz="0" w:space="0" w:color="auto"/>
            <w:bottom w:val="none" w:sz="0" w:space="0" w:color="auto"/>
            <w:right w:val="none" w:sz="0" w:space="0" w:color="auto"/>
          </w:divBdr>
        </w:div>
        <w:div w:id="1428231282">
          <w:marLeft w:val="0"/>
          <w:marRight w:val="0"/>
          <w:marTop w:val="0"/>
          <w:marBottom w:val="0"/>
          <w:divBdr>
            <w:top w:val="none" w:sz="0" w:space="0" w:color="auto"/>
            <w:left w:val="none" w:sz="0" w:space="0" w:color="auto"/>
            <w:bottom w:val="none" w:sz="0" w:space="0" w:color="auto"/>
            <w:right w:val="none" w:sz="0" w:space="0" w:color="auto"/>
          </w:divBdr>
        </w:div>
        <w:div w:id="1505391679">
          <w:marLeft w:val="0"/>
          <w:marRight w:val="0"/>
          <w:marTop w:val="0"/>
          <w:marBottom w:val="0"/>
          <w:divBdr>
            <w:top w:val="none" w:sz="0" w:space="0" w:color="auto"/>
            <w:left w:val="none" w:sz="0" w:space="0" w:color="auto"/>
            <w:bottom w:val="none" w:sz="0" w:space="0" w:color="auto"/>
            <w:right w:val="none" w:sz="0" w:space="0" w:color="auto"/>
          </w:divBdr>
        </w:div>
        <w:div w:id="1623227767">
          <w:marLeft w:val="0"/>
          <w:marRight w:val="0"/>
          <w:marTop w:val="0"/>
          <w:marBottom w:val="0"/>
          <w:divBdr>
            <w:top w:val="none" w:sz="0" w:space="0" w:color="auto"/>
            <w:left w:val="none" w:sz="0" w:space="0" w:color="auto"/>
            <w:bottom w:val="none" w:sz="0" w:space="0" w:color="auto"/>
            <w:right w:val="none" w:sz="0" w:space="0" w:color="auto"/>
          </w:divBdr>
        </w:div>
        <w:div w:id="1628462275">
          <w:marLeft w:val="0"/>
          <w:marRight w:val="0"/>
          <w:marTop w:val="0"/>
          <w:marBottom w:val="0"/>
          <w:divBdr>
            <w:top w:val="none" w:sz="0" w:space="0" w:color="auto"/>
            <w:left w:val="none" w:sz="0" w:space="0" w:color="auto"/>
            <w:bottom w:val="none" w:sz="0" w:space="0" w:color="auto"/>
            <w:right w:val="none" w:sz="0" w:space="0" w:color="auto"/>
          </w:divBdr>
        </w:div>
        <w:div w:id="1705867115">
          <w:marLeft w:val="0"/>
          <w:marRight w:val="0"/>
          <w:marTop w:val="0"/>
          <w:marBottom w:val="0"/>
          <w:divBdr>
            <w:top w:val="none" w:sz="0" w:space="0" w:color="auto"/>
            <w:left w:val="none" w:sz="0" w:space="0" w:color="auto"/>
            <w:bottom w:val="none" w:sz="0" w:space="0" w:color="auto"/>
            <w:right w:val="none" w:sz="0" w:space="0" w:color="auto"/>
          </w:divBdr>
        </w:div>
        <w:div w:id="1800101300">
          <w:marLeft w:val="0"/>
          <w:marRight w:val="0"/>
          <w:marTop w:val="0"/>
          <w:marBottom w:val="0"/>
          <w:divBdr>
            <w:top w:val="none" w:sz="0" w:space="0" w:color="auto"/>
            <w:left w:val="none" w:sz="0" w:space="0" w:color="auto"/>
            <w:bottom w:val="none" w:sz="0" w:space="0" w:color="auto"/>
            <w:right w:val="none" w:sz="0" w:space="0" w:color="auto"/>
          </w:divBdr>
        </w:div>
        <w:div w:id="1885823364">
          <w:marLeft w:val="0"/>
          <w:marRight w:val="0"/>
          <w:marTop w:val="0"/>
          <w:marBottom w:val="0"/>
          <w:divBdr>
            <w:top w:val="none" w:sz="0" w:space="0" w:color="auto"/>
            <w:left w:val="none" w:sz="0" w:space="0" w:color="auto"/>
            <w:bottom w:val="none" w:sz="0" w:space="0" w:color="auto"/>
            <w:right w:val="none" w:sz="0" w:space="0" w:color="auto"/>
          </w:divBdr>
        </w:div>
        <w:div w:id="1933857751">
          <w:marLeft w:val="0"/>
          <w:marRight w:val="0"/>
          <w:marTop w:val="0"/>
          <w:marBottom w:val="0"/>
          <w:divBdr>
            <w:top w:val="none" w:sz="0" w:space="0" w:color="auto"/>
            <w:left w:val="none" w:sz="0" w:space="0" w:color="auto"/>
            <w:bottom w:val="none" w:sz="0" w:space="0" w:color="auto"/>
            <w:right w:val="none" w:sz="0" w:space="0" w:color="auto"/>
          </w:divBdr>
        </w:div>
      </w:divsChild>
    </w:div>
    <w:div w:id="778991004">
      <w:bodyDiv w:val="1"/>
      <w:marLeft w:val="0"/>
      <w:marRight w:val="0"/>
      <w:marTop w:val="0"/>
      <w:marBottom w:val="0"/>
      <w:divBdr>
        <w:top w:val="none" w:sz="0" w:space="0" w:color="auto"/>
        <w:left w:val="none" w:sz="0" w:space="0" w:color="auto"/>
        <w:bottom w:val="none" w:sz="0" w:space="0" w:color="auto"/>
        <w:right w:val="none" w:sz="0" w:space="0" w:color="auto"/>
      </w:divBdr>
    </w:div>
    <w:div w:id="850070325">
      <w:bodyDiv w:val="1"/>
      <w:marLeft w:val="0"/>
      <w:marRight w:val="0"/>
      <w:marTop w:val="0"/>
      <w:marBottom w:val="0"/>
      <w:divBdr>
        <w:top w:val="none" w:sz="0" w:space="0" w:color="auto"/>
        <w:left w:val="none" w:sz="0" w:space="0" w:color="auto"/>
        <w:bottom w:val="none" w:sz="0" w:space="0" w:color="auto"/>
        <w:right w:val="none" w:sz="0" w:space="0" w:color="auto"/>
      </w:divBdr>
    </w:div>
    <w:div w:id="855004932">
      <w:bodyDiv w:val="1"/>
      <w:marLeft w:val="0"/>
      <w:marRight w:val="0"/>
      <w:marTop w:val="0"/>
      <w:marBottom w:val="0"/>
      <w:divBdr>
        <w:top w:val="none" w:sz="0" w:space="0" w:color="auto"/>
        <w:left w:val="none" w:sz="0" w:space="0" w:color="auto"/>
        <w:bottom w:val="none" w:sz="0" w:space="0" w:color="auto"/>
        <w:right w:val="none" w:sz="0" w:space="0" w:color="auto"/>
      </w:divBdr>
    </w:div>
    <w:div w:id="899898396">
      <w:bodyDiv w:val="1"/>
      <w:marLeft w:val="0"/>
      <w:marRight w:val="0"/>
      <w:marTop w:val="0"/>
      <w:marBottom w:val="0"/>
      <w:divBdr>
        <w:top w:val="none" w:sz="0" w:space="0" w:color="auto"/>
        <w:left w:val="none" w:sz="0" w:space="0" w:color="auto"/>
        <w:bottom w:val="none" w:sz="0" w:space="0" w:color="auto"/>
        <w:right w:val="none" w:sz="0" w:space="0" w:color="auto"/>
      </w:divBdr>
      <w:divsChild>
        <w:div w:id="61342624">
          <w:marLeft w:val="0"/>
          <w:marRight w:val="0"/>
          <w:marTop w:val="0"/>
          <w:marBottom w:val="0"/>
          <w:divBdr>
            <w:top w:val="none" w:sz="0" w:space="0" w:color="auto"/>
            <w:left w:val="none" w:sz="0" w:space="0" w:color="auto"/>
            <w:bottom w:val="none" w:sz="0" w:space="0" w:color="auto"/>
            <w:right w:val="none" w:sz="0" w:space="0" w:color="auto"/>
          </w:divBdr>
          <w:divsChild>
            <w:div w:id="1766223473">
              <w:marLeft w:val="0"/>
              <w:marRight w:val="0"/>
              <w:marTop w:val="0"/>
              <w:marBottom w:val="0"/>
              <w:divBdr>
                <w:top w:val="none" w:sz="0" w:space="0" w:color="auto"/>
                <w:left w:val="none" w:sz="0" w:space="0" w:color="auto"/>
                <w:bottom w:val="none" w:sz="0" w:space="0" w:color="auto"/>
                <w:right w:val="none" w:sz="0" w:space="0" w:color="auto"/>
              </w:divBdr>
            </w:div>
          </w:divsChild>
        </w:div>
        <w:div w:id="255595810">
          <w:marLeft w:val="0"/>
          <w:marRight w:val="0"/>
          <w:marTop w:val="0"/>
          <w:marBottom w:val="0"/>
          <w:divBdr>
            <w:top w:val="none" w:sz="0" w:space="0" w:color="auto"/>
            <w:left w:val="none" w:sz="0" w:space="0" w:color="auto"/>
            <w:bottom w:val="none" w:sz="0" w:space="0" w:color="auto"/>
            <w:right w:val="none" w:sz="0" w:space="0" w:color="auto"/>
          </w:divBdr>
          <w:divsChild>
            <w:div w:id="460148775">
              <w:marLeft w:val="0"/>
              <w:marRight w:val="0"/>
              <w:marTop w:val="0"/>
              <w:marBottom w:val="0"/>
              <w:divBdr>
                <w:top w:val="none" w:sz="0" w:space="0" w:color="auto"/>
                <w:left w:val="none" w:sz="0" w:space="0" w:color="auto"/>
                <w:bottom w:val="none" w:sz="0" w:space="0" w:color="auto"/>
                <w:right w:val="none" w:sz="0" w:space="0" w:color="auto"/>
              </w:divBdr>
            </w:div>
          </w:divsChild>
        </w:div>
        <w:div w:id="358049919">
          <w:marLeft w:val="0"/>
          <w:marRight w:val="0"/>
          <w:marTop w:val="0"/>
          <w:marBottom w:val="0"/>
          <w:divBdr>
            <w:top w:val="none" w:sz="0" w:space="0" w:color="auto"/>
            <w:left w:val="none" w:sz="0" w:space="0" w:color="auto"/>
            <w:bottom w:val="none" w:sz="0" w:space="0" w:color="auto"/>
            <w:right w:val="none" w:sz="0" w:space="0" w:color="auto"/>
          </w:divBdr>
          <w:divsChild>
            <w:div w:id="1790856231">
              <w:marLeft w:val="0"/>
              <w:marRight w:val="0"/>
              <w:marTop w:val="0"/>
              <w:marBottom w:val="0"/>
              <w:divBdr>
                <w:top w:val="none" w:sz="0" w:space="0" w:color="auto"/>
                <w:left w:val="none" w:sz="0" w:space="0" w:color="auto"/>
                <w:bottom w:val="none" w:sz="0" w:space="0" w:color="auto"/>
                <w:right w:val="none" w:sz="0" w:space="0" w:color="auto"/>
              </w:divBdr>
            </w:div>
          </w:divsChild>
        </w:div>
        <w:div w:id="482428792">
          <w:marLeft w:val="0"/>
          <w:marRight w:val="0"/>
          <w:marTop w:val="0"/>
          <w:marBottom w:val="0"/>
          <w:divBdr>
            <w:top w:val="none" w:sz="0" w:space="0" w:color="auto"/>
            <w:left w:val="none" w:sz="0" w:space="0" w:color="auto"/>
            <w:bottom w:val="none" w:sz="0" w:space="0" w:color="auto"/>
            <w:right w:val="none" w:sz="0" w:space="0" w:color="auto"/>
          </w:divBdr>
          <w:divsChild>
            <w:div w:id="1352805650">
              <w:marLeft w:val="0"/>
              <w:marRight w:val="0"/>
              <w:marTop w:val="0"/>
              <w:marBottom w:val="0"/>
              <w:divBdr>
                <w:top w:val="none" w:sz="0" w:space="0" w:color="auto"/>
                <w:left w:val="none" w:sz="0" w:space="0" w:color="auto"/>
                <w:bottom w:val="none" w:sz="0" w:space="0" w:color="auto"/>
                <w:right w:val="none" w:sz="0" w:space="0" w:color="auto"/>
              </w:divBdr>
            </w:div>
          </w:divsChild>
        </w:div>
        <w:div w:id="632446475">
          <w:marLeft w:val="0"/>
          <w:marRight w:val="0"/>
          <w:marTop w:val="0"/>
          <w:marBottom w:val="0"/>
          <w:divBdr>
            <w:top w:val="none" w:sz="0" w:space="0" w:color="auto"/>
            <w:left w:val="none" w:sz="0" w:space="0" w:color="auto"/>
            <w:bottom w:val="none" w:sz="0" w:space="0" w:color="auto"/>
            <w:right w:val="none" w:sz="0" w:space="0" w:color="auto"/>
          </w:divBdr>
          <w:divsChild>
            <w:div w:id="436484855">
              <w:marLeft w:val="0"/>
              <w:marRight w:val="0"/>
              <w:marTop w:val="0"/>
              <w:marBottom w:val="0"/>
              <w:divBdr>
                <w:top w:val="none" w:sz="0" w:space="0" w:color="auto"/>
                <w:left w:val="none" w:sz="0" w:space="0" w:color="auto"/>
                <w:bottom w:val="none" w:sz="0" w:space="0" w:color="auto"/>
                <w:right w:val="none" w:sz="0" w:space="0" w:color="auto"/>
              </w:divBdr>
            </w:div>
          </w:divsChild>
        </w:div>
        <w:div w:id="829173429">
          <w:marLeft w:val="0"/>
          <w:marRight w:val="0"/>
          <w:marTop w:val="0"/>
          <w:marBottom w:val="0"/>
          <w:divBdr>
            <w:top w:val="none" w:sz="0" w:space="0" w:color="auto"/>
            <w:left w:val="none" w:sz="0" w:space="0" w:color="auto"/>
            <w:bottom w:val="none" w:sz="0" w:space="0" w:color="auto"/>
            <w:right w:val="none" w:sz="0" w:space="0" w:color="auto"/>
          </w:divBdr>
          <w:divsChild>
            <w:div w:id="340278848">
              <w:marLeft w:val="0"/>
              <w:marRight w:val="0"/>
              <w:marTop w:val="0"/>
              <w:marBottom w:val="0"/>
              <w:divBdr>
                <w:top w:val="none" w:sz="0" w:space="0" w:color="auto"/>
                <w:left w:val="none" w:sz="0" w:space="0" w:color="auto"/>
                <w:bottom w:val="none" w:sz="0" w:space="0" w:color="auto"/>
                <w:right w:val="none" w:sz="0" w:space="0" w:color="auto"/>
              </w:divBdr>
            </w:div>
          </w:divsChild>
        </w:div>
        <w:div w:id="1099913530">
          <w:marLeft w:val="0"/>
          <w:marRight w:val="0"/>
          <w:marTop w:val="0"/>
          <w:marBottom w:val="0"/>
          <w:divBdr>
            <w:top w:val="none" w:sz="0" w:space="0" w:color="auto"/>
            <w:left w:val="none" w:sz="0" w:space="0" w:color="auto"/>
            <w:bottom w:val="none" w:sz="0" w:space="0" w:color="auto"/>
            <w:right w:val="none" w:sz="0" w:space="0" w:color="auto"/>
          </w:divBdr>
          <w:divsChild>
            <w:div w:id="315106585">
              <w:marLeft w:val="0"/>
              <w:marRight w:val="0"/>
              <w:marTop w:val="0"/>
              <w:marBottom w:val="0"/>
              <w:divBdr>
                <w:top w:val="none" w:sz="0" w:space="0" w:color="auto"/>
                <w:left w:val="none" w:sz="0" w:space="0" w:color="auto"/>
                <w:bottom w:val="none" w:sz="0" w:space="0" w:color="auto"/>
                <w:right w:val="none" w:sz="0" w:space="0" w:color="auto"/>
              </w:divBdr>
            </w:div>
          </w:divsChild>
        </w:div>
        <w:div w:id="1141534300">
          <w:marLeft w:val="0"/>
          <w:marRight w:val="0"/>
          <w:marTop w:val="0"/>
          <w:marBottom w:val="0"/>
          <w:divBdr>
            <w:top w:val="none" w:sz="0" w:space="0" w:color="auto"/>
            <w:left w:val="none" w:sz="0" w:space="0" w:color="auto"/>
            <w:bottom w:val="none" w:sz="0" w:space="0" w:color="auto"/>
            <w:right w:val="none" w:sz="0" w:space="0" w:color="auto"/>
          </w:divBdr>
          <w:divsChild>
            <w:div w:id="476456210">
              <w:marLeft w:val="0"/>
              <w:marRight w:val="0"/>
              <w:marTop w:val="0"/>
              <w:marBottom w:val="0"/>
              <w:divBdr>
                <w:top w:val="none" w:sz="0" w:space="0" w:color="auto"/>
                <w:left w:val="none" w:sz="0" w:space="0" w:color="auto"/>
                <w:bottom w:val="none" w:sz="0" w:space="0" w:color="auto"/>
                <w:right w:val="none" w:sz="0" w:space="0" w:color="auto"/>
              </w:divBdr>
            </w:div>
          </w:divsChild>
        </w:div>
        <w:div w:id="1268659301">
          <w:marLeft w:val="0"/>
          <w:marRight w:val="0"/>
          <w:marTop w:val="0"/>
          <w:marBottom w:val="0"/>
          <w:divBdr>
            <w:top w:val="none" w:sz="0" w:space="0" w:color="auto"/>
            <w:left w:val="none" w:sz="0" w:space="0" w:color="auto"/>
            <w:bottom w:val="none" w:sz="0" w:space="0" w:color="auto"/>
            <w:right w:val="none" w:sz="0" w:space="0" w:color="auto"/>
          </w:divBdr>
          <w:divsChild>
            <w:div w:id="1516383767">
              <w:marLeft w:val="0"/>
              <w:marRight w:val="0"/>
              <w:marTop w:val="0"/>
              <w:marBottom w:val="0"/>
              <w:divBdr>
                <w:top w:val="none" w:sz="0" w:space="0" w:color="auto"/>
                <w:left w:val="none" w:sz="0" w:space="0" w:color="auto"/>
                <w:bottom w:val="none" w:sz="0" w:space="0" w:color="auto"/>
                <w:right w:val="none" w:sz="0" w:space="0" w:color="auto"/>
              </w:divBdr>
            </w:div>
          </w:divsChild>
        </w:div>
        <w:div w:id="1288969418">
          <w:marLeft w:val="0"/>
          <w:marRight w:val="0"/>
          <w:marTop w:val="0"/>
          <w:marBottom w:val="0"/>
          <w:divBdr>
            <w:top w:val="none" w:sz="0" w:space="0" w:color="auto"/>
            <w:left w:val="none" w:sz="0" w:space="0" w:color="auto"/>
            <w:bottom w:val="none" w:sz="0" w:space="0" w:color="auto"/>
            <w:right w:val="none" w:sz="0" w:space="0" w:color="auto"/>
          </w:divBdr>
          <w:divsChild>
            <w:div w:id="1497721382">
              <w:marLeft w:val="0"/>
              <w:marRight w:val="0"/>
              <w:marTop w:val="0"/>
              <w:marBottom w:val="0"/>
              <w:divBdr>
                <w:top w:val="none" w:sz="0" w:space="0" w:color="auto"/>
                <w:left w:val="none" w:sz="0" w:space="0" w:color="auto"/>
                <w:bottom w:val="none" w:sz="0" w:space="0" w:color="auto"/>
                <w:right w:val="none" w:sz="0" w:space="0" w:color="auto"/>
              </w:divBdr>
            </w:div>
          </w:divsChild>
        </w:div>
        <w:div w:id="1560358599">
          <w:marLeft w:val="0"/>
          <w:marRight w:val="0"/>
          <w:marTop w:val="0"/>
          <w:marBottom w:val="0"/>
          <w:divBdr>
            <w:top w:val="none" w:sz="0" w:space="0" w:color="auto"/>
            <w:left w:val="none" w:sz="0" w:space="0" w:color="auto"/>
            <w:bottom w:val="none" w:sz="0" w:space="0" w:color="auto"/>
            <w:right w:val="none" w:sz="0" w:space="0" w:color="auto"/>
          </w:divBdr>
          <w:divsChild>
            <w:div w:id="164980218">
              <w:marLeft w:val="0"/>
              <w:marRight w:val="0"/>
              <w:marTop w:val="0"/>
              <w:marBottom w:val="0"/>
              <w:divBdr>
                <w:top w:val="none" w:sz="0" w:space="0" w:color="auto"/>
                <w:left w:val="none" w:sz="0" w:space="0" w:color="auto"/>
                <w:bottom w:val="none" w:sz="0" w:space="0" w:color="auto"/>
                <w:right w:val="none" w:sz="0" w:space="0" w:color="auto"/>
              </w:divBdr>
            </w:div>
          </w:divsChild>
        </w:div>
        <w:div w:id="1670786445">
          <w:marLeft w:val="0"/>
          <w:marRight w:val="0"/>
          <w:marTop w:val="0"/>
          <w:marBottom w:val="0"/>
          <w:divBdr>
            <w:top w:val="none" w:sz="0" w:space="0" w:color="auto"/>
            <w:left w:val="none" w:sz="0" w:space="0" w:color="auto"/>
            <w:bottom w:val="none" w:sz="0" w:space="0" w:color="auto"/>
            <w:right w:val="none" w:sz="0" w:space="0" w:color="auto"/>
          </w:divBdr>
          <w:divsChild>
            <w:div w:id="1755319957">
              <w:marLeft w:val="0"/>
              <w:marRight w:val="0"/>
              <w:marTop w:val="0"/>
              <w:marBottom w:val="0"/>
              <w:divBdr>
                <w:top w:val="none" w:sz="0" w:space="0" w:color="auto"/>
                <w:left w:val="none" w:sz="0" w:space="0" w:color="auto"/>
                <w:bottom w:val="none" w:sz="0" w:space="0" w:color="auto"/>
                <w:right w:val="none" w:sz="0" w:space="0" w:color="auto"/>
              </w:divBdr>
            </w:div>
          </w:divsChild>
        </w:div>
        <w:div w:id="1719864234">
          <w:marLeft w:val="0"/>
          <w:marRight w:val="0"/>
          <w:marTop w:val="0"/>
          <w:marBottom w:val="0"/>
          <w:divBdr>
            <w:top w:val="none" w:sz="0" w:space="0" w:color="auto"/>
            <w:left w:val="none" w:sz="0" w:space="0" w:color="auto"/>
            <w:bottom w:val="none" w:sz="0" w:space="0" w:color="auto"/>
            <w:right w:val="none" w:sz="0" w:space="0" w:color="auto"/>
          </w:divBdr>
          <w:divsChild>
            <w:div w:id="1982146972">
              <w:marLeft w:val="0"/>
              <w:marRight w:val="0"/>
              <w:marTop w:val="0"/>
              <w:marBottom w:val="0"/>
              <w:divBdr>
                <w:top w:val="none" w:sz="0" w:space="0" w:color="auto"/>
                <w:left w:val="none" w:sz="0" w:space="0" w:color="auto"/>
                <w:bottom w:val="none" w:sz="0" w:space="0" w:color="auto"/>
                <w:right w:val="none" w:sz="0" w:space="0" w:color="auto"/>
              </w:divBdr>
            </w:div>
          </w:divsChild>
        </w:div>
        <w:div w:id="1874921793">
          <w:marLeft w:val="0"/>
          <w:marRight w:val="0"/>
          <w:marTop w:val="0"/>
          <w:marBottom w:val="0"/>
          <w:divBdr>
            <w:top w:val="none" w:sz="0" w:space="0" w:color="auto"/>
            <w:left w:val="none" w:sz="0" w:space="0" w:color="auto"/>
            <w:bottom w:val="none" w:sz="0" w:space="0" w:color="auto"/>
            <w:right w:val="none" w:sz="0" w:space="0" w:color="auto"/>
          </w:divBdr>
          <w:divsChild>
            <w:div w:id="1622572988">
              <w:marLeft w:val="0"/>
              <w:marRight w:val="0"/>
              <w:marTop w:val="0"/>
              <w:marBottom w:val="0"/>
              <w:divBdr>
                <w:top w:val="none" w:sz="0" w:space="0" w:color="auto"/>
                <w:left w:val="none" w:sz="0" w:space="0" w:color="auto"/>
                <w:bottom w:val="none" w:sz="0" w:space="0" w:color="auto"/>
                <w:right w:val="none" w:sz="0" w:space="0" w:color="auto"/>
              </w:divBdr>
            </w:div>
          </w:divsChild>
        </w:div>
        <w:div w:id="1889803839">
          <w:marLeft w:val="0"/>
          <w:marRight w:val="0"/>
          <w:marTop w:val="0"/>
          <w:marBottom w:val="0"/>
          <w:divBdr>
            <w:top w:val="none" w:sz="0" w:space="0" w:color="auto"/>
            <w:left w:val="none" w:sz="0" w:space="0" w:color="auto"/>
            <w:bottom w:val="none" w:sz="0" w:space="0" w:color="auto"/>
            <w:right w:val="none" w:sz="0" w:space="0" w:color="auto"/>
          </w:divBdr>
          <w:divsChild>
            <w:div w:id="1518034483">
              <w:marLeft w:val="0"/>
              <w:marRight w:val="0"/>
              <w:marTop w:val="0"/>
              <w:marBottom w:val="0"/>
              <w:divBdr>
                <w:top w:val="none" w:sz="0" w:space="0" w:color="auto"/>
                <w:left w:val="none" w:sz="0" w:space="0" w:color="auto"/>
                <w:bottom w:val="none" w:sz="0" w:space="0" w:color="auto"/>
                <w:right w:val="none" w:sz="0" w:space="0" w:color="auto"/>
              </w:divBdr>
            </w:div>
          </w:divsChild>
        </w:div>
        <w:div w:id="1949001170">
          <w:marLeft w:val="0"/>
          <w:marRight w:val="0"/>
          <w:marTop w:val="0"/>
          <w:marBottom w:val="0"/>
          <w:divBdr>
            <w:top w:val="none" w:sz="0" w:space="0" w:color="auto"/>
            <w:left w:val="none" w:sz="0" w:space="0" w:color="auto"/>
            <w:bottom w:val="none" w:sz="0" w:space="0" w:color="auto"/>
            <w:right w:val="none" w:sz="0" w:space="0" w:color="auto"/>
          </w:divBdr>
          <w:divsChild>
            <w:div w:id="316693070">
              <w:marLeft w:val="0"/>
              <w:marRight w:val="0"/>
              <w:marTop w:val="0"/>
              <w:marBottom w:val="0"/>
              <w:divBdr>
                <w:top w:val="none" w:sz="0" w:space="0" w:color="auto"/>
                <w:left w:val="none" w:sz="0" w:space="0" w:color="auto"/>
                <w:bottom w:val="none" w:sz="0" w:space="0" w:color="auto"/>
                <w:right w:val="none" w:sz="0" w:space="0" w:color="auto"/>
              </w:divBdr>
            </w:div>
          </w:divsChild>
        </w:div>
        <w:div w:id="1975216732">
          <w:marLeft w:val="0"/>
          <w:marRight w:val="0"/>
          <w:marTop w:val="0"/>
          <w:marBottom w:val="0"/>
          <w:divBdr>
            <w:top w:val="none" w:sz="0" w:space="0" w:color="auto"/>
            <w:left w:val="none" w:sz="0" w:space="0" w:color="auto"/>
            <w:bottom w:val="none" w:sz="0" w:space="0" w:color="auto"/>
            <w:right w:val="none" w:sz="0" w:space="0" w:color="auto"/>
          </w:divBdr>
          <w:divsChild>
            <w:div w:id="205336269">
              <w:marLeft w:val="0"/>
              <w:marRight w:val="0"/>
              <w:marTop w:val="0"/>
              <w:marBottom w:val="0"/>
              <w:divBdr>
                <w:top w:val="none" w:sz="0" w:space="0" w:color="auto"/>
                <w:left w:val="none" w:sz="0" w:space="0" w:color="auto"/>
                <w:bottom w:val="none" w:sz="0" w:space="0" w:color="auto"/>
                <w:right w:val="none" w:sz="0" w:space="0" w:color="auto"/>
              </w:divBdr>
            </w:div>
          </w:divsChild>
        </w:div>
        <w:div w:id="2049068281">
          <w:marLeft w:val="0"/>
          <w:marRight w:val="0"/>
          <w:marTop w:val="0"/>
          <w:marBottom w:val="0"/>
          <w:divBdr>
            <w:top w:val="none" w:sz="0" w:space="0" w:color="auto"/>
            <w:left w:val="none" w:sz="0" w:space="0" w:color="auto"/>
            <w:bottom w:val="none" w:sz="0" w:space="0" w:color="auto"/>
            <w:right w:val="none" w:sz="0" w:space="0" w:color="auto"/>
          </w:divBdr>
          <w:divsChild>
            <w:div w:id="377171617">
              <w:marLeft w:val="0"/>
              <w:marRight w:val="0"/>
              <w:marTop w:val="0"/>
              <w:marBottom w:val="0"/>
              <w:divBdr>
                <w:top w:val="none" w:sz="0" w:space="0" w:color="auto"/>
                <w:left w:val="none" w:sz="0" w:space="0" w:color="auto"/>
                <w:bottom w:val="none" w:sz="0" w:space="0" w:color="auto"/>
                <w:right w:val="none" w:sz="0" w:space="0" w:color="auto"/>
              </w:divBdr>
            </w:div>
          </w:divsChild>
        </w:div>
        <w:div w:id="2065061723">
          <w:marLeft w:val="0"/>
          <w:marRight w:val="0"/>
          <w:marTop w:val="0"/>
          <w:marBottom w:val="0"/>
          <w:divBdr>
            <w:top w:val="none" w:sz="0" w:space="0" w:color="auto"/>
            <w:left w:val="none" w:sz="0" w:space="0" w:color="auto"/>
            <w:bottom w:val="none" w:sz="0" w:space="0" w:color="auto"/>
            <w:right w:val="none" w:sz="0" w:space="0" w:color="auto"/>
          </w:divBdr>
          <w:divsChild>
            <w:div w:id="1641694863">
              <w:marLeft w:val="0"/>
              <w:marRight w:val="0"/>
              <w:marTop w:val="0"/>
              <w:marBottom w:val="0"/>
              <w:divBdr>
                <w:top w:val="none" w:sz="0" w:space="0" w:color="auto"/>
                <w:left w:val="none" w:sz="0" w:space="0" w:color="auto"/>
                <w:bottom w:val="none" w:sz="0" w:space="0" w:color="auto"/>
                <w:right w:val="none" w:sz="0" w:space="0" w:color="auto"/>
              </w:divBdr>
            </w:div>
          </w:divsChild>
        </w:div>
        <w:div w:id="2128620215">
          <w:marLeft w:val="0"/>
          <w:marRight w:val="0"/>
          <w:marTop w:val="0"/>
          <w:marBottom w:val="0"/>
          <w:divBdr>
            <w:top w:val="none" w:sz="0" w:space="0" w:color="auto"/>
            <w:left w:val="none" w:sz="0" w:space="0" w:color="auto"/>
            <w:bottom w:val="none" w:sz="0" w:space="0" w:color="auto"/>
            <w:right w:val="none" w:sz="0" w:space="0" w:color="auto"/>
          </w:divBdr>
          <w:divsChild>
            <w:div w:id="20823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00853">
      <w:bodyDiv w:val="1"/>
      <w:marLeft w:val="0"/>
      <w:marRight w:val="0"/>
      <w:marTop w:val="0"/>
      <w:marBottom w:val="0"/>
      <w:divBdr>
        <w:top w:val="none" w:sz="0" w:space="0" w:color="auto"/>
        <w:left w:val="none" w:sz="0" w:space="0" w:color="auto"/>
        <w:bottom w:val="none" w:sz="0" w:space="0" w:color="auto"/>
        <w:right w:val="none" w:sz="0" w:space="0" w:color="auto"/>
      </w:divBdr>
    </w:div>
    <w:div w:id="937366820">
      <w:bodyDiv w:val="1"/>
      <w:marLeft w:val="0"/>
      <w:marRight w:val="0"/>
      <w:marTop w:val="0"/>
      <w:marBottom w:val="0"/>
      <w:divBdr>
        <w:top w:val="none" w:sz="0" w:space="0" w:color="auto"/>
        <w:left w:val="none" w:sz="0" w:space="0" w:color="auto"/>
        <w:bottom w:val="none" w:sz="0" w:space="0" w:color="auto"/>
        <w:right w:val="none" w:sz="0" w:space="0" w:color="auto"/>
      </w:divBdr>
      <w:divsChild>
        <w:div w:id="57288203">
          <w:marLeft w:val="0"/>
          <w:marRight w:val="0"/>
          <w:marTop w:val="0"/>
          <w:marBottom w:val="0"/>
          <w:divBdr>
            <w:top w:val="none" w:sz="0" w:space="0" w:color="auto"/>
            <w:left w:val="none" w:sz="0" w:space="0" w:color="auto"/>
            <w:bottom w:val="none" w:sz="0" w:space="0" w:color="auto"/>
            <w:right w:val="none" w:sz="0" w:space="0" w:color="auto"/>
          </w:divBdr>
          <w:divsChild>
            <w:div w:id="1950501089">
              <w:marLeft w:val="0"/>
              <w:marRight w:val="0"/>
              <w:marTop w:val="0"/>
              <w:marBottom w:val="0"/>
              <w:divBdr>
                <w:top w:val="none" w:sz="0" w:space="0" w:color="auto"/>
                <w:left w:val="none" w:sz="0" w:space="0" w:color="auto"/>
                <w:bottom w:val="none" w:sz="0" w:space="0" w:color="auto"/>
                <w:right w:val="none" w:sz="0" w:space="0" w:color="auto"/>
              </w:divBdr>
            </w:div>
          </w:divsChild>
        </w:div>
        <w:div w:id="101801266">
          <w:marLeft w:val="0"/>
          <w:marRight w:val="0"/>
          <w:marTop w:val="0"/>
          <w:marBottom w:val="0"/>
          <w:divBdr>
            <w:top w:val="none" w:sz="0" w:space="0" w:color="auto"/>
            <w:left w:val="none" w:sz="0" w:space="0" w:color="auto"/>
            <w:bottom w:val="none" w:sz="0" w:space="0" w:color="auto"/>
            <w:right w:val="none" w:sz="0" w:space="0" w:color="auto"/>
          </w:divBdr>
          <w:divsChild>
            <w:div w:id="1614244771">
              <w:marLeft w:val="0"/>
              <w:marRight w:val="0"/>
              <w:marTop w:val="0"/>
              <w:marBottom w:val="0"/>
              <w:divBdr>
                <w:top w:val="none" w:sz="0" w:space="0" w:color="auto"/>
                <w:left w:val="none" w:sz="0" w:space="0" w:color="auto"/>
                <w:bottom w:val="none" w:sz="0" w:space="0" w:color="auto"/>
                <w:right w:val="none" w:sz="0" w:space="0" w:color="auto"/>
              </w:divBdr>
            </w:div>
          </w:divsChild>
        </w:div>
        <w:div w:id="252326738">
          <w:marLeft w:val="0"/>
          <w:marRight w:val="0"/>
          <w:marTop w:val="0"/>
          <w:marBottom w:val="0"/>
          <w:divBdr>
            <w:top w:val="none" w:sz="0" w:space="0" w:color="auto"/>
            <w:left w:val="none" w:sz="0" w:space="0" w:color="auto"/>
            <w:bottom w:val="none" w:sz="0" w:space="0" w:color="auto"/>
            <w:right w:val="none" w:sz="0" w:space="0" w:color="auto"/>
          </w:divBdr>
          <w:divsChild>
            <w:div w:id="394352490">
              <w:marLeft w:val="0"/>
              <w:marRight w:val="0"/>
              <w:marTop w:val="0"/>
              <w:marBottom w:val="0"/>
              <w:divBdr>
                <w:top w:val="none" w:sz="0" w:space="0" w:color="auto"/>
                <w:left w:val="none" w:sz="0" w:space="0" w:color="auto"/>
                <w:bottom w:val="none" w:sz="0" w:space="0" w:color="auto"/>
                <w:right w:val="none" w:sz="0" w:space="0" w:color="auto"/>
              </w:divBdr>
            </w:div>
          </w:divsChild>
        </w:div>
        <w:div w:id="272246260">
          <w:marLeft w:val="0"/>
          <w:marRight w:val="0"/>
          <w:marTop w:val="0"/>
          <w:marBottom w:val="0"/>
          <w:divBdr>
            <w:top w:val="none" w:sz="0" w:space="0" w:color="auto"/>
            <w:left w:val="none" w:sz="0" w:space="0" w:color="auto"/>
            <w:bottom w:val="none" w:sz="0" w:space="0" w:color="auto"/>
            <w:right w:val="none" w:sz="0" w:space="0" w:color="auto"/>
          </w:divBdr>
          <w:divsChild>
            <w:div w:id="313989446">
              <w:marLeft w:val="0"/>
              <w:marRight w:val="0"/>
              <w:marTop w:val="0"/>
              <w:marBottom w:val="0"/>
              <w:divBdr>
                <w:top w:val="none" w:sz="0" w:space="0" w:color="auto"/>
                <w:left w:val="none" w:sz="0" w:space="0" w:color="auto"/>
                <w:bottom w:val="none" w:sz="0" w:space="0" w:color="auto"/>
                <w:right w:val="none" w:sz="0" w:space="0" w:color="auto"/>
              </w:divBdr>
            </w:div>
          </w:divsChild>
        </w:div>
        <w:div w:id="329989349">
          <w:marLeft w:val="0"/>
          <w:marRight w:val="0"/>
          <w:marTop w:val="0"/>
          <w:marBottom w:val="0"/>
          <w:divBdr>
            <w:top w:val="none" w:sz="0" w:space="0" w:color="auto"/>
            <w:left w:val="none" w:sz="0" w:space="0" w:color="auto"/>
            <w:bottom w:val="none" w:sz="0" w:space="0" w:color="auto"/>
            <w:right w:val="none" w:sz="0" w:space="0" w:color="auto"/>
          </w:divBdr>
          <w:divsChild>
            <w:div w:id="448475263">
              <w:marLeft w:val="0"/>
              <w:marRight w:val="0"/>
              <w:marTop w:val="0"/>
              <w:marBottom w:val="0"/>
              <w:divBdr>
                <w:top w:val="none" w:sz="0" w:space="0" w:color="auto"/>
                <w:left w:val="none" w:sz="0" w:space="0" w:color="auto"/>
                <w:bottom w:val="none" w:sz="0" w:space="0" w:color="auto"/>
                <w:right w:val="none" w:sz="0" w:space="0" w:color="auto"/>
              </w:divBdr>
            </w:div>
          </w:divsChild>
        </w:div>
        <w:div w:id="500580649">
          <w:marLeft w:val="0"/>
          <w:marRight w:val="0"/>
          <w:marTop w:val="0"/>
          <w:marBottom w:val="0"/>
          <w:divBdr>
            <w:top w:val="none" w:sz="0" w:space="0" w:color="auto"/>
            <w:left w:val="none" w:sz="0" w:space="0" w:color="auto"/>
            <w:bottom w:val="none" w:sz="0" w:space="0" w:color="auto"/>
            <w:right w:val="none" w:sz="0" w:space="0" w:color="auto"/>
          </w:divBdr>
          <w:divsChild>
            <w:div w:id="758331293">
              <w:marLeft w:val="0"/>
              <w:marRight w:val="0"/>
              <w:marTop w:val="0"/>
              <w:marBottom w:val="0"/>
              <w:divBdr>
                <w:top w:val="none" w:sz="0" w:space="0" w:color="auto"/>
                <w:left w:val="none" w:sz="0" w:space="0" w:color="auto"/>
                <w:bottom w:val="none" w:sz="0" w:space="0" w:color="auto"/>
                <w:right w:val="none" w:sz="0" w:space="0" w:color="auto"/>
              </w:divBdr>
            </w:div>
          </w:divsChild>
        </w:div>
        <w:div w:id="594628548">
          <w:marLeft w:val="0"/>
          <w:marRight w:val="0"/>
          <w:marTop w:val="0"/>
          <w:marBottom w:val="0"/>
          <w:divBdr>
            <w:top w:val="none" w:sz="0" w:space="0" w:color="auto"/>
            <w:left w:val="none" w:sz="0" w:space="0" w:color="auto"/>
            <w:bottom w:val="none" w:sz="0" w:space="0" w:color="auto"/>
            <w:right w:val="none" w:sz="0" w:space="0" w:color="auto"/>
          </w:divBdr>
          <w:divsChild>
            <w:div w:id="132331301">
              <w:marLeft w:val="0"/>
              <w:marRight w:val="0"/>
              <w:marTop w:val="0"/>
              <w:marBottom w:val="0"/>
              <w:divBdr>
                <w:top w:val="none" w:sz="0" w:space="0" w:color="auto"/>
                <w:left w:val="none" w:sz="0" w:space="0" w:color="auto"/>
                <w:bottom w:val="none" w:sz="0" w:space="0" w:color="auto"/>
                <w:right w:val="none" w:sz="0" w:space="0" w:color="auto"/>
              </w:divBdr>
            </w:div>
          </w:divsChild>
        </w:div>
        <w:div w:id="651711923">
          <w:marLeft w:val="0"/>
          <w:marRight w:val="0"/>
          <w:marTop w:val="0"/>
          <w:marBottom w:val="0"/>
          <w:divBdr>
            <w:top w:val="none" w:sz="0" w:space="0" w:color="auto"/>
            <w:left w:val="none" w:sz="0" w:space="0" w:color="auto"/>
            <w:bottom w:val="none" w:sz="0" w:space="0" w:color="auto"/>
            <w:right w:val="none" w:sz="0" w:space="0" w:color="auto"/>
          </w:divBdr>
          <w:divsChild>
            <w:div w:id="957373411">
              <w:marLeft w:val="0"/>
              <w:marRight w:val="0"/>
              <w:marTop w:val="0"/>
              <w:marBottom w:val="0"/>
              <w:divBdr>
                <w:top w:val="none" w:sz="0" w:space="0" w:color="auto"/>
                <w:left w:val="none" w:sz="0" w:space="0" w:color="auto"/>
                <w:bottom w:val="none" w:sz="0" w:space="0" w:color="auto"/>
                <w:right w:val="none" w:sz="0" w:space="0" w:color="auto"/>
              </w:divBdr>
            </w:div>
          </w:divsChild>
        </w:div>
        <w:div w:id="722876015">
          <w:marLeft w:val="0"/>
          <w:marRight w:val="0"/>
          <w:marTop w:val="0"/>
          <w:marBottom w:val="0"/>
          <w:divBdr>
            <w:top w:val="none" w:sz="0" w:space="0" w:color="auto"/>
            <w:left w:val="none" w:sz="0" w:space="0" w:color="auto"/>
            <w:bottom w:val="none" w:sz="0" w:space="0" w:color="auto"/>
            <w:right w:val="none" w:sz="0" w:space="0" w:color="auto"/>
          </w:divBdr>
          <w:divsChild>
            <w:div w:id="1436057016">
              <w:marLeft w:val="0"/>
              <w:marRight w:val="0"/>
              <w:marTop w:val="0"/>
              <w:marBottom w:val="0"/>
              <w:divBdr>
                <w:top w:val="none" w:sz="0" w:space="0" w:color="auto"/>
                <w:left w:val="none" w:sz="0" w:space="0" w:color="auto"/>
                <w:bottom w:val="none" w:sz="0" w:space="0" w:color="auto"/>
                <w:right w:val="none" w:sz="0" w:space="0" w:color="auto"/>
              </w:divBdr>
            </w:div>
          </w:divsChild>
        </w:div>
        <w:div w:id="791246757">
          <w:marLeft w:val="0"/>
          <w:marRight w:val="0"/>
          <w:marTop w:val="0"/>
          <w:marBottom w:val="0"/>
          <w:divBdr>
            <w:top w:val="none" w:sz="0" w:space="0" w:color="auto"/>
            <w:left w:val="none" w:sz="0" w:space="0" w:color="auto"/>
            <w:bottom w:val="none" w:sz="0" w:space="0" w:color="auto"/>
            <w:right w:val="none" w:sz="0" w:space="0" w:color="auto"/>
          </w:divBdr>
          <w:divsChild>
            <w:div w:id="1866139810">
              <w:marLeft w:val="0"/>
              <w:marRight w:val="0"/>
              <w:marTop w:val="0"/>
              <w:marBottom w:val="0"/>
              <w:divBdr>
                <w:top w:val="none" w:sz="0" w:space="0" w:color="auto"/>
                <w:left w:val="none" w:sz="0" w:space="0" w:color="auto"/>
                <w:bottom w:val="none" w:sz="0" w:space="0" w:color="auto"/>
                <w:right w:val="none" w:sz="0" w:space="0" w:color="auto"/>
              </w:divBdr>
            </w:div>
          </w:divsChild>
        </w:div>
        <w:div w:id="879364596">
          <w:marLeft w:val="0"/>
          <w:marRight w:val="0"/>
          <w:marTop w:val="0"/>
          <w:marBottom w:val="0"/>
          <w:divBdr>
            <w:top w:val="none" w:sz="0" w:space="0" w:color="auto"/>
            <w:left w:val="none" w:sz="0" w:space="0" w:color="auto"/>
            <w:bottom w:val="none" w:sz="0" w:space="0" w:color="auto"/>
            <w:right w:val="none" w:sz="0" w:space="0" w:color="auto"/>
          </w:divBdr>
          <w:divsChild>
            <w:div w:id="1234050825">
              <w:marLeft w:val="0"/>
              <w:marRight w:val="0"/>
              <w:marTop w:val="0"/>
              <w:marBottom w:val="0"/>
              <w:divBdr>
                <w:top w:val="none" w:sz="0" w:space="0" w:color="auto"/>
                <w:left w:val="none" w:sz="0" w:space="0" w:color="auto"/>
                <w:bottom w:val="none" w:sz="0" w:space="0" w:color="auto"/>
                <w:right w:val="none" w:sz="0" w:space="0" w:color="auto"/>
              </w:divBdr>
            </w:div>
          </w:divsChild>
        </w:div>
        <w:div w:id="896477203">
          <w:marLeft w:val="0"/>
          <w:marRight w:val="0"/>
          <w:marTop w:val="0"/>
          <w:marBottom w:val="0"/>
          <w:divBdr>
            <w:top w:val="none" w:sz="0" w:space="0" w:color="auto"/>
            <w:left w:val="none" w:sz="0" w:space="0" w:color="auto"/>
            <w:bottom w:val="none" w:sz="0" w:space="0" w:color="auto"/>
            <w:right w:val="none" w:sz="0" w:space="0" w:color="auto"/>
          </w:divBdr>
          <w:divsChild>
            <w:div w:id="1221672432">
              <w:marLeft w:val="0"/>
              <w:marRight w:val="0"/>
              <w:marTop w:val="0"/>
              <w:marBottom w:val="0"/>
              <w:divBdr>
                <w:top w:val="none" w:sz="0" w:space="0" w:color="auto"/>
                <w:left w:val="none" w:sz="0" w:space="0" w:color="auto"/>
                <w:bottom w:val="none" w:sz="0" w:space="0" w:color="auto"/>
                <w:right w:val="none" w:sz="0" w:space="0" w:color="auto"/>
              </w:divBdr>
            </w:div>
          </w:divsChild>
        </w:div>
        <w:div w:id="1008674827">
          <w:marLeft w:val="0"/>
          <w:marRight w:val="0"/>
          <w:marTop w:val="0"/>
          <w:marBottom w:val="0"/>
          <w:divBdr>
            <w:top w:val="none" w:sz="0" w:space="0" w:color="auto"/>
            <w:left w:val="none" w:sz="0" w:space="0" w:color="auto"/>
            <w:bottom w:val="none" w:sz="0" w:space="0" w:color="auto"/>
            <w:right w:val="none" w:sz="0" w:space="0" w:color="auto"/>
          </w:divBdr>
          <w:divsChild>
            <w:div w:id="533232683">
              <w:marLeft w:val="0"/>
              <w:marRight w:val="0"/>
              <w:marTop w:val="0"/>
              <w:marBottom w:val="0"/>
              <w:divBdr>
                <w:top w:val="none" w:sz="0" w:space="0" w:color="auto"/>
                <w:left w:val="none" w:sz="0" w:space="0" w:color="auto"/>
                <w:bottom w:val="none" w:sz="0" w:space="0" w:color="auto"/>
                <w:right w:val="none" w:sz="0" w:space="0" w:color="auto"/>
              </w:divBdr>
            </w:div>
          </w:divsChild>
        </w:div>
        <w:div w:id="1046948888">
          <w:marLeft w:val="0"/>
          <w:marRight w:val="0"/>
          <w:marTop w:val="0"/>
          <w:marBottom w:val="0"/>
          <w:divBdr>
            <w:top w:val="none" w:sz="0" w:space="0" w:color="auto"/>
            <w:left w:val="none" w:sz="0" w:space="0" w:color="auto"/>
            <w:bottom w:val="none" w:sz="0" w:space="0" w:color="auto"/>
            <w:right w:val="none" w:sz="0" w:space="0" w:color="auto"/>
          </w:divBdr>
          <w:divsChild>
            <w:div w:id="1975913257">
              <w:marLeft w:val="0"/>
              <w:marRight w:val="0"/>
              <w:marTop w:val="0"/>
              <w:marBottom w:val="0"/>
              <w:divBdr>
                <w:top w:val="none" w:sz="0" w:space="0" w:color="auto"/>
                <w:left w:val="none" w:sz="0" w:space="0" w:color="auto"/>
                <w:bottom w:val="none" w:sz="0" w:space="0" w:color="auto"/>
                <w:right w:val="none" w:sz="0" w:space="0" w:color="auto"/>
              </w:divBdr>
            </w:div>
          </w:divsChild>
        </w:div>
        <w:div w:id="1048409758">
          <w:marLeft w:val="0"/>
          <w:marRight w:val="0"/>
          <w:marTop w:val="0"/>
          <w:marBottom w:val="0"/>
          <w:divBdr>
            <w:top w:val="none" w:sz="0" w:space="0" w:color="auto"/>
            <w:left w:val="none" w:sz="0" w:space="0" w:color="auto"/>
            <w:bottom w:val="none" w:sz="0" w:space="0" w:color="auto"/>
            <w:right w:val="none" w:sz="0" w:space="0" w:color="auto"/>
          </w:divBdr>
          <w:divsChild>
            <w:div w:id="175118413">
              <w:marLeft w:val="0"/>
              <w:marRight w:val="0"/>
              <w:marTop w:val="0"/>
              <w:marBottom w:val="0"/>
              <w:divBdr>
                <w:top w:val="none" w:sz="0" w:space="0" w:color="auto"/>
                <w:left w:val="none" w:sz="0" w:space="0" w:color="auto"/>
                <w:bottom w:val="none" w:sz="0" w:space="0" w:color="auto"/>
                <w:right w:val="none" w:sz="0" w:space="0" w:color="auto"/>
              </w:divBdr>
            </w:div>
          </w:divsChild>
        </w:div>
        <w:div w:id="1058481321">
          <w:marLeft w:val="0"/>
          <w:marRight w:val="0"/>
          <w:marTop w:val="0"/>
          <w:marBottom w:val="0"/>
          <w:divBdr>
            <w:top w:val="none" w:sz="0" w:space="0" w:color="auto"/>
            <w:left w:val="none" w:sz="0" w:space="0" w:color="auto"/>
            <w:bottom w:val="none" w:sz="0" w:space="0" w:color="auto"/>
            <w:right w:val="none" w:sz="0" w:space="0" w:color="auto"/>
          </w:divBdr>
          <w:divsChild>
            <w:div w:id="890579172">
              <w:marLeft w:val="0"/>
              <w:marRight w:val="0"/>
              <w:marTop w:val="0"/>
              <w:marBottom w:val="0"/>
              <w:divBdr>
                <w:top w:val="none" w:sz="0" w:space="0" w:color="auto"/>
                <w:left w:val="none" w:sz="0" w:space="0" w:color="auto"/>
                <w:bottom w:val="none" w:sz="0" w:space="0" w:color="auto"/>
                <w:right w:val="none" w:sz="0" w:space="0" w:color="auto"/>
              </w:divBdr>
            </w:div>
          </w:divsChild>
        </w:div>
        <w:div w:id="1112895056">
          <w:marLeft w:val="0"/>
          <w:marRight w:val="0"/>
          <w:marTop w:val="0"/>
          <w:marBottom w:val="0"/>
          <w:divBdr>
            <w:top w:val="none" w:sz="0" w:space="0" w:color="auto"/>
            <w:left w:val="none" w:sz="0" w:space="0" w:color="auto"/>
            <w:bottom w:val="none" w:sz="0" w:space="0" w:color="auto"/>
            <w:right w:val="none" w:sz="0" w:space="0" w:color="auto"/>
          </w:divBdr>
          <w:divsChild>
            <w:div w:id="909803447">
              <w:marLeft w:val="0"/>
              <w:marRight w:val="0"/>
              <w:marTop w:val="0"/>
              <w:marBottom w:val="0"/>
              <w:divBdr>
                <w:top w:val="none" w:sz="0" w:space="0" w:color="auto"/>
                <w:left w:val="none" w:sz="0" w:space="0" w:color="auto"/>
                <w:bottom w:val="none" w:sz="0" w:space="0" w:color="auto"/>
                <w:right w:val="none" w:sz="0" w:space="0" w:color="auto"/>
              </w:divBdr>
            </w:div>
          </w:divsChild>
        </w:div>
        <w:div w:id="1188519219">
          <w:marLeft w:val="0"/>
          <w:marRight w:val="0"/>
          <w:marTop w:val="0"/>
          <w:marBottom w:val="0"/>
          <w:divBdr>
            <w:top w:val="none" w:sz="0" w:space="0" w:color="auto"/>
            <w:left w:val="none" w:sz="0" w:space="0" w:color="auto"/>
            <w:bottom w:val="none" w:sz="0" w:space="0" w:color="auto"/>
            <w:right w:val="none" w:sz="0" w:space="0" w:color="auto"/>
          </w:divBdr>
          <w:divsChild>
            <w:div w:id="1935088630">
              <w:marLeft w:val="0"/>
              <w:marRight w:val="0"/>
              <w:marTop w:val="0"/>
              <w:marBottom w:val="0"/>
              <w:divBdr>
                <w:top w:val="none" w:sz="0" w:space="0" w:color="auto"/>
                <w:left w:val="none" w:sz="0" w:space="0" w:color="auto"/>
                <w:bottom w:val="none" w:sz="0" w:space="0" w:color="auto"/>
                <w:right w:val="none" w:sz="0" w:space="0" w:color="auto"/>
              </w:divBdr>
            </w:div>
          </w:divsChild>
        </w:div>
        <w:div w:id="1206025501">
          <w:marLeft w:val="0"/>
          <w:marRight w:val="0"/>
          <w:marTop w:val="0"/>
          <w:marBottom w:val="0"/>
          <w:divBdr>
            <w:top w:val="none" w:sz="0" w:space="0" w:color="auto"/>
            <w:left w:val="none" w:sz="0" w:space="0" w:color="auto"/>
            <w:bottom w:val="none" w:sz="0" w:space="0" w:color="auto"/>
            <w:right w:val="none" w:sz="0" w:space="0" w:color="auto"/>
          </w:divBdr>
          <w:divsChild>
            <w:div w:id="1248029825">
              <w:marLeft w:val="0"/>
              <w:marRight w:val="0"/>
              <w:marTop w:val="0"/>
              <w:marBottom w:val="0"/>
              <w:divBdr>
                <w:top w:val="none" w:sz="0" w:space="0" w:color="auto"/>
                <w:left w:val="none" w:sz="0" w:space="0" w:color="auto"/>
                <w:bottom w:val="none" w:sz="0" w:space="0" w:color="auto"/>
                <w:right w:val="none" w:sz="0" w:space="0" w:color="auto"/>
              </w:divBdr>
            </w:div>
          </w:divsChild>
        </w:div>
        <w:div w:id="1211070791">
          <w:marLeft w:val="0"/>
          <w:marRight w:val="0"/>
          <w:marTop w:val="0"/>
          <w:marBottom w:val="0"/>
          <w:divBdr>
            <w:top w:val="none" w:sz="0" w:space="0" w:color="auto"/>
            <w:left w:val="none" w:sz="0" w:space="0" w:color="auto"/>
            <w:bottom w:val="none" w:sz="0" w:space="0" w:color="auto"/>
            <w:right w:val="none" w:sz="0" w:space="0" w:color="auto"/>
          </w:divBdr>
          <w:divsChild>
            <w:div w:id="234320749">
              <w:marLeft w:val="0"/>
              <w:marRight w:val="0"/>
              <w:marTop w:val="0"/>
              <w:marBottom w:val="0"/>
              <w:divBdr>
                <w:top w:val="none" w:sz="0" w:space="0" w:color="auto"/>
                <w:left w:val="none" w:sz="0" w:space="0" w:color="auto"/>
                <w:bottom w:val="none" w:sz="0" w:space="0" w:color="auto"/>
                <w:right w:val="none" w:sz="0" w:space="0" w:color="auto"/>
              </w:divBdr>
            </w:div>
          </w:divsChild>
        </w:div>
        <w:div w:id="1353917146">
          <w:marLeft w:val="0"/>
          <w:marRight w:val="0"/>
          <w:marTop w:val="0"/>
          <w:marBottom w:val="0"/>
          <w:divBdr>
            <w:top w:val="none" w:sz="0" w:space="0" w:color="auto"/>
            <w:left w:val="none" w:sz="0" w:space="0" w:color="auto"/>
            <w:bottom w:val="none" w:sz="0" w:space="0" w:color="auto"/>
            <w:right w:val="none" w:sz="0" w:space="0" w:color="auto"/>
          </w:divBdr>
          <w:divsChild>
            <w:div w:id="620190301">
              <w:marLeft w:val="0"/>
              <w:marRight w:val="0"/>
              <w:marTop w:val="0"/>
              <w:marBottom w:val="0"/>
              <w:divBdr>
                <w:top w:val="none" w:sz="0" w:space="0" w:color="auto"/>
                <w:left w:val="none" w:sz="0" w:space="0" w:color="auto"/>
                <w:bottom w:val="none" w:sz="0" w:space="0" w:color="auto"/>
                <w:right w:val="none" w:sz="0" w:space="0" w:color="auto"/>
              </w:divBdr>
            </w:div>
          </w:divsChild>
        </w:div>
        <w:div w:id="1383139774">
          <w:marLeft w:val="0"/>
          <w:marRight w:val="0"/>
          <w:marTop w:val="0"/>
          <w:marBottom w:val="0"/>
          <w:divBdr>
            <w:top w:val="none" w:sz="0" w:space="0" w:color="auto"/>
            <w:left w:val="none" w:sz="0" w:space="0" w:color="auto"/>
            <w:bottom w:val="none" w:sz="0" w:space="0" w:color="auto"/>
            <w:right w:val="none" w:sz="0" w:space="0" w:color="auto"/>
          </w:divBdr>
          <w:divsChild>
            <w:div w:id="832573693">
              <w:marLeft w:val="0"/>
              <w:marRight w:val="0"/>
              <w:marTop w:val="0"/>
              <w:marBottom w:val="0"/>
              <w:divBdr>
                <w:top w:val="none" w:sz="0" w:space="0" w:color="auto"/>
                <w:left w:val="none" w:sz="0" w:space="0" w:color="auto"/>
                <w:bottom w:val="none" w:sz="0" w:space="0" w:color="auto"/>
                <w:right w:val="none" w:sz="0" w:space="0" w:color="auto"/>
              </w:divBdr>
            </w:div>
          </w:divsChild>
        </w:div>
        <w:div w:id="1386296349">
          <w:marLeft w:val="0"/>
          <w:marRight w:val="0"/>
          <w:marTop w:val="0"/>
          <w:marBottom w:val="0"/>
          <w:divBdr>
            <w:top w:val="none" w:sz="0" w:space="0" w:color="auto"/>
            <w:left w:val="none" w:sz="0" w:space="0" w:color="auto"/>
            <w:bottom w:val="none" w:sz="0" w:space="0" w:color="auto"/>
            <w:right w:val="none" w:sz="0" w:space="0" w:color="auto"/>
          </w:divBdr>
          <w:divsChild>
            <w:div w:id="1527673069">
              <w:marLeft w:val="0"/>
              <w:marRight w:val="0"/>
              <w:marTop w:val="0"/>
              <w:marBottom w:val="0"/>
              <w:divBdr>
                <w:top w:val="none" w:sz="0" w:space="0" w:color="auto"/>
                <w:left w:val="none" w:sz="0" w:space="0" w:color="auto"/>
                <w:bottom w:val="none" w:sz="0" w:space="0" w:color="auto"/>
                <w:right w:val="none" w:sz="0" w:space="0" w:color="auto"/>
              </w:divBdr>
            </w:div>
          </w:divsChild>
        </w:div>
        <w:div w:id="1386489152">
          <w:marLeft w:val="0"/>
          <w:marRight w:val="0"/>
          <w:marTop w:val="0"/>
          <w:marBottom w:val="0"/>
          <w:divBdr>
            <w:top w:val="none" w:sz="0" w:space="0" w:color="auto"/>
            <w:left w:val="none" w:sz="0" w:space="0" w:color="auto"/>
            <w:bottom w:val="none" w:sz="0" w:space="0" w:color="auto"/>
            <w:right w:val="none" w:sz="0" w:space="0" w:color="auto"/>
          </w:divBdr>
          <w:divsChild>
            <w:div w:id="956444147">
              <w:marLeft w:val="0"/>
              <w:marRight w:val="0"/>
              <w:marTop w:val="0"/>
              <w:marBottom w:val="0"/>
              <w:divBdr>
                <w:top w:val="none" w:sz="0" w:space="0" w:color="auto"/>
                <w:left w:val="none" w:sz="0" w:space="0" w:color="auto"/>
                <w:bottom w:val="none" w:sz="0" w:space="0" w:color="auto"/>
                <w:right w:val="none" w:sz="0" w:space="0" w:color="auto"/>
              </w:divBdr>
            </w:div>
          </w:divsChild>
        </w:div>
        <w:div w:id="1419865796">
          <w:marLeft w:val="0"/>
          <w:marRight w:val="0"/>
          <w:marTop w:val="0"/>
          <w:marBottom w:val="0"/>
          <w:divBdr>
            <w:top w:val="none" w:sz="0" w:space="0" w:color="auto"/>
            <w:left w:val="none" w:sz="0" w:space="0" w:color="auto"/>
            <w:bottom w:val="none" w:sz="0" w:space="0" w:color="auto"/>
            <w:right w:val="none" w:sz="0" w:space="0" w:color="auto"/>
          </w:divBdr>
          <w:divsChild>
            <w:div w:id="501092645">
              <w:marLeft w:val="0"/>
              <w:marRight w:val="0"/>
              <w:marTop w:val="0"/>
              <w:marBottom w:val="0"/>
              <w:divBdr>
                <w:top w:val="none" w:sz="0" w:space="0" w:color="auto"/>
                <w:left w:val="none" w:sz="0" w:space="0" w:color="auto"/>
                <w:bottom w:val="none" w:sz="0" w:space="0" w:color="auto"/>
                <w:right w:val="none" w:sz="0" w:space="0" w:color="auto"/>
              </w:divBdr>
            </w:div>
          </w:divsChild>
        </w:div>
        <w:div w:id="1487821151">
          <w:marLeft w:val="0"/>
          <w:marRight w:val="0"/>
          <w:marTop w:val="0"/>
          <w:marBottom w:val="0"/>
          <w:divBdr>
            <w:top w:val="none" w:sz="0" w:space="0" w:color="auto"/>
            <w:left w:val="none" w:sz="0" w:space="0" w:color="auto"/>
            <w:bottom w:val="none" w:sz="0" w:space="0" w:color="auto"/>
            <w:right w:val="none" w:sz="0" w:space="0" w:color="auto"/>
          </w:divBdr>
          <w:divsChild>
            <w:div w:id="1373994322">
              <w:marLeft w:val="0"/>
              <w:marRight w:val="0"/>
              <w:marTop w:val="0"/>
              <w:marBottom w:val="0"/>
              <w:divBdr>
                <w:top w:val="none" w:sz="0" w:space="0" w:color="auto"/>
                <w:left w:val="none" w:sz="0" w:space="0" w:color="auto"/>
                <w:bottom w:val="none" w:sz="0" w:space="0" w:color="auto"/>
                <w:right w:val="none" w:sz="0" w:space="0" w:color="auto"/>
              </w:divBdr>
            </w:div>
          </w:divsChild>
        </w:div>
        <w:div w:id="1504122665">
          <w:marLeft w:val="0"/>
          <w:marRight w:val="0"/>
          <w:marTop w:val="0"/>
          <w:marBottom w:val="0"/>
          <w:divBdr>
            <w:top w:val="none" w:sz="0" w:space="0" w:color="auto"/>
            <w:left w:val="none" w:sz="0" w:space="0" w:color="auto"/>
            <w:bottom w:val="none" w:sz="0" w:space="0" w:color="auto"/>
            <w:right w:val="none" w:sz="0" w:space="0" w:color="auto"/>
          </w:divBdr>
          <w:divsChild>
            <w:div w:id="218786279">
              <w:marLeft w:val="0"/>
              <w:marRight w:val="0"/>
              <w:marTop w:val="0"/>
              <w:marBottom w:val="0"/>
              <w:divBdr>
                <w:top w:val="none" w:sz="0" w:space="0" w:color="auto"/>
                <w:left w:val="none" w:sz="0" w:space="0" w:color="auto"/>
                <w:bottom w:val="none" w:sz="0" w:space="0" w:color="auto"/>
                <w:right w:val="none" w:sz="0" w:space="0" w:color="auto"/>
              </w:divBdr>
            </w:div>
          </w:divsChild>
        </w:div>
        <w:div w:id="1665817098">
          <w:marLeft w:val="0"/>
          <w:marRight w:val="0"/>
          <w:marTop w:val="0"/>
          <w:marBottom w:val="0"/>
          <w:divBdr>
            <w:top w:val="none" w:sz="0" w:space="0" w:color="auto"/>
            <w:left w:val="none" w:sz="0" w:space="0" w:color="auto"/>
            <w:bottom w:val="none" w:sz="0" w:space="0" w:color="auto"/>
            <w:right w:val="none" w:sz="0" w:space="0" w:color="auto"/>
          </w:divBdr>
          <w:divsChild>
            <w:div w:id="497110467">
              <w:marLeft w:val="0"/>
              <w:marRight w:val="0"/>
              <w:marTop w:val="0"/>
              <w:marBottom w:val="0"/>
              <w:divBdr>
                <w:top w:val="none" w:sz="0" w:space="0" w:color="auto"/>
                <w:left w:val="none" w:sz="0" w:space="0" w:color="auto"/>
                <w:bottom w:val="none" w:sz="0" w:space="0" w:color="auto"/>
                <w:right w:val="none" w:sz="0" w:space="0" w:color="auto"/>
              </w:divBdr>
            </w:div>
          </w:divsChild>
        </w:div>
        <w:div w:id="1723560960">
          <w:marLeft w:val="0"/>
          <w:marRight w:val="0"/>
          <w:marTop w:val="0"/>
          <w:marBottom w:val="0"/>
          <w:divBdr>
            <w:top w:val="none" w:sz="0" w:space="0" w:color="auto"/>
            <w:left w:val="none" w:sz="0" w:space="0" w:color="auto"/>
            <w:bottom w:val="none" w:sz="0" w:space="0" w:color="auto"/>
            <w:right w:val="none" w:sz="0" w:space="0" w:color="auto"/>
          </w:divBdr>
          <w:divsChild>
            <w:div w:id="670913464">
              <w:marLeft w:val="0"/>
              <w:marRight w:val="0"/>
              <w:marTop w:val="0"/>
              <w:marBottom w:val="0"/>
              <w:divBdr>
                <w:top w:val="none" w:sz="0" w:space="0" w:color="auto"/>
                <w:left w:val="none" w:sz="0" w:space="0" w:color="auto"/>
                <w:bottom w:val="none" w:sz="0" w:space="0" w:color="auto"/>
                <w:right w:val="none" w:sz="0" w:space="0" w:color="auto"/>
              </w:divBdr>
            </w:div>
          </w:divsChild>
        </w:div>
        <w:div w:id="1764111927">
          <w:marLeft w:val="0"/>
          <w:marRight w:val="0"/>
          <w:marTop w:val="0"/>
          <w:marBottom w:val="0"/>
          <w:divBdr>
            <w:top w:val="none" w:sz="0" w:space="0" w:color="auto"/>
            <w:left w:val="none" w:sz="0" w:space="0" w:color="auto"/>
            <w:bottom w:val="none" w:sz="0" w:space="0" w:color="auto"/>
            <w:right w:val="none" w:sz="0" w:space="0" w:color="auto"/>
          </w:divBdr>
          <w:divsChild>
            <w:div w:id="1235967329">
              <w:marLeft w:val="0"/>
              <w:marRight w:val="0"/>
              <w:marTop w:val="0"/>
              <w:marBottom w:val="0"/>
              <w:divBdr>
                <w:top w:val="none" w:sz="0" w:space="0" w:color="auto"/>
                <w:left w:val="none" w:sz="0" w:space="0" w:color="auto"/>
                <w:bottom w:val="none" w:sz="0" w:space="0" w:color="auto"/>
                <w:right w:val="none" w:sz="0" w:space="0" w:color="auto"/>
              </w:divBdr>
            </w:div>
          </w:divsChild>
        </w:div>
        <w:div w:id="1779594893">
          <w:marLeft w:val="0"/>
          <w:marRight w:val="0"/>
          <w:marTop w:val="0"/>
          <w:marBottom w:val="0"/>
          <w:divBdr>
            <w:top w:val="none" w:sz="0" w:space="0" w:color="auto"/>
            <w:left w:val="none" w:sz="0" w:space="0" w:color="auto"/>
            <w:bottom w:val="none" w:sz="0" w:space="0" w:color="auto"/>
            <w:right w:val="none" w:sz="0" w:space="0" w:color="auto"/>
          </w:divBdr>
          <w:divsChild>
            <w:div w:id="142091312">
              <w:marLeft w:val="0"/>
              <w:marRight w:val="0"/>
              <w:marTop w:val="0"/>
              <w:marBottom w:val="0"/>
              <w:divBdr>
                <w:top w:val="none" w:sz="0" w:space="0" w:color="auto"/>
                <w:left w:val="none" w:sz="0" w:space="0" w:color="auto"/>
                <w:bottom w:val="none" w:sz="0" w:space="0" w:color="auto"/>
                <w:right w:val="none" w:sz="0" w:space="0" w:color="auto"/>
              </w:divBdr>
            </w:div>
          </w:divsChild>
        </w:div>
        <w:div w:id="1797486717">
          <w:marLeft w:val="0"/>
          <w:marRight w:val="0"/>
          <w:marTop w:val="0"/>
          <w:marBottom w:val="0"/>
          <w:divBdr>
            <w:top w:val="none" w:sz="0" w:space="0" w:color="auto"/>
            <w:left w:val="none" w:sz="0" w:space="0" w:color="auto"/>
            <w:bottom w:val="none" w:sz="0" w:space="0" w:color="auto"/>
            <w:right w:val="none" w:sz="0" w:space="0" w:color="auto"/>
          </w:divBdr>
          <w:divsChild>
            <w:div w:id="2070032710">
              <w:marLeft w:val="0"/>
              <w:marRight w:val="0"/>
              <w:marTop w:val="0"/>
              <w:marBottom w:val="0"/>
              <w:divBdr>
                <w:top w:val="none" w:sz="0" w:space="0" w:color="auto"/>
                <w:left w:val="none" w:sz="0" w:space="0" w:color="auto"/>
                <w:bottom w:val="none" w:sz="0" w:space="0" w:color="auto"/>
                <w:right w:val="none" w:sz="0" w:space="0" w:color="auto"/>
              </w:divBdr>
            </w:div>
          </w:divsChild>
        </w:div>
        <w:div w:id="1890536335">
          <w:marLeft w:val="0"/>
          <w:marRight w:val="0"/>
          <w:marTop w:val="0"/>
          <w:marBottom w:val="0"/>
          <w:divBdr>
            <w:top w:val="none" w:sz="0" w:space="0" w:color="auto"/>
            <w:left w:val="none" w:sz="0" w:space="0" w:color="auto"/>
            <w:bottom w:val="none" w:sz="0" w:space="0" w:color="auto"/>
            <w:right w:val="none" w:sz="0" w:space="0" w:color="auto"/>
          </w:divBdr>
          <w:divsChild>
            <w:div w:id="191387420">
              <w:marLeft w:val="0"/>
              <w:marRight w:val="0"/>
              <w:marTop w:val="0"/>
              <w:marBottom w:val="0"/>
              <w:divBdr>
                <w:top w:val="none" w:sz="0" w:space="0" w:color="auto"/>
                <w:left w:val="none" w:sz="0" w:space="0" w:color="auto"/>
                <w:bottom w:val="none" w:sz="0" w:space="0" w:color="auto"/>
                <w:right w:val="none" w:sz="0" w:space="0" w:color="auto"/>
              </w:divBdr>
            </w:div>
          </w:divsChild>
        </w:div>
        <w:div w:id="1923752343">
          <w:marLeft w:val="0"/>
          <w:marRight w:val="0"/>
          <w:marTop w:val="0"/>
          <w:marBottom w:val="0"/>
          <w:divBdr>
            <w:top w:val="none" w:sz="0" w:space="0" w:color="auto"/>
            <w:left w:val="none" w:sz="0" w:space="0" w:color="auto"/>
            <w:bottom w:val="none" w:sz="0" w:space="0" w:color="auto"/>
            <w:right w:val="none" w:sz="0" w:space="0" w:color="auto"/>
          </w:divBdr>
          <w:divsChild>
            <w:div w:id="1050155046">
              <w:marLeft w:val="0"/>
              <w:marRight w:val="0"/>
              <w:marTop w:val="0"/>
              <w:marBottom w:val="0"/>
              <w:divBdr>
                <w:top w:val="none" w:sz="0" w:space="0" w:color="auto"/>
                <w:left w:val="none" w:sz="0" w:space="0" w:color="auto"/>
                <w:bottom w:val="none" w:sz="0" w:space="0" w:color="auto"/>
                <w:right w:val="none" w:sz="0" w:space="0" w:color="auto"/>
              </w:divBdr>
            </w:div>
          </w:divsChild>
        </w:div>
        <w:div w:id="1926185729">
          <w:marLeft w:val="0"/>
          <w:marRight w:val="0"/>
          <w:marTop w:val="0"/>
          <w:marBottom w:val="0"/>
          <w:divBdr>
            <w:top w:val="none" w:sz="0" w:space="0" w:color="auto"/>
            <w:left w:val="none" w:sz="0" w:space="0" w:color="auto"/>
            <w:bottom w:val="none" w:sz="0" w:space="0" w:color="auto"/>
            <w:right w:val="none" w:sz="0" w:space="0" w:color="auto"/>
          </w:divBdr>
          <w:divsChild>
            <w:div w:id="775028826">
              <w:marLeft w:val="0"/>
              <w:marRight w:val="0"/>
              <w:marTop w:val="0"/>
              <w:marBottom w:val="0"/>
              <w:divBdr>
                <w:top w:val="none" w:sz="0" w:space="0" w:color="auto"/>
                <w:left w:val="none" w:sz="0" w:space="0" w:color="auto"/>
                <w:bottom w:val="none" w:sz="0" w:space="0" w:color="auto"/>
                <w:right w:val="none" w:sz="0" w:space="0" w:color="auto"/>
              </w:divBdr>
            </w:div>
          </w:divsChild>
        </w:div>
        <w:div w:id="1926382924">
          <w:marLeft w:val="0"/>
          <w:marRight w:val="0"/>
          <w:marTop w:val="0"/>
          <w:marBottom w:val="0"/>
          <w:divBdr>
            <w:top w:val="none" w:sz="0" w:space="0" w:color="auto"/>
            <w:left w:val="none" w:sz="0" w:space="0" w:color="auto"/>
            <w:bottom w:val="none" w:sz="0" w:space="0" w:color="auto"/>
            <w:right w:val="none" w:sz="0" w:space="0" w:color="auto"/>
          </w:divBdr>
          <w:divsChild>
            <w:div w:id="718670578">
              <w:marLeft w:val="0"/>
              <w:marRight w:val="0"/>
              <w:marTop w:val="0"/>
              <w:marBottom w:val="0"/>
              <w:divBdr>
                <w:top w:val="none" w:sz="0" w:space="0" w:color="auto"/>
                <w:left w:val="none" w:sz="0" w:space="0" w:color="auto"/>
                <w:bottom w:val="none" w:sz="0" w:space="0" w:color="auto"/>
                <w:right w:val="none" w:sz="0" w:space="0" w:color="auto"/>
              </w:divBdr>
            </w:div>
          </w:divsChild>
        </w:div>
        <w:div w:id="1993439511">
          <w:marLeft w:val="0"/>
          <w:marRight w:val="0"/>
          <w:marTop w:val="0"/>
          <w:marBottom w:val="0"/>
          <w:divBdr>
            <w:top w:val="none" w:sz="0" w:space="0" w:color="auto"/>
            <w:left w:val="none" w:sz="0" w:space="0" w:color="auto"/>
            <w:bottom w:val="none" w:sz="0" w:space="0" w:color="auto"/>
            <w:right w:val="none" w:sz="0" w:space="0" w:color="auto"/>
          </w:divBdr>
          <w:divsChild>
            <w:div w:id="2067221496">
              <w:marLeft w:val="0"/>
              <w:marRight w:val="0"/>
              <w:marTop w:val="0"/>
              <w:marBottom w:val="0"/>
              <w:divBdr>
                <w:top w:val="none" w:sz="0" w:space="0" w:color="auto"/>
                <w:left w:val="none" w:sz="0" w:space="0" w:color="auto"/>
                <w:bottom w:val="none" w:sz="0" w:space="0" w:color="auto"/>
                <w:right w:val="none" w:sz="0" w:space="0" w:color="auto"/>
              </w:divBdr>
            </w:div>
          </w:divsChild>
        </w:div>
        <w:div w:id="2049527091">
          <w:marLeft w:val="0"/>
          <w:marRight w:val="0"/>
          <w:marTop w:val="0"/>
          <w:marBottom w:val="0"/>
          <w:divBdr>
            <w:top w:val="none" w:sz="0" w:space="0" w:color="auto"/>
            <w:left w:val="none" w:sz="0" w:space="0" w:color="auto"/>
            <w:bottom w:val="none" w:sz="0" w:space="0" w:color="auto"/>
            <w:right w:val="none" w:sz="0" w:space="0" w:color="auto"/>
          </w:divBdr>
          <w:divsChild>
            <w:div w:id="54931653">
              <w:marLeft w:val="0"/>
              <w:marRight w:val="0"/>
              <w:marTop w:val="0"/>
              <w:marBottom w:val="0"/>
              <w:divBdr>
                <w:top w:val="none" w:sz="0" w:space="0" w:color="auto"/>
                <w:left w:val="none" w:sz="0" w:space="0" w:color="auto"/>
                <w:bottom w:val="none" w:sz="0" w:space="0" w:color="auto"/>
                <w:right w:val="none" w:sz="0" w:space="0" w:color="auto"/>
              </w:divBdr>
            </w:div>
          </w:divsChild>
        </w:div>
        <w:div w:id="2078700888">
          <w:marLeft w:val="0"/>
          <w:marRight w:val="0"/>
          <w:marTop w:val="0"/>
          <w:marBottom w:val="0"/>
          <w:divBdr>
            <w:top w:val="none" w:sz="0" w:space="0" w:color="auto"/>
            <w:left w:val="none" w:sz="0" w:space="0" w:color="auto"/>
            <w:bottom w:val="none" w:sz="0" w:space="0" w:color="auto"/>
            <w:right w:val="none" w:sz="0" w:space="0" w:color="auto"/>
          </w:divBdr>
          <w:divsChild>
            <w:div w:id="1136678127">
              <w:marLeft w:val="0"/>
              <w:marRight w:val="0"/>
              <w:marTop w:val="0"/>
              <w:marBottom w:val="0"/>
              <w:divBdr>
                <w:top w:val="none" w:sz="0" w:space="0" w:color="auto"/>
                <w:left w:val="none" w:sz="0" w:space="0" w:color="auto"/>
                <w:bottom w:val="none" w:sz="0" w:space="0" w:color="auto"/>
                <w:right w:val="none" w:sz="0" w:space="0" w:color="auto"/>
              </w:divBdr>
            </w:div>
          </w:divsChild>
        </w:div>
        <w:div w:id="2092386099">
          <w:marLeft w:val="0"/>
          <w:marRight w:val="0"/>
          <w:marTop w:val="0"/>
          <w:marBottom w:val="0"/>
          <w:divBdr>
            <w:top w:val="none" w:sz="0" w:space="0" w:color="auto"/>
            <w:left w:val="none" w:sz="0" w:space="0" w:color="auto"/>
            <w:bottom w:val="none" w:sz="0" w:space="0" w:color="auto"/>
            <w:right w:val="none" w:sz="0" w:space="0" w:color="auto"/>
          </w:divBdr>
          <w:divsChild>
            <w:div w:id="130531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2019">
      <w:bodyDiv w:val="1"/>
      <w:marLeft w:val="0"/>
      <w:marRight w:val="0"/>
      <w:marTop w:val="0"/>
      <w:marBottom w:val="0"/>
      <w:divBdr>
        <w:top w:val="none" w:sz="0" w:space="0" w:color="auto"/>
        <w:left w:val="none" w:sz="0" w:space="0" w:color="auto"/>
        <w:bottom w:val="none" w:sz="0" w:space="0" w:color="auto"/>
        <w:right w:val="none" w:sz="0" w:space="0" w:color="auto"/>
      </w:divBdr>
      <w:divsChild>
        <w:div w:id="19430707">
          <w:marLeft w:val="0"/>
          <w:marRight w:val="0"/>
          <w:marTop w:val="0"/>
          <w:marBottom w:val="0"/>
          <w:divBdr>
            <w:top w:val="none" w:sz="0" w:space="0" w:color="auto"/>
            <w:left w:val="none" w:sz="0" w:space="0" w:color="auto"/>
            <w:bottom w:val="none" w:sz="0" w:space="0" w:color="auto"/>
            <w:right w:val="none" w:sz="0" w:space="0" w:color="auto"/>
          </w:divBdr>
        </w:div>
        <w:div w:id="202983203">
          <w:marLeft w:val="0"/>
          <w:marRight w:val="0"/>
          <w:marTop w:val="0"/>
          <w:marBottom w:val="0"/>
          <w:divBdr>
            <w:top w:val="none" w:sz="0" w:space="0" w:color="auto"/>
            <w:left w:val="none" w:sz="0" w:space="0" w:color="auto"/>
            <w:bottom w:val="none" w:sz="0" w:space="0" w:color="auto"/>
            <w:right w:val="none" w:sz="0" w:space="0" w:color="auto"/>
          </w:divBdr>
        </w:div>
        <w:div w:id="482507061">
          <w:marLeft w:val="0"/>
          <w:marRight w:val="0"/>
          <w:marTop w:val="0"/>
          <w:marBottom w:val="0"/>
          <w:divBdr>
            <w:top w:val="none" w:sz="0" w:space="0" w:color="auto"/>
            <w:left w:val="none" w:sz="0" w:space="0" w:color="auto"/>
            <w:bottom w:val="none" w:sz="0" w:space="0" w:color="auto"/>
            <w:right w:val="none" w:sz="0" w:space="0" w:color="auto"/>
          </w:divBdr>
        </w:div>
        <w:div w:id="809785130">
          <w:marLeft w:val="0"/>
          <w:marRight w:val="0"/>
          <w:marTop w:val="0"/>
          <w:marBottom w:val="0"/>
          <w:divBdr>
            <w:top w:val="none" w:sz="0" w:space="0" w:color="auto"/>
            <w:left w:val="none" w:sz="0" w:space="0" w:color="auto"/>
            <w:bottom w:val="none" w:sz="0" w:space="0" w:color="auto"/>
            <w:right w:val="none" w:sz="0" w:space="0" w:color="auto"/>
          </w:divBdr>
        </w:div>
        <w:div w:id="873424506">
          <w:marLeft w:val="0"/>
          <w:marRight w:val="0"/>
          <w:marTop w:val="0"/>
          <w:marBottom w:val="0"/>
          <w:divBdr>
            <w:top w:val="none" w:sz="0" w:space="0" w:color="auto"/>
            <w:left w:val="none" w:sz="0" w:space="0" w:color="auto"/>
            <w:bottom w:val="none" w:sz="0" w:space="0" w:color="auto"/>
            <w:right w:val="none" w:sz="0" w:space="0" w:color="auto"/>
          </w:divBdr>
        </w:div>
        <w:div w:id="1101682829">
          <w:marLeft w:val="0"/>
          <w:marRight w:val="0"/>
          <w:marTop w:val="0"/>
          <w:marBottom w:val="0"/>
          <w:divBdr>
            <w:top w:val="none" w:sz="0" w:space="0" w:color="auto"/>
            <w:left w:val="none" w:sz="0" w:space="0" w:color="auto"/>
            <w:bottom w:val="none" w:sz="0" w:space="0" w:color="auto"/>
            <w:right w:val="none" w:sz="0" w:space="0" w:color="auto"/>
          </w:divBdr>
        </w:div>
        <w:div w:id="1155678971">
          <w:marLeft w:val="0"/>
          <w:marRight w:val="0"/>
          <w:marTop w:val="0"/>
          <w:marBottom w:val="0"/>
          <w:divBdr>
            <w:top w:val="none" w:sz="0" w:space="0" w:color="auto"/>
            <w:left w:val="none" w:sz="0" w:space="0" w:color="auto"/>
            <w:bottom w:val="none" w:sz="0" w:space="0" w:color="auto"/>
            <w:right w:val="none" w:sz="0" w:space="0" w:color="auto"/>
          </w:divBdr>
        </w:div>
        <w:div w:id="1396394827">
          <w:marLeft w:val="0"/>
          <w:marRight w:val="0"/>
          <w:marTop w:val="0"/>
          <w:marBottom w:val="0"/>
          <w:divBdr>
            <w:top w:val="none" w:sz="0" w:space="0" w:color="auto"/>
            <w:left w:val="none" w:sz="0" w:space="0" w:color="auto"/>
            <w:bottom w:val="none" w:sz="0" w:space="0" w:color="auto"/>
            <w:right w:val="none" w:sz="0" w:space="0" w:color="auto"/>
          </w:divBdr>
        </w:div>
        <w:div w:id="1929390128">
          <w:marLeft w:val="0"/>
          <w:marRight w:val="0"/>
          <w:marTop w:val="0"/>
          <w:marBottom w:val="0"/>
          <w:divBdr>
            <w:top w:val="none" w:sz="0" w:space="0" w:color="auto"/>
            <w:left w:val="none" w:sz="0" w:space="0" w:color="auto"/>
            <w:bottom w:val="none" w:sz="0" w:space="0" w:color="auto"/>
            <w:right w:val="none" w:sz="0" w:space="0" w:color="auto"/>
          </w:divBdr>
        </w:div>
      </w:divsChild>
    </w:div>
    <w:div w:id="967852627">
      <w:bodyDiv w:val="1"/>
      <w:marLeft w:val="0"/>
      <w:marRight w:val="0"/>
      <w:marTop w:val="0"/>
      <w:marBottom w:val="0"/>
      <w:divBdr>
        <w:top w:val="none" w:sz="0" w:space="0" w:color="auto"/>
        <w:left w:val="none" w:sz="0" w:space="0" w:color="auto"/>
        <w:bottom w:val="none" w:sz="0" w:space="0" w:color="auto"/>
        <w:right w:val="none" w:sz="0" w:space="0" w:color="auto"/>
      </w:divBdr>
      <w:divsChild>
        <w:div w:id="96603447">
          <w:marLeft w:val="0"/>
          <w:marRight w:val="0"/>
          <w:marTop w:val="0"/>
          <w:marBottom w:val="0"/>
          <w:divBdr>
            <w:top w:val="none" w:sz="0" w:space="0" w:color="auto"/>
            <w:left w:val="none" w:sz="0" w:space="0" w:color="auto"/>
            <w:bottom w:val="none" w:sz="0" w:space="0" w:color="auto"/>
            <w:right w:val="none" w:sz="0" w:space="0" w:color="auto"/>
          </w:divBdr>
          <w:divsChild>
            <w:div w:id="1893077827">
              <w:marLeft w:val="0"/>
              <w:marRight w:val="0"/>
              <w:marTop w:val="0"/>
              <w:marBottom w:val="0"/>
              <w:divBdr>
                <w:top w:val="none" w:sz="0" w:space="0" w:color="auto"/>
                <w:left w:val="none" w:sz="0" w:space="0" w:color="auto"/>
                <w:bottom w:val="none" w:sz="0" w:space="0" w:color="auto"/>
                <w:right w:val="none" w:sz="0" w:space="0" w:color="auto"/>
              </w:divBdr>
            </w:div>
          </w:divsChild>
        </w:div>
        <w:div w:id="113908424">
          <w:marLeft w:val="0"/>
          <w:marRight w:val="0"/>
          <w:marTop w:val="0"/>
          <w:marBottom w:val="0"/>
          <w:divBdr>
            <w:top w:val="none" w:sz="0" w:space="0" w:color="auto"/>
            <w:left w:val="none" w:sz="0" w:space="0" w:color="auto"/>
            <w:bottom w:val="none" w:sz="0" w:space="0" w:color="auto"/>
            <w:right w:val="none" w:sz="0" w:space="0" w:color="auto"/>
          </w:divBdr>
          <w:divsChild>
            <w:div w:id="1932738398">
              <w:marLeft w:val="0"/>
              <w:marRight w:val="0"/>
              <w:marTop w:val="0"/>
              <w:marBottom w:val="0"/>
              <w:divBdr>
                <w:top w:val="none" w:sz="0" w:space="0" w:color="auto"/>
                <w:left w:val="none" w:sz="0" w:space="0" w:color="auto"/>
                <w:bottom w:val="none" w:sz="0" w:space="0" w:color="auto"/>
                <w:right w:val="none" w:sz="0" w:space="0" w:color="auto"/>
              </w:divBdr>
            </w:div>
          </w:divsChild>
        </w:div>
        <w:div w:id="255017958">
          <w:marLeft w:val="0"/>
          <w:marRight w:val="0"/>
          <w:marTop w:val="0"/>
          <w:marBottom w:val="0"/>
          <w:divBdr>
            <w:top w:val="none" w:sz="0" w:space="0" w:color="auto"/>
            <w:left w:val="none" w:sz="0" w:space="0" w:color="auto"/>
            <w:bottom w:val="none" w:sz="0" w:space="0" w:color="auto"/>
            <w:right w:val="none" w:sz="0" w:space="0" w:color="auto"/>
          </w:divBdr>
          <w:divsChild>
            <w:div w:id="73430542">
              <w:marLeft w:val="0"/>
              <w:marRight w:val="0"/>
              <w:marTop w:val="0"/>
              <w:marBottom w:val="0"/>
              <w:divBdr>
                <w:top w:val="none" w:sz="0" w:space="0" w:color="auto"/>
                <w:left w:val="none" w:sz="0" w:space="0" w:color="auto"/>
                <w:bottom w:val="none" w:sz="0" w:space="0" w:color="auto"/>
                <w:right w:val="none" w:sz="0" w:space="0" w:color="auto"/>
              </w:divBdr>
            </w:div>
            <w:div w:id="559753939">
              <w:marLeft w:val="0"/>
              <w:marRight w:val="0"/>
              <w:marTop w:val="0"/>
              <w:marBottom w:val="0"/>
              <w:divBdr>
                <w:top w:val="none" w:sz="0" w:space="0" w:color="auto"/>
                <w:left w:val="none" w:sz="0" w:space="0" w:color="auto"/>
                <w:bottom w:val="none" w:sz="0" w:space="0" w:color="auto"/>
                <w:right w:val="none" w:sz="0" w:space="0" w:color="auto"/>
              </w:divBdr>
            </w:div>
            <w:div w:id="605116946">
              <w:marLeft w:val="0"/>
              <w:marRight w:val="0"/>
              <w:marTop w:val="0"/>
              <w:marBottom w:val="0"/>
              <w:divBdr>
                <w:top w:val="none" w:sz="0" w:space="0" w:color="auto"/>
                <w:left w:val="none" w:sz="0" w:space="0" w:color="auto"/>
                <w:bottom w:val="none" w:sz="0" w:space="0" w:color="auto"/>
                <w:right w:val="none" w:sz="0" w:space="0" w:color="auto"/>
              </w:divBdr>
            </w:div>
          </w:divsChild>
        </w:div>
        <w:div w:id="286930656">
          <w:marLeft w:val="0"/>
          <w:marRight w:val="0"/>
          <w:marTop w:val="0"/>
          <w:marBottom w:val="0"/>
          <w:divBdr>
            <w:top w:val="none" w:sz="0" w:space="0" w:color="auto"/>
            <w:left w:val="none" w:sz="0" w:space="0" w:color="auto"/>
            <w:bottom w:val="none" w:sz="0" w:space="0" w:color="auto"/>
            <w:right w:val="none" w:sz="0" w:space="0" w:color="auto"/>
          </w:divBdr>
          <w:divsChild>
            <w:div w:id="148834373">
              <w:marLeft w:val="0"/>
              <w:marRight w:val="0"/>
              <w:marTop w:val="0"/>
              <w:marBottom w:val="0"/>
              <w:divBdr>
                <w:top w:val="none" w:sz="0" w:space="0" w:color="auto"/>
                <w:left w:val="none" w:sz="0" w:space="0" w:color="auto"/>
                <w:bottom w:val="none" w:sz="0" w:space="0" w:color="auto"/>
                <w:right w:val="none" w:sz="0" w:space="0" w:color="auto"/>
              </w:divBdr>
            </w:div>
            <w:div w:id="373891788">
              <w:marLeft w:val="0"/>
              <w:marRight w:val="0"/>
              <w:marTop w:val="0"/>
              <w:marBottom w:val="0"/>
              <w:divBdr>
                <w:top w:val="none" w:sz="0" w:space="0" w:color="auto"/>
                <w:left w:val="none" w:sz="0" w:space="0" w:color="auto"/>
                <w:bottom w:val="none" w:sz="0" w:space="0" w:color="auto"/>
                <w:right w:val="none" w:sz="0" w:space="0" w:color="auto"/>
              </w:divBdr>
            </w:div>
            <w:div w:id="995719697">
              <w:marLeft w:val="0"/>
              <w:marRight w:val="0"/>
              <w:marTop w:val="0"/>
              <w:marBottom w:val="0"/>
              <w:divBdr>
                <w:top w:val="none" w:sz="0" w:space="0" w:color="auto"/>
                <w:left w:val="none" w:sz="0" w:space="0" w:color="auto"/>
                <w:bottom w:val="none" w:sz="0" w:space="0" w:color="auto"/>
                <w:right w:val="none" w:sz="0" w:space="0" w:color="auto"/>
              </w:divBdr>
            </w:div>
          </w:divsChild>
        </w:div>
        <w:div w:id="311714310">
          <w:marLeft w:val="0"/>
          <w:marRight w:val="0"/>
          <w:marTop w:val="0"/>
          <w:marBottom w:val="0"/>
          <w:divBdr>
            <w:top w:val="none" w:sz="0" w:space="0" w:color="auto"/>
            <w:left w:val="none" w:sz="0" w:space="0" w:color="auto"/>
            <w:bottom w:val="none" w:sz="0" w:space="0" w:color="auto"/>
            <w:right w:val="none" w:sz="0" w:space="0" w:color="auto"/>
          </w:divBdr>
          <w:divsChild>
            <w:div w:id="2120104698">
              <w:marLeft w:val="0"/>
              <w:marRight w:val="0"/>
              <w:marTop w:val="0"/>
              <w:marBottom w:val="0"/>
              <w:divBdr>
                <w:top w:val="none" w:sz="0" w:space="0" w:color="auto"/>
                <w:left w:val="none" w:sz="0" w:space="0" w:color="auto"/>
                <w:bottom w:val="none" w:sz="0" w:space="0" w:color="auto"/>
                <w:right w:val="none" w:sz="0" w:space="0" w:color="auto"/>
              </w:divBdr>
            </w:div>
          </w:divsChild>
        </w:div>
        <w:div w:id="555168992">
          <w:marLeft w:val="0"/>
          <w:marRight w:val="0"/>
          <w:marTop w:val="0"/>
          <w:marBottom w:val="0"/>
          <w:divBdr>
            <w:top w:val="none" w:sz="0" w:space="0" w:color="auto"/>
            <w:left w:val="none" w:sz="0" w:space="0" w:color="auto"/>
            <w:bottom w:val="none" w:sz="0" w:space="0" w:color="auto"/>
            <w:right w:val="none" w:sz="0" w:space="0" w:color="auto"/>
          </w:divBdr>
          <w:divsChild>
            <w:div w:id="222564754">
              <w:marLeft w:val="0"/>
              <w:marRight w:val="0"/>
              <w:marTop w:val="0"/>
              <w:marBottom w:val="0"/>
              <w:divBdr>
                <w:top w:val="none" w:sz="0" w:space="0" w:color="auto"/>
                <w:left w:val="none" w:sz="0" w:space="0" w:color="auto"/>
                <w:bottom w:val="none" w:sz="0" w:space="0" w:color="auto"/>
                <w:right w:val="none" w:sz="0" w:space="0" w:color="auto"/>
              </w:divBdr>
            </w:div>
            <w:div w:id="265237422">
              <w:marLeft w:val="0"/>
              <w:marRight w:val="0"/>
              <w:marTop w:val="0"/>
              <w:marBottom w:val="0"/>
              <w:divBdr>
                <w:top w:val="none" w:sz="0" w:space="0" w:color="auto"/>
                <w:left w:val="none" w:sz="0" w:space="0" w:color="auto"/>
                <w:bottom w:val="none" w:sz="0" w:space="0" w:color="auto"/>
                <w:right w:val="none" w:sz="0" w:space="0" w:color="auto"/>
              </w:divBdr>
            </w:div>
            <w:div w:id="1051341284">
              <w:marLeft w:val="0"/>
              <w:marRight w:val="0"/>
              <w:marTop w:val="0"/>
              <w:marBottom w:val="0"/>
              <w:divBdr>
                <w:top w:val="none" w:sz="0" w:space="0" w:color="auto"/>
                <w:left w:val="none" w:sz="0" w:space="0" w:color="auto"/>
                <w:bottom w:val="none" w:sz="0" w:space="0" w:color="auto"/>
                <w:right w:val="none" w:sz="0" w:space="0" w:color="auto"/>
              </w:divBdr>
            </w:div>
          </w:divsChild>
        </w:div>
        <w:div w:id="623732608">
          <w:marLeft w:val="0"/>
          <w:marRight w:val="0"/>
          <w:marTop w:val="0"/>
          <w:marBottom w:val="0"/>
          <w:divBdr>
            <w:top w:val="none" w:sz="0" w:space="0" w:color="auto"/>
            <w:left w:val="none" w:sz="0" w:space="0" w:color="auto"/>
            <w:bottom w:val="none" w:sz="0" w:space="0" w:color="auto"/>
            <w:right w:val="none" w:sz="0" w:space="0" w:color="auto"/>
          </w:divBdr>
          <w:divsChild>
            <w:div w:id="140779303">
              <w:marLeft w:val="0"/>
              <w:marRight w:val="0"/>
              <w:marTop w:val="0"/>
              <w:marBottom w:val="0"/>
              <w:divBdr>
                <w:top w:val="none" w:sz="0" w:space="0" w:color="auto"/>
                <w:left w:val="none" w:sz="0" w:space="0" w:color="auto"/>
                <w:bottom w:val="none" w:sz="0" w:space="0" w:color="auto"/>
                <w:right w:val="none" w:sz="0" w:space="0" w:color="auto"/>
              </w:divBdr>
            </w:div>
          </w:divsChild>
        </w:div>
        <w:div w:id="667706810">
          <w:marLeft w:val="0"/>
          <w:marRight w:val="0"/>
          <w:marTop w:val="0"/>
          <w:marBottom w:val="0"/>
          <w:divBdr>
            <w:top w:val="none" w:sz="0" w:space="0" w:color="auto"/>
            <w:left w:val="none" w:sz="0" w:space="0" w:color="auto"/>
            <w:bottom w:val="none" w:sz="0" w:space="0" w:color="auto"/>
            <w:right w:val="none" w:sz="0" w:space="0" w:color="auto"/>
          </w:divBdr>
          <w:divsChild>
            <w:div w:id="1350179022">
              <w:marLeft w:val="0"/>
              <w:marRight w:val="0"/>
              <w:marTop w:val="0"/>
              <w:marBottom w:val="0"/>
              <w:divBdr>
                <w:top w:val="none" w:sz="0" w:space="0" w:color="auto"/>
                <w:left w:val="none" w:sz="0" w:space="0" w:color="auto"/>
                <w:bottom w:val="none" w:sz="0" w:space="0" w:color="auto"/>
                <w:right w:val="none" w:sz="0" w:space="0" w:color="auto"/>
              </w:divBdr>
            </w:div>
          </w:divsChild>
        </w:div>
        <w:div w:id="705957319">
          <w:marLeft w:val="0"/>
          <w:marRight w:val="0"/>
          <w:marTop w:val="0"/>
          <w:marBottom w:val="0"/>
          <w:divBdr>
            <w:top w:val="none" w:sz="0" w:space="0" w:color="auto"/>
            <w:left w:val="none" w:sz="0" w:space="0" w:color="auto"/>
            <w:bottom w:val="none" w:sz="0" w:space="0" w:color="auto"/>
            <w:right w:val="none" w:sz="0" w:space="0" w:color="auto"/>
          </w:divBdr>
          <w:divsChild>
            <w:div w:id="1232349458">
              <w:marLeft w:val="0"/>
              <w:marRight w:val="0"/>
              <w:marTop w:val="0"/>
              <w:marBottom w:val="0"/>
              <w:divBdr>
                <w:top w:val="none" w:sz="0" w:space="0" w:color="auto"/>
                <w:left w:val="none" w:sz="0" w:space="0" w:color="auto"/>
                <w:bottom w:val="none" w:sz="0" w:space="0" w:color="auto"/>
                <w:right w:val="none" w:sz="0" w:space="0" w:color="auto"/>
              </w:divBdr>
            </w:div>
          </w:divsChild>
        </w:div>
        <w:div w:id="945233359">
          <w:marLeft w:val="0"/>
          <w:marRight w:val="0"/>
          <w:marTop w:val="0"/>
          <w:marBottom w:val="0"/>
          <w:divBdr>
            <w:top w:val="none" w:sz="0" w:space="0" w:color="auto"/>
            <w:left w:val="none" w:sz="0" w:space="0" w:color="auto"/>
            <w:bottom w:val="none" w:sz="0" w:space="0" w:color="auto"/>
            <w:right w:val="none" w:sz="0" w:space="0" w:color="auto"/>
          </w:divBdr>
          <w:divsChild>
            <w:div w:id="972098996">
              <w:marLeft w:val="0"/>
              <w:marRight w:val="0"/>
              <w:marTop w:val="0"/>
              <w:marBottom w:val="0"/>
              <w:divBdr>
                <w:top w:val="none" w:sz="0" w:space="0" w:color="auto"/>
                <w:left w:val="none" w:sz="0" w:space="0" w:color="auto"/>
                <w:bottom w:val="none" w:sz="0" w:space="0" w:color="auto"/>
                <w:right w:val="none" w:sz="0" w:space="0" w:color="auto"/>
              </w:divBdr>
            </w:div>
            <w:div w:id="1006251447">
              <w:marLeft w:val="0"/>
              <w:marRight w:val="0"/>
              <w:marTop w:val="0"/>
              <w:marBottom w:val="0"/>
              <w:divBdr>
                <w:top w:val="none" w:sz="0" w:space="0" w:color="auto"/>
                <w:left w:val="none" w:sz="0" w:space="0" w:color="auto"/>
                <w:bottom w:val="none" w:sz="0" w:space="0" w:color="auto"/>
                <w:right w:val="none" w:sz="0" w:space="0" w:color="auto"/>
              </w:divBdr>
            </w:div>
            <w:div w:id="1713000235">
              <w:marLeft w:val="0"/>
              <w:marRight w:val="0"/>
              <w:marTop w:val="0"/>
              <w:marBottom w:val="0"/>
              <w:divBdr>
                <w:top w:val="none" w:sz="0" w:space="0" w:color="auto"/>
                <w:left w:val="none" w:sz="0" w:space="0" w:color="auto"/>
                <w:bottom w:val="none" w:sz="0" w:space="0" w:color="auto"/>
                <w:right w:val="none" w:sz="0" w:space="0" w:color="auto"/>
              </w:divBdr>
            </w:div>
          </w:divsChild>
        </w:div>
        <w:div w:id="973145823">
          <w:marLeft w:val="0"/>
          <w:marRight w:val="0"/>
          <w:marTop w:val="0"/>
          <w:marBottom w:val="0"/>
          <w:divBdr>
            <w:top w:val="none" w:sz="0" w:space="0" w:color="auto"/>
            <w:left w:val="none" w:sz="0" w:space="0" w:color="auto"/>
            <w:bottom w:val="none" w:sz="0" w:space="0" w:color="auto"/>
            <w:right w:val="none" w:sz="0" w:space="0" w:color="auto"/>
          </w:divBdr>
          <w:divsChild>
            <w:div w:id="2062826758">
              <w:marLeft w:val="0"/>
              <w:marRight w:val="0"/>
              <w:marTop w:val="0"/>
              <w:marBottom w:val="0"/>
              <w:divBdr>
                <w:top w:val="none" w:sz="0" w:space="0" w:color="auto"/>
                <w:left w:val="none" w:sz="0" w:space="0" w:color="auto"/>
                <w:bottom w:val="none" w:sz="0" w:space="0" w:color="auto"/>
                <w:right w:val="none" w:sz="0" w:space="0" w:color="auto"/>
              </w:divBdr>
            </w:div>
          </w:divsChild>
        </w:div>
        <w:div w:id="1061371881">
          <w:marLeft w:val="0"/>
          <w:marRight w:val="0"/>
          <w:marTop w:val="0"/>
          <w:marBottom w:val="0"/>
          <w:divBdr>
            <w:top w:val="none" w:sz="0" w:space="0" w:color="auto"/>
            <w:left w:val="none" w:sz="0" w:space="0" w:color="auto"/>
            <w:bottom w:val="none" w:sz="0" w:space="0" w:color="auto"/>
            <w:right w:val="none" w:sz="0" w:space="0" w:color="auto"/>
          </w:divBdr>
          <w:divsChild>
            <w:div w:id="2028174686">
              <w:marLeft w:val="0"/>
              <w:marRight w:val="0"/>
              <w:marTop w:val="0"/>
              <w:marBottom w:val="0"/>
              <w:divBdr>
                <w:top w:val="none" w:sz="0" w:space="0" w:color="auto"/>
                <w:left w:val="none" w:sz="0" w:space="0" w:color="auto"/>
                <w:bottom w:val="none" w:sz="0" w:space="0" w:color="auto"/>
                <w:right w:val="none" w:sz="0" w:space="0" w:color="auto"/>
              </w:divBdr>
            </w:div>
          </w:divsChild>
        </w:div>
        <w:div w:id="1137839982">
          <w:marLeft w:val="0"/>
          <w:marRight w:val="0"/>
          <w:marTop w:val="0"/>
          <w:marBottom w:val="0"/>
          <w:divBdr>
            <w:top w:val="none" w:sz="0" w:space="0" w:color="auto"/>
            <w:left w:val="none" w:sz="0" w:space="0" w:color="auto"/>
            <w:bottom w:val="none" w:sz="0" w:space="0" w:color="auto"/>
            <w:right w:val="none" w:sz="0" w:space="0" w:color="auto"/>
          </w:divBdr>
          <w:divsChild>
            <w:div w:id="129137319">
              <w:marLeft w:val="0"/>
              <w:marRight w:val="0"/>
              <w:marTop w:val="0"/>
              <w:marBottom w:val="0"/>
              <w:divBdr>
                <w:top w:val="none" w:sz="0" w:space="0" w:color="auto"/>
                <w:left w:val="none" w:sz="0" w:space="0" w:color="auto"/>
                <w:bottom w:val="none" w:sz="0" w:space="0" w:color="auto"/>
                <w:right w:val="none" w:sz="0" w:space="0" w:color="auto"/>
              </w:divBdr>
            </w:div>
            <w:div w:id="322121726">
              <w:marLeft w:val="0"/>
              <w:marRight w:val="0"/>
              <w:marTop w:val="0"/>
              <w:marBottom w:val="0"/>
              <w:divBdr>
                <w:top w:val="none" w:sz="0" w:space="0" w:color="auto"/>
                <w:left w:val="none" w:sz="0" w:space="0" w:color="auto"/>
                <w:bottom w:val="none" w:sz="0" w:space="0" w:color="auto"/>
                <w:right w:val="none" w:sz="0" w:space="0" w:color="auto"/>
              </w:divBdr>
            </w:div>
            <w:div w:id="2017075993">
              <w:marLeft w:val="0"/>
              <w:marRight w:val="0"/>
              <w:marTop w:val="0"/>
              <w:marBottom w:val="0"/>
              <w:divBdr>
                <w:top w:val="none" w:sz="0" w:space="0" w:color="auto"/>
                <w:left w:val="none" w:sz="0" w:space="0" w:color="auto"/>
                <w:bottom w:val="none" w:sz="0" w:space="0" w:color="auto"/>
                <w:right w:val="none" w:sz="0" w:space="0" w:color="auto"/>
              </w:divBdr>
            </w:div>
          </w:divsChild>
        </w:div>
        <w:div w:id="1310554607">
          <w:marLeft w:val="0"/>
          <w:marRight w:val="0"/>
          <w:marTop w:val="0"/>
          <w:marBottom w:val="0"/>
          <w:divBdr>
            <w:top w:val="none" w:sz="0" w:space="0" w:color="auto"/>
            <w:left w:val="none" w:sz="0" w:space="0" w:color="auto"/>
            <w:bottom w:val="none" w:sz="0" w:space="0" w:color="auto"/>
            <w:right w:val="none" w:sz="0" w:space="0" w:color="auto"/>
          </w:divBdr>
          <w:divsChild>
            <w:div w:id="1798257783">
              <w:marLeft w:val="0"/>
              <w:marRight w:val="0"/>
              <w:marTop w:val="0"/>
              <w:marBottom w:val="0"/>
              <w:divBdr>
                <w:top w:val="none" w:sz="0" w:space="0" w:color="auto"/>
                <w:left w:val="none" w:sz="0" w:space="0" w:color="auto"/>
                <w:bottom w:val="none" w:sz="0" w:space="0" w:color="auto"/>
                <w:right w:val="none" w:sz="0" w:space="0" w:color="auto"/>
              </w:divBdr>
            </w:div>
          </w:divsChild>
        </w:div>
        <w:div w:id="1683891986">
          <w:marLeft w:val="0"/>
          <w:marRight w:val="0"/>
          <w:marTop w:val="0"/>
          <w:marBottom w:val="0"/>
          <w:divBdr>
            <w:top w:val="none" w:sz="0" w:space="0" w:color="auto"/>
            <w:left w:val="none" w:sz="0" w:space="0" w:color="auto"/>
            <w:bottom w:val="none" w:sz="0" w:space="0" w:color="auto"/>
            <w:right w:val="none" w:sz="0" w:space="0" w:color="auto"/>
          </w:divBdr>
          <w:divsChild>
            <w:div w:id="30955539">
              <w:marLeft w:val="0"/>
              <w:marRight w:val="0"/>
              <w:marTop w:val="0"/>
              <w:marBottom w:val="0"/>
              <w:divBdr>
                <w:top w:val="none" w:sz="0" w:space="0" w:color="auto"/>
                <w:left w:val="none" w:sz="0" w:space="0" w:color="auto"/>
                <w:bottom w:val="none" w:sz="0" w:space="0" w:color="auto"/>
                <w:right w:val="none" w:sz="0" w:space="0" w:color="auto"/>
              </w:divBdr>
            </w:div>
          </w:divsChild>
        </w:div>
        <w:div w:id="1714311003">
          <w:marLeft w:val="0"/>
          <w:marRight w:val="0"/>
          <w:marTop w:val="0"/>
          <w:marBottom w:val="0"/>
          <w:divBdr>
            <w:top w:val="none" w:sz="0" w:space="0" w:color="auto"/>
            <w:left w:val="none" w:sz="0" w:space="0" w:color="auto"/>
            <w:bottom w:val="none" w:sz="0" w:space="0" w:color="auto"/>
            <w:right w:val="none" w:sz="0" w:space="0" w:color="auto"/>
          </w:divBdr>
          <w:divsChild>
            <w:div w:id="1249120894">
              <w:marLeft w:val="0"/>
              <w:marRight w:val="0"/>
              <w:marTop w:val="0"/>
              <w:marBottom w:val="0"/>
              <w:divBdr>
                <w:top w:val="none" w:sz="0" w:space="0" w:color="auto"/>
                <w:left w:val="none" w:sz="0" w:space="0" w:color="auto"/>
                <w:bottom w:val="none" w:sz="0" w:space="0" w:color="auto"/>
                <w:right w:val="none" w:sz="0" w:space="0" w:color="auto"/>
              </w:divBdr>
            </w:div>
          </w:divsChild>
        </w:div>
        <w:div w:id="1772235772">
          <w:marLeft w:val="0"/>
          <w:marRight w:val="0"/>
          <w:marTop w:val="0"/>
          <w:marBottom w:val="0"/>
          <w:divBdr>
            <w:top w:val="none" w:sz="0" w:space="0" w:color="auto"/>
            <w:left w:val="none" w:sz="0" w:space="0" w:color="auto"/>
            <w:bottom w:val="none" w:sz="0" w:space="0" w:color="auto"/>
            <w:right w:val="none" w:sz="0" w:space="0" w:color="auto"/>
          </w:divBdr>
          <w:divsChild>
            <w:div w:id="28334867">
              <w:marLeft w:val="0"/>
              <w:marRight w:val="0"/>
              <w:marTop w:val="0"/>
              <w:marBottom w:val="0"/>
              <w:divBdr>
                <w:top w:val="none" w:sz="0" w:space="0" w:color="auto"/>
                <w:left w:val="none" w:sz="0" w:space="0" w:color="auto"/>
                <w:bottom w:val="none" w:sz="0" w:space="0" w:color="auto"/>
                <w:right w:val="none" w:sz="0" w:space="0" w:color="auto"/>
              </w:divBdr>
            </w:div>
            <w:div w:id="325717559">
              <w:marLeft w:val="0"/>
              <w:marRight w:val="0"/>
              <w:marTop w:val="0"/>
              <w:marBottom w:val="0"/>
              <w:divBdr>
                <w:top w:val="none" w:sz="0" w:space="0" w:color="auto"/>
                <w:left w:val="none" w:sz="0" w:space="0" w:color="auto"/>
                <w:bottom w:val="none" w:sz="0" w:space="0" w:color="auto"/>
                <w:right w:val="none" w:sz="0" w:space="0" w:color="auto"/>
              </w:divBdr>
            </w:div>
            <w:div w:id="653141141">
              <w:marLeft w:val="0"/>
              <w:marRight w:val="0"/>
              <w:marTop w:val="0"/>
              <w:marBottom w:val="0"/>
              <w:divBdr>
                <w:top w:val="none" w:sz="0" w:space="0" w:color="auto"/>
                <w:left w:val="none" w:sz="0" w:space="0" w:color="auto"/>
                <w:bottom w:val="none" w:sz="0" w:space="0" w:color="auto"/>
                <w:right w:val="none" w:sz="0" w:space="0" w:color="auto"/>
              </w:divBdr>
            </w:div>
          </w:divsChild>
        </w:div>
        <w:div w:id="2078284777">
          <w:marLeft w:val="0"/>
          <w:marRight w:val="0"/>
          <w:marTop w:val="0"/>
          <w:marBottom w:val="0"/>
          <w:divBdr>
            <w:top w:val="none" w:sz="0" w:space="0" w:color="auto"/>
            <w:left w:val="none" w:sz="0" w:space="0" w:color="auto"/>
            <w:bottom w:val="none" w:sz="0" w:space="0" w:color="auto"/>
            <w:right w:val="none" w:sz="0" w:space="0" w:color="auto"/>
          </w:divBdr>
          <w:divsChild>
            <w:div w:id="18347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4514">
      <w:bodyDiv w:val="1"/>
      <w:marLeft w:val="0"/>
      <w:marRight w:val="0"/>
      <w:marTop w:val="0"/>
      <w:marBottom w:val="0"/>
      <w:divBdr>
        <w:top w:val="none" w:sz="0" w:space="0" w:color="auto"/>
        <w:left w:val="none" w:sz="0" w:space="0" w:color="auto"/>
        <w:bottom w:val="none" w:sz="0" w:space="0" w:color="auto"/>
        <w:right w:val="none" w:sz="0" w:space="0" w:color="auto"/>
      </w:divBdr>
      <w:divsChild>
        <w:div w:id="1393117664">
          <w:marLeft w:val="0"/>
          <w:marRight w:val="0"/>
          <w:marTop w:val="0"/>
          <w:marBottom w:val="0"/>
          <w:divBdr>
            <w:top w:val="none" w:sz="0" w:space="0" w:color="auto"/>
            <w:left w:val="none" w:sz="0" w:space="0" w:color="auto"/>
            <w:bottom w:val="none" w:sz="0" w:space="0" w:color="auto"/>
            <w:right w:val="none" w:sz="0" w:space="0" w:color="auto"/>
          </w:divBdr>
        </w:div>
        <w:div w:id="1537890115">
          <w:marLeft w:val="0"/>
          <w:marRight w:val="0"/>
          <w:marTop w:val="0"/>
          <w:marBottom w:val="0"/>
          <w:divBdr>
            <w:top w:val="none" w:sz="0" w:space="0" w:color="auto"/>
            <w:left w:val="none" w:sz="0" w:space="0" w:color="auto"/>
            <w:bottom w:val="none" w:sz="0" w:space="0" w:color="auto"/>
            <w:right w:val="none" w:sz="0" w:space="0" w:color="auto"/>
          </w:divBdr>
        </w:div>
      </w:divsChild>
    </w:div>
    <w:div w:id="986595645">
      <w:bodyDiv w:val="1"/>
      <w:marLeft w:val="0"/>
      <w:marRight w:val="0"/>
      <w:marTop w:val="0"/>
      <w:marBottom w:val="0"/>
      <w:divBdr>
        <w:top w:val="none" w:sz="0" w:space="0" w:color="auto"/>
        <w:left w:val="none" w:sz="0" w:space="0" w:color="auto"/>
        <w:bottom w:val="none" w:sz="0" w:space="0" w:color="auto"/>
        <w:right w:val="none" w:sz="0" w:space="0" w:color="auto"/>
      </w:divBdr>
    </w:div>
    <w:div w:id="996152281">
      <w:bodyDiv w:val="1"/>
      <w:marLeft w:val="0"/>
      <w:marRight w:val="0"/>
      <w:marTop w:val="0"/>
      <w:marBottom w:val="0"/>
      <w:divBdr>
        <w:top w:val="none" w:sz="0" w:space="0" w:color="auto"/>
        <w:left w:val="none" w:sz="0" w:space="0" w:color="auto"/>
        <w:bottom w:val="none" w:sz="0" w:space="0" w:color="auto"/>
        <w:right w:val="none" w:sz="0" w:space="0" w:color="auto"/>
      </w:divBdr>
    </w:div>
    <w:div w:id="1011419832">
      <w:bodyDiv w:val="1"/>
      <w:marLeft w:val="0"/>
      <w:marRight w:val="0"/>
      <w:marTop w:val="0"/>
      <w:marBottom w:val="0"/>
      <w:divBdr>
        <w:top w:val="none" w:sz="0" w:space="0" w:color="auto"/>
        <w:left w:val="none" w:sz="0" w:space="0" w:color="auto"/>
        <w:bottom w:val="none" w:sz="0" w:space="0" w:color="auto"/>
        <w:right w:val="none" w:sz="0" w:space="0" w:color="auto"/>
      </w:divBdr>
    </w:div>
    <w:div w:id="1014305121">
      <w:bodyDiv w:val="1"/>
      <w:marLeft w:val="0"/>
      <w:marRight w:val="0"/>
      <w:marTop w:val="0"/>
      <w:marBottom w:val="0"/>
      <w:divBdr>
        <w:top w:val="none" w:sz="0" w:space="0" w:color="auto"/>
        <w:left w:val="none" w:sz="0" w:space="0" w:color="auto"/>
        <w:bottom w:val="none" w:sz="0" w:space="0" w:color="auto"/>
        <w:right w:val="none" w:sz="0" w:space="0" w:color="auto"/>
      </w:divBdr>
      <w:divsChild>
        <w:div w:id="1349060370">
          <w:marLeft w:val="0"/>
          <w:marRight w:val="0"/>
          <w:marTop w:val="0"/>
          <w:marBottom w:val="0"/>
          <w:divBdr>
            <w:top w:val="none" w:sz="0" w:space="0" w:color="auto"/>
            <w:left w:val="none" w:sz="0" w:space="0" w:color="auto"/>
            <w:bottom w:val="none" w:sz="0" w:space="0" w:color="auto"/>
            <w:right w:val="none" w:sz="0" w:space="0" w:color="auto"/>
          </w:divBdr>
        </w:div>
        <w:div w:id="1845852890">
          <w:marLeft w:val="0"/>
          <w:marRight w:val="0"/>
          <w:marTop w:val="0"/>
          <w:marBottom w:val="0"/>
          <w:divBdr>
            <w:top w:val="none" w:sz="0" w:space="0" w:color="auto"/>
            <w:left w:val="none" w:sz="0" w:space="0" w:color="auto"/>
            <w:bottom w:val="none" w:sz="0" w:space="0" w:color="auto"/>
            <w:right w:val="none" w:sz="0" w:space="0" w:color="auto"/>
          </w:divBdr>
          <w:divsChild>
            <w:div w:id="35277442">
              <w:marLeft w:val="0"/>
              <w:marRight w:val="0"/>
              <w:marTop w:val="0"/>
              <w:marBottom w:val="0"/>
              <w:divBdr>
                <w:top w:val="none" w:sz="0" w:space="0" w:color="auto"/>
                <w:left w:val="none" w:sz="0" w:space="0" w:color="auto"/>
                <w:bottom w:val="none" w:sz="0" w:space="0" w:color="auto"/>
                <w:right w:val="none" w:sz="0" w:space="0" w:color="auto"/>
              </w:divBdr>
            </w:div>
            <w:div w:id="1350789427">
              <w:marLeft w:val="0"/>
              <w:marRight w:val="0"/>
              <w:marTop w:val="0"/>
              <w:marBottom w:val="0"/>
              <w:divBdr>
                <w:top w:val="none" w:sz="0" w:space="0" w:color="auto"/>
                <w:left w:val="none" w:sz="0" w:space="0" w:color="auto"/>
                <w:bottom w:val="none" w:sz="0" w:space="0" w:color="auto"/>
                <w:right w:val="none" w:sz="0" w:space="0" w:color="auto"/>
              </w:divBdr>
            </w:div>
          </w:divsChild>
        </w:div>
        <w:div w:id="1959990879">
          <w:marLeft w:val="0"/>
          <w:marRight w:val="0"/>
          <w:marTop w:val="0"/>
          <w:marBottom w:val="0"/>
          <w:divBdr>
            <w:top w:val="none" w:sz="0" w:space="0" w:color="auto"/>
            <w:left w:val="none" w:sz="0" w:space="0" w:color="auto"/>
            <w:bottom w:val="none" w:sz="0" w:space="0" w:color="auto"/>
            <w:right w:val="none" w:sz="0" w:space="0" w:color="auto"/>
          </w:divBdr>
          <w:divsChild>
            <w:div w:id="585379509">
              <w:marLeft w:val="0"/>
              <w:marRight w:val="0"/>
              <w:marTop w:val="0"/>
              <w:marBottom w:val="0"/>
              <w:divBdr>
                <w:top w:val="none" w:sz="0" w:space="0" w:color="auto"/>
                <w:left w:val="none" w:sz="0" w:space="0" w:color="auto"/>
                <w:bottom w:val="none" w:sz="0" w:space="0" w:color="auto"/>
                <w:right w:val="none" w:sz="0" w:space="0" w:color="auto"/>
              </w:divBdr>
            </w:div>
            <w:div w:id="743339623">
              <w:marLeft w:val="0"/>
              <w:marRight w:val="0"/>
              <w:marTop w:val="0"/>
              <w:marBottom w:val="0"/>
              <w:divBdr>
                <w:top w:val="none" w:sz="0" w:space="0" w:color="auto"/>
                <w:left w:val="none" w:sz="0" w:space="0" w:color="auto"/>
                <w:bottom w:val="none" w:sz="0" w:space="0" w:color="auto"/>
                <w:right w:val="none" w:sz="0" w:space="0" w:color="auto"/>
              </w:divBdr>
            </w:div>
            <w:div w:id="932982063">
              <w:marLeft w:val="0"/>
              <w:marRight w:val="0"/>
              <w:marTop w:val="0"/>
              <w:marBottom w:val="0"/>
              <w:divBdr>
                <w:top w:val="none" w:sz="0" w:space="0" w:color="auto"/>
                <w:left w:val="none" w:sz="0" w:space="0" w:color="auto"/>
                <w:bottom w:val="none" w:sz="0" w:space="0" w:color="auto"/>
                <w:right w:val="none" w:sz="0" w:space="0" w:color="auto"/>
              </w:divBdr>
            </w:div>
            <w:div w:id="1672559858">
              <w:marLeft w:val="0"/>
              <w:marRight w:val="0"/>
              <w:marTop w:val="0"/>
              <w:marBottom w:val="0"/>
              <w:divBdr>
                <w:top w:val="none" w:sz="0" w:space="0" w:color="auto"/>
                <w:left w:val="none" w:sz="0" w:space="0" w:color="auto"/>
                <w:bottom w:val="none" w:sz="0" w:space="0" w:color="auto"/>
                <w:right w:val="none" w:sz="0" w:space="0" w:color="auto"/>
              </w:divBdr>
            </w:div>
            <w:div w:id="21233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2431">
      <w:bodyDiv w:val="1"/>
      <w:marLeft w:val="0"/>
      <w:marRight w:val="0"/>
      <w:marTop w:val="0"/>
      <w:marBottom w:val="0"/>
      <w:divBdr>
        <w:top w:val="none" w:sz="0" w:space="0" w:color="auto"/>
        <w:left w:val="none" w:sz="0" w:space="0" w:color="auto"/>
        <w:bottom w:val="none" w:sz="0" w:space="0" w:color="auto"/>
        <w:right w:val="none" w:sz="0" w:space="0" w:color="auto"/>
      </w:divBdr>
      <w:divsChild>
        <w:div w:id="9337312">
          <w:marLeft w:val="0"/>
          <w:marRight w:val="0"/>
          <w:marTop w:val="0"/>
          <w:marBottom w:val="0"/>
          <w:divBdr>
            <w:top w:val="none" w:sz="0" w:space="0" w:color="auto"/>
            <w:left w:val="none" w:sz="0" w:space="0" w:color="auto"/>
            <w:bottom w:val="none" w:sz="0" w:space="0" w:color="auto"/>
            <w:right w:val="none" w:sz="0" w:space="0" w:color="auto"/>
          </w:divBdr>
          <w:divsChild>
            <w:div w:id="1239050714">
              <w:marLeft w:val="0"/>
              <w:marRight w:val="0"/>
              <w:marTop w:val="0"/>
              <w:marBottom w:val="0"/>
              <w:divBdr>
                <w:top w:val="none" w:sz="0" w:space="0" w:color="auto"/>
                <w:left w:val="none" w:sz="0" w:space="0" w:color="auto"/>
                <w:bottom w:val="none" w:sz="0" w:space="0" w:color="auto"/>
                <w:right w:val="none" w:sz="0" w:space="0" w:color="auto"/>
              </w:divBdr>
            </w:div>
          </w:divsChild>
        </w:div>
        <w:div w:id="530072685">
          <w:marLeft w:val="0"/>
          <w:marRight w:val="0"/>
          <w:marTop w:val="0"/>
          <w:marBottom w:val="0"/>
          <w:divBdr>
            <w:top w:val="none" w:sz="0" w:space="0" w:color="auto"/>
            <w:left w:val="none" w:sz="0" w:space="0" w:color="auto"/>
            <w:bottom w:val="none" w:sz="0" w:space="0" w:color="auto"/>
            <w:right w:val="none" w:sz="0" w:space="0" w:color="auto"/>
          </w:divBdr>
          <w:divsChild>
            <w:div w:id="53434374">
              <w:marLeft w:val="0"/>
              <w:marRight w:val="0"/>
              <w:marTop w:val="0"/>
              <w:marBottom w:val="0"/>
              <w:divBdr>
                <w:top w:val="none" w:sz="0" w:space="0" w:color="auto"/>
                <w:left w:val="none" w:sz="0" w:space="0" w:color="auto"/>
                <w:bottom w:val="none" w:sz="0" w:space="0" w:color="auto"/>
                <w:right w:val="none" w:sz="0" w:space="0" w:color="auto"/>
              </w:divBdr>
            </w:div>
            <w:div w:id="293830496">
              <w:marLeft w:val="0"/>
              <w:marRight w:val="0"/>
              <w:marTop w:val="0"/>
              <w:marBottom w:val="0"/>
              <w:divBdr>
                <w:top w:val="none" w:sz="0" w:space="0" w:color="auto"/>
                <w:left w:val="none" w:sz="0" w:space="0" w:color="auto"/>
                <w:bottom w:val="none" w:sz="0" w:space="0" w:color="auto"/>
                <w:right w:val="none" w:sz="0" w:space="0" w:color="auto"/>
              </w:divBdr>
            </w:div>
            <w:div w:id="295912303">
              <w:marLeft w:val="0"/>
              <w:marRight w:val="0"/>
              <w:marTop w:val="0"/>
              <w:marBottom w:val="0"/>
              <w:divBdr>
                <w:top w:val="none" w:sz="0" w:space="0" w:color="auto"/>
                <w:left w:val="none" w:sz="0" w:space="0" w:color="auto"/>
                <w:bottom w:val="none" w:sz="0" w:space="0" w:color="auto"/>
                <w:right w:val="none" w:sz="0" w:space="0" w:color="auto"/>
              </w:divBdr>
            </w:div>
            <w:div w:id="436678236">
              <w:marLeft w:val="0"/>
              <w:marRight w:val="0"/>
              <w:marTop w:val="0"/>
              <w:marBottom w:val="0"/>
              <w:divBdr>
                <w:top w:val="none" w:sz="0" w:space="0" w:color="auto"/>
                <w:left w:val="none" w:sz="0" w:space="0" w:color="auto"/>
                <w:bottom w:val="none" w:sz="0" w:space="0" w:color="auto"/>
                <w:right w:val="none" w:sz="0" w:space="0" w:color="auto"/>
              </w:divBdr>
            </w:div>
            <w:div w:id="1518078354">
              <w:marLeft w:val="0"/>
              <w:marRight w:val="0"/>
              <w:marTop w:val="0"/>
              <w:marBottom w:val="0"/>
              <w:divBdr>
                <w:top w:val="none" w:sz="0" w:space="0" w:color="auto"/>
                <w:left w:val="none" w:sz="0" w:space="0" w:color="auto"/>
                <w:bottom w:val="none" w:sz="0" w:space="0" w:color="auto"/>
                <w:right w:val="none" w:sz="0" w:space="0" w:color="auto"/>
              </w:divBdr>
            </w:div>
            <w:div w:id="2071804948">
              <w:marLeft w:val="0"/>
              <w:marRight w:val="0"/>
              <w:marTop w:val="0"/>
              <w:marBottom w:val="0"/>
              <w:divBdr>
                <w:top w:val="none" w:sz="0" w:space="0" w:color="auto"/>
                <w:left w:val="none" w:sz="0" w:space="0" w:color="auto"/>
                <w:bottom w:val="none" w:sz="0" w:space="0" w:color="auto"/>
                <w:right w:val="none" w:sz="0" w:space="0" w:color="auto"/>
              </w:divBdr>
            </w:div>
          </w:divsChild>
        </w:div>
        <w:div w:id="742683920">
          <w:marLeft w:val="0"/>
          <w:marRight w:val="0"/>
          <w:marTop w:val="0"/>
          <w:marBottom w:val="0"/>
          <w:divBdr>
            <w:top w:val="none" w:sz="0" w:space="0" w:color="auto"/>
            <w:left w:val="none" w:sz="0" w:space="0" w:color="auto"/>
            <w:bottom w:val="none" w:sz="0" w:space="0" w:color="auto"/>
            <w:right w:val="none" w:sz="0" w:space="0" w:color="auto"/>
          </w:divBdr>
          <w:divsChild>
            <w:div w:id="172651713">
              <w:marLeft w:val="0"/>
              <w:marRight w:val="0"/>
              <w:marTop w:val="0"/>
              <w:marBottom w:val="0"/>
              <w:divBdr>
                <w:top w:val="none" w:sz="0" w:space="0" w:color="auto"/>
                <w:left w:val="none" w:sz="0" w:space="0" w:color="auto"/>
                <w:bottom w:val="none" w:sz="0" w:space="0" w:color="auto"/>
                <w:right w:val="none" w:sz="0" w:space="0" w:color="auto"/>
              </w:divBdr>
            </w:div>
            <w:div w:id="473530269">
              <w:marLeft w:val="0"/>
              <w:marRight w:val="0"/>
              <w:marTop w:val="0"/>
              <w:marBottom w:val="0"/>
              <w:divBdr>
                <w:top w:val="none" w:sz="0" w:space="0" w:color="auto"/>
                <w:left w:val="none" w:sz="0" w:space="0" w:color="auto"/>
                <w:bottom w:val="none" w:sz="0" w:space="0" w:color="auto"/>
                <w:right w:val="none" w:sz="0" w:space="0" w:color="auto"/>
              </w:divBdr>
            </w:div>
            <w:div w:id="581184653">
              <w:marLeft w:val="0"/>
              <w:marRight w:val="0"/>
              <w:marTop w:val="0"/>
              <w:marBottom w:val="0"/>
              <w:divBdr>
                <w:top w:val="none" w:sz="0" w:space="0" w:color="auto"/>
                <w:left w:val="none" w:sz="0" w:space="0" w:color="auto"/>
                <w:bottom w:val="none" w:sz="0" w:space="0" w:color="auto"/>
                <w:right w:val="none" w:sz="0" w:space="0" w:color="auto"/>
              </w:divBdr>
            </w:div>
            <w:div w:id="699013325">
              <w:marLeft w:val="0"/>
              <w:marRight w:val="0"/>
              <w:marTop w:val="0"/>
              <w:marBottom w:val="0"/>
              <w:divBdr>
                <w:top w:val="none" w:sz="0" w:space="0" w:color="auto"/>
                <w:left w:val="none" w:sz="0" w:space="0" w:color="auto"/>
                <w:bottom w:val="none" w:sz="0" w:space="0" w:color="auto"/>
                <w:right w:val="none" w:sz="0" w:space="0" w:color="auto"/>
              </w:divBdr>
            </w:div>
            <w:div w:id="754128630">
              <w:marLeft w:val="0"/>
              <w:marRight w:val="0"/>
              <w:marTop w:val="0"/>
              <w:marBottom w:val="0"/>
              <w:divBdr>
                <w:top w:val="none" w:sz="0" w:space="0" w:color="auto"/>
                <w:left w:val="none" w:sz="0" w:space="0" w:color="auto"/>
                <w:bottom w:val="none" w:sz="0" w:space="0" w:color="auto"/>
                <w:right w:val="none" w:sz="0" w:space="0" w:color="auto"/>
              </w:divBdr>
            </w:div>
            <w:div w:id="841624684">
              <w:marLeft w:val="0"/>
              <w:marRight w:val="0"/>
              <w:marTop w:val="0"/>
              <w:marBottom w:val="0"/>
              <w:divBdr>
                <w:top w:val="none" w:sz="0" w:space="0" w:color="auto"/>
                <w:left w:val="none" w:sz="0" w:space="0" w:color="auto"/>
                <w:bottom w:val="none" w:sz="0" w:space="0" w:color="auto"/>
                <w:right w:val="none" w:sz="0" w:space="0" w:color="auto"/>
              </w:divBdr>
            </w:div>
            <w:div w:id="857306160">
              <w:marLeft w:val="0"/>
              <w:marRight w:val="0"/>
              <w:marTop w:val="0"/>
              <w:marBottom w:val="0"/>
              <w:divBdr>
                <w:top w:val="none" w:sz="0" w:space="0" w:color="auto"/>
                <w:left w:val="none" w:sz="0" w:space="0" w:color="auto"/>
                <w:bottom w:val="none" w:sz="0" w:space="0" w:color="auto"/>
                <w:right w:val="none" w:sz="0" w:space="0" w:color="auto"/>
              </w:divBdr>
            </w:div>
            <w:div w:id="859853970">
              <w:marLeft w:val="0"/>
              <w:marRight w:val="0"/>
              <w:marTop w:val="0"/>
              <w:marBottom w:val="0"/>
              <w:divBdr>
                <w:top w:val="none" w:sz="0" w:space="0" w:color="auto"/>
                <w:left w:val="none" w:sz="0" w:space="0" w:color="auto"/>
                <w:bottom w:val="none" w:sz="0" w:space="0" w:color="auto"/>
                <w:right w:val="none" w:sz="0" w:space="0" w:color="auto"/>
              </w:divBdr>
            </w:div>
            <w:div w:id="923222841">
              <w:marLeft w:val="0"/>
              <w:marRight w:val="0"/>
              <w:marTop w:val="0"/>
              <w:marBottom w:val="0"/>
              <w:divBdr>
                <w:top w:val="none" w:sz="0" w:space="0" w:color="auto"/>
                <w:left w:val="none" w:sz="0" w:space="0" w:color="auto"/>
                <w:bottom w:val="none" w:sz="0" w:space="0" w:color="auto"/>
                <w:right w:val="none" w:sz="0" w:space="0" w:color="auto"/>
              </w:divBdr>
            </w:div>
            <w:div w:id="1005322968">
              <w:marLeft w:val="0"/>
              <w:marRight w:val="0"/>
              <w:marTop w:val="0"/>
              <w:marBottom w:val="0"/>
              <w:divBdr>
                <w:top w:val="none" w:sz="0" w:space="0" w:color="auto"/>
                <w:left w:val="none" w:sz="0" w:space="0" w:color="auto"/>
                <w:bottom w:val="none" w:sz="0" w:space="0" w:color="auto"/>
                <w:right w:val="none" w:sz="0" w:space="0" w:color="auto"/>
              </w:divBdr>
            </w:div>
            <w:div w:id="1065180862">
              <w:marLeft w:val="0"/>
              <w:marRight w:val="0"/>
              <w:marTop w:val="0"/>
              <w:marBottom w:val="0"/>
              <w:divBdr>
                <w:top w:val="none" w:sz="0" w:space="0" w:color="auto"/>
                <w:left w:val="none" w:sz="0" w:space="0" w:color="auto"/>
                <w:bottom w:val="none" w:sz="0" w:space="0" w:color="auto"/>
                <w:right w:val="none" w:sz="0" w:space="0" w:color="auto"/>
              </w:divBdr>
            </w:div>
            <w:div w:id="1086078758">
              <w:marLeft w:val="0"/>
              <w:marRight w:val="0"/>
              <w:marTop w:val="0"/>
              <w:marBottom w:val="0"/>
              <w:divBdr>
                <w:top w:val="none" w:sz="0" w:space="0" w:color="auto"/>
                <w:left w:val="none" w:sz="0" w:space="0" w:color="auto"/>
                <w:bottom w:val="none" w:sz="0" w:space="0" w:color="auto"/>
                <w:right w:val="none" w:sz="0" w:space="0" w:color="auto"/>
              </w:divBdr>
            </w:div>
            <w:div w:id="1266378268">
              <w:marLeft w:val="0"/>
              <w:marRight w:val="0"/>
              <w:marTop w:val="0"/>
              <w:marBottom w:val="0"/>
              <w:divBdr>
                <w:top w:val="none" w:sz="0" w:space="0" w:color="auto"/>
                <w:left w:val="none" w:sz="0" w:space="0" w:color="auto"/>
                <w:bottom w:val="none" w:sz="0" w:space="0" w:color="auto"/>
                <w:right w:val="none" w:sz="0" w:space="0" w:color="auto"/>
              </w:divBdr>
            </w:div>
            <w:div w:id="1602715156">
              <w:marLeft w:val="0"/>
              <w:marRight w:val="0"/>
              <w:marTop w:val="0"/>
              <w:marBottom w:val="0"/>
              <w:divBdr>
                <w:top w:val="none" w:sz="0" w:space="0" w:color="auto"/>
                <w:left w:val="none" w:sz="0" w:space="0" w:color="auto"/>
                <w:bottom w:val="none" w:sz="0" w:space="0" w:color="auto"/>
                <w:right w:val="none" w:sz="0" w:space="0" w:color="auto"/>
              </w:divBdr>
            </w:div>
            <w:div w:id="1670400009">
              <w:marLeft w:val="0"/>
              <w:marRight w:val="0"/>
              <w:marTop w:val="0"/>
              <w:marBottom w:val="0"/>
              <w:divBdr>
                <w:top w:val="none" w:sz="0" w:space="0" w:color="auto"/>
                <w:left w:val="none" w:sz="0" w:space="0" w:color="auto"/>
                <w:bottom w:val="none" w:sz="0" w:space="0" w:color="auto"/>
                <w:right w:val="none" w:sz="0" w:space="0" w:color="auto"/>
              </w:divBdr>
            </w:div>
            <w:div w:id="1673756381">
              <w:marLeft w:val="0"/>
              <w:marRight w:val="0"/>
              <w:marTop w:val="0"/>
              <w:marBottom w:val="0"/>
              <w:divBdr>
                <w:top w:val="none" w:sz="0" w:space="0" w:color="auto"/>
                <w:left w:val="none" w:sz="0" w:space="0" w:color="auto"/>
                <w:bottom w:val="none" w:sz="0" w:space="0" w:color="auto"/>
                <w:right w:val="none" w:sz="0" w:space="0" w:color="auto"/>
              </w:divBdr>
            </w:div>
            <w:div w:id="1816792719">
              <w:marLeft w:val="0"/>
              <w:marRight w:val="0"/>
              <w:marTop w:val="0"/>
              <w:marBottom w:val="0"/>
              <w:divBdr>
                <w:top w:val="none" w:sz="0" w:space="0" w:color="auto"/>
                <w:left w:val="none" w:sz="0" w:space="0" w:color="auto"/>
                <w:bottom w:val="none" w:sz="0" w:space="0" w:color="auto"/>
                <w:right w:val="none" w:sz="0" w:space="0" w:color="auto"/>
              </w:divBdr>
            </w:div>
            <w:div w:id="1837843357">
              <w:marLeft w:val="0"/>
              <w:marRight w:val="0"/>
              <w:marTop w:val="0"/>
              <w:marBottom w:val="0"/>
              <w:divBdr>
                <w:top w:val="none" w:sz="0" w:space="0" w:color="auto"/>
                <w:left w:val="none" w:sz="0" w:space="0" w:color="auto"/>
                <w:bottom w:val="none" w:sz="0" w:space="0" w:color="auto"/>
                <w:right w:val="none" w:sz="0" w:space="0" w:color="auto"/>
              </w:divBdr>
            </w:div>
            <w:div w:id="1850874863">
              <w:marLeft w:val="0"/>
              <w:marRight w:val="0"/>
              <w:marTop w:val="0"/>
              <w:marBottom w:val="0"/>
              <w:divBdr>
                <w:top w:val="none" w:sz="0" w:space="0" w:color="auto"/>
                <w:left w:val="none" w:sz="0" w:space="0" w:color="auto"/>
                <w:bottom w:val="none" w:sz="0" w:space="0" w:color="auto"/>
                <w:right w:val="none" w:sz="0" w:space="0" w:color="auto"/>
              </w:divBdr>
            </w:div>
            <w:div w:id="1889612184">
              <w:marLeft w:val="0"/>
              <w:marRight w:val="0"/>
              <w:marTop w:val="0"/>
              <w:marBottom w:val="0"/>
              <w:divBdr>
                <w:top w:val="none" w:sz="0" w:space="0" w:color="auto"/>
                <w:left w:val="none" w:sz="0" w:space="0" w:color="auto"/>
                <w:bottom w:val="none" w:sz="0" w:space="0" w:color="auto"/>
                <w:right w:val="none" w:sz="0" w:space="0" w:color="auto"/>
              </w:divBdr>
            </w:div>
            <w:div w:id="2122794023">
              <w:marLeft w:val="0"/>
              <w:marRight w:val="0"/>
              <w:marTop w:val="0"/>
              <w:marBottom w:val="0"/>
              <w:divBdr>
                <w:top w:val="none" w:sz="0" w:space="0" w:color="auto"/>
                <w:left w:val="none" w:sz="0" w:space="0" w:color="auto"/>
                <w:bottom w:val="none" w:sz="0" w:space="0" w:color="auto"/>
                <w:right w:val="none" w:sz="0" w:space="0" w:color="auto"/>
              </w:divBdr>
            </w:div>
          </w:divsChild>
        </w:div>
        <w:div w:id="949749829">
          <w:marLeft w:val="0"/>
          <w:marRight w:val="0"/>
          <w:marTop w:val="0"/>
          <w:marBottom w:val="0"/>
          <w:divBdr>
            <w:top w:val="none" w:sz="0" w:space="0" w:color="auto"/>
            <w:left w:val="none" w:sz="0" w:space="0" w:color="auto"/>
            <w:bottom w:val="none" w:sz="0" w:space="0" w:color="auto"/>
            <w:right w:val="none" w:sz="0" w:space="0" w:color="auto"/>
          </w:divBdr>
          <w:divsChild>
            <w:div w:id="370956487">
              <w:marLeft w:val="0"/>
              <w:marRight w:val="0"/>
              <w:marTop w:val="0"/>
              <w:marBottom w:val="0"/>
              <w:divBdr>
                <w:top w:val="none" w:sz="0" w:space="0" w:color="auto"/>
                <w:left w:val="none" w:sz="0" w:space="0" w:color="auto"/>
                <w:bottom w:val="none" w:sz="0" w:space="0" w:color="auto"/>
                <w:right w:val="none" w:sz="0" w:space="0" w:color="auto"/>
              </w:divBdr>
            </w:div>
            <w:div w:id="1640762972">
              <w:marLeft w:val="0"/>
              <w:marRight w:val="0"/>
              <w:marTop w:val="0"/>
              <w:marBottom w:val="0"/>
              <w:divBdr>
                <w:top w:val="none" w:sz="0" w:space="0" w:color="auto"/>
                <w:left w:val="none" w:sz="0" w:space="0" w:color="auto"/>
                <w:bottom w:val="none" w:sz="0" w:space="0" w:color="auto"/>
                <w:right w:val="none" w:sz="0" w:space="0" w:color="auto"/>
              </w:divBdr>
            </w:div>
            <w:div w:id="1777209583">
              <w:marLeft w:val="0"/>
              <w:marRight w:val="0"/>
              <w:marTop w:val="0"/>
              <w:marBottom w:val="0"/>
              <w:divBdr>
                <w:top w:val="none" w:sz="0" w:space="0" w:color="auto"/>
                <w:left w:val="none" w:sz="0" w:space="0" w:color="auto"/>
                <w:bottom w:val="none" w:sz="0" w:space="0" w:color="auto"/>
                <w:right w:val="none" w:sz="0" w:space="0" w:color="auto"/>
              </w:divBdr>
            </w:div>
            <w:div w:id="1853913149">
              <w:marLeft w:val="0"/>
              <w:marRight w:val="0"/>
              <w:marTop w:val="0"/>
              <w:marBottom w:val="0"/>
              <w:divBdr>
                <w:top w:val="none" w:sz="0" w:space="0" w:color="auto"/>
                <w:left w:val="none" w:sz="0" w:space="0" w:color="auto"/>
                <w:bottom w:val="none" w:sz="0" w:space="0" w:color="auto"/>
                <w:right w:val="none" w:sz="0" w:space="0" w:color="auto"/>
              </w:divBdr>
            </w:div>
          </w:divsChild>
        </w:div>
        <w:div w:id="1239243794">
          <w:marLeft w:val="0"/>
          <w:marRight w:val="0"/>
          <w:marTop w:val="0"/>
          <w:marBottom w:val="0"/>
          <w:divBdr>
            <w:top w:val="none" w:sz="0" w:space="0" w:color="auto"/>
            <w:left w:val="none" w:sz="0" w:space="0" w:color="auto"/>
            <w:bottom w:val="none" w:sz="0" w:space="0" w:color="auto"/>
            <w:right w:val="none" w:sz="0" w:space="0" w:color="auto"/>
          </w:divBdr>
          <w:divsChild>
            <w:div w:id="7414892">
              <w:marLeft w:val="0"/>
              <w:marRight w:val="0"/>
              <w:marTop w:val="0"/>
              <w:marBottom w:val="0"/>
              <w:divBdr>
                <w:top w:val="none" w:sz="0" w:space="0" w:color="auto"/>
                <w:left w:val="none" w:sz="0" w:space="0" w:color="auto"/>
                <w:bottom w:val="none" w:sz="0" w:space="0" w:color="auto"/>
                <w:right w:val="none" w:sz="0" w:space="0" w:color="auto"/>
              </w:divBdr>
            </w:div>
            <w:div w:id="442501737">
              <w:marLeft w:val="0"/>
              <w:marRight w:val="0"/>
              <w:marTop w:val="0"/>
              <w:marBottom w:val="0"/>
              <w:divBdr>
                <w:top w:val="none" w:sz="0" w:space="0" w:color="auto"/>
                <w:left w:val="none" w:sz="0" w:space="0" w:color="auto"/>
                <w:bottom w:val="none" w:sz="0" w:space="0" w:color="auto"/>
                <w:right w:val="none" w:sz="0" w:space="0" w:color="auto"/>
              </w:divBdr>
            </w:div>
            <w:div w:id="1664115782">
              <w:marLeft w:val="0"/>
              <w:marRight w:val="0"/>
              <w:marTop w:val="0"/>
              <w:marBottom w:val="0"/>
              <w:divBdr>
                <w:top w:val="none" w:sz="0" w:space="0" w:color="auto"/>
                <w:left w:val="none" w:sz="0" w:space="0" w:color="auto"/>
                <w:bottom w:val="none" w:sz="0" w:space="0" w:color="auto"/>
                <w:right w:val="none" w:sz="0" w:space="0" w:color="auto"/>
              </w:divBdr>
            </w:div>
          </w:divsChild>
        </w:div>
        <w:div w:id="1487548570">
          <w:marLeft w:val="0"/>
          <w:marRight w:val="0"/>
          <w:marTop w:val="0"/>
          <w:marBottom w:val="0"/>
          <w:divBdr>
            <w:top w:val="none" w:sz="0" w:space="0" w:color="auto"/>
            <w:left w:val="none" w:sz="0" w:space="0" w:color="auto"/>
            <w:bottom w:val="none" w:sz="0" w:space="0" w:color="auto"/>
            <w:right w:val="none" w:sz="0" w:space="0" w:color="auto"/>
          </w:divBdr>
          <w:divsChild>
            <w:div w:id="890844243">
              <w:marLeft w:val="0"/>
              <w:marRight w:val="0"/>
              <w:marTop w:val="0"/>
              <w:marBottom w:val="0"/>
              <w:divBdr>
                <w:top w:val="none" w:sz="0" w:space="0" w:color="auto"/>
                <w:left w:val="none" w:sz="0" w:space="0" w:color="auto"/>
                <w:bottom w:val="none" w:sz="0" w:space="0" w:color="auto"/>
                <w:right w:val="none" w:sz="0" w:space="0" w:color="auto"/>
              </w:divBdr>
            </w:div>
          </w:divsChild>
        </w:div>
        <w:div w:id="1530607351">
          <w:marLeft w:val="0"/>
          <w:marRight w:val="0"/>
          <w:marTop w:val="0"/>
          <w:marBottom w:val="0"/>
          <w:divBdr>
            <w:top w:val="none" w:sz="0" w:space="0" w:color="auto"/>
            <w:left w:val="none" w:sz="0" w:space="0" w:color="auto"/>
            <w:bottom w:val="none" w:sz="0" w:space="0" w:color="auto"/>
            <w:right w:val="none" w:sz="0" w:space="0" w:color="auto"/>
          </w:divBdr>
          <w:divsChild>
            <w:div w:id="12501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9642">
      <w:bodyDiv w:val="1"/>
      <w:marLeft w:val="0"/>
      <w:marRight w:val="0"/>
      <w:marTop w:val="0"/>
      <w:marBottom w:val="0"/>
      <w:divBdr>
        <w:top w:val="none" w:sz="0" w:space="0" w:color="auto"/>
        <w:left w:val="none" w:sz="0" w:space="0" w:color="auto"/>
        <w:bottom w:val="none" w:sz="0" w:space="0" w:color="auto"/>
        <w:right w:val="none" w:sz="0" w:space="0" w:color="auto"/>
      </w:divBdr>
    </w:div>
    <w:div w:id="1098327152">
      <w:bodyDiv w:val="1"/>
      <w:marLeft w:val="0"/>
      <w:marRight w:val="0"/>
      <w:marTop w:val="0"/>
      <w:marBottom w:val="0"/>
      <w:divBdr>
        <w:top w:val="none" w:sz="0" w:space="0" w:color="auto"/>
        <w:left w:val="none" w:sz="0" w:space="0" w:color="auto"/>
        <w:bottom w:val="none" w:sz="0" w:space="0" w:color="auto"/>
        <w:right w:val="none" w:sz="0" w:space="0" w:color="auto"/>
      </w:divBdr>
      <w:divsChild>
        <w:div w:id="1736509305">
          <w:marLeft w:val="0"/>
          <w:marRight w:val="0"/>
          <w:marTop w:val="0"/>
          <w:marBottom w:val="0"/>
          <w:divBdr>
            <w:top w:val="none" w:sz="0" w:space="0" w:color="auto"/>
            <w:left w:val="none" w:sz="0" w:space="0" w:color="auto"/>
            <w:bottom w:val="none" w:sz="0" w:space="0" w:color="auto"/>
            <w:right w:val="none" w:sz="0" w:space="0" w:color="auto"/>
          </w:divBdr>
        </w:div>
      </w:divsChild>
    </w:div>
    <w:div w:id="1111777700">
      <w:bodyDiv w:val="1"/>
      <w:marLeft w:val="0"/>
      <w:marRight w:val="0"/>
      <w:marTop w:val="0"/>
      <w:marBottom w:val="0"/>
      <w:divBdr>
        <w:top w:val="none" w:sz="0" w:space="0" w:color="auto"/>
        <w:left w:val="none" w:sz="0" w:space="0" w:color="auto"/>
        <w:bottom w:val="none" w:sz="0" w:space="0" w:color="auto"/>
        <w:right w:val="none" w:sz="0" w:space="0" w:color="auto"/>
      </w:divBdr>
      <w:divsChild>
        <w:div w:id="1061637617">
          <w:marLeft w:val="0"/>
          <w:marRight w:val="0"/>
          <w:marTop w:val="0"/>
          <w:marBottom w:val="0"/>
          <w:divBdr>
            <w:top w:val="none" w:sz="0" w:space="0" w:color="auto"/>
            <w:left w:val="none" w:sz="0" w:space="0" w:color="auto"/>
            <w:bottom w:val="none" w:sz="0" w:space="0" w:color="auto"/>
            <w:right w:val="none" w:sz="0" w:space="0" w:color="auto"/>
          </w:divBdr>
        </w:div>
        <w:div w:id="1884754907">
          <w:marLeft w:val="0"/>
          <w:marRight w:val="0"/>
          <w:marTop w:val="0"/>
          <w:marBottom w:val="0"/>
          <w:divBdr>
            <w:top w:val="none" w:sz="0" w:space="0" w:color="auto"/>
            <w:left w:val="none" w:sz="0" w:space="0" w:color="auto"/>
            <w:bottom w:val="none" w:sz="0" w:space="0" w:color="auto"/>
            <w:right w:val="none" w:sz="0" w:space="0" w:color="auto"/>
          </w:divBdr>
        </w:div>
      </w:divsChild>
    </w:div>
    <w:div w:id="1123575114">
      <w:bodyDiv w:val="1"/>
      <w:marLeft w:val="0"/>
      <w:marRight w:val="0"/>
      <w:marTop w:val="0"/>
      <w:marBottom w:val="0"/>
      <w:divBdr>
        <w:top w:val="none" w:sz="0" w:space="0" w:color="auto"/>
        <w:left w:val="none" w:sz="0" w:space="0" w:color="auto"/>
        <w:bottom w:val="none" w:sz="0" w:space="0" w:color="auto"/>
        <w:right w:val="none" w:sz="0" w:space="0" w:color="auto"/>
      </w:divBdr>
    </w:div>
    <w:div w:id="1137720306">
      <w:bodyDiv w:val="1"/>
      <w:marLeft w:val="0"/>
      <w:marRight w:val="0"/>
      <w:marTop w:val="0"/>
      <w:marBottom w:val="0"/>
      <w:divBdr>
        <w:top w:val="none" w:sz="0" w:space="0" w:color="auto"/>
        <w:left w:val="none" w:sz="0" w:space="0" w:color="auto"/>
        <w:bottom w:val="none" w:sz="0" w:space="0" w:color="auto"/>
        <w:right w:val="none" w:sz="0" w:space="0" w:color="auto"/>
      </w:divBdr>
      <w:divsChild>
        <w:div w:id="740950209">
          <w:marLeft w:val="0"/>
          <w:marRight w:val="0"/>
          <w:marTop w:val="0"/>
          <w:marBottom w:val="0"/>
          <w:divBdr>
            <w:top w:val="none" w:sz="0" w:space="0" w:color="auto"/>
            <w:left w:val="none" w:sz="0" w:space="0" w:color="auto"/>
            <w:bottom w:val="none" w:sz="0" w:space="0" w:color="auto"/>
            <w:right w:val="none" w:sz="0" w:space="0" w:color="auto"/>
          </w:divBdr>
        </w:div>
        <w:div w:id="857353351">
          <w:marLeft w:val="0"/>
          <w:marRight w:val="0"/>
          <w:marTop w:val="0"/>
          <w:marBottom w:val="0"/>
          <w:divBdr>
            <w:top w:val="none" w:sz="0" w:space="0" w:color="auto"/>
            <w:left w:val="none" w:sz="0" w:space="0" w:color="auto"/>
            <w:bottom w:val="none" w:sz="0" w:space="0" w:color="auto"/>
            <w:right w:val="none" w:sz="0" w:space="0" w:color="auto"/>
          </w:divBdr>
        </w:div>
        <w:div w:id="1431389970">
          <w:marLeft w:val="0"/>
          <w:marRight w:val="0"/>
          <w:marTop w:val="0"/>
          <w:marBottom w:val="0"/>
          <w:divBdr>
            <w:top w:val="none" w:sz="0" w:space="0" w:color="auto"/>
            <w:left w:val="none" w:sz="0" w:space="0" w:color="auto"/>
            <w:bottom w:val="none" w:sz="0" w:space="0" w:color="auto"/>
            <w:right w:val="none" w:sz="0" w:space="0" w:color="auto"/>
          </w:divBdr>
        </w:div>
        <w:div w:id="1499034533">
          <w:marLeft w:val="0"/>
          <w:marRight w:val="0"/>
          <w:marTop w:val="0"/>
          <w:marBottom w:val="0"/>
          <w:divBdr>
            <w:top w:val="none" w:sz="0" w:space="0" w:color="auto"/>
            <w:left w:val="none" w:sz="0" w:space="0" w:color="auto"/>
            <w:bottom w:val="none" w:sz="0" w:space="0" w:color="auto"/>
            <w:right w:val="none" w:sz="0" w:space="0" w:color="auto"/>
          </w:divBdr>
        </w:div>
        <w:div w:id="1561555405">
          <w:marLeft w:val="0"/>
          <w:marRight w:val="0"/>
          <w:marTop w:val="0"/>
          <w:marBottom w:val="0"/>
          <w:divBdr>
            <w:top w:val="none" w:sz="0" w:space="0" w:color="auto"/>
            <w:left w:val="none" w:sz="0" w:space="0" w:color="auto"/>
            <w:bottom w:val="none" w:sz="0" w:space="0" w:color="auto"/>
            <w:right w:val="none" w:sz="0" w:space="0" w:color="auto"/>
          </w:divBdr>
        </w:div>
        <w:div w:id="2045979697">
          <w:marLeft w:val="0"/>
          <w:marRight w:val="0"/>
          <w:marTop w:val="0"/>
          <w:marBottom w:val="0"/>
          <w:divBdr>
            <w:top w:val="none" w:sz="0" w:space="0" w:color="auto"/>
            <w:left w:val="none" w:sz="0" w:space="0" w:color="auto"/>
            <w:bottom w:val="none" w:sz="0" w:space="0" w:color="auto"/>
            <w:right w:val="none" w:sz="0" w:space="0" w:color="auto"/>
          </w:divBdr>
        </w:div>
        <w:div w:id="2095470340">
          <w:marLeft w:val="0"/>
          <w:marRight w:val="0"/>
          <w:marTop w:val="0"/>
          <w:marBottom w:val="0"/>
          <w:divBdr>
            <w:top w:val="none" w:sz="0" w:space="0" w:color="auto"/>
            <w:left w:val="none" w:sz="0" w:space="0" w:color="auto"/>
            <w:bottom w:val="none" w:sz="0" w:space="0" w:color="auto"/>
            <w:right w:val="none" w:sz="0" w:space="0" w:color="auto"/>
          </w:divBdr>
        </w:div>
      </w:divsChild>
    </w:div>
    <w:div w:id="1141118698">
      <w:bodyDiv w:val="1"/>
      <w:marLeft w:val="0"/>
      <w:marRight w:val="0"/>
      <w:marTop w:val="0"/>
      <w:marBottom w:val="0"/>
      <w:divBdr>
        <w:top w:val="none" w:sz="0" w:space="0" w:color="auto"/>
        <w:left w:val="none" w:sz="0" w:space="0" w:color="auto"/>
        <w:bottom w:val="none" w:sz="0" w:space="0" w:color="auto"/>
        <w:right w:val="none" w:sz="0" w:space="0" w:color="auto"/>
      </w:divBdr>
      <w:divsChild>
        <w:div w:id="64644411">
          <w:marLeft w:val="0"/>
          <w:marRight w:val="0"/>
          <w:marTop w:val="0"/>
          <w:marBottom w:val="0"/>
          <w:divBdr>
            <w:top w:val="none" w:sz="0" w:space="0" w:color="auto"/>
            <w:left w:val="none" w:sz="0" w:space="0" w:color="auto"/>
            <w:bottom w:val="none" w:sz="0" w:space="0" w:color="auto"/>
            <w:right w:val="none" w:sz="0" w:space="0" w:color="auto"/>
          </w:divBdr>
        </w:div>
        <w:div w:id="179468830">
          <w:marLeft w:val="0"/>
          <w:marRight w:val="0"/>
          <w:marTop w:val="0"/>
          <w:marBottom w:val="0"/>
          <w:divBdr>
            <w:top w:val="none" w:sz="0" w:space="0" w:color="auto"/>
            <w:left w:val="none" w:sz="0" w:space="0" w:color="auto"/>
            <w:bottom w:val="none" w:sz="0" w:space="0" w:color="auto"/>
            <w:right w:val="none" w:sz="0" w:space="0" w:color="auto"/>
          </w:divBdr>
        </w:div>
        <w:div w:id="684483272">
          <w:marLeft w:val="0"/>
          <w:marRight w:val="0"/>
          <w:marTop w:val="0"/>
          <w:marBottom w:val="0"/>
          <w:divBdr>
            <w:top w:val="none" w:sz="0" w:space="0" w:color="auto"/>
            <w:left w:val="none" w:sz="0" w:space="0" w:color="auto"/>
            <w:bottom w:val="none" w:sz="0" w:space="0" w:color="auto"/>
            <w:right w:val="none" w:sz="0" w:space="0" w:color="auto"/>
          </w:divBdr>
        </w:div>
      </w:divsChild>
    </w:div>
    <w:div w:id="1144472124">
      <w:bodyDiv w:val="1"/>
      <w:marLeft w:val="0"/>
      <w:marRight w:val="0"/>
      <w:marTop w:val="0"/>
      <w:marBottom w:val="0"/>
      <w:divBdr>
        <w:top w:val="none" w:sz="0" w:space="0" w:color="auto"/>
        <w:left w:val="none" w:sz="0" w:space="0" w:color="auto"/>
        <w:bottom w:val="none" w:sz="0" w:space="0" w:color="auto"/>
        <w:right w:val="none" w:sz="0" w:space="0" w:color="auto"/>
      </w:divBdr>
      <w:divsChild>
        <w:div w:id="112140315">
          <w:marLeft w:val="0"/>
          <w:marRight w:val="0"/>
          <w:marTop w:val="0"/>
          <w:marBottom w:val="0"/>
          <w:divBdr>
            <w:top w:val="none" w:sz="0" w:space="0" w:color="auto"/>
            <w:left w:val="none" w:sz="0" w:space="0" w:color="auto"/>
            <w:bottom w:val="none" w:sz="0" w:space="0" w:color="auto"/>
            <w:right w:val="none" w:sz="0" w:space="0" w:color="auto"/>
          </w:divBdr>
        </w:div>
        <w:div w:id="198393269">
          <w:marLeft w:val="0"/>
          <w:marRight w:val="0"/>
          <w:marTop w:val="0"/>
          <w:marBottom w:val="0"/>
          <w:divBdr>
            <w:top w:val="none" w:sz="0" w:space="0" w:color="auto"/>
            <w:left w:val="none" w:sz="0" w:space="0" w:color="auto"/>
            <w:bottom w:val="none" w:sz="0" w:space="0" w:color="auto"/>
            <w:right w:val="none" w:sz="0" w:space="0" w:color="auto"/>
          </w:divBdr>
        </w:div>
        <w:div w:id="217596965">
          <w:marLeft w:val="0"/>
          <w:marRight w:val="0"/>
          <w:marTop w:val="0"/>
          <w:marBottom w:val="0"/>
          <w:divBdr>
            <w:top w:val="none" w:sz="0" w:space="0" w:color="auto"/>
            <w:left w:val="none" w:sz="0" w:space="0" w:color="auto"/>
            <w:bottom w:val="none" w:sz="0" w:space="0" w:color="auto"/>
            <w:right w:val="none" w:sz="0" w:space="0" w:color="auto"/>
          </w:divBdr>
        </w:div>
        <w:div w:id="276374758">
          <w:marLeft w:val="0"/>
          <w:marRight w:val="0"/>
          <w:marTop w:val="0"/>
          <w:marBottom w:val="0"/>
          <w:divBdr>
            <w:top w:val="none" w:sz="0" w:space="0" w:color="auto"/>
            <w:left w:val="none" w:sz="0" w:space="0" w:color="auto"/>
            <w:bottom w:val="none" w:sz="0" w:space="0" w:color="auto"/>
            <w:right w:val="none" w:sz="0" w:space="0" w:color="auto"/>
          </w:divBdr>
        </w:div>
        <w:div w:id="295378137">
          <w:marLeft w:val="0"/>
          <w:marRight w:val="0"/>
          <w:marTop w:val="0"/>
          <w:marBottom w:val="0"/>
          <w:divBdr>
            <w:top w:val="none" w:sz="0" w:space="0" w:color="auto"/>
            <w:left w:val="none" w:sz="0" w:space="0" w:color="auto"/>
            <w:bottom w:val="none" w:sz="0" w:space="0" w:color="auto"/>
            <w:right w:val="none" w:sz="0" w:space="0" w:color="auto"/>
          </w:divBdr>
        </w:div>
        <w:div w:id="323556595">
          <w:marLeft w:val="0"/>
          <w:marRight w:val="0"/>
          <w:marTop w:val="0"/>
          <w:marBottom w:val="0"/>
          <w:divBdr>
            <w:top w:val="none" w:sz="0" w:space="0" w:color="auto"/>
            <w:left w:val="none" w:sz="0" w:space="0" w:color="auto"/>
            <w:bottom w:val="none" w:sz="0" w:space="0" w:color="auto"/>
            <w:right w:val="none" w:sz="0" w:space="0" w:color="auto"/>
          </w:divBdr>
        </w:div>
        <w:div w:id="459416033">
          <w:marLeft w:val="0"/>
          <w:marRight w:val="0"/>
          <w:marTop w:val="0"/>
          <w:marBottom w:val="0"/>
          <w:divBdr>
            <w:top w:val="none" w:sz="0" w:space="0" w:color="auto"/>
            <w:left w:val="none" w:sz="0" w:space="0" w:color="auto"/>
            <w:bottom w:val="none" w:sz="0" w:space="0" w:color="auto"/>
            <w:right w:val="none" w:sz="0" w:space="0" w:color="auto"/>
          </w:divBdr>
        </w:div>
        <w:div w:id="517738713">
          <w:marLeft w:val="0"/>
          <w:marRight w:val="0"/>
          <w:marTop w:val="0"/>
          <w:marBottom w:val="0"/>
          <w:divBdr>
            <w:top w:val="none" w:sz="0" w:space="0" w:color="auto"/>
            <w:left w:val="none" w:sz="0" w:space="0" w:color="auto"/>
            <w:bottom w:val="none" w:sz="0" w:space="0" w:color="auto"/>
            <w:right w:val="none" w:sz="0" w:space="0" w:color="auto"/>
          </w:divBdr>
        </w:div>
        <w:div w:id="627861702">
          <w:marLeft w:val="0"/>
          <w:marRight w:val="0"/>
          <w:marTop w:val="0"/>
          <w:marBottom w:val="0"/>
          <w:divBdr>
            <w:top w:val="none" w:sz="0" w:space="0" w:color="auto"/>
            <w:left w:val="none" w:sz="0" w:space="0" w:color="auto"/>
            <w:bottom w:val="none" w:sz="0" w:space="0" w:color="auto"/>
            <w:right w:val="none" w:sz="0" w:space="0" w:color="auto"/>
          </w:divBdr>
        </w:div>
        <w:div w:id="765611591">
          <w:marLeft w:val="0"/>
          <w:marRight w:val="0"/>
          <w:marTop w:val="0"/>
          <w:marBottom w:val="0"/>
          <w:divBdr>
            <w:top w:val="none" w:sz="0" w:space="0" w:color="auto"/>
            <w:left w:val="none" w:sz="0" w:space="0" w:color="auto"/>
            <w:bottom w:val="none" w:sz="0" w:space="0" w:color="auto"/>
            <w:right w:val="none" w:sz="0" w:space="0" w:color="auto"/>
          </w:divBdr>
        </w:div>
        <w:div w:id="819153026">
          <w:marLeft w:val="0"/>
          <w:marRight w:val="0"/>
          <w:marTop w:val="0"/>
          <w:marBottom w:val="0"/>
          <w:divBdr>
            <w:top w:val="none" w:sz="0" w:space="0" w:color="auto"/>
            <w:left w:val="none" w:sz="0" w:space="0" w:color="auto"/>
            <w:bottom w:val="none" w:sz="0" w:space="0" w:color="auto"/>
            <w:right w:val="none" w:sz="0" w:space="0" w:color="auto"/>
          </w:divBdr>
        </w:div>
        <w:div w:id="886992230">
          <w:marLeft w:val="0"/>
          <w:marRight w:val="0"/>
          <w:marTop w:val="0"/>
          <w:marBottom w:val="0"/>
          <w:divBdr>
            <w:top w:val="none" w:sz="0" w:space="0" w:color="auto"/>
            <w:left w:val="none" w:sz="0" w:space="0" w:color="auto"/>
            <w:bottom w:val="none" w:sz="0" w:space="0" w:color="auto"/>
            <w:right w:val="none" w:sz="0" w:space="0" w:color="auto"/>
          </w:divBdr>
        </w:div>
        <w:div w:id="901408653">
          <w:marLeft w:val="0"/>
          <w:marRight w:val="0"/>
          <w:marTop w:val="0"/>
          <w:marBottom w:val="0"/>
          <w:divBdr>
            <w:top w:val="none" w:sz="0" w:space="0" w:color="auto"/>
            <w:left w:val="none" w:sz="0" w:space="0" w:color="auto"/>
            <w:bottom w:val="none" w:sz="0" w:space="0" w:color="auto"/>
            <w:right w:val="none" w:sz="0" w:space="0" w:color="auto"/>
          </w:divBdr>
        </w:div>
        <w:div w:id="945693930">
          <w:marLeft w:val="0"/>
          <w:marRight w:val="0"/>
          <w:marTop w:val="0"/>
          <w:marBottom w:val="0"/>
          <w:divBdr>
            <w:top w:val="none" w:sz="0" w:space="0" w:color="auto"/>
            <w:left w:val="none" w:sz="0" w:space="0" w:color="auto"/>
            <w:bottom w:val="none" w:sz="0" w:space="0" w:color="auto"/>
            <w:right w:val="none" w:sz="0" w:space="0" w:color="auto"/>
          </w:divBdr>
        </w:div>
        <w:div w:id="1038630666">
          <w:marLeft w:val="0"/>
          <w:marRight w:val="0"/>
          <w:marTop w:val="0"/>
          <w:marBottom w:val="0"/>
          <w:divBdr>
            <w:top w:val="none" w:sz="0" w:space="0" w:color="auto"/>
            <w:left w:val="none" w:sz="0" w:space="0" w:color="auto"/>
            <w:bottom w:val="none" w:sz="0" w:space="0" w:color="auto"/>
            <w:right w:val="none" w:sz="0" w:space="0" w:color="auto"/>
          </w:divBdr>
        </w:div>
        <w:div w:id="1065949438">
          <w:marLeft w:val="0"/>
          <w:marRight w:val="0"/>
          <w:marTop w:val="0"/>
          <w:marBottom w:val="0"/>
          <w:divBdr>
            <w:top w:val="none" w:sz="0" w:space="0" w:color="auto"/>
            <w:left w:val="none" w:sz="0" w:space="0" w:color="auto"/>
            <w:bottom w:val="none" w:sz="0" w:space="0" w:color="auto"/>
            <w:right w:val="none" w:sz="0" w:space="0" w:color="auto"/>
          </w:divBdr>
        </w:div>
        <w:div w:id="1072695740">
          <w:marLeft w:val="0"/>
          <w:marRight w:val="0"/>
          <w:marTop w:val="0"/>
          <w:marBottom w:val="0"/>
          <w:divBdr>
            <w:top w:val="none" w:sz="0" w:space="0" w:color="auto"/>
            <w:left w:val="none" w:sz="0" w:space="0" w:color="auto"/>
            <w:bottom w:val="none" w:sz="0" w:space="0" w:color="auto"/>
            <w:right w:val="none" w:sz="0" w:space="0" w:color="auto"/>
          </w:divBdr>
        </w:div>
        <w:div w:id="1087994277">
          <w:marLeft w:val="0"/>
          <w:marRight w:val="0"/>
          <w:marTop w:val="0"/>
          <w:marBottom w:val="0"/>
          <w:divBdr>
            <w:top w:val="none" w:sz="0" w:space="0" w:color="auto"/>
            <w:left w:val="none" w:sz="0" w:space="0" w:color="auto"/>
            <w:bottom w:val="none" w:sz="0" w:space="0" w:color="auto"/>
            <w:right w:val="none" w:sz="0" w:space="0" w:color="auto"/>
          </w:divBdr>
        </w:div>
        <w:div w:id="1135099996">
          <w:marLeft w:val="0"/>
          <w:marRight w:val="0"/>
          <w:marTop w:val="0"/>
          <w:marBottom w:val="0"/>
          <w:divBdr>
            <w:top w:val="none" w:sz="0" w:space="0" w:color="auto"/>
            <w:left w:val="none" w:sz="0" w:space="0" w:color="auto"/>
            <w:bottom w:val="none" w:sz="0" w:space="0" w:color="auto"/>
            <w:right w:val="none" w:sz="0" w:space="0" w:color="auto"/>
          </w:divBdr>
        </w:div>
        <w:div w:id="1150443985">
          <w:marLeft w:val="0"/>
          <w:marRight w:val="0"/>
          <w:marTop w:val="0"/>
          <w:marBottom w:val="0"/>
          <w:divBdr>
            <w:top w:val="none" w:sz="0" w:space="0" w:color="auto"/>
            <w:left w:val="none" w:sz="0" w:space="0" w:color="auto"/>
            <w:bottom w:val="none" w:sz="0" w:space="0" w:color="auto"/>
            <w:right w:val="none" w:sz="0" w:space="0" w:color="auto"/>
          </w:divBdr>
        </w:div>
        <w:div w:id="1227060505">
          <w:marLeft w:val="0"/>
          <w:marRight w:val="0"/>
          <w:marTop w:val="0"/>
          <w:marBottom w:val="0"/>
          <w:divBdr>
            <w:top w:val="none" w:sz="0" w:space="0" w:color="auto"/>
            <w:left w:val="none" w:sz="0" w:space="0" w:color="auto"/>
            <w:bottom w:val="none" w:sz="0" w:space="0" w:color="auto"/>
            <w:right w:val="none" w:sz="0" w:space="0" w:color="auto"/>
          </w:divBdr>
        </w:div>
        <w:div w:id="1262640446">
          <w:marLeft w:val="0"/>
          <w:marRight w:val="0"/>
          <w:marTop w:val="0"/>
          <w:marBottom w:val="0"/>
          <w:divBdr>
            <w:top w:val="none" w:sz="0" w:space="0" w:color="auto"/>
            <w:left w:val="none" w:sz="0" w:space="0" w:color="auto"/>
            <w:bottom w:val="none" w:sz="0" w:space="0" w:color="auto"/>
            <w:right w:val="none" w:sz="0" w:space="0" w:color="auto"/>
          </w:divBdr>
        </w:div>
        <w:div w:id="1275013325">
          <w:marLeft w:val="0"/>
          <w:marRight w:val="0"/>
          <w:marTop w:val="0"/>
          <w:marBottom w:val="0"/>
          <w:divBdr>
            <w:top w:val="none" w:sz="0" w:space="0" w:color="auto"/>
            <w:left w:val="none" w:sz="0" w:space="0" w:color="auto"/>
            <w:bottom w:val="none" w:sz="0" w:space="0" w:color="auto"/>
            <w:right w:val="none" w:sz="0" w:space="0" w:color="auto"/>
          </w:divBdr>
        </w:div>
        <w:div w:id="1288047903">
          <w:marLeft w:val="0"/>
          <w:marRight w:val="0"/>
          <w:marTop w:val="0"/>
          <w:marBottom w:val="0"/>
          <w:divBdr>
            <w:top w:val="none" w:sz="0" w:space="0" w:color="auto"/>
            <w:left w:val="none" w:sz="0" w:space="0" w:color="auto"/>
            <w:bottom w:val="none" w:sz="0" w:space="0" w:color="auto"/>
            <w:right w:val="none" w:sz="0" w:space="0" w:color="auto"/>
          </w:divBdr>
        </w:div>
        <w:div w:id="1455909733">
          <w:marLeft w:val="0"/>
          <w:marRight w:val="0"/>
          <w:marTop w:val="0"/>
          <w:marBottom w:val="0"/>
          <w:divBdr>
            <w:top w:val="none" w:sz="0" w:space="0" w:color="auto"/>
            <w:left w:val="none" w:sz="0" w:space="0" w:color="auto"/>
            <w:bottom w:val="none" w:sz="0" w:space="0" w:color="auto"/>
            <w:right w:val="none" w:sz="0" w:space="0" w:color="auto"/>
          </w:divBdr>
        </w:div>
        <w:div w:id="1594433017">
          <w:marLeft w:val="0"/>
          <w:marRight w:val="0"/>
          <w:marTop w:val="0"/>
          <w:marBottom w:val="0"/>
          <w:divBdr>
            <w:top w:val="none" w:sz="0" w:space="0" w:color="auto"/>
            <w:left w:val="none" w:sz="0" w:space="0" w:color="auto"/>
            <w:bottom w:val="none" w:sz="0" w:space="0" w:color="auto"/>
            <w:right w:val="none" w:sz="0" w:space="0" w:color="auto"/>
          </w:divBdr>
        </w:div>
        <w:div w:id="1633630684">
          <w:marLeft w:val="0"/>
          <w:marRight w:val="0"/>
          <w:marTop w:val="0"/>
          <w:marBottom w:val="0"/>
          <w:divBdr>
            <w:top w:val="none" w:sz="0" w:space="0" w:color="auto"/>
            <w:left w:val="none" w:sz="0" w:space="0" w:color="auto"/>
            <w:bottom w:val="none" w:sz="0" w:space="0" w:color="auto"/>
            <w:right w:val="none" w:sz="0" w:space="0" w:color="auto"/>
          </w:divBdr>
        </w:div>
        <w:div w:id="1645282089">
          <w:marLeft w:val="0"/>
          <w:marRight w:val="0"/>
          <w:marTop w:val="0"/>
          <w:marBottom w:val="0"/>
          <w:divBdr>
            <w:top w:val="none" w:sz="0" w:space="0" w:color="auto"/>
            <w:left w:val="none" w:sz="0" w:space="0" w:color="auto"/>
            <w:bottom w:val="none" w:sz="0" w:space="0" w:color="auto"/>
            <w:right w:val="none" w:sz="0" w:space="0" w:color="auto"/>
          </w:divBdr>
        </w:div>
        <w:div w:id="1730836259">
          <w:marLeft w:val="0"/>
          <w:marRight w:val="0"/>
          <w:marTop w:val="0"/>
          <w:marBottom w:val="0"/>
          <w:divBdr>
            <w:top w:val="none" w:sz="0" w:space="0" w:color="auto"/>
            <w:left w:val="none" w:sz="0" w:space="0" w:color="auto"/>
            <w:bottom w:val="none" w:sz="0" w:space="0" w:color="auto"/>
            <w:right w:val="none" w:sz="0" w:space="0" w:color="auto"/>
          </w:divBdr>
        </w:div>
        <w:div w:id="1731878596">
          <w:marLeft w:val="0"/>
          <w:marRight w:val="0"/>
          <w:marTop w:val="0"/>
          <w:marBottom w:val="0"/>
          <w:divBdr>
            <w:top w:val="none" w:sz="0" w:space="0" w:color="auto"/>
            <w:left w:val="none" w:sz="0" w:space="0" w:color="auto"/>
            <w:bottom w:val="none" w:sz="0" w:space="0" w:color="auto"/>
            <w:right w:val="none" w:sz="0" w:space="0" w:color="auto"/>
          </w:divBdr>
        </w:div>
        <w:div w:id="1746534504">
          <w:marLeft w:val="0"/>
          <w:marRight w:val="0"/>
          <w:marTop w:val="0"/>
          <w:marBottom w:val="0"/>
          <w:divBdr>
            <w:top w:val="none" w:sz="0" w:space="0" w:color="auto"/>
            <w:left w:val="none" w:sz="0" w:space="0" w:color="auto"/>
            <w:bottom w:val="none" w:sz="0" w:space="0" w:color="auto"/>
            <w:right w:val="none" w:sz="0" w:space="0" w:color="auto"/>
          </w:divBdr>
        </w:div>
        <w:div w:id="1828282246">
          <w:marLeft w:val="0"/>
          <w:marRight w:val="0"/>
          <w:marTop w:val="0"/>
          <w:marBottom w:val="0"/>
          <w:divBdr>
            <w:top w:val="none" w:sz="0" w:space="0" w:color="auto"/>
            <w:left w:val="none" w:sz="0" w:space="0" w:color="auto"/>
            <w:bottom w:val="none" w:sz="0" w:space="0" w:color="auto"/>
            <w:right w:val="none" w:sz="0" w:space="0" w:color="auto"/>
          </w:divBdr>
        </w:div>
        <w:div w:id="1882203090">
          <w:marLeft w:val="0"/>
          <w:marRight w:val="0"/>
          <w:marTop w:val="0"/>
          <w:marBottom w:val="0"/>
          <w:divBdr>
            <w:top w:val="none" w:sz="0" w:space="0" w:color="auto"/>
            <w:left w:val="none" w:sz="0" w:space="0" w:color="auto"/>
            <w:bottom w:val="none" w:sz="0" w:space="0" w:color="auto"/>
            <w:right w:val="none" w:sz="0" w:space="0" w:color="auto"/>
          </w:divBdr>
        </w:div>
      </w:divsChild>
    </w:div>
    <w:div w:id="1154907442">
      <w:bodyDiv w:val="1"/>
      <w:marLeft w:val="0"/>
      <w:marRight w:val="0"/>
      <w:marTop w:val="0"/>
      <w:marBottom w:val="0"/>
      <w:divBdr>
        <w:top w:val="none" w:sz="0" w:space="0" w:color="auto"/>
        <w:left w:val="none" w:sz="0" w:space="0" w:color="auto"/>
        <w:bottom w:val="none" w:sz="0" w:space="0" w:color="auto"/>
        <w:right w:val="none" w:sz="0" w:space="0" w:color="auto"/>
      </w:divBdr>
    </w:div>
    <w:div w:id="1155489041">
      <w:bodyDiv w:val="1"/>
      <w:marLeft w:val="0"/>
      <w:marRight w:val="0"/>
      <w:marTop w:val="0"/>
      <w:marBottom w:val="0"/>
      <w:divBdr>
        <w:top w:val="none" w:sz="0" w:space="0" w:color="auto"/>
        <w:left w:val="none" w:sz="0" w:space="0" w:color="auto"/>
        <w:bottom w:val="none" w:sz="0" w:space="0" w:color="auto"/>
        <w:right w:val="none" w:sz="0" w:space="0" w:color="auto"/>
      </w:divBdr>
      <w:divsChild>
        <w:div w:id="1484156043">
          <w:marLeft w:val="0"/>
          <w:marRight w:val="0"/>
          <w:marTop w:val="0"/>
          <w:marBottom w:val="0"/>
          <w:divBdr>
            <w:top w:val="none" w:sz="0" w:space="0" w:color="auto"/>
            <w:left w:val="none" w:sz="0" w:space="0" w:color="auto"/>
            <w:bottom w:val="none" w:sz="0" w:space="0" w:color="auto"/>
            <w:right w:val="none" w:sz="0" w:space="0" w:color="auto"/>
          </w:divBdr>
          <w:divsChild>
            <w:div w:id="839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5913">
      <w:bodyDiv w:val="1"/>
      <w:marLeft w:val="0"/>
      <w:marRight w:val="0"/>
      <w:marTop w:val="0"/>
      <w:marBottom w:val="0"/>
      <w:divBdr>
        <w:top w:val="none" w:sz="0" w:space="0" w:color="auto"/>
        <w:left w:val="none" w:sz="0" w:space="0" w:color="auto"/>
        <w:bottom w:val="none" w:sz="0" w:space="0" w:color="auto"/>
        <w:right w:val="none" w:sz="0" w:space="0" w:color="auto"/>
      </w:divBdr>
      <w:divsChild>
        <w:div w:id="82144341">
          <w:marLeft w:val="0"/>
          <w:marRight w:val="0"/>
          <w:marTop w:val="0"/>
          <w:marBottom w:val="0"/>
          <w:divBdr>
            <w:top w:val="none" w:sz="0" w:space="0" w:color="auto"/>
            <w:left w:val="none" w:sz="0" w:space="0" w:color="auto"/>
            <w:bottom w:val="none" w:sz="0" w:space="0" w:color="auto"/>
            <w:right w:val="none" w:sz="0" w:space="0" w:color="auto"/>
          </w:divBdr>
          <w:divsChild>
            <w:div w:id="549147110">
              <w:marLeft w:val="0"/>
              <w:marRight w:val="0"/>
              <w:marTop w:val="0"/>
              <w:marBottom w:val="0"/>
              <w:divBdr>
                <w:top w:val="none" w:sz="0" w:space="0" w:color="auto"/>
                <w:left w:val="none" w:sz="0" w:space="0" w:color="auto"/>
                <w:bottom w:val="none" w:sz="0" w:space="0" w:color="auto"/>
                <w:right w:val="none" w:sz="0" w:space="0" w:color="auto"/>
              </w:divBdr>
            </w:div>
          </w:divsChild>
        </w:div>
        <w:div w:id="94400722">
          <w:marLeft w:val="0"/>
          <w:marRight w:val="0"/>
          <w:marTop w:val="0"/>
          <w:marBottom w:val="0"/>
          <w:divBdr>
            <w:top w:val="none" w:sz="0" w:space="0" w:color="auto"/>
            <w:left w:val="none" w:sz="0" w:space="0" w:color="auto"/>
            <w:bottom w:val="none" w:sz="0" w:space="0" w:color="auto"/>
            <w:right w:val="none" w:sz="0" w:space="0" w:color="auto"/>
          </w:divBdr>
          <w:divsChild>
            <w:div w:id="1203396641">
              <w:marLeft w:val="0"/>
              <w:marRight w:val="0"/>
              <w:marTop w:val="0"/>
              <w:marBottom w:val="0"/>
              <w:divBdr>
                <w:top w:val="none" w:sz="0" w:space="0" w:color="auto"/>
                <w:left w:val="none" w:sz="0" w:space="0" w:color="auto"/>
                <w:bottom w:val="none" w:sz="0" w:space="0" w:color="auto"/>
                <w:right w:val="none" w:sz="0" w:space="0" w:color="auto"/>
              </w:divBdr>
            </w:div>
          </w:divsChild>
        </w:div>
        <w:div w:id="102700250">
          <w:marLeft w:val="0"/>
          <w:marRight w:val="0"/>
          <w:marTop w:val="0"/>
          <w:marBottom w:val="0"/>
          <w:divBdr>
            <w:top w:val="none" w:sz="0" w:space="0" w:color="auto"/>
            <w:left w:val="none" w:sz="0" w:space="0" w:color="auto"/>
            <w:bottom w:val="none" w:sz="0" w:space="0" w:color="auto"/>
            <w:right w:val="none" w:sz="0" w:space="0" w:color="auto"/>
          </w:divBdr>
          <w:divsChild>
            <w:div w:id="269975508">
              <w:marLeft w:val="0"/>
              <w:marRight w:val="0"/>
              <w:marTop w:val="0"/>
              <w:marBottom w:val="0"/>
              <w:divBdr>
                <w:top w:val="none" w:sz="0" w:space="0" w:color="auto"/>
                <w:left w:val="none" w:sz="0" w:space="0" w:color="auto"/>
                <w:bottom w:val="none" w:sz="0" w:space="0" w:color="auto"/>
                <w:right w:val="none" w:sz="0" w:space="0" w:color="auto"/>
              </w:divBdr>
            </w:div>
          </w:divsChild>
        </w:div>
        <w:div w:id="113447639">
          <w:marLeft w:val="0"/>
          <w:marRight w:val="0"/>
          <w:marTop w:val="0"/>
          <w:marBottom w:val="0"/>
          <w:divBdr>
            <w:top w:val="none" w:sz="0" w:space="0" w:color="auto"/>
            <w:left w:val="none" w:sz="0" w:space="0" w:color="auto"/>
            <w:bottom w:val="none" w:sz="0" w:space="0" w:color="auto"/>
            <w:right w:val="none" w:sz="0" w:space="0" w:color="auto"/>
          </w:divBdr>
          <w:divsChild>
            <w:div w:id="1735271130">
              <w:marLeft w:val="0"/>
              <w:marRight w:val="0"/>
              <w:marTop w:val="0"/>
              <w:marBottom w:val="0"/>
              <w:divBdr>
                <w:top w:val="none" w:sz="0" w:space="0" w:color="auto"/>
                <w:left w:val="none" w:sz="0" w:space="0" w:color="auto"/>
                <w:bottom w:val="none" w:sz="0" w:space="0" w:color="auto"/>
                <w:right w:val="none" w:sz="0" w:space="0" w:color="auto"/>
              </w:divBdr>
            </w:div>
          </w:divsChild>
        </w:div>
        <w:div w:id="180241712">
          <w:marLeft w:val="0"/>
          <w:marRight w:val="0"/>
          <w:marTop w:val="0"/>
          <w:marBottom w:val="0"/>
          <w:divBdr>
            <w:top w:val="none" w:sz="0" w:space="0" w:color="auto"/>
            <w:left w:val="none" w:sz="0" w:space="0" w:color="auto"/>
            <w:bottom w:val="none" w:sz="0" w:space="0" w:color="auto"/>
            <w:right w:val="none" w:sz="0" w:space="0" w:color="auto"/>
          </w:divBdr>
          <w:divsChild>
            <w:div w:id="875123404">
              <w:marLeft w:val="0"/>
              <w:marRight w:val="0"/>
              <w:marTop w:val="0"/>
              <w:marBottom w:val="0"/>
              <w:divBdr>
                <w:top w:val="none" w:sz="0" w:space="0" w:color="auto"/>
                <w:left w:val="none" w:sz="0" w:space="0" w:color="auto"/>
                <w:bottom w:val="none" w:sz="0" w:space="0" w:color="auto"/>
                <w:right w:val="none" w:sz="0" w:space="0" w:color="auto"/>
              </w:divBdr>
            </w:div>
          </w:divsChild>
        </w:div>
        <w:div w:id="211887328">
          <w:marLeft w:val="0"/>
          <w:marRight w:val="0"/>
          <w:marTop w:val="0"/>
          <w:marBottom w:val="0"/>
          <w:divBdr>
            <w:top w:val="none" w:sz="0" w:space="0" w:color="auto"/>
            <w:left w:val="none" w:sz="0" w:space="0" w:color="auto"/>
            <w:bottom w:val="none" w:sz="0" w:space="0" w:color="auto"/>
            <w:right w:val="none" w:sz="0" w:space="0" w:color="auto"/>
          </w:divBdr>
          <w:divsChild>
            <w:div w:id="87628375">
              <w:marLeft w:val="0"/>
              <w:marRight w:val="0"/>
              <w:marTop w:val="0"/>
              <w:marBottom w:val="0"/>
              <w:divBdr>
                <w:top w:val="none" w:sz="0" w:space="0" w:color="auto"/>
                <w:left w:val="none" w:sz="0" w:space="0" w:color="auto"/>
                <w:bottom w:val="none" w:sz="0" w:space="0" w:color="auto"/>
                <w:right w:val="none" w:sz="0" w:space="0" w:color="auto"/>
              </w:divBdr>
            </w:div>
          </w:divsChild>
        </w:div>
        <w:div w:id="288441130">
          <w:marLeft w:val="0"/>
          <w:marRight w:val="0"/>
          <w:marTop w:val="0"/>
          <w:marBottom w:val="0"/>
          <w:divBdr>
            <w:top w:val="none" w:sz="0" w:space="0" w:color="auto"/>
            <w:left w:val="none" w:sz="0" w:space="0" w:color="auto"/>
            <w:bottom w:val="none" w:sz="0" w:space="0" w:color="auto"/>
            <w:right w:val="none" w:sz="0" w:space="0" w:color="auto"/>
          </w:divBdr>
          <w:divsChild>
            <w:div w:id="1001853066">
              <w:marLeft w:val="0"/>
              <w:marRight w:val="0"/>
              <w:marTop w:val="0"/>
              <w:marBottom w:val="0"/>
              <w:divBdr>
                <w:top w:val="none" w:sz="0" w:space="0" w:color="auto"/>
                <w:left w:val="none" w:sz="0" w:space="0" w:color="auto"/>
                <w:bottom w:val="none" w:sz="0" w:space="0" w:color="auto"/>
                <w:right w:val="none" w:sz="0" w:space="0" w:color="auto"/>
              </w:divBdr>
            </w:div>
          </w:divsChild>
        </w:div>
        <w:div w:id="511922304">
          <w:marLeft w:val="0"/>
          <w:marRight w:val="0"/>
          <w:marTop w:val="0"/>
          <w:marBottom w:val="0"/>
          <w:divBdr>
            <w:top w:val="none" w:sz="0" w:space="0" w:color="auto"/>
            <w:left w:val="none" w:sz="0" w:space="0" w:color="auto"/>
            <w:bottom w:val="none" w:sz="0" w:space="0" w:color="auto"/>
            <w:right w:val="none" w:sz="0" w:space="0" w:color="auto"/>
          </w:divBdr>
          <w:divsChild>
            <w:div w:id="1172794920">
              <w:marLeft w:val="0"/>
              <w:marRight w:val="0"/>
              <w:marTop w:val="0"/>
              <w:marBottom w:val="0"/>
              <w:divBdr>
                <w:top w:val="none" w:sz="0" w:space="0" w:color="auto"/>
                <w:left w:val="none" w:sz="0" w:space="0" w:color="auto"/>
                <w:bottom w:val="none" w:sz="0" w:space="0" w:color="auto"/>
                <w:right w:val="none" w:sz="0" w:space="0" w:color="auto"/>
              </w:divBdr>
            </w:div>
          </w:divsChild>
        </w:div>
        <w:div w:id="551044949">
          <w:marLeft w:val="0"/>
          <w:marRight w:val="0"/>
          <w:marTop w:val="0"/>
          <w:marBottom w:val="0"/>
          <w:divBdr>
            <w:top w:val="none" w:sz="0" w:space="0" w:color="auto"/>
            <w:left w:val="none" w:sz="0" w:space="0" w:color="auto"/>
            <w:bottom w:val="none" w:sz="0" w:space="0" w:color="auto"/>
            <w:right w:val="none" w:sz="0" w:space="0" w:color="auto"/>
          </w:divBdr>
          <w:divsChild>
            <w:div w:id="1142769199">
              <w:marLeft w:val="0"/>
              <w:marRight w:val="0"/>
              <w:marTop w:val="0"/>
              <w:marBottom w:val="0"/>
              <w:divBdr>
                <w:top w:val="none" w:sz="0" w:space="0" w:color="auto"/>
                <w:left w:val="none" w:sz="0" w:space="0" w:color="auto"/>
                <w:bottom w:val="none" w:sz="0" w:space="0" w:color="auto"/>
                <w:right w:val="none" w:sz="0" w:space="0" w:color="auto"/>
              </w:divBdr>
            </w:div>
          </w:divsChild>
        </w:div>
        <w:div w:id="753206717">
          <w:marLeft w:val="0"/>
          <w:marRight w:val="0"/>
          <w:marTop w:val="0"/>
          <w:marBottom w:val="0"/>
          <w:divBdr>
            <w:top w:val="none" w:sz="0" w:space="0" w:color="auto"/>
            <w:left w:val="none" w:sz="0" w:space="0" w:color="auto"/>
            <w:bottom w:val="none" w:sz="0" w:space="0" w:color="auto"/>
            <w:right w:val="none" w:sz="0" w:space="0" w:color="auto"/>
          </w:divBdr>
          <w:divsChild>
            <w:div w:id="460654687">
              <w:marLeft w:val="0"/>
              <w:marRight w:val="0"/>
              <w:marTop w:val="0"/>
              <w:marBottom w:val="0"/>
              <w:divBdr>
                <w:top w:val="none" w:sz="0" w:space="0" w:color="auto"/>
                <w:left w:val="none" w:sz="0" w:space="0" w:color="auto"/>
                <w:bottom w:val="none" w:sz="0" w:space="0" w:color="auto"/>
                <w:right w:val="none" w:sz="0" w:space="0" w:color="auto"/>
              </w:divBdr>
            </w:div>
          </w:divsChild>
        </w:div>
        <w:div w:id="794953600">
          <w:marLeft w:val="0"/>
          <w:marRight w:val="0"/>
          <w:marTop w:val="0"/>
          <w:marBottom w:val="0"/>
          <w:divBdr>
            <w:top w:val="none" w:sz="0" w:space="0" w:color="auto"/>
            <w:left w:val="none" w:sz="0" w:space="0" w:color="auto"/>
            <w:bottom w:val="none" w:sz="0" w:space="0" w:color="auto"/>
            <w:right w:val="none" w:sz="0" w:space="0" w:color="auto"/>
          </w:divBdr>
          <w:divsChild>
            <w:div w:id="858737323">
              <w:marLeft w:val="0"/>
              <w:marRight w:val="0"/>
              <w:marTop w:val="0"/>
              <w:marBottom w:val="0"/>
              <w:divBdr>
                <w:top w:val="none" w:sz="0" w:space="0" w:color="auto"/>
                <w:left w:val="none" w:sz="0" w:space="0" w:color="auto"/>
                <w:bottom w:val="none" w:sz="0" w:space="0" w:color="auto"/>
                <w:right w:val="none" w:sz="0" w:space="0" w:color="auto"/>
              </w:divBdr>
            </w:div>
          </w:divsChild>
        </w:div>
        <w:div w:id="801195529">
          <w:marLeft w:val="0"/>
          <w:marRight w:val="0"/>
          <w:marTop w:val="0"/>
          <w:marBottom w:val="0"/>
          <w:divBdr>
            <w:top w:val="none" w:sz="0" w:space="0" w:color="auto"/>
            <w:left w:val="none" w:sz="0" w:space="0" w:color="auto"/>
            <w:bottom w:val="none" w:sz="0" w:space="0" w:color="auto"/>
            <w:right w:val="none" w:sz="0" w:space="0" w:color="auto"/>
          </w:divBdr>
          <w:divsChild>
            <w:div w:id="1075202374">
              <w:marLeft w:val="0"/>
              <w:marRight w:val="0"/>
              <w:marTop w:val="0"/>
              <w:marBottom w:val="0"/>
              <w:divBdr>
                <w:top w:val="none" w:sz="0" w:space="0" w:color="auto"/>
                <w:left w:val="none" w:sz="0" w:space="0" w:color="auto"/>
                <w:bottom w:val="none" w:sz="0" w:space="0" w:color="auto"/>
                <w:right w:val="none" w:sz="0" w:space="0" w:color="auto"/>
              </w:divBdr>
            </w:div>
          </w:divsChild>
        </w:div>
        <w:div w:id="821000872">
          <w:marLeft w:val="0"/>
          <w:marRight w:val="0"/>
          <w:marTop w:val="0"/>
          <w:marBottom w:val="0"/>
          <w:divBdr>
            <w:top w:val="none" w:sz="0" w:space="0" w:color="auto"/>
            <w:left w:val="none" w:sz="0" w:space="0" w:color="auto"/>
            <w:bottom w:val="none" w:sz="0" w:space="0" w:color="auto"/>
            <w:right w:val="none" w:sz="0" w:space="0" w:color="auto"/>
          </w:divBdr>
          <w:divsChild>
            <w:div w:id="2077318519">
              <w:marLeft w:val="0"/>
              <w:marRight w:val="0"/>
              <w:marTop w:val="0"/>
              <w:marBottom w:val="0"/>
              <w:divBdr>
                <w:top w:val="none" w:sz="0" w:space="0" w:color="auto"/>
                <w:left w:val="none" w:sz="0" w:space="0" w:color="auto"/>
                <w:bottom w:val="none" w:sz="0" w:space="0" w:color="auto"/>
                <w:right w:val="none" w:sz="0" w:space="0" w:color="auto"/>
              </w:divBdr>
            </w:div>
          </w:divsChild>
        </w:div>
        <w:div w:id="860358667">
          <w:marLeft w:val="0"/>
          <w:marRight w:val="0"/>
          <w:marTop w:val="0"/>
          <w:marBottom w:val="0"/>
          <w:divBdr>
            <w:top w:val="none" w:sz="0" w:space="0" w:color="auto"/>
            <w:left w:val="none" w:sz="0" w:space="0" w:color="auto"/>
            <w:bottom w:val="none" w:sz="0" w:space="0" w:color="auto"/>
            <w:right w:val="none" w:sz="0" w:space="0" w:color="auto"/>
          </w:divBdr>
          <w:divsChild>
            <w:div w:id="1267230912">
              <w:marLeft w:val="0"/>
              <w:marRight w:val="0"/>
              <w:marTop w:val="0"/>
              <w:marBottom w:val="0"/>
              <w:divBdr>
                <w:top w:val="none" w:sz="0" w:space="0" w:color="auto"/>
                <w:left w:val="none" w:sz="0" w:space="0" w:color="auto"/>
                <w:bottom w:val="none" w:sz="0" w:space="0" w:color="auto"/>
                <w:right w:val="none" w:sz="0" w:space="0" w:color="auto"/>
              </w:divBdr>
            </w:div>
          </w:divsChild>
        </w:div>
        <w:div w:id="1016077295">
          <w:marLeft w:val="0"/>
          <w:marRight w:val="0"/>
          <w:marTop w:val="0"/>
          <w:marBottom w:val="0"/>
          <w:divBdr>
            <w:top w:val="none" w:sz="0" w:space="0" w:color="auto"/>
            <w:left w:val="none" w:sz="0" w:space="0" w:color="auto"/>
            <w:bottom w:val="none" w:sz="0" w:space="0" w:color="auto"/>
            <w:right w:val="none" w:sz="0" w:space="0" w:color="auto"/>
          </w:divBdr>
          <w:divsChild>
            <w:div w:id="1864441619">
              <w:marLeft w:val="0"/>
              <w:marRight w:val="0"/>
              <w:marTop w:val="0"/>
              <w:marBottom w:val="0"/>
              <w:divBdr>
                <w:top w:val="none" w:sz="0" w:space="0" w:color="auto"/>
                <w:left w:val="none" w:sz="0" w:space="0" w:color="auto"/>
                <w:bottom w:val="none" w:sz="0" w:space="0" w:color="auto"/>
                <w:right w:val="none" w:sz="0" w:space="0" w:color="auto"/>
              </w:divBdr>
            </w:div>
          </w:divsChild>
        </w:div>
        <w:div w:id="1025523561">
          <w:marLeft w:val="0"/>
          <w:marRight w:val="0"/>
          <w:marTop w:val="0"/>
          <w:marBottom w:val="0"/>
          <w:divBdr>
            <w:top w:val="none" w:sz="0" w:space="0" w:color="auto"/>
            <w:left w:val="none" w:sz="0" w:space="0" w:color="auto"/>
            <w:bottom w:val="none" w:sz="0" w:space="0" w:color="auto"/>
            <w:right w:val="none" w:sz="0" w:space="0" w:color="auto"/>
          </w:divBdr>
          <w:divsChild>
            <w:div w:id="343943493">
              <w:marLeft w:val="0"/>
              <w:marRight w:val="0"/>
              <w:marTop w:val="0"/>
              <w:marBottom w:val="0"/>
              <w:divBdr>
                <w:top w:val="none" w:sz="0" w:space="0" w:color="auto"/>
                <w:left w:val="none" w:sz="0" w:space="0" w:color="auto"/>
                <w:bottom w:val="none" w:sz="0" w:space="0" w:color="auto"/>
                <w:right w:val="none" w:sz="0" w:space="0" w:color="auto"/>
              </w:divBdr>
            </w:div>
          </w:divsChild>
        </w:div>
        <w:div w:id="1033967812">
          <w:marLeft w:val="0"/>
          <w:marRight w:val="0"/>
          <w:marTop w:val="0"/>
          <w:marBottom w:val="0"/>
          <w:divBdr>
            <w:top w:val="none" w:sz="0" w:space="0" w:color="auto"/>
            <w:left w:val="none" w:sz="0" w:space="0" w:color="auto"/>
            <w:bottom w:val="none" w:sz="0" w:space="0" w:color="auto"/>
            <w:right w:val="none" w:sz="0" w:space="0" w:color="auto"/>
          </w:divBdr>
          <w:divsChild>
            <w:div w:id="1131897507">
              <w:marLeft w:val="0"/>
              <w:marRight w:val="0"/>
              <w:marTop w:val="0"/>
              <w:marBottom w:val="0"/>
              <w:divBdr>
                <w:top w:val="none" w:sz="0" w:space="0" w:color="auto"/>
                <w:left w:val="none" w:sz="0" w:space="0" w:color="auto"/>
                <w:bottom w:val="none" w:sz="0" w:space="0" w:color="auto"/>
                <w:right w:val="none" w:sz="0" w:space="0" w:color="auto"/>
              </w:divBdr>
            </w:div>
          </w:divsChild>
        </w:div>
        <w:div w:id="1058624260">
          <w:marLeft w:val="0"/>
          <w:marRight w:val="0"/>
          <w:marTop w:val="0"/>
          <w:marBottom w:val="0"/>
          <w:divBdr>
            <w:top w:val="none" w:sz="0" w:space="0" w:color="auto"/>
            <w:left w:val="none" w:sz="0" w:space="0" w:color="auto"/>
            <w:bottom w:val="none" w:sz="0" w:space="0" w:color="auto"/>
            <w:right w:val="none" w:sz="0" w:space="0" w:color="auto"/>
          </w:divBdr>
          <w:divsChild>
            <w:div w:id="1265570829">
              <w:marLeft w:val="0"/>
              <w:marRight w:val="0"/>
              <w:marTop w:val="0"/>
              <w:marBottom w:val="0"/>
              <w:divBdr>
                <w:top w:val="none" w:sz="0" w:space="0" w:color="auto"/>
                <w:left w:val="none" w:sz="0" w:space="0" w:color="auto"/>
                <w:bottom w:val="none" w:sz="0" w:space="0" w:color="auto"/>
                <w:right w:val="none" w:sz="0" w:space="0" w:color="auto"/>
              </w:divBdr>
            </w:div>
          </w:divsChild>
        </w:div>
        <w:div w:id="1059091929">
          <w:marLeft w:val="0"/>
          <w:marRight w:val="0"/>
          <w:marTop w:val="0"/>
          <w:marBottom w:val="0"/>
          <w:divBdr>
            <w:top w:val="none" w:sz="0" w:space="0" w:color="auto"/>
            <w:left w:val="none" w:sz="0" w:space="0" w:color="auto"/>
            <w:bottom w:val="none" w:sz="0" w:space="0" w:color="auto"/>
            <w:right w:val="none" w:sz="0" w:space="0" w:color="auto"/>
          </w:divBdr>
          <w:divsChild>
            <w:div w:id="1165821280">
              <w:marLeft w:val="0"/>
              <w:marRight w:val="0"/>
              <w:marTop w:val="0"/>
              <w:marBottom w:val="0"/>
              <w:divBdr>
                <w:top w:val="none" w:sz="0" w:space="0" w:color="auto"/>
                <w:left w:val="none" w:sz="0" w:space="0" w:color="auto"/>
                <w:bottom w:val="none" w:sz="0" w:space="0" w:color="auto"/>
                <w:right w:val="none" w:sz="0" w:space="0" w:color="auto"/>
              </w:divBdr>
            </w:div>
          </w:divsChild>
        </w:div>
        <w:div w:id="1066760192">
          <w:marLeft w:val="0"/>
          <w:marRight w:val="0"/>
          <w:marTop w:val="0"/>
          <w:marBottom w:val="0"/>
          <w:divBdr>
            <w:top w:val="none" w:sz="0" w:space="0" w:color="auto"/>
            <w:left w:val="none" w:sz="0" w:space="0" w:color="auto"/>
            <w:bottom w:val="none" w:sz="0" w:space="0" w:color="auto"/>
            <w:right w:val="none" w:sz="0" w:space="0" w:color="auto"/>
          </w:divBdr>
          <w:divsChild>
            <w:div w:id="1512447283">
              <w:marLeft w:val="0"/>
              <w:marRight w:val="0"/>
              <w:marTop w:val="0"/>
              <w:marBottom w:val="0"/>
              <w:divBdr>
                <w:top w:val="none" w:sz="0" w:space="0" w:color="auto"/>
                <w:left w:val="none" w:sz="0" w:space="0" w:color="auto"/>
                <w:bottom w:val="none" w:sz="0" w:space="0" w:color="auto"/>
                <w:right w:val="none" w:sz="0" w:space="0" w:color="auto"/>
              </w:divBdr>
            </w:div>
          </w:divsChild>
        </w:div>
        <w:div w:id="1073308459">
          <w:marLeft w:val="0"/>
          <w:marRight w:val="0"/>
          <w:marTop w:val="0"/>
          <w:marBottom w:val="0"/>
          <w:divBdr>
            <w:top w:val="none" w:sz="0" w:space="0" w:color="auto"/>
            <w:left w:val="none" w:sz="0" w:space="0" w:color="auto"/>
            <w:bottom w:val="none" w:sz="0" w:space="0" w:color="auto"/>
            <w:right w:val="none" w:sz="0" w:space="0" w:color="auto"/>
          </w:divBdr>
          <w:divsChild>
            <w:div w:id="693337352">
              <w:marLeft w:val="0"/>
              <w:marRight w:val="0"/>
              <w:marTop w:val="0"/>
              <w:marBottom w:val="0"/>
              <w:divBdr>
                <w:top w:val="none" w:sz="0" w:space="0" w:color="auto"/>
                <w:left w:val="none" w:sz="0" w:space="0" w:color="auto"/>
                <w:bottom w:val="none" w:sz="0" w:space="0" w:color="auto"/>
                <w:right w:val="none" w:sz="0" w:space="0" w:color="auto"/>
              </w:divBdr>
            </w:div>
          </w:divsChild>
        </w:div>
        <w:div w:id="1088186473">
          <w:marLeft w:val="0"/>
          <w:marRight w:val="0"/>
          <w:marTop w:val="0"/>
          <w:marBottom w:val="0"/>
          <w:divBdr>
            <w:top w:val="none" w:sz="0" w:space="0" w:color="auto"/>
            <w:left w:val="none" w:sz="0" w:space="0" w:color="auto"/>
            <w:bottom w:val="none" w:sz="0" w:space="0" w:color="auto"/>
            <w:right w:val="none" w:sz="0" w:space="0" w:color="auto"/>
          </w:divBdr>
          <w:divsChild>
            <w:div w:id="742065024">
              <w:marLeft w:val="0"/>
              <w:marRight w:val="0"/>
              <w:marTop w:val="0"/>
              <w:marBottom w:val="0"/>
              <w:divBdr>
                <w:top w:val="none" w:sz="0" w:space="0" w:color="auto"/>
                <w:left w:val="none" w:sz="0" w:space="0" w:color="auto"/>
                <w:bottom w:val="none" w:sz="0" w:space="0" w:color="auto"/>
                <w:right w:val="none" w:sz="0" w:space="0" w:color="auto"/>
              </w:divBdr>
            </w:div>
          </w:divsChild>
        </w:div>
        <w:div w:id="1093670199">
          <w:marLeft w:val="0"/>
          <w:marRight w:val="0"/>
          <w:marTop w:val="0"/>
          <w:marBottom w:val="0"/>
          <w:divBdr>
            <w:top w:val="none" w:sz="0" w:space="0" w:color="auto"/>
            <w:left w:val="none" w:sz="0" w:space="0" w:color="auto"/>
            <w:bottom w:val="none" w:sz="0" w:space="0" w:color="auto"/>
            <w:right w:val="none" w:sz="0" w:space="0" w:color="auto"/>
          </w:divBdr>
          <w:divsChild>
            <w:div w:id="1370957221">
              <w:marLeft w:val="0"/>
              <w:marRight w:val="0"/>
              <w:marTop w:val="0"/>
              <w:marBottom w:val="0"/>
              <w:divBdr>
                <w:top w:val="none" w:sz="0" w:space="0" w:color="auto"/>
                <w:left w:val="none" w:sz="0" w:space="0" w:color="auto"/>
                <w:bottom w:val="none" w:sz="0" w:space="0" w:color="auto"/>
                <w:right w:val="none" w:sz="0" w:space="0" w:color="auto"/>
              </w:divBdr>
            </w:div>
          </w:divsChild>
        </w:div>
        <w:div w:id="1122378053">
          <w:marLeft w:val="0"/>
          <w:marRight w:val="0"/>
          <w:marTop w:val="0"/>
          <w:marBottom w:val="0"/>
          <w:divBdr>
            <w:top w:val="none" w:sz="0" w:space="0" w:color="auto"/>
            <w:left w:val="none" w:sz="0" w:space="0" w:color="auto"/>
            <w:bottom w:val="none" w:sz="0" w:space="0" w:color="auto"/>
            <w:right w:val="none" w:sz="0" w:space="0" w:color="auto"/>
          </w:divBdr>
          <w:divsChild>
            <w:div w:id="1358003030">
              <w:marLeft w:val="0"/>
              <w:marRight w:val="0"/>
              <w:marTop w:val="0"/>
              <w:marBottom w:val="0"/>
              <w:divBdr>
                <w:top w:val="none" w:sz="0" w:space="0" w:color="auto"/>
                <w:left w:val="none" w:sz="0" w:space="0" w:color="auto"/>
                <w:bottom w:val="none" w:sz="0" w:space="0" w:color="auto"/>
                <w:right w:val="none" w:sz="0" w:space="0" w:color="auto"/>
              </w:divBdr>
            </w:div>
          </w:divsChild>
        </w:div>
        <w:div w:id="1214775316">
          <w:marLeft w:val="0"/>
          <w:marRight w:val="0"/>
          <w:marTop w:val="0"/>
          <w:marBottom w:val="0"/>
          <w:divBdr>
            <w:top w:val="none" w:sz="0" w:space="0" w:color="auto"/>
            <w:left w:val="none" w:sz="0" w:space="0" w:color="auto"/>
            <w:bottom w:val="none" w:sz="0" w:space="0" w:color="auto"/>
            <w:right w:val="none" w:sz="0" w:space="0" w:color="auto"/>
          </w:divBdr>
          <w:divsChild>
            <w:div w:id="1722174031">
              <w:marLeft w:val="0"/>
              <w:marRight w:val="0"/>
              <w:marTop w:val="0"/>
              <w:marBottom w:val="0"/>
              <w:divBdr>
                <w:top w:val="none" w:sz="0" w:space="0" w:color="auto"/>
                <w:left w:val="none" w:sz="0" w:space="0" w:color="auto"/>
                <w:bottom w:val="none" w:sz="0" w:space="0" w:color="auto"/>
                <w:right w:val="none" w:sz="0" w:space="0" w:color="auto"/>
              </w:divBdr>
            </w:div>
          </w:divsChild>
        </w:div>
        <w:div w:id="1233470796">
          <w:marLeft w:val="0"/>
          <w:marRight w:val="0"/>
          <w:marTop w:val="0"/>
          <w:marBottom w:val="0"/>
          <w:divBdr>
            <w:top w:val="none" w:sz="0" w:space="0" w:color="auto"/>
            <w:left w:val="none" w:sz="0" w:space="0" w:color="auto"/>
            <w:bottom w:val="none" w:sz="0" w:space="0" w:color="auto"/>
            <w:right w:val="none" w:sz="0" w:space="0" w:color="auto"/>
          </w:divBdr>
          <w:divsChild>
            <w:div w:id="127825196">
              <w:marLeft w:val="0"/>
              <w:marRight w:val="0"/>
              <w:marTop w:val="0"/>
              <w:marBottom w:val="0"/>
              <w:divBdr>
                <w:top w:val="none" w:sz="0" w:space="0" w:color="auto"/>
                <w:left w:val="none" w:sz="0" w:space="0" w:color="auto"/>
                <w:bottom w:val="none" w:sz="0" w:space="0" w:color="auto"/>
                <w:right w:val="none" w:sz="0" w:space="0" w:color="auto"/>
              </w:divBdr>
            </w:div>
          </w:divsChild>
        </w:div>
        <w:div w:id="1271159266">
          <w:marLeft w:val="0"/>
          <w:marRight w:val="0"/>
          <w:marTop w:val="0"/>
          <w:marBottom w:val="0"/>
          <w:divBdr>
            <w:top w:val="none" w:sz="0" w:space="0" w:color="auto"/>
            <w:left w:val="none" w:sz="0" w:space="0" w:color="auto"/>
            <w:bottom w:val="none" w:sz="0" w:space="0" w:color="auto"/>
            <w:right w:val="none" w:sz="0" w:space="0" w:color="auto"/>
          </w:divBdr>
          <w:divsChild>
            <w:div w:id="1847671250">
              <w:marLeft w:val="0"/>
              <w:marRight w:val="0"/>
              <w:marTop w:val="0"/>
              <w:marBottom w:val="0"/>
              <w:divBdr>
                <w:top w:val="none" w:sz="0" w:space="0" w:color="auto"/>
                <w:left w:val="none" w:sz="0" w:space="0" w:color="auto"/>
                <w:bottom w:val="none" w:sz="0" w:space="0" w:color="auto"/>
                <w:right w:val="none" w:sz="0" w:space="0" w:color="auto"/>
              </w:divBdr>
            </w:div>
          </w:divsChild>
        </w:div>
        <w:div w:id="1280334471">
          <w:marLeft w:val="0"/>
          <w:marRight w:val="0"/>
          <w:marTop w:val="0"/>
          <w:marBottom w:val="0"/>
          <w:divBdr>
            <w:top w:val="none" w:sz="0" w:space="0" w:color="auto"/>
            <w:left w:val="none" w:sz="0" w:space="0" w:color="auto"/>
            <w:bottom w:val="none" w:sz="0" w:space="0" w:color="auto"/>
            <w:right w:val="none" w:sz="0" w:space="0" w:color="auto"/>
          </w:divBdr>
          <w:divsChild>
            <w:div w:id="669334177">
              <w:marLeft w:val="0"/>
              <w:marRight w:val="0"/>
              <w:marTop w:val="0"/>
              <w:marBottom w:val="0"/>
              <w:divBdr>
                <w:top w:val="none" w:sz="0" w:space="0" w:color="auto"/>
                <w:left w:val="none" w:sz="0" w:space="0" w:color="auto"/>
                <w:bottom w:val="none" w:sz="0" w:space="0" w:color="auto"/>
                <w:right w:val="none" w:sz="0" w:space="0" w:color="auto"/>
              </w:divBdr>
            </w:div>
          </w:divsChild>
        </w:div>
        <w:div w:id="1282112371">
          <w:marLeft w:val="0"/>
          <w:marRight w:val="0"/>
          <w:marTop w:val="0"/>
          <w:marBottom w:val="0"/>
          <w:divBdr>
            <w:top w:val="none" w:sz="0" w:space="0" w:color="auto"/>
            <w:left w:val="none" w:sz="0" w:space="0" w:color="auto"/>
            <w:bottom w:val="none" w:sz="0" w:space="0" w:color="auto"/>
            <w:right w:val="none" w:sz="0" w:space="0" w:color="auto"/>
          </w:divBdr>
          <w:divsChild>
            <w:div w:id="1004744285">
              <w:marLeft w:val="0"/>
              <w:marRight w:val="0"/>
              <w:marTop w:val="0"/>
              <w:marBottom w:val="0"/>
              <w:divBdr>
                <w:top w:val="none" w:sz="0" w:space="0" w:color="auto"/>
                <w:left w:val="none" w:sz="0" w:space="0" w:color="auto"/>
                <w:bottom w:val="none" w:sz="0" w:space="0" w:color="auto"/>
                <w:right w:val="none" w:sz="0" w:space="0" w:color="auto"/>
              </w:divBdr>
            </w:div>
          </w:divsChild>
        </w:div>
        <w:div w:id="1303391972">
          <w:marLeft w:val="0"/>
          <w:marRight w:val="0"/>
          <w:marTop w:val="0"/>
          <w:marBottom w:val="0"/>
          <w:divBdr>
            <w:top w:val="none" w:sz="0" w:space="0" w:color="auto"/>
            <w:left w:val="none" w:sz="0" w:space="0" w:color="auto"/>
            <w:bottom w:val="none" w:sz="0" w:space="0" w:color="auto"/>
            <w:right w:val="none" w:sz="0" w:space="0" w:color="auto"/>
          </w:divBdr>
          <w:divsChild>
            <w:div w:id="789013466">
              <w:marLeft w:val="0"/>
              <w:marRight w:val="0"/>
              <w:marTop w:val="0"/>
              <w:marBottom w:val="0"/>
              <w:divBdr>
                <w:top w:val="none" w:sz="0" w:space="0" w:color="auto"/>
                <w:left w:val="none" w:sz="0" w:space="0" w:color="auto"/>
                <w:bottom w:val="none" w:sz="0" w:space="0" w:color="auto"/>
                <w:right w:val="none" w:sz="0" w:space="0" w:color="auto"/>
              </w:divBdr>
            </w:div>
          </w:divsChild>
        </w:div>
        <w:div w:id="1343357397">
          <w:marLeft w:val="0"/>
          <w:marRight w:val="0"/>
          <w:marTop w:val="0"/>
          <w:marBottom w:val="0"/>
          <w:divBdr>
            <w:top w:val="none" w:sz="0" w:space="0" w:color="auto"/>
            <w:left w:val="none" w:sz="0" w:space="0" w:color="auto"/>
            <w:bottom w:val="none" w:sz="0" w:space="0" w:color="auto"/>
            <w:right w:val="none" w:sz="0" w:space="0" w:color="auto"/>
          </w:divBdr>
          <w:divsChild>
            <w:div w:id="1759668553">
              <w:marLeft w:val="0"/>
              <w:marRight w:val="0"/>
              <w:marTop w:val="0"/>
              <w:marBottom w:val="0"/>
              <w:divBdr>
                <w:top w:val="none" w:sz="0" w:space="0" w:color="auto"/>
                <w:left w:val="none" w:sz="0" w:space="0" w:color="auto"/>
                <w:bottom w:val="none" w:sz="0" w:space="0" w:color="auto"/>
                <w:right w:val="none" w:sz="0" w:space="0" w:color="auto"/>
              </w:divBdr>
            </w:div>
          </w:divsChild>
        </w:div>
        <w:div w:id="1359743173">
          <w:marLeft w:val="0"/>
          <w:marRight w:val="0"/>
          <w:marTop w:val="0"/>
          <w:marBottom w:val="0"/>
          <w:divBdr>
            <w:top w:val="none" w:sz="0" w:space="0" w:color="auto"/>
            <w:left w:val="none" w:sz="0" w:space="0" w:color="auto"/>
            <w:bottom w:val="none" w:sz="0" w:space="0" w:color="auto"/>
            <w:right w:val="none" w:sz="0" w:space="0" w:color="auto"/>
          </w:divBdr>
          <w:divsChild>
            <w:div w:id="399719367">
              <w:marLeft w:val="0"/>
              <w:marRight w:val="0"/>
              <w:marTop w:val="0"/>
              <w:marBottom w:val="0"/>
              <w:divBdr>
                <w:top w:val="none" w:sz="0" w:space="0" w:color="auto"/>
                <w:left w:val="none" w:sz="0" w:space="0" w:color="auto"/>
                <w:bottom w:val="none" w:sz="0" w:space="0" w:color="auto"/>
                <w:right w:val="none" w:sz="0" w:space="0" w:color="auto"/>
              </w:divBdr>
            </w:div>
          </w:divsChild>
        </w:div>
        <w:div w:id="1360660537">
          <w:marLeft w:val="0"/>
          <w:marRight w:val="0"/>
          <w:marTop w:val="0"/>
          <w:marBottom w:val="0"/>
          <w:divBdr>
            <w:top w:val="none" w:sz="0" w:space="0" w:color="auto"/>
            <w:left w:val="none" w:sz="0" w:space="0" w:color="auto"/>
            <w:bottom w:val="none" w:sz="0" w:space="0" w:color="auto"/>
            <w:right w:val="none" w:sz="0" w:space="0" w:color="auto"/>
          </w:divBdr>
          <w:divsChild>
            <w:div w:id="1912958439">
              <w:marLeft w:val="0"/>
              <w:marRight w:val="0"/>
              <w:marTop w:val="0"/>
              <w:marBottom w:val="0"/>
              <w:divBdr>
                <w:top w:val="none" w:sz="0" w:space="0" w:color="auto"/>
                <w:left w:val="none" w:sz="0" w:space="0" w:color="auto"/>
                <w:bottom w:val="none" w:sz="0" w:space="0" w:color="auto"/>
                <w:right w:val="none" w:sz="0" w:space="0" w:color="auto"/>
              </w:divBdr>
            </w:div>
          </w:divsChild>
        </w:div>
        <w:div w:id="1368606904">
          <w:marLeft w:val="0"/>
          <w:marRight w:val="0"/>
          <w:marTop w:val="0"/>
          <w:marBottom w:val="0"/>
          <w:divBdr>
            <w:top w:val="none" w:sz="0" w:space="0" w:color="auto"/>
            <w:left w:val="none" w:sz="0" w:space="0" w:color="auto"/>
            <w:bottom w:val="none" w:sz="0" w:space="0" w:color="auto"/>
            <w:right w:val="none" w:sz="0" w:space="0" w:color="auto"/>
          </w:divBdr>
          <w:divsChild>
            <w:div w:id="362556888">
              <w:marLeft w:val="0"/>
              <w:marRight w:val="0"/>
              <w:marTop w:val="0"/>
              <w:marBottom w:val="0"/>
              <w:divBdr>
                <w:top w:val="none" w:sz="0" w:space="0" w:color="auto"/>
                <w:left w:val="none" w:sz="0" w:space="0" w:color="auto"/>
                <w:bottom w:val="none" w:sz="0" w:space="0" w:color="auto"/>
                <w:right w:val="none" w:sz="0" w:space="0" w:color="auto"/>
              </w:divBdr>
            </w:div>
          </w:divsChild>
        </w:div>
        <w:div w:id="1441409461">
          <w:marLeft w:val="0"/>
          <w:marRight w:val="0"/>
          <w:marTop w:val="0"/>
          <w:marBottom w:val="0"/>
          <w:divBdr>
            <w:top w:val="none" w:sz="0" w:space="0" w:color="auto"/>
            <w:left w:val="none" w:sz="0" w:space="0" w:color="auto"/>
            <w:bottom w:val="none" w:sz="0" w:space="0" w:color="auto"/>
            <w:right w:val="none" w:sz="0" w:space="0" w:color="auto"/>
          </w:divBdr>
          <w:divsChild>
            <w:div w:id="1270967646">
              <w:marLeft w:val="0"/>
              <w:marRight w:val="0"/>
              <w:marTop w:val="0"/>
              <w:marBottom w:val="0"/>
              <w:divBdr>
                <w:top w:val="none" w:sz="0" w:space="0" w:color="auto"/>
                <w:left w:val="none" w:sz="0" w:space="0" w:color="auto"/>
                <w:bottom w:val="none" w:sz="0" w:space="0" w:color="auto"/>
                <w:right w:val="none" w:sz="0" w:space="0" w:color="auto"/>
              </w:divBdr>
            </w:div>
          </w:divsChild>
        </w:div>
        <w:div w:id="1558008736">
          <w:marLeft w:val="0"/>
          <w:marRight w:val="0"/>
          <w:marTop w:val="0"/>
          <w:marBottom w:val="0"/>
          <w:divBdr>
            <w:top w:val="none" w:sz="0" w:space="0" w:color="auto"/>
            <w:left w:val="none" w:sz="0" w:space="0" w:color="auto"/>
            <w:bottom w:val="none" w:sz="0" w:space="0" w:color="auto"/>
            <w:right w:val="none" w:sz="0" w:space="0" w:color="auto"/>
          </w:divBdr>
          <w:divsChild>
            <w:div w:id="197859168">
              <w:marLeft w:val="0"/>
              <w:marRight w:val="0"/>
              <w:marTop w:val="0"/>
              <w:marBottom w:val="0"/>
              <w:divBdr>
                <w:top w:val="none" w:sz="0" w:space="0" w:color="auto"/>
                <w:left w:val="none" w:sz="0" w:space="0" w:color="auto"/>
                <w:bottom w:val="none" w:sz="0" w:space="0" w:color="auto"/>
                <w:right w:val="none" w:sz="0" w:space="0" w:color="auto"/>
              </w:divBdr>
            </w:div>
          </w:divsChild>
        </w:div>
        <w:div w:id="1593784020">
          <w:marLeft w:val="0"/>
          <w:marRight w:val="0"/>
          <w:marTop w:val="0"/>
          <w:marBottom w:val="0"/>
          <w:divBdr>
            <w:top w:val="none" w:sz="0" w:space="0" w:color="auto"/>
            <w:left w:val="none" w:sz="0" w:space="0" w:color="auto"/>
            <w:bottom w:val="none" w:sz="0" w:space="0" w:color="auto"/>
            <w:right w:val="none" w:sz="0" w:space="0" w:color="auto"/>
          </w:divBdr>
          <w:divsChild>
            <w:div w:id="1607156753">
              <w:marLeft w:val="0"/>
              <w:marRight w:val="0"/>
              <w:marTop w:val="0"/>
              <w:marBottom w:val="0"/>
              <w:divBdr>
                <w:top w:val="none" w:sz="0" w:space="0" w:color="auto"/>
                <w:left w:val="none" w:sz="0" w:space="0" w:color="auto"/>
                <w:bottom w:val="none" w:sz="0" w:space="0" w:color="auto"/>
                <w:right w:val="none" w:sz="0" w:space="0" w:color="auto"/>
              </w:divBdr>
            </w:div>
          </w:divsChild>
        </w:div>
        <w:div w:id="1597210053">
          <w:marLeft w:val="0"/>
          <w:marRight w:val="0"/>
          <w:marTop w:val="0"/>
          <w:marBottom w:val="0"/>
          <w:divBdr>
            <w:top w:val="none" w:sz="0" w:space="0" w:color="auto"/>
            <w:left w:val="none" w:sz="0" w:space="0" w:color="auto"/>
            <w:bottom w:val="none" w:sz="0" w:space="0" w:color="auto"/>
            <w:right w:val="none" w:sz="0" w:space="0" w:color="auto"/>
          </w:divBdr>
          <w:divsChild>
            <w:div w:id="195584216">
              <w:marLeft w:val="0"/>
              <w:marRight w:val="0"/>
              <w:marTop w:val="0"/>
              <w:marBottom w:val="0"/>
              <w:divBdr>
                <w:top w:val="none" w:sz="0" w:space="0" w:color="auto"/>
                <w:left w:val="none" w:sz="0" w:space="0" w:color="auto"/>
                <w:bottom w:val="none" w:sz="0" w:space="0" w:color="auto"/>
                <w:right w:val="none" w:sz="0" w:space="0" w:color="auto"/>
              </w:divBdr>
            </w:div>
          </w:divsChild>
        </w:div>
        <w:div w:id="1605961827">
          <w:marLeft w:val="0"/>
          <w:marRight w:val="0"/>
          <w:marTop w:val="0"/>
          <w:marBottom w:val="0"/>
          <w:divBdr>
            <w:top w:val="none" w:sz="0" w:space="0" w:color="auto"/>
            <w:left w:val="none" w:sz="0" w:space="0" w:color="auto"/>
            <w:bottom w:val="none" w:sz="0" w:space="0" w:color="auto"/>
            <w:right w:val="none" w:sz="0" w:space="0" w:color="auto"/>
          </w:divBdr>
          <w:divsChild>
            <w:div w:id="27880258">
              <w:marLeft w:val="0"/>
              <w:marRight w:val="0"/>
              <w:marTop w:val="0"/>
              <w:marBottom w:val="0"/>
              <w:divBdr>
                <w:top w:val="none" w:sz="0" w:space="0" w:color="auto"/>
                <w:left w:val="none" w:sz="0" w:space="0" w:color="auto"/>
                <w:bottom w:val="none" w:sz="0" w:space="0" w:color="auto"/>
                <w:right w:val="none" w:sz="0" w:space="0" w:color="auto"/>
              </w:divBdr>
            </w:div>
          </w:divsChild>
        </w:div>
        <w:div w:id="1630092978">
          <w:marLeft w:val="0"/>
          <w:marRight w:val="0"/>
          <w:marTop w:val="0"/>
          <w:marBottom w:val="0"/>
          <w:divBdr>
            <w:top w:val="none" w:sz="0" w:space="0" w:color="auto"/>
            <w:left w:val="none" w:sz="0" w:space="0" w:color="auto"/>
            <w:bottom w:val="none" w:sz="0" w:space="0" w:color="auto"/>
            <w:right w:val="none" w:sz="0" w:space="0" w:color="auto"/>
          </w:divBdr>
          <w:divsChild>
            <w:div w:id="456996393">
              <w:marLeft w:val="0"/>
              <w:marRight w:val="0"/>
              <w:marTop w:val="0"/>
              <w:marBottom w:val="0"/>
              <w:divBdr>
                <w:top w:val="none" w:sz="0" w:space="0" w:color="auto"/>
                <w:left w:val="none" w:sz="0" w:space="0" w:color="auto"/>
                <w:bottom w:val="none" w:sz="0" w:space="0" w:color="auto"/>
                <w:right w:val="none" w:sz="0" w:space="0" w:color="auto"/>
              </w:divBdr>
            </w:div>
          </w:divsChild>
        </w:div>
        <w:div w:id="1667632224">
          <w:marLeft w:val="0"/>
          <w:marRight w:val="0"/>
          <w:marTop w:val="0"/>
          <w:marBottom w:val="0"/>
          <w:divBdr>
            <w:top w:val="none" w:sz="0" w:space="0" w:color="auto"/>
            <w:left w:val="none" w:sz="0" w:space="0" w:color="auto"/>
            <w:bottom w:val="none" w:sz="0" w:space="0" w:color="auto"/>
            <w:right w:val="none" w:sz="0" w:space="0" w:color="auto"/>
          </w:divBdr>
          <w:divsChild>
            <w:div w:id="1787306606">
              <w:marLeft w:val="0"/>
              <w:marRight w:val="0"/>
              <w:marTop w:val="0"/>
              <w:marBottom w:val="0"/>
              <w:divBdr>
                <w:top w:val="none" w:sz="0" w:space="0" w:color="auto"/>
                <w:left w:val="none" w:sz="0" w:space="0" w:color="auto"/>
                <w:bottom w:val="none" w:sz="0" w:space="0" w:color="auto"/>
                <w:right w:val="none" w:sz="0" w:space="0" w:color="auto"/>
              </w:divBdr>
            </w:div>
          </w:divsChild>
        </w:div>
        <w:div w:id="1673338234">
          <w:marLeft w:val="0"/>
          <w:marRight w:val="0"/>
          <w:marTop w:val="0"/>
          <w:marBottom w:val="0"/>
          <w:divBdr>
            <w:top w:val="none" w:sz="0" w:space="0" w:color="auto"/>
            <w:left w:val="none" w:sz="0" w:space="0" w:color="auto"/>
            <w:bottom w:val="none" w:sz="0" w:space="0" w:color="auto"/>
            <w:right w:val="none" w:sz="0" w:space="0" w:color="auto"/>
          </w:divBdr>
          <w:divsChild>
            <w:div w:id="1821574924">
              <w:marLeft w:val="0"/>
              <w:marRight w:val="0"/>
              <w:marTop w:val="0"/>
              <w:marBottom w:val="0"/>
              <w:divBdr>
                <w:top w:val="none" w:sz="0" w:space="0" w:color="auto"/>
                <w:left w:val="none" w:sz="0" w:space="0" w:color="auto"/>
                <w:bottom w:val="none" w:sz="0" w:space="0" w:color="auto"/>
                <w:right w:val="none" w:sz="0" w:space="0" w:color="auto"/>
              </w:divBdr>
            </w:div>
          </w:divsChild>
        </w:div>
        <w:div w:id="1792742870">
          <w:marLeft w:val="0"/>
          <w:marRight w:val="0"/>
          <w:marTop w:val="0"/>
          <w:marBottom w:val="0"/>
          <w:divBdr>
            <w:top w:val="none" w:sz="0" w:space="0" w:color="auto"/>
            <w:left w:val="none" w:sz="0" w:space="0" w:color="auto"/>
            <w:bottom w:val="none" w:sz="0" w:space="0" w:color="auto"/>
            <w:right w:val="none" w:sz="0" w:space="0" w:color="auto"/>
          </w:divBdr>
          <w:divsChild>
            <w:div w:id="1290431939">
              <w:marLeft w:val="0"/>
              <w:marRight w:val="0"/>
              <w:marTop w:val="0"/>
              <w:marBottom w:val="0"/>
              <w:divBdr>
                <w:top w:val="none" w:sz="0" w:space="0" w:color="auto"/>
                <w:left w:val="none" w:sz="0" w:space="0" w:color="auto"/>
                <w:bottom w:val="none" w:sz="0" w:space="0" w:color="auto"/>
                <w:right w:val="none" w:sz="0" w:space="0" w:color="auto"/>
              </w:divBdr>
            </w:div>
          </w:divsChild>
        </w:div>
        <w:div w:id="1795975497">
          <w:marLeft w:val="0"/>
          <w:marRight w:val="0"/>
          <w:marTop w:val="0"/>
          <w:marBottom w:val="0"/>
          <w:divBdr>
            <w:top w:val="none" w:sz="0" w:space="0" w:color="auto"/>
            <w:left w:val="none" w:sz="0" w:space="0" w:color="auto"/>
            <w:bottom w:val="none" w:sz="0" w:space="0" w:color="auto"/>
            <w:right w:val="none" w:sz="0" w:space="0" w:color="auto"/>
          </w:divBdr>
          <w:divsChild>
            <w:div w:id="408964197">
              <w:marLeft w:val="0"/>
              <w:marRight w:val="0"/>
              <w:marTop w:val="0"/>
              <w:marBottom w:val="0"/>
              <w:divBdr>
                <w:top w:val="none" w:sz="0" w:space="0" w:color="auto"/>
                <w:left w:val="none" w:sz="0" w:space="0" w:color="auto"/>
                <w:bottom w:val="none" w:sz="0" w:space="0" w:color="auto"/>
                <w:right w:val="none" w:sz="0" w:space="0" w:color="auto"/>
              </w:divBdr>
            </w:div>
          </w:divsChild>
        </w:div>
        <w:div w:id="1818304152">
          <w:marLeft w:val="0"/>
          <w:marRight w:val="0"/>
          <w:marTop w:val="0"/>
          <w:marBottom w:val="0"/>
          <w:divBdr>
            <w:top w:val="none" w:sz="0" w:space="0" w:color="auto"/>
            <w:left w:val="none" w:sz="0" w:space="0" w:color="auto"/>
            <w:bottom w:val="none" w:sz="0" w:space="0" w:color="auto"/>
            <w:right w:val="none" w:sz="0" w:space="0" w:color="auto"/>
          </w:divBdr>
          <w:divsChild>
            <w:div w:id="400055969">
              <w:marLeft w:val="0"/>
              <w:marRight w:val="0"/>
              <w:marTop w:val="0"/>
              <w:marBottom w:val="0"/>
              <w:divBdr>
                <w:top w:val="none" w:sz="0" w:space="0" w:color="auto"/>
                <w:left w:val="none" w:sz="0" w:space="0" w:color="auto"/>
                <w:bottom w:val="none" w:sz="0" w:space="0" w:color="auto"/>
                <w:right w:val="none" w:sz="0" w:space="0" w:color="auto"/>
              </w:divBdr>
            </w:div>
          </w:divsChild>
        </w:div>
        <w:div w:id="1827673180">
          <w:marLeft w:val="0"/>
          <w:marRight w:val="0"/>
          <w:marTop w:val="0"/>
          <w:marBottom w:val="0"/>
          <w:divBdr>
            <w:top w:val="none" w:sz="0" w:space="0" w:color="auto"/>
            <w:left w:val="none" w:sz="0" w:space="0" w:color="auto"/>
            <w:bottom w:val="none" w:sz="0" w:space="0" w:color="auto"/>
            <w:right w:val="none" w:sz="0" w:space="0" w:color="auto"/>
          </w:divBdr>
          <w:divsChild>
            <w:div w:id="1533960719">
              <w:marLeft w:val="0"/>
              <w:marRight w:val="0"/>
              <w:marTop w:val="0"/>
              <w:marBottom w:val="0"/>
              <w:divBdr>
                <w:top w:val="none" w:sz="0" w:space="0" w:color="auto"/>
                <w:left w:val="none" w:sz="0" w:space="0" w:color="auto"/>
                <w:bottom w:val="none" w:sz="0" w:space="0" w:color="auto"/>
                <w:right w:val="none" w:sz="0" w:space="0" w:color="auto"/>
              </w:divBdr>
            </w:div>
          </w:divsChild>
        </w:div>
        <w:div w:id="1835535545">
          <w:marLeft w:val="0"/>
          <w:marRight w:val="0"/>
          <w:marTop w:val="0"/>
          <w:marBottom w:val="0"/>
          <w:divBdr>
            <w:top w:val="none" w:sz="0" w:space="0" w:color="auto"/>
            <w:left w:val="none" w:sz="0" w:space="0" w:color="auto"/>
            <w:bottom w:val="none" w:sz="0" w:space="0" w:color="auto"/>
            <w:right w:val="none" w:sz="0" w:space="0" w:color="auto"/>
          </w:divBdr>
          <w:divsChild>
            <w:div w:id="1237089532">
              <w:marLeft w:val="0"/>
              <w:marRight w:val="0"/>
              <w:marTop w:val="0"/>
              <w:marBottom w:val="0"/>
              <w:divBdr>
                <w:top w:val="none" w:sz="0" w:space="0" w:color="auto"/>
                <w:left w:val="none" w:sz="0" w:space="0" w:color="auto"/>
                <w:bottom w:val="none" w:sz="0" w:space="0" w:color="auto"/>
                <w:right w:val="none" w:sz="0" w:space="0" w:color="auto"/>
              </w:divBdr>
            </w:div>
          </w:divsChild>
        </w:div>
        <w:div w:id="1893230630">
          <w:marLeft w:val="0"/>
          <w:marRight w:val="0"/>
          <w:marTop w:val="0"/>
          <w:marBottom w:val="0"/>
          <w:divBdr>
            <w:top w:val="none" w:sz="0" w:space="0" w:color="auto"/>
            <w:left w:val="none" w:sz="0" w:space="0" w:color="auto"/>
            <w:bottom w:val="none" w:sz="0" w:space="0" w:color="auto"/>
            <w:right w:val="none" w:sz="0" w:space="0" w:color="auto"/>
          </w:divBdr>
          <w:divsChild>
            <w:div w:id="1771006673">
              <w:marLeft w:val="0"/>
              <w:marRight w:val="0"/>
              <w:marTop w:val="0"/>
              <w:marBottom w:val="0"/>
              <w:divBdr>
                <w:top w:val="none" w:sz="0" w:space="0" w:color="auto"/>
                <w:left w:val="none" w:sz="0" w:space="0" w:color="auto"/>
                <w:bottom w:val="none" w:sz="0" w:space="0" w:color="auto"/>
                <w:right w:val="none" w:sz="0" w:space="0" w:color="auto"/>
              </w:divBdr>
            </w:div>
          </w:divsChild>
        </w:div>
        <w:div w:id="1980768714">
          <w:marLeft w:val="0"/>
          <w:marRight w:val="0"/>
          <w:marTop w:val="0"/>
          <w:marBottom w:val="0"/>
          <w:divBdr>
            <w:top w:val="none" w:sz="0" w:space="0" w:color="auto"/>
            <w:left w:val="none" w:sz="0" w:space="0" w:color="auto"/>
            <w:bottom w:val="none" w:sz="0" w:space="0" w:color="auto"/>
            <w:right w:val="none" w:sz="0" w:space="0" w:color="auto"/>
          </w:divBdr>
          <w:divsChild>
            <w:div w:id="618806256">
              <w:marLeft w:val="0"/>
              <w:marRight w:val="0"/>
              <w:marTop w:val="0"/>
              <w:marBottom w:val="0"/>
              <w:divBdr>
                <w:top w:val="none" w:sz="0" w:space="0" w:color="auto"/>
                <w:left w:val="none" w:sz="0" w:space="0" w:color="auto"/>
                <w:bottom w:val="none" w:sz="0" w:space="0" w:color="auto"/>
                <w:right w:val="none" w:sz="0" w:space="0" w:color="auto"/>
              </w:divBdr>
            </w:div>
          </w:divsChild>
        </w:div>
        <w:div w:id="2003699856">
          <w:marLeft w:val="0"/>
          <w:marRight w:val="0"/>
          <w:marTop w:val="0"/>
          <w:marBottom w:val="0"/>
          <w:divBdr>
            <w:top w:val="none" w:sz="0" w:space="0" w:color="auto"/>
            <w:left w:val="none" w:sz="0" w:space="0" w:color="auto"/>
            <w:bottom w:val="none" w:sz="0" w:space="0" w:color="auto"/>
            <w:right w:val="none" w:sz="0" w:space="0" w:color="auto"/>
          </w:divBdr>
          <w:divsChild>
            <w:div w:id="172574154">
              <w:marLeft w:val="0"/>
              <w:marRight w:val="0"/>
              <w:marTop w:val="0"/>
              <w:marBottom w:val="0"/>
              <w:divBdr>
                <w:top w:val="none" w:sz="0" w:space="0" w:color="auto"/>
                <w:left w:val="none" w:sz="0" w:space="0" w:color="auto"/>
                <w:bottom w:val="none" w:sz="0" w:space="0" w:color="auto"/>
                <w:right w:val="none" w:sz="0" w:space="0" w:color="auto"/>
              </w:divBdr>
            </w:div>
          </w:divsChild>
        </w:div>
        <w:div w:id="2045980204">
          <w:marLeft w:val="0"/>
          <w:marRight w:val="0"/>
          <w:marTop w:val="0"/>
          <w:marBottom w:val="0"/>
          <w:divBdr>
            <w:top w:val="none" w:sz="0" w:space="0" w:color="auto"/>
            <w:left w:val="none" w:sz="0" w:space="0" w:color="auto"/>
            <w:bottom w:val="none" w:sz="0" w:space="0" w:color="auto"/>
            <w:right w:val="none" w:sz="0" w:space="0" w:color="auto"/>
          </w:divBdr>
          <w:divsChild>
            <w:div w:id="810095400">
              <w:marLeft w:val="0"/>
              <w:marRight w:val="0"/>
              <w:marTop w:val="0"/>
              <w:marBottom w:val="0"/>
              <w:divBdr>
                <w:top w:val="none" w:sz="0" w:space="0" w:color="auto"/>
                <w:left w:val="none" w:sz="0" w:space="0" w:color="auto"/>
                <w:bottom w:val="none" w:sz="0" w:space="0" w:color="auto"/>
                <w:right w:val="none" w:sz="0" w:space="0" w:color="auto"/>
              </w:divBdr>
            </w:div>
          </w:divsChild>
        </w:div>
        <w:div w:id="2059551762">
          <w:marLeft w:val="0"/>
          <w:marRight w:val="0"/>
          <w:marTop w:val="0"/>
          <w:marBottom w:val="0"/>
          <w:divBdr>
            <w:top w:val="none" w:sz="0" w:space="0" w:color="auto"/>
            <w:left w:val="none" w:sz="0" w:space="0" w:color="auto"/>
            <w:bottom w:val="none" w:sz="0" w:space="0" w:color="auto"/>
            <w:right w:val="none" w:sz="0" w:space="0" w:color="auto"/>
          </w:divBdr>
          <w:divsChild>
            <w:div w:id="1421682217">
              <w:marLeft w:val="0"/>
              <w:marRight w:val="0"/>
              <w:marTop w:val="0"/>
              <w:marBottom w:val="0"/>
              <w:divBdr>
                <w:top w:val="none" w:sz="0" w:space="0" w:color="auto"/>
                <w:left w:val="none" w:sz="0" w:space="0" w:color="auto"/>
                <w:bottom w:val="none" w:sz="0" w:space="0" w:color="auto"/>
                <w:right w:val="none" w:sz="0" w:space="0" w:color="auto"/>
              </w:divBdr>
            </w:div>
          </w:divsChild>
        </w:div>
        <w:div w:id="2063670063">
          <w:marLeft w:val="0"/>
          <w:marRight w:val="0"/>
          <w:marTop w:val="0"/>
          <w:marBottom w:val="0"/>
          <w:divBdr>
            <w:top w:val="none" w:sz="0" w:space="0" w:color="auto"/>
            <w:left w:val="none" w:sz="0" w:space="0" w:color="auto"/>
            <w:bottom w:val="none" w:sz="0" w:space="0" w:color="auto"/>
            <w:right w:val="none" w:sz="0" w:space="0" w:color="auto"/>
          </w:divBdr>
          <w:divsChild>
            <w:div w:id="198249940">
              <w:marLeft w:val="0"/>
              <w:marRight w:val="0"/>
              <w:marTop w:val="0"/>
              <w:marBottom w:val="0"/>
              <w:divBdr>
                <w:top w:val="none" w:sz="0" w:space="0" w:color="auto"/>
                <w:left w:val="none" w:sz="0" w:space="0" w:color="auto"/>
                <w:bottom w:val="none" w:sz="0" w:space="0" w:color="auto"/>
                <w:right w:val="none" w:sz="0" w:space="0" w:color="auto"/>
              </w:divBdr>
            </w:div>
          </w:divsChild>
        </w:div>
        <w:div w:id="2072076327">
          <w:marLeft w:val="0"/>
          <w:marRight w:val="0"/>
          <w:marTop w:val="0"/>
          <w:marBottom w:val="0"/>
          <w:divBdr>
            <w:top w:val="none" w:sz="0" w:space="0" w:color="auto"/>
            <w:left w:val="none" w:sz="0" w:space="0" w:color="auto"/>
            <w:bottom w:val="none" w:sz="0" w:space="0" w:color="auto"/>
            <w:right w:val="none" w:sz="0" w:space="0" w:color="auto"/>
          </w:divBdr>
          <w:divsChild>
            <w:div w:id="1221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48544">
      <w:bodyDiv w:val="1"/>
      <w:marLeft w:val="0"/>
      <w:marRight w:val="0"/>
      <w:marTop w:val="0"/>
      <w:marBottom w:val="0"/>
      <w:divBdr>
        <w:top w:val="none" w:sz="0" w:space="0" w:color="auto"/>
        <w:left w:val="none" w:sz="0" w:space="0" w:color="auto"/>
        <w:bottom w:val="none" w:sz="0" w:space="0" w:color="auto"/>
        <w:right w:val="none" w:sz="0" w:space="0" w:color="auto"/>
      </w:divBdr>
    </w:div>
    <w:div w:id="1202860246">
      <w:bodyDiv w:val="1"/>
      <w:marLeft w:val="0"/>
      <w:marRight w:val="0"/>
      <w:marTop w:val="0"/>
      <w:marBottom w:val="0"/>
      <w:divBdr>
        <w:top w:val="none" w:sz="0" w:space="0" w:color="auto"/>
        <w:left w:val="none" w:sz="0" w:space="0" w:color="auto"/>
        <w:bottom w:val="none" w:sz="0" w:space="0" w:color="auto"/>
        <w:right w:val="none" w:sz="0" w:space="0" w:color="auto"/>
      </w:divBdr>
    </w:div>
    <w:div w:id="1205677415">
      <w:bodyDiv w:val="1"/>
      <w:marLeft w:val="0"/>
      <w:marRight w:val="0"/>
      <w:marTop w:val="0"/>
      <w:marBottom w:val="0"/>
      <w:divBdr>
        <w:top w:val="none" w:sz="0" w:space="0" w:color="auto"/>
        <w:left w:val="none" w:sz="0" w:space="0" w:color="auto"/>
        <w:bottom w:val="none" w:sz="0" w:space="0" w:color="auto"/>
        <w:right w:val="none" w:sz="0" w:space="0" w:color="auto"/>
      </w:divBdr>
    </w:div>
    <w:div w:id="1213734788">
      <w:bodyDiv w:val="1"/>
      <w:marLeft w:val="0"/>
      <w:marRight w:val="0"/>
      <w:marTop w:val="0"/>
      <w:marBottom w:val="0"/>
      <w:divBdr>
        <w:top w:val="none" w:sz="0" w:space="0" w:color="auto"/>
        <w:left w:val="none" w:sz="0" w:space="0" w:color="auto"/>
        <w:bottom w:val="none" w:sz="0" w:space="0" w:color="auto"/>
        <w:right w:val="none" w:sz="0" w:space="0" w:color="auto"/>
      </w:divBdr>
    </w:div>
    <w:div w:id="1228420392">
      <w:bodyDiv w:val="1"/>
      <w:marLeft w:val="0"/>
      <w:marRight w:val="0"/>
      <w:marTop w:val="0"/>
      <w:marBottom w:val="0"/>
      <w:divBdr>
        <w:top w:val="none" w:sz="0" w:space="0" w:color="auto"/>
        <w:left w:val="none" w:sz="0" w:space="0" w:color="auto"/>
        <w:bottom w:val="none" w:sz="0" w:space="0" w:color="auto"/>
        <w:right w:val="none" w:sz="0" w:space="0" w:color="auto"/>
      </w:divBdr>
    </w:div>
    <w:div w:id="1234006153">
      <w:bodyDiv w:val="1"/>
      <w:marLeft w:val="0"/>
      <w:marRight w:val="0"/>
      <w:marTop w:val="0"/>
      <w:marBottom w:val="0"/>
      <w:divBdr>
        <w:top w:val="none" w:sz="0" w:space="0" w:color="auto"/>
        <w:left w:val="none" w:sz="0" w:space="0" w:color="auto"/>
        <w:bottom w:val="none" w:sz="0" w:space="0" w:color="auto"/>
        <w:right w:val="none" w:sz="0" w:space="0" w:color="auto"/>
      </w:divBdr>
    </w:div>
    <w:div w:id="1269698446">
      <w:bodyDiv w:val="1"/>
      <w:marLeft w:val="0"/>
      <w:marRight w:val="0"/>
      <w:marTop w:val="0"/>
      <w:marBottom w:val="0"/>
      <w:divBdr>
        <w:top w:val="none" w:sz="0" w:space="0" w:color="auto"/>
        <w:left w:val="none" w:sz="0" w:space="0" w:color="auto"/>
        <w:bottom w:val="none" w:sz="0" w:space="0" w:color="auto"/>
        <w:right w:val="none" w:sz="0" w:space="0" w:color="auto"/>
      </w:divBdr>
    </w:div>
    <w:div w:id="1272736431">
      <w:bodyDiv w:val="1"/>
      <w:marLeft w:val="0"/>
      <w:marRight w:val="0"/>
      <w:marTop w:val="0"/>
      <w:marBottom w:val="0"/>
      <w:divBdr>
        <w:top w:val="none" w:sz="0" w:space="0" w:color="auto"/>
        <w:left w:val="none" w:sz="0" w:space="0" w:color="auto"/>
        <w:bottom w:val="none" w:sz="0" w:space="0" w:color="auto"/>
        <w:right w:val="none" w:sz="0" w:space="0" w:color="auto"/>
      </w:divBdr>
      <w:divsChild>
        <w:div w:id="59255466">
          <w:marLeft w:val="0"/>
          <w:marRight w:val="0"/>
          <w:marTop w:val="0"/>
          <w:marBottom w:val="0"/>
          <w:divBdr>
            <w:top w:val="none" w:sz="0" w:space="0" w:color="auto"/>
            <w:left w:val="none" w:sz="0" w:space="0" w:color="auto"/>
            <w:bottom w:val="none" w:sz="0" w:space="0" w:color="auto"/>
            <w:right w:val="none" w:sz="0" w:space="0" w:color="auto"/>
          </w:divBdr>
          <w:divsChild>
            <w:div w:id="1685864326">
              <w:marLeft w:val="0"/>
              <w:marRight w:val="0"/>
              <w:marTop w:val="0"/>
              <w:marBottom w:val="0"/>
              <w:divBdr>
                <w:top w:val="none" w:sz="0" w:space="0" w:color="auto"/>
                <w:left w:val="none" w:sz="0" w:space="0" w:color="auto"/>
                <w:bottom w:val="none" w:sz="0" w:space="0" w:color="auto"/>
                <w:right w:val="none" w:sz="0" w:space="0" w:color="auto"/>
              </w:divBdr>
            </w:div>
          </w:divsChild>
        </w:div>
        <w:div w:id="244926141">
          <w:marLeft w:val="0"/>
          <w:marRight w:val="0"/>
          <w:marTop w:val="0"/>
          <w:marBottom w:val="0"/>
          <w:divBdr>
            <w:top w:val="none" w:sz="0" w:space="0" w:color="auto"/>
            <w:left w:val="none" w:sz="0" w:space="0" w:color="auto"/>
            <w:bottom w:val="none" w:sz="0" w:space="0" w:color="auto"/>
            <w:right w:val="none" w:sz="0" w:space="0" w:color="auto"/>
          </w:divBdr>
          <w:divsChild>
            <w:div w:id="197744436">
              <w:marLeft w:val="0"/>
              <w:marRight w:val="0"/>
              <w:marTop w:val="0"/>
              <w:marBottom w:val="0"/>
              <w:divBdr>
                <w:top w:val="none" w:sz="0" w:space="0" w:color="auto"/>
                <w:left w:val="none" w:sz="0" w:space="0" w:color="auto"/>
                <w:bottom w:val="none" w:sz="0" w:space="0" w:color="auto"/>
                <w:right w:val="none" w:sz="0" w:space="0" w:color="auto"/>
              </w:divBdr>
            </w:div>
          </w:divsChild>
        </w:div>
        <w:div w:id="377752296">
          <w:marLeft w:val="0"/>
          <w:marRight w:val="0"/>
          <w:marTop w:val="0"/>
          <w:marBottom w:val="0"/>
          <w:divBdr>
            <w:top w:val="none" w:sz="0" w:space="0" w:color="auto"/>
            <w:left w:val="none" w:sz="0" w:space="0" w:color="auto"/>
            <w:bottom w:val="none" w:sz="0" w:space="0" w:color="auto"/>
            <w:right w:val="none" w:sz="0" w:space="0" w:color="auto"/>
          </w:divBdr>
          <w:divsChild>
            <w:div w:id="1457337962">
              <w:marLeft w:val="0"/>
              <w:marRight w:val="0"/>
              <w:marTop w:val="0"/>
              <w:marBottom w:val="0"/>
              <w:divBdr>
                <w:top w:val="none" w:sz="0" w:space="0" w:color="auto"/>
                <w:left w:val="none" w:sz="0" w:space="0" w:color="auto"/>
                <w:bottom w:val="none" w:sz="0" w:space="0" w:color="auto"/>
                <w:right w:val="none" w:sz="0" w:space="0" w:color="auto"/>
              </w:divBdr>
            </w:div>
          </w:divsChild>
        </w:div>
        <w:div w:id="469370445">
          <w:marLeft w:val="0"/>
          <w:marRight w:val="0"/>
          <w:marTop w:val="0"/>
          <w:marBottom w:val="0"/>
          <w:divBdr>
            <w:top w:val="none" w:sz="0" w:space="0" w:color="auto"/>
            <w:left w:val="none" w:sz="0" w:space="0" w:color="auto"/>
            <w:bottom w:val="none" w:sz="0" w:space="0" w:color="auto"/>
            <w:right w:val="none" w:sz="0" w:space="0" w:color="auto"/>
          </w:divBdr>
          <w:divsChild>
            <w:div w:id="2000888111">
              <w:marLeft w:val="0"/>
              <w:marRight w:val="0"/>
              <w:marTop w:val="0"/>
              <w:marBottom w:val="0"/>
              <w:divBdr>
                <w:top w:val="none" w:sz="0" w:space="0" w:color="auto"/>
                <w:left w:val="none" w:sz="0" w:space="0" w:color="auto"/>
                <w:bottom w:val="none" w:sz="0" w:space="0" w:color="auto"/>
                <w:right w:val="none" w:sz="0" w:space="0" w:color="auto"/>
              </w:divBdr>
            </w:div>
          </w:divsChild>
        </w:div>
        <w:div w:id="1660961857">
          <w:marLeft w:val="0"/>
          <w:marRight w:val="0"/>
          <w:marTop w:val="0"/>
          <w:marBottom w:val="0"/>
          <w:divBdr>
            <w:top w:val="none" w:sz="0" w:space="0" w:color="auto"/>
            <w:left w:val="none" w:sz="0" w:space="0" w:color="auto"/>
            <w:bottom w:val="none" w:sz="0" w:space="0" w:color="auto"/>
            <w:right w:val="none" w:sz="0" w:space="0" w:color="auto"/>
          </w:divBdr>
          <w:divsChild>
            <w:div w:id="1476528902">
              <w:marLeft w:val="0"/>
              <w:marRight w:val="0"/>
              <w:marTop w:val="0"/>
              <w:marBottom w:val="0"/>
              <w:divBdr>
                <w:top w:val="none" w:sz="0" w:space="0" w:color="auto"/>
                <w:left w:val="none" w:sz="0" w:space="0" w:color="auto"/>
                <w:bottom w:val="none" w:sz="0" w:space="0" w:color="auto"/>
                <w:right w:val="none" w:sz="0" w:space="0" w:color="auto"/>
              </w:divBdr>
            </w:div>
          </w:divsChild>
        </w:div>
        <w:div w:id="1861815986">
          <w:marLeft w:val="0"/>
          <w:marRight w:val="0"/>
          <w:marTop w:val="0"/>
          <w:marBottom w:val="0"/>
          <w:divBdr>
            <w:top w:val="none" w:sz="0" w:space="0" w:color="auto"/>
            <w:left w:val="none" w:sz="0" w:space="0" w:color="auto"/>
            <w:bottom w:val="none" w:sz="0" w:space="0" w:color="auto"/>
            <w:right w:val="none" w:sz="0" w:space="0" w:color="auto"/>
          </w:divBdr>
          <w:divsChild>
            <w:div w:id="1071343392">
              <w:marLeft w:val="0"/>
              <w:marRight w:val="0"/>
              <w:marTop w:val="0"/>
              <w:marBottom w:val="0"/>
              <w:divBdr>
                <w:top w:val="none" w:sz="0" w:space="0" w:color="auto"/>
                <w:left w:val="none" w:sz="0" w:space="0" w:color="auto"/>
                <w:bottom w:val="none" w:sz="0" w:space="0" w:color="auto"/>
                <w:right w:val="none" w:sz="0" w:space="0" w:color="auto"/>
              </w:divBdr>
            </w:div>
          </w:divsChild>
        </w:div>
        <w:div w:id="1886526999">
          <w:marLeft w:val="0"/>
          <w:marRight w:val="0"/>
          <w:marTop w:val="0"/>
          <w:marBottom w:val="0"/>
          <w:divBdr>
            <w:top w:val="none" w:sz="0" w:space="0" w:color="auto"/>
            <w:left w:val="none" w:sz="0" w:space="0" w:color="auto"/>
            <w:bottom w:val="none" w:sz="0" w:space="0" w:color="auto"/>
            <w:right w:val="none" w:sz="0" w:space="0" w:color="auto"/>
          </w:divBdr>
          <w:divsChild>
            <w:div w:id="1002704326">
              <w:marLeft w:val="0"/>
              <w:marRight w:val="0"/>
              <w:marTop w:val="0"/>
              <w:marBottom w:val="0"/>
              <w:divBdr>
                <w:top w:val="none" w:sz="0" w:space="0" w:color="auto"/>
                <w:left w:val="none" w:sz="0" w:space="0" w:color="auto"/>
                <w:bottom w:val="none" w:sz="0" w:space="0" w:color="auto"/>
                <w:right w:val="none" w:sz="0" w:space="0" w:color="auto"/>
              </w:divBdr>
            </w:div>
          </w:divsChild>
        </w:div>
        <w:div w:id="2025134985">
          <w:marLeft w:val="0"/>
          <w:marRight w:val="0"/>
          <w:marTop w:val="0"/>
          <w:marBottom w:val="0"/>
          <w:divBdr>
            <w:top w:val="none" w:sz="0" w:space="0" w:color="auto"/>
            <w:left w:val="none" w:sz="0" w:space="0" w:color="auto"/>
            <w:bottom w:val="none" w:sz="0" w:space="0" w:color="auto"/>
            <w:right w:val="none" w:sz="0" w:space="0" w:color="auto"/>
          </w:divBdr>
          <w:divsChild>
            <w:div w:id="10809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7864">
      <w:bodyDiv w:val="1"/>
      <w:marLeft w:val="0"/>
      <w:marRight w:val="0"/>
      <w:marTop w:val="0"/>
      <w:marBottom w:val="0"/>
      <w:divBdr>
        <w:top w:val="none" w:sz="0" w:space="0" w:color="auto"/>
        <w:left w:val="none" w:sz="0" w:space="0" w:color="auto"/>
        <w:bottom w:val="none" w:sz="0" w:space="0" w:color="auto"/>
        <w:right w:val="none" w:sz="0" w:space="0" w:color="auto"/>
      </w:divBdr>
    </w:div>
    <w:div w:id="1287926470">
      <w:bodyDiv w:val="1"/>
      <w:marLeft w:val="0"/>
      <w:marRight w:val="0"/>
      <w:marTop w:val="0"/>
      <w:marBottom w:val="0"/>
      <w:divBdr>
        <w:top w:val="none" w:sz="0" w:space="0" w:color="auto"/>
        <w:left w:val="none" w:sz="0" w:space="0" w:color="auto"/>
        <w:bottom w:val="none" w:sz="0" w:space="0" w:color="auto"/>
        <w:right w:val="none" w:sz="0" w:space="0" w:color="auto"/>
      </w:divBdr>
    </w:div>
    <w:div w:id="1289820251">
      <w:bodyDiv w:val="1"/>
      <w:marLeft w:val="0"/>
      <w:marRight w:val="0"/>
      <w:marTop w:val="0"/>
      <w:marBottom w:val="0"/>
      <w:divBdr>
        <w:top w:val="none" w:sz="0" w:space="0" w:color="auto"/>
        <w:left w:val="none" w:sz="0" w:space="0" w:color="auto"/>
        <w:bottom w:val="none" w:sz="0" w:space="0" w:color="auto"/>
        <w:right w:val="none" w:sz="0" w:space="0" w:color="auto"/>
      </w:divBdr>
    </w:div>
    <w:div w:id="1293747956">
      <w:bodyDiv w:val="1"/>
      <w:marLeft w:val="0"/>
      <w:marRight w:val="0"/>
      <w:marTop w:val="0"/>
      <w:marBottom w:val="0"/>
      <w:divBdr>
        <w:top w:val="none" w:sz="0" w:space="0" w:color="auto"/>
        <w:left w:val="none" w:sz="0" w:space="0" w:color="auto"/>
        <w:bottom w:val="none" w:sz="0" w:space="0" w:color="auto"/>
        <w:right w:val="none" w:sz="0" w:space="0" w:color="auto"/>
      </w:divBdr>
    </w:div>
    <w:div w:id="1299534983">
      <w:bodyDiv w:val="1"/>
      <w:marLeft w:val="0"/>
      <w:marRight w:val="0"/>
      <w:marTop w:val="0"/>
      <w:marBottom w:val="0"/>
      <w:divBdr>
        <w:top w:val="none" w:sz="0" w:space="0" w:color="auto"/>
        <w:left w:val="none" w:sz="0" w:space="0" w:color="auto"/>
        <w:bottom w:val="none" w:sz="0" w:space="0" w:color="auto"/>
        <w:right w:val="none" w:sz="0" w:space="0" w:color="auto"/>
      </w:divBdr>
      <w:divsChild>
        <w:div w:id="195050452">
          <w:marLeft w:val="0"/>
          <w:marRight w:val="0"/>
          <w:marTop w:val="0"/>
          <w:marBottom w:val="0"/>
          <w:divBdr>
            <w:top w:val="none" w:sz="0" w:space="0" w:color="auto"/>
            <w:left w:val="none" w:sz="0" w:space="0" w:color="auto"/>
            <w:bottom w:val="none" w:sz="0" w:space="0" w:color="auto"/>
            <w:right w:val="none" w:sz="0" w:space="0" w:color="auto"/>
          </w:divBdr>
        </w:div>
        <w:div w:id="327297320">
          <w:marLeft w:val="0"/>
          <w:marRight w:val="0"/>
          <w:marTop w:val="0"/>
          <w:marBottom w:val="0"/>
          <w:divBdr>
            <w:top w:val="none" w:sz="0" w:space="0" w:color="auto"/>
            <w:left w:val="none" w:sz="0" w:space="0" w:color="auto"/>
            <w:bottom w:val="none" w:sz="0" w:space="0" w:color="auto"/>
            <w:right w:val="none" w:sz="0" w:space="0" w:color="auto"/>
          </w:divBdr>
        </w:div>
        <w:div w:id="1352729013">
          <w:marLeft w:val="0"/>
          <w:marRight w:val="0"/>
          <w:marTop w:val="0"/>
          <w:marBottom w:val="0"/>
          <w:divBdr>
            <w:top w:val="none" w:sz="0" w:space="0" w:color="auto"/>
            <w:left w:val="none" w:sz="0" w:space="0" w:color="auto"/>
            <w:bottom w:val="none" w:sz="0" w:space="0" w:color="auto"/>
            <w:right w:val="none" w:sz="0" w:space="0" w:color="auto"/>
          </w:divBdr>
        </w:div>
        <w:div w:id="1556357144">
          <w:marLeft w:val="0"/>
          <w:marRight w:val="0"/>
          <w:marTop w:val="0"/>
          <w:marBottom w:val="0"/>
          <w:divBdr>
            <w:top w:val="none" w:sz="0" w:space="0" w:color="auto"/>
            <w:left w:val="none" w:sz="0" w:space="0" w:color="auto"/>
            <w:bottom w:val="none" w:sz="0" w:space="0" w:color="auto"/>
            <w:right w:val="none" w:sz="0" w:space="0" w:color="auto"/>
          </w:divBdr>
        </w:div>
      </w:divsChild>
    </w:div>
    <w:div w:id="1305503844">
      <w:bodyDiv w:val="1"/>
      <w:marLeft w:val="0"/>
      <w:marRight w:val="0"/>
      <w:marTop w:val="0"/>
      <w:marBottom w:val="0"/>
      <w:divBdr>
        <w:top w:val="none" w:sz="0" w:space="0" w:color="auto"/>
        <w:left w:val="none" w:sz="0" w:space="0" w:color="auto"/>
        <w:bottom w:val="none" w:sz="0" w:space="0" w:color="auto"/>
        <w:right w:val="none" w:sz="0" w:space="0" w:color="auto"/>
      </w:divBdr>
      <w:divsChild>
        <w:div w:id="1147894364">
          <w:marLeft w:val="0"/>
          <w:marRight w:val="0"/>
          <w:marTop w:val="0"/>
          <w:marBottom w:val="0"/>
          <w:divBdr>
            <w:top w:val="none" w:sz="0" w:space="0" w:color="auto"/>
            <w:left w:val="none" w:sz="0" w:space="0" w:color="auto"/>
            <w:bottom w:val="none" w:sz="0" w:space="0" w:color="auto"/>
            <w:right w:val="none" w:sz="0" w:space="0" w:color="auto"/>
          </w:divBdr>
        </w:div>
      </w:divsChild>
    </w:div>
    <w:div w:id="1317225312">
      <w:bodyDiv w:val="1"/>
      <w:marLeft w:val="0"/>
      <w:marRight w:val="0"/>
      <w:marTop w:val="0"/>
      <w:marBottom w:val="0"/>
      <w:divBdr>
        <w:top w:val="none" w:sz="0" w:space="0" w:color="auto"/>
        <w:left w:val="none" w:sz="0" w:space="0" w:color="auto"/>
        <w:bottom w:val="none" w:sz="0" w:space="0" w:color="auto"/>
        <w:right w:val="none" w:sz="0" w:space="0" w:color="auto"/>
      </w:divBdr>
    </w:div>
    <w:div w:id="1332760391">
      <w:bodyDiv w:val="1"/>
      <w:marLeft w:val="0"/>
      <w:marRight w:val="0"/>
      <w:marTop w:val="0"/>
      <w:marBottom w:val="0"/>
      <w:divBdr>
        <w:top w:val="none" w:sz="0" w:space="0" w:color="auto"/>
        <w:left w:val="none" w:sz="0" w:space="0" w:color="auto"/>
        <w:bottom w:val="none" w:sz="0" w:space="0" w:color="auto"/>
        <w:right w:val="none" w:sz="0" w:space="0" w:color="auto"/>
      </w:divBdr>
      <w:divsChild>
        <w:div w:id="1002660352">
          <w:marLeft w:val="0"/>
          <w:marRight w:val="0"/>
          <w:marTop w:val="0"/>
          <w:marBottom w:val="0"/>
          <w:divBdr>
            <w:top w:val="none" w:sz="0" w:space="0" w:color="auto"/>
            <w:left w:val="none" w:sz="0" w:space="0" w:color="auto"/>
            <w:bottom w:val="none" w:sz="0" w:space="0" w:color="auto"/>
            <w:right w:val="none" w:sz="0" w:space="0" w:color="auto"/>
          </w:divBdr>
        </w:div>
      </w:divsChild>
    </w:div>
    <w:div w:id="1335763450">
      <w:bodyDiv w:val="1"/>
      <w:marLeft w:val="0"/>
      <w:marRight w:val="0"/>
      <w:marTop w:val="0"/>
      <w:marBottom w:val="0"/>
      <w:divBdr>
        <w:top w:val="none" w:sz="0" w:space="0" w:color="auto"/>
        <w:left w:val="none" w:sz="0" w:space="0" w:color="auto"/>
        <w:bottom w:val="none" w:sz="0" w:space="0" w:color="auto"/>
        <w:right w:val="none" w:sz="0" w:space="0" w:color="auto"/>
      </w:divBdr>
    </w:div>
    <w:div w:id="1343629905">
      <w:bodyDiv w:val="1"/>
      <w:marLeft w:val="0"/>
      <w:marRight w:val="0"/>
      <w:marTop w:val="0"/>
      <w:marBottom w:val="0"/>
      <w:divBdr>
        <w:top w:val="none" w:sz="0" w:space="0" w:color="auto"/>
        <w:left w:val="none" w:sz="0" w:space="0" w:color="auto"/>
        <w:bottom w:val="none" w:sz="0" w:space="0" w:color="auto"/>
        <w:right w:val="none" w:sz="0" w:space="0" w:color="auto"/>
      </w:divBdr>
    </w:div>
    <w:div w:id="1370882845">
      <w:bodyDiv w:val="1"/>
      <w:marLeft w:val="0"/>
      <w:marRight w:val="0"/>
      <w:marTop w:val="0"/>
      <w:marBottom w:val="0"/>
      <w:divBdr>
        <w:top w:val="none" w:sz="0" w:space="0" w:color="auto"/>
        <w:left w:val="none" w:sz="0" w:space="0" w:color="auto"/>
        <w:bottom w:val="none" w:sz="0" w:space="0" w:color="auto"/>
        <w:right w:val="none" w:sz="0" w:space="0" w:color="auto"/>
      </w:divBdr>
    </w:div>
    <w:div w:id="1371565801">
      <w:bodyDiv w:val="1"/>
      <w:marLeft w:val="0"/>
      <w:marRight w:val="0"/>
      <w:marTop w:val="0"/>
      <w:marBottom w:val="0"/>
      <w:divBdr>
        <w:top w:val="none" w:sz="0" w:space="0" w:color="auto"/>
        <w:left w:val="none" w:sz="0" w:space="0" w:color="auto"/>
        <w:bottom w:val="none" w:sz="0" w:space="0" w:color="auto"/>
        <w:right w:val="none" w:sz="0" w:space="0" w:color="auto"/>
      </w:divBdr>
    </w:div>
    <w:div w:id="1374845931">
      <w:bodyDiv w:val="1"/>
      <w:marLeft w:val="0"/>
      <w:marRight w:val="0"/>
      <w:marTop w:val="0"/>
      <w:marBottom w:val="0"/>
      <w:divBdr>
        <w:top w:val="none" w:sz="0" w:space="0" w:color="auto"/>
        <w:left w:val="none" w:sz="0" w:space="0" w:color="auto"/>
        <w:bottom w:val="none" w:sz="0" w:space="0" w:color="auto"/>
        <w:right w:val="none" w:sz="0" w:space="0" w:color="auto"/>
      </w:divBdr>
      <w:divsChild>
        <w:div w:id="76369951">
          <w:marLeft w:val="0"/>
          <w:marRight w:val="0"/>
          <w:marTop w:val="0"/>
          <w:marBottom w:val="0"/>
          <w:divBdr>
            <w:top w:val="none" w:sz="0" w:space="0" w:color="auto"/>
            <w:left w:val="none" w:sz="0" w:space="0" w:color="auto"/>
            <w:bottom w:val="none" w:sz="0" w:space="0" w:color="auto"/>
            <w:right w:val="none" w:sz="0" w:space="0" w:color="auto"/>
          </w:divBdr>
        </w:div>
        <w:div w:id="542181596">
          <w:marLeft w:val="0"/>
          <w:marRight w:val="0"/>
          <w:marTop w:val="0"/>
          <w:marBottom w:val="0"/>
          <w:divBdr>
            <w:top w:val="none" w:sz="0" w:space="0" w:color="auto"/>
            <w:left w:val="none" w:sz="0" w:space="0" w:color="auto"/>
            <w:bottom w:val="none" w:sz="0" w:space="0" w:color="auto"/>
            <w:right w:val="none" w:sz="0" w:space="0" w:color="auto"/>
          </w:divBdr>
        </w:div>
        <w:div w:id="690909879">
          <w:marLeft w:val="0"/>
          <w:marRight w:val="0"/>
          <w:marTop w:val="0"/>
          <w:marBottom w:val="0"/>
          <w:divBdr>
            <w:top w:val="none" w:sz="0" w:space="0" w:color="auto"/>
            <w:left w:val="none" w:sz="0" w:space="0" w:color="auto"/>
            <w:bottom w:val="none" w:sz="0" w:space="0" w:color="auto"/>
            <w:right w:val="none" w:sz="0" w:space="0" w:color="auto"/>
          </w:divBdr>
        </w:div>
        <w:div w:id="921911175">
          <w:marLeft w:val="0"/>
          <w:marRight w:val="0"/>
          <w:marTop w:val="0"/>
          <w:marBottom w:val="0"/>
          <w:divBdr>
            <w:top w:val="none" w:sz="0" w:space="0" w:color="auto"/>
            <w:left w:val="none" w:sz="0" w:space="0" w:color="auto"/>
            <w:bottom w:val="none" w:sz="0" w:space="0" w:color="auto"/>
            <w:right w:val="none" w:sz="0" w:space="0" w:color="auto"/>
          </w:divBdr>
        </w:div>
        <w:div w:id="946884892">
          <w:marLeft w:val="0"/>
          <w:marRight w:val="0"/>
          <w:marTop w:val="0"/>
          <w:marBottom w:val="0"/>
          <w:divBdr>
            <w:top w:val="none" w:sz="0" w:space="0" w:color="auto"/>
            <w:left w:val="none" w:sz="0" w:space="0" w:color="auto"/>
            <w:bottom w:val="none" w:sz="0" w:space="0" w:color="auto"/>
            <w:right w:val="none" w:sz="0" w:space="0" w:color="auto"/>
          </w:divBdr>
        </w:div>
        <w:div w:id="963191043">
          <w:marLeft w:val="0"/>
          <w:marRight w:val="0"/>
          <w:marTop w:val="0"/>
          <w:marBottom w:val="0"/>
          <w:divBdr>
            <w:top w:val="none" w:sz="0" w:space="0" w:color="auto"/>
            <w:left w:val="none" w:sz="0" w:space="0" w:color="auto"/>
            <w:bottom w:val="none" w:sz="0" w:space="0" w:color="auto"/>
            <w:right w:val="none" w:sz="0" w:space="0" w:color="auto"/>
          </w:divBdr>
        </w:div>
        <w:div w:id="1546259808">
          <w:marLeft w:val="0"/>
          <w:marRight w:val="0"/>
          <w:marTop w:val="0"/>
          <w:marBottom w:val="0"/>
          <w:divBdr>
            <w:top w:val="none" w:sz="0" w:space="0" w:color="auto"/>
            <w:left w:val="none" w:sz="0" w:space="0" w:color="auto"/>
            <w:bottom w:val="none" w:sz="0" w:space="0" w:color="auto"/>
            <w:right w:val="none" w:sz="0" w:space="0" w:color="auto"/>
          </w:divBdr>
        </w:div>
        <w:div w:id="1713916948">
          <w:marLeft w:val="0"/>
          <w:marRight w:val="0"/>
          <w:marTop w:val="0"/>
          <w:marBottom w:val="0"/>
          <w:divBdr>
            <w:top w:val="none" w:sz="0" w:space="0" w:color="auto"/>
            <w:left w:val="none" w:sz="0" w:space="0" w:color="auto"/>
            <w:bottom w:val="none" w:sz="0" w:space="0" w:color="auto"/>
            <w:right w:val="none" w:sz="0" w:space="0" w:color="auto"/>
          </w:divBdr>
        </w:div>
        <w:div w:id="1832673069">
          <w:marLeft w:val="0"/>
          <w:marRight w:val="0"/>
          <w:marTop w:val="0"/>
          <w:marBottom w:val="0"/>
          <w:divBdr>
            <w:top w:val="none" w:sz="0" w:space="0" w:color="auto"/>
            <w:left w:val="none" w:sz="0" w:space="0" w:color="auto"/>
            <w:bottom w:val="none" w:sz="0" w:space="0" w:color="auto"/>
            <w:right w:val="none" w:sz="0" w:space="0" w:color="auto"/>
          </w:divBdr>
        </w:div>
        <w:div w:id="1887402470">
          <w:marLeft w:val="0"/>
          <w:marRight w:val="0"/>
          <w:marTop w:val="0"/>
          <w:marBottom w:val="0"/>
          <w:divBdr>
            <w:top w:val="none" w:sz="0" w:space="0" w:color="auto"/>
            <w:left w:val="none" w:sz="0" w:space="0" w:color="auto"/>
            <w:bottom w:val="none" w:sz="0" w:space="0" w:color="auto"/>
            <w:right w:val="none" w:sz="0" w:space="0" w:color="auto"/>
          </w:divBdr>
        </w:div>
        <w:div w:id="1940486406">
          <w:marLeft w:val="0"/>
          <w:marRight w:val="0"/>
          <w:marTop w:val="0"/>
          <w:marBottom w:val="0"/>
          <w:divBdr>
            <w:top w:val="none" w:sz="0" w:space="0" w:color="auto"/>
            <w:left w:val="none" w:sz="0" w:space="0" w:color="auto"/>
            <w:bottom w:val="none" w:sz="0" w:space="0" w:color="auto"/>
            <w:right w:val="none" w:sz="0" w:space="0" w:color="auto"/>
          </w:divBdr>
        </w:div>
        <w:div w:id="2003199423">
          <w:marLeft w:val="0"/>
          <w:marRight w:val="0"/>
          <w:marTop w:val="0"/>
          <w:marBottom w:val="0"/>
          <w:divBdr>
            <w:top w:val="none" w:sz="0" w:space="0" w:color="auto"/>
            <w:left w:val="none" w:sz="0" w:space="0" w:color="auto"/>
            <w:bottom w:val="none" w:sz="0" w:space="0" w:color="auto"/>
            <w:right w:val="none" w:sz="0" w:space="0" w:color="auto"/>
          </w:divBdr>
        </w:div>
      </w:divsChild>
    </w:div>
    <w:div w:id="1394231270">
      <w:bodyDiv w:val="1"/>
      <w:marLeft w:val="0"/>
      <w:marRight w:val="0"/>
      <w:marTop w:val="0"/>
      <w:marBottom w:val="0"/>
      <w:divBdr>
        <w:top w:val="none" w:sz="0" w:space="0" w:color="auto"/>
        <w:left w:val="none" w:sz="0" w:space="0" w:color="auto"/>
        <w:bottom w:val="none" w:sz="0" w:space="0" w:color="auto"/>
        <w:right w:val="none" w:sz="0" w:space="0" w:color="auto"/>
      </w:divBdr>
    </w:div>
    <w:div w:id="1406802386">
      <w:bodyDiv w:val="1"/>
      <w:marLeft w:val="0"/>
      <w:marRight w:val="0"/>
      <w:marTop w:val="0"/>
      <w:marBottom w:val="0"/>
      <w:divBdr>
        <w:top w:val="none" w:sz="0" w:space="0" w:color="auto"/>
        <w:left w:val="none" w:sz="0" w:space="0" w:color="auto"/>
        <w:bottom w:val="none" w:sz="0" w:space="0" w:color="auto"/>
        <w:right w:val="none" w:sz="0" w:space="0" w:color="auto"/>
      </w:divBdr>
    </w:div>
    <w:div w:id="1418750591">
      <w:bodyDiv w:val="1"/>
      <w:marLeft w:val="0"/>
      <w:marRight w:val="0"/>
      <w:marTop w:val="0"/>
      <w:marBottom w:val="0"/>
      <w:divBdr>
        <w:top w:val="none" w:sz="0" w:space="0" w:color="auto"/>
        <w:left w:val="none" w:sz="0" w:space="0" w:color="auto"/>
        <w:bottom w:val="none" w:sz="0" w:space="0" w:color="auto"/>
        <w:right w:val="none" w:sz="0" w:space="0" w:color="auto"/>
      </w:divBdr>
      <w:divsChild>
        <w:div w:id="984625522">
          <w:marLeft w:val="0"/>
          <w:marRight w:val="0"/>
          <w:marTop w:val="0"/>
          <w:marBottom w:val="0"/>
          <w:divBdr>
            <w:top w:val="none" w:sz="0" w:space="0" w:color="auto"/>
            <w:left w:val="none" w:sz="0" w:space="0" w:color="auto"/>
            <w:bottom w:val="none" w:sz="0" w:space="0" w:color="auto"/>
            <w:right w:val="none" w:sz="0" w:space="0" w:color="auto"/>
          </w:divBdr>
        </w:div>
        <w:div w:id="2101632092">
          <w:marLeft w:val="0"/>
          <w:marRight w:val="0"/>
          <w:marTop w:val="0"/>
          <w:marBottom w:val="0"/>
          <w:divBdr>
            <w:top w:val="none" w:sz="0" w:space="0" w:color="auto"/>
            <w:left w:val="none" w:sz="0" w:space="0" w:color="auto"/>
            <w:bottom w:val="none" w:sz="0" w:space="0" w:color="auto"/>
            <w:right w:val="none" w:sz="0" w:space="0" w:color="auto"/>
          </w:divBdr>
        </w:div>
      </w:divsChild>
    </w:div>
    <w:div w:id="1421676696">
      <w:bodyDiv w:val="1"/>
      <w:marLeft w:val="0"/>
      <w:marRight w:val="0"/>
      <w:marTop w:val="0"/>
      <w:marBottom w:val="0"/>
      <w:divBdr>
        <w:top w:val="none" w:sz="0" w:space="0" w:color="auto"/>
        <w:left w:val="none" w:sz="0" w:space="0" w:color="auto"/>
        <w:bottom w:val="none" w:sz="0" w:space="0" w:color="auto"/>
        <w:right w:val="none" w:sz="0" w:space="0" w:color="auto"/>
      </w:divBdr>
    </w:div>
    <w:div w:id="1440176942">
      <w:bodyDiv w:val="1"/>
      <w:marLeft w:val="0"/>
      <w:marRight w:val="0"/>
      <w:marTop w:val="0"/>
      <w:marBottom w:val="0"/>
      <w:divBdr>
        <w:top w:val="none" w:sz="0" w:space="0" w:color="auto"/>
        <w:left w:val="none" w:sz="0" w:space="0" w:color="auto"/>
        <w:bottom w:val="none" w:sz="0" w:space="0" w:color="auto"/>
        <w:right w:val="none" w:sz="0" w:space="0" w:color="auto"/>
      </w:divBdr>
    </w:div>
    <w:div w:id="1446772982">
      <w:bodyDiv w:val="1"/>
      <w:marLeft w:val="0"/>
      <w:marRight w:val="0"/>
      <w:marTop w:val="0"/>
      <w:marBottom w:val="0"/>
      <w:divBdr>
        <w:top w:val="none" w:sz="0" w:space="0" w:color="auto"/>
        <w:left w:val="none" w:sz="0" w:space="0" w:color="auto"/>
        <w:bottom w:val="none" w:sz="0" w:space="0" w:color="auto"/>
        <w:right w:val="none" w:sz="0" w:space="0" w:color="auto"/>
      </w:divBdr>
    </w:div>
    <w:div w:id="1454251562">
      <w:bodyDiv w:val="1"/>
      <w:marLeft w:val="0"/>
      <w:marRight w:val="0"/>
      <w:marTop w:val="0"/>
      <w:marBottom w:val="0"/>
      <w:divBdr>
        <w:top w:val="none" w:sz="0" w:space="0" w:color="auto"/>
        <w:left w:val="none" w:sz="0" w:space="0" w:color="auto"/>
        <w:bottom w:val="none" w:sz="0" w:space="0" w:color="auto"/>
        <w:right w:val="none" w:sz="0" w:space="0" w:color="auto"/>
      </w:divBdr>
    </w:div>
    <w:div w:id="1454596573">
      <w:bodyDiv w:val="1"/>
      <w:marLeft w:val="0"/>
      <w:marRight w:val="0"/>
      <w:marTop w:val="0"/>
      <w:marBottom w:val="0"/>
      <w:divBdr>
        <w:top w:val="none" w:sz="0" w:space="0" w:color="auto"/>
        <w:left w:val="none" w:sz="0" w:space="0" w:color="auto"/>
        <w:bottom w:val="none" w:sz="0" w:space="0" w:color="auto"/>
        <w:right w:val="none" w:sz="0" w:space="0" w:color="auto"/>
      </w:divBdr>
      <w:divsChild>
        <w:div w:id="1108889261">
          <w:marLeft w:val="0"/>
          <w:marRight w:val="0"/>
          <w:marTop w:val="0"/>
          <w:marBottom w:val="0"/>
          <w:divBdr>
            <w:top w:val="none" w:sz="0" w:space="0" w:color="auto"/>
            <w:left w:val="none" w:sz="0" w:space="0" w:color="auto"/>
            <w:bottom w:val="none" w:sz="0" w:space="0" w:color="auto"/>
            <w:right w:val="none" w:sz="0" w:space="0" w:color="auto"/>
          </w:divBdr>
        </w:div>
      </w:divsChild>
    </w:div>
    <w:div w:id="1459952613">
      <w:bodyDiv w:val="1"/>
      <w:marLeft w:val="0"/>
      <w:marRight w:val="0"/>
      <w:marTop w:val="0"/>
      <w:marBottom w:val="0"/>
      <w:divBdr>
        <w:top w:val="none" w:sz="0" w:space="0" w:color="auto"/>
        <w:left w:val="none" w:sz="0" w:space="0" w:color="auto"/>
        <w:bottom w:val="none" w:sz="0" w:space="0" w:color="auto"/>
        <w:right w:val="none" w:sz="0" w:space="0" w:color="auto"/>
      </w:divBdr>
    </w:div>
    <w:div w:id="1466195595">
      <w:bodyDiv w:val="1"/>
      <w:marLeft w:val="0"/>
      <w:marRight w:val="0"/>
      <w:marTop w:val="0"/>
      <w:marBottom w:val="0"/>
      <w:divBdr>
        <w:top w:val="none" w:sz="0" w:space="0" w:color="auto"/>
        <w:left w:val="none" w:sz="0" w:space="0" w:color="auto"/>
        <w:bottom w:val="none" w:sz="0" w:space="0" w:color="auto"/>
        <w:right w:val="none" w:sz="0" w:space="0" w:color="auto"/>
      </w:divBdr>
    </w:div>
    <w:div w:id="1473214936">
      <w:bodyDiv w:val="1"/>
      <w:marLeft w:val="0"/>
      <w:marRight w:val="0"/>
      <w:marTop w:val="0"/>
      <w:marBottom w:val="0"/>
      <w:divBdr>
        <w:top w:val="none" w:sz="0" w:space="0" w:color="auto"/>
        <w:left w:val="none" w:sz="0" w:space="0" w:color="auto"/>
        <w:bottom w:val="none" w:sz="0" w:space="0" w:color="auto"/>
        <w:right w:val="none" w:sz="0" w:space="0" w:color="auto"/>
      </w:divBdr>
    </w:div>
    <w:div w:id="1482891926">
      <w:bodyDiv w:val="1"/>
      <w:marLeft w:val="0"/>
      <w:marRight w:val="0"/>
      <w:marTop w:val="0"/>
      <w:marBottom w:val="0"/>
      <w:divBdr>
        <w:top w:val="none" w:sz="0" w:space="0" w:color="auto"/>
        <w:left w:val="none" w:sz="0" w:space="0" w:color="auto"/>
        <w:bottom w:val="none" w:sz="0" w:space="0" w:color="auto"/>
        <w:right w:val="none" w:sz="0" w:space="0" w:color="auto"/>
      </w:divBdr>
      <w:divsChild>
        <w:div w:id="117769538">
          <w:marLeft w:val="0"/>
          <w:marRight w:val="0"/>
          <w:marTop w:val="0"/>
          <w:marBottom w:val="0"/>
          <w:divBdr>
            <w:top w:val="none" w:sz="0" w:space="0" w:color="auto"/>
            <w:left w:val="none" w:sz="0" w:space="0" w:color="auto"/>
            <w:bottom w:val="none" w:sz="0" w:space="0" w:color="auto"/>
            <w:right w:val="none" w:sz="0" w:space="0" w:color="auto"/>
          </w:divBdr>
          <w:divsChild>
            <w:div w:id="646282702">
              <w:marLeft w:val="0"/>
              <w:marRight w:val="0"/>
              <w:marTop w:val="0"/>
              <w:marBottom w:val="0"/>
              <w:divBdr>
                <w:top w:val="none" w:sz="0" w:space="0" w:color="auto"/>
                <w:left w:val="none" w:sz="0" w:space="0" w:color="auto"/>
                <w:bottom w:val="none" w:sz="0" w:space="0" w:color="auto"/>
                <w:right w:val="none" w:sz="0" w:space="0" w:color="auto"/>
              </w:divBdr>
            </w:div>
            <w:div w:id="1626960253">
              <w:marLeft w:val="0"/>
              <w:marRight w:val="0"/>
              <w:marTop w:val="0"/>
              <w:marBottom w:val="0"/>
              <w:divBdr>
                <w:top w:val="none" w:sz="0" w:space="0" w:color="auto"/>
                <w:left w:val="none" w:sz="0" w:space="0" w:color="auto"/>
                <w:bottom w:val="none" w:sz="0" w:space="0" w:color="auto"/>
                <w:right w:val="none" w:sz="0" w:space="0" w:color="auto"/>
              </w:divBdr>
            </w:div>
            <w:div w:id="2047874494">
              <w:marLeft w:val="0"/>
              <w:marRight w:val="0"/>
              <w:marTop w:val="0"/>
              <w:marBottom w:val="0"/>
              <w:divBdr>
                <w:top w:val="none" w:sz="0" w:space="0" w:color="auto"/>
                <w:left w:val="none" w:sz="0" w:space="0" w:color="auto"/>
                <w:bottom w:val="none" w:sz="0" w:space="0" w:color="auto"/>
                <w:right w:val="none" w:sz="0" w:space="0" w:color="auto"/>
              </w:divBdr>
            </w:div>
          </w:divsChild>
        </w:div>
        <w:div w:id="822358957">
          <w:marLeft w:val="0"/>
          <w:marRight w:val="0"/>
          <w:marTop w:val="0"/>
          <w:marBottom w:val="0"/>
          <w:divBdr>
            <w:top w:val="none" w:sz="0" w:space="0" w:color="auto"/>
            <w:left w:val="none" w:sz="0" w:space="0" w:color="auto"/>
            <w:bottom w:val="none" w:sz="0" w:space="0" w:color="auto"/>
            <w:right w:val="none" w:sz="0" w:space="0" w:color="auto"/>
          </w:divBdr>
          <w:divsChild>
            <w:div w:id="57094672">
              <w:marLeft w:val="0"/>
              <w:marRight w:val="0"/>
              <w:marTop w:val="0"/>
              <w:marBottom w:val="0"/>
              <w:divBdr>
                <w:top w:val="none" w:sz="0" w:space="0" w:color="auto"/>
                <w:left w:val="none" w:sz="0" w:space="0" w:color="auto"/>
                <w:bottom w:val="none" w:sz="0" w:space="0" w:color="auto"/>
                <w:right w:val="none" w:sz="0" w:space="0" w:color="auto"/>
              </w:divBdr>
            </w:div>
          </w:divsChild>
        </w:div>
        <w:div w:id="1225602894">
          <w:marLeft w:val="0"/>
          <w:marRight w:val="0"/>
          <w:marTop w:val="0"/>
          <w:marBottom w:val="0"/>
          <w:divBdr>
            <w:top w:val="none" w:sz="0" w:space="0" w:color="auto"/>
            <w:left w:val="none" w:sz="0" w:space="0" w:color="auto"/>
            <w:bottom w:val="none" w:sz="0" w:space="0" w:color="auto"/>
            <w:right w:val="none" w:sz="0" w:space="0" w:color="auto"/>
          </w:divBdr>
          <w:divsChild>
            <w:div w:id="636303329">
              <w:marLeft w:val="0"/>
              <w:marRight w:val="0"/>
              <w:marTop w:val="0"/>
              <w:marBottom w:val="0"/>
              <w:divBdr>
                <w:top w:val="none" w:sz="0" w:space="0" w:color="auto"/>
                <w:left w:val="none" w:sz="0" w:space="0" w:color="auto"/>
                <w:bottom w:val="none" w:sz="0" w:space="0" w:color="auto"/>
                <w:right w:val="none" w:sz="0" w:space="0" w:color="auto"/>
              </w:divBdr>
            </w:div>
            <w:div w:id="837693187">
              <w:marLeft w:val="0"/>
              <w:marRight w:val="0"/>
              <w:marTop w:val="0"/>
              <w:marBottom w:val="0"/>
              <w:divBdr>
                <w:top w:val="none" w:sz="0" w:space="0" w:color="auto"/>
                <w:left w:val="none" w:sz="0" w:space="0" w:color="auto"/>
                <w:bottom w:val="none" w:sz="0" w:space="0" w:color="auto"/>
                <w:right w:val="none" w:sz="0" w:space="0" w:color="auto"/>
              </w:divBdr>
            </w:div>
            <w:div w:id="991955944">
              <w:marLeft w:val="0"/>
              <w:marRight w:val="0"/>
              <w:marTop w:val="0"/>
              <w:marBottom w:val="0"/>
              <w:divBdr>
                <w:top w:val="none" w:sz="0" w:space="0" w:color="auto"/>
                <w:left w:val="none" w:sz="0" w:space="0" w:color="auto"/>
                <w:bottom w:val="none" w:sz="0" w:space="0" w:color="auto"/>
                <w:right w:val="none" w:sz="0" w:space="0" w:color="auto"/>
              </w:divBdr>
            </w:div>
            <w:div w:id="1051542862">
              <w:marLeft w:val="0"/>
              <w:marRight w:val="0"/>
              <w:marTop w:val="0"/>
              <w:marBottom w:val="0"/>
              <w:divBdr>
                <w:top w:val="none" w:sz="0" w:space="0" w:color="auto"/>
                <w:left w:val="none" w:sz="0" w:space="0" w:color="auto"/>
                <w:bottom w:val="none" w:sz="0" w:space="0" w:color="auto"/>
                <w:right w:val="none" w:sz="0" w:space="0" w:color="auto"/>
              </w:divBdr>
            </w:div>
            <w:div w:id="1349868161">
              <w:marLeft w:val="0"/>
              <w:marRight w:val="0"/>
              <w:marTop w:val="0"/>
              <w:marBottom w:val="0"/>
              <w:divBdr>
                <w:top w:val="none" w:sz="0" w:space="0" w:color="auto"/>
                <w:left w:val="none" w:sz="0" w:space="0" w:color="auto"/>
                <w:bottom w:val="none" w:sz="0" w:space="0" w:color="auto"/>
                <w:right w:val="none" w:sz="0" w:space="0" w:color="auto"/>
              </w:divBdr>
            </w:div>
            <w:div w:id="1802769604">
              <w:marLeft w:val="0"/>
              <w:marRight w:val="0"/>
              <w:marTop w:val="0"/>
              <w:marBottom w:val="0"/>
              <w:divBdr>
                <w:top w:val="none" w:sz="0" w:space="0" w:color="auto"/>
                <w:left w:val="none" w:sz="0" w:space="0" w:color="auto"/>
                <w:bottom w:val="none" w:sz="0" w:space="0" w:color="auto"/>
                <w:right w:val="none" w:sz="0" w:space="0" w:color="auto"/>
              </w:divBdr>
            </w:div>
          </w:divsChild>
        </w:div>
        <w:div w:id="1457527185">
          <w:marLeft w:val="0"/>
          <w:marRight w:val="0"/>
          <w:marTop w:val="0"/>
          <w:marBottom w:val="0"/>
          <w:divBdr>
            <w:top w:val="none" w:sz="0" w:space="0" w:color="auto"/>
            <w:left w:val="none" w:sz="0" w:space="0" w:color="auto"/>
            <w:bottom w:val="none" w:sz="0" w:space="0" w:color="auto"/>
            <w:right w:val="none" w:sz="0" w:space="0" w:color="auto"/>
          </w:divBdr>
          <w:divsChild>
            <w:div w:id="182980465">
              <w:marLeft w:val="0"/>
              <w:marRight w:val="0"/>
              <w:marTop w:val="0"/>
              <w:marBottom w:val="0"/>
              <w:divBdr>
                <w:top w:val="none" w:sz="0" w:space="0" w:color="auto"/>
                <w:left w:val="none" w:sz="0" w:space="0" w:color="auto"/>
                <w:bottom w:val="none" w:sz="0" w:space="0" w:color="auto"/>
                <w:right w:val="none" w:sz="0" w:space="0" w:color="auto"/>
              </w:divBdr>
            </w:div>
            <w:div w:id="194932406">
              <w:marLeft w:val="0"/>
              <w:marRight w:val="0"/>
              <w:marTop w:val="0"/>
              <w:marBottom w:val="0"/>
              <w:divBdr>
                <w:top w:val="none" w:sz="0" w:space="0" w:color="auto"/>
                <w:left w:val="none" w:sz="0" w:space="0" w:color="auto"/>
                <w:bottom w:val="none" w:sz="0" w:space="0" w:color="auto"/>
                <w:right w:val="none" w:sz="0" w:space="0" w:color="auto"/>
              </w:divBdr>
            </w:div>
            <w:div w:id="260721214">
              <w:marLeft w:val="0"/>
              <w:marRight w:val="0"/>
              <w:marTop w:val="0"/>
              <w:marBottom w:val="0"/>
              <w:divBdr>
                <w:top w:val="none" w:sz="0" w:space="0" w:color="auto"/>
                <w:left w:val="none" w:sz="0" w:space="0" w:color="auto"/>
                <w:bottom w:val="none" w:sz="0" w:space="0" w:color="auto"/>
                <w:right w:val="none" w:sz="0" w:space="0" w:color="auto"/>
              </w:divBdr>
            </w:div>
            <w:div w:id="323320094">
              <w:marLeft w:val="0"/>
              <w:marRight w:val="0"/>
              <w:marTop w:val="0"/>
              <w:marBottom w:val="0"/>
              <w:divBdr>
                <w:top w:val="none" w:sz="0" w:space="0" w:color="auto"/>
                <w:left w:val="none" w:sz="0" w:space="0" w:color="auto"/>
                <w:bottom w:val="none" w:sz="0" w:space="0" w:color="auto"/>
                <w:right w:val="none" w:sz="0" w:space="0" w:color="auto"/>
              </w:divBdr>
            </w:div>
            <w:div w:id="388043658">
              <w:marLeft w:val="0"/>
              <w:marRight w:val="0"/>
              <w:marTop w:val="0"/>
              <w:marBottom w:val="0"/>
              <w:divBdr>
                <w:top w:val="none" w:sz="0" w:space="0" w:color="auto"/>
                <w:left w:val="none" w:sz="0" w:space="0" w:color="auto"/>
                <w:bottom w:val="none" w:sz="0" w:space="0" w:color="auto"/>
                <w:right w:val="none" w:sz="0" w:space="0" w:color="auto"/>
              </w:divBdr>
            </w:div>
            <w:div w:id="395395530">
              <w:marLeft w:val="0"/>
              <w:marRight w:val="0"/>
              <w:marTop w:val="0"/>
              <w:marBottom w:val="0"/>
              <w:divBdr>
                <w:top w:val="none" w:sz="0" w:space="0" w:color="auto"/>
                <w:left w:val="none" w:sz="0" w:space="0" w:color="auto"/>
                <w:bottom w:val="none" w:sz="0" w:space="0" w:color="auto"/>
                <w:right w:val="none" w:sz="0" w:space="0" w:color="auto"/>
              </w:divBdr>
            </w:div>
            <w:div w:id="481237410">
              <w:marLeft w:val="0"/>
              <w:marRight w:val="0"/>
              <w:marTop w:val="0"/>
              <w:marBottom w:val="0"/>
              <w:divBdr>
                <w:top w:val="none" w:sz="0" w:space="0" w:color="auto"/>
                <w:left w:val="none" w:sz="0" w:space="0" w:color="auto"/>
                <w:bottom w:val="none" w:sz="0" w:space="0" w:color="auto"/>
                <w:right w:val="none" w:sz="0" w:space="0" w:color="auto"/>
              </w:divBdr>
            </w:div>
            <w:div w:id="639070294">
              <w:marLeft w:val="0"/>
              <w:marRight w:val="0"/>
              <w:marTop w:val="0"/>
              <w:marBottom w:val="0"/>
              <w:divBdr>
                <w:top w:val="none" w:sz="0" w:space="0" w:color="auto"/>
                <w:left w:val="none" w:sz="0" w:space="0" w:color="auto"/>
                <w:bottom w:val="none" w:sz="0" w:space="0" w:color="auto"/>
                <w:right w:val="none" w:sz="0" w:space="0" w:color="auto"/>
              </w:divBdr>
            </w:div>
            <w:div w:id="643195943">
              <w:marLeft w:val="0"/>
              <w:marRight w:val="0"/>
              <w:marTop w:val="0"/>
              <w:marBottom w:val="0"/>
              <w:divBdr>
                <w:top w:val="none" w:sz="0" w:space="0" w:color="auto"/>
                <w:left w:val="none" w:sz="0" w:space="0" w:color="auto"/>
                <w:bottom w:val="none" w:sz="0" w:space="0" w:color="auto"/>
                <w:right w:val="none" w:sz="0" w:space="0" w:color="auto"/>
              </w:divBdr>
            </w:div>
            <w:div w:id="833758675">
              <w:marLeft w:val="0"/>
              <w:marRight w:val="0"/>
              <w:marTop w:val="0"/>
              <w:marBottom w:val="0"/>
              <w:divBdr>
                <w:top w:val="none" w:sz="0" w:space="0" w:color="auto"/>
                <w:left w:val="none" w:sz="0" w:space="0" w:color="auto"/>
                <w:bottom w:val="none" w:sz="0" w:space="0" w:color="auto"/>
                <w:right w:val="none" w:sz="0" w:space="0" w:color="auto"/>
              </w:divBdr>
            </w:div>
            <w:div w:id="1025715072">
              <w:marLeft w:val="0"/>
              <w:marRight w:val="0"/>
              <w:marTop w:val="0"/>
              <w:marBottom w:val="0"/>
              <w:divBdr>
                <w:top w:val="none" w:sz="0" w:space="0" w:color="auto"/>
                <w:left w:val="none" w:sz="0" w:space="0" w:color="auto"/>
                <w:bottom w:val="none" w:sz="0" w:space="0" w:color="auto"/>
                <w:right w:val="none" w:sz="0" w:space="0" w:color="auto"/>
              </w:divBdr>
            </w:div>
            <w:div w:id="1035352109">
              <w:marLeft w:val="0"/>
              <w:marRight w:val="0"/>
              <w:marTop w:val="0"/>
              <w:marBottom w:val="0"/>
              <w:divBdr>
                <w:top w:val="none" w:sz="0" w:space="0" w:color="auto"/>
                <w:left w:val="none" w:sz="0" w:space="0" w:color="auto"/>
                <w:bottom w:val="none" w:sz="0" w:space="0" w:color="auto"/>
                <w:right w:val="none" w:sz="0" w:space="0" w:color="auto"/>
              </w:divBdr>
            </w:div>
            <w:div w:id="1203129408">
              <w:marLeft w:val="0"/>
              <w:marRight w:val="0"/>
              <w:marTop w:val="0"/>
              <w:marBottom w:val="0"/>
              <w:divBdr>
                <w:top w:val="none" w:sz="0" w:space="0" w:color="auto"/>
                <w:left w:val="none" w:sz="0" w:space="0" w:color="auto"/>
                <w:bottom w:val="none" w:sz="0" w:space="0" w:color="auto"/>
                <w:right w:val="none" w:sz="0" w:space="0" w:color="auto"/>
              </w:divBdr>
            </w:div>
            <w:div w:id="1212421922">
              <w:marLeft w:val="0"/>
              <w:marRight w:val="0"/>
              <w:marTop w:val="0"/>
              <w:marBottom w:val="0"/>
              <w:divBdr>
                <w:top w:val="none" w:sz="0" w:space="0" w:color="auto"/>
                <w:left w:val="none" w:sz="0" w:space="0" w:color="auto"/>
                <w:bottom w:val="none" w:sz="0" w:space="0" w:color="auto"/>
                <w:right w:val="none" w:sz="0" w:space="0" w:color="auto"/>
              </w:divBdr>
            </w:div>
            <w:div w:id="1231696193">
              <w:marLeft w:val="0"/>
              <w:marRight w:val="0"/>
              <w:marTop w:val="0"/>
              <w:marBottom w:val="0"/>
              <w:divBdr>
                <w:top w:val="none" w:sz="0" w:space="0" w:color="auto"/>
                <w:left w:val="none" w:sz="0" w:space="0" w:color="auto"/>
                <w:bottom w:val="none" w:sz="0" w:space="0" w:color="auto"/>
                <w:right w:val="none" w:sz="0" w:space="0" w:color="auto"/>
              </w:divBdr>
            </w:div>
            <w:div w:id="1309091055">
              <w:marLeft w:val="0"/>
              <w:marRight w:val="0"/>
              <w:marTop w:val="0"/>
              <w:marBottom w:val="0"/>
              <w:divBdr>
                <w:top w:val="none" w:sz="0" w:space="0" w:color="auto"/>
                <w:left w:val="none" w:sz="0" w:space="0" w:color="auto"/>
                <w:bottom w:val="none" w:sz="0" w:space="0" w:color="auto"/>
                <w:right w:val="none" w:sz="0" w:space="0" w:color="auto"/>
              </w:divBdr>
            </w:div>
            <w:div w:id="1546870110">
              <w:marLeft w:val="0"/>
              <w:marRight w:val="0"/>
              <w:marTop w:val="0"/>
              <w:marBottom w:val="0"/>
              <w:divBdr>
                <w:top w:val="none" w:sz="0" w:space="0" w:color="auto"/>
                <w:left w:val="none" w:sz="0" w:space="0" w:color="auto"/>
                <w:bottom w:val="none" w:sz="0" w:space="0" w:color="auto"/>
                <w:right w:val="none" w:sz="0" w:space="0" w:color="auto"/>
              </w:divBdr>
            </w:div>
            <w:div w:id="1558931465">
              <w:marLeft w:val="0"/>
              <w:marRight w:val="0"/>
              <w:marTop w:val="0"/>
              <w:marBottom w:val="0"/>
              <w:divBdr>
                <w:top w:val="none" w:sz="0" w:space="0" w:color="auto"/>
                <w:left w:val="none" w:sz="0" w:space="0" w:color="auto"/>
                <w:bottom w:val="none" w:sz="0" w:space="0" w:color="auto"/>
                <w:right w:val="none" w:sz="0" w:space="0" w:color="auto"/>
              </w:divBdr>
            </w:div>
            <w:div w:id="1611089245">
              <w:marLeft w:val="0"/>
              <w:marRight w:val="0"/>
              <w:marTop w:val="0"/>
              <w:marBottom w:val="0"/>
              <w:divBdr>
                <w:top w:val="none" w:sz="0" w:space="0" w:color="auto"/>
                <w:left w:val="none" w:sz="0" w:space="0" w:color="auto"/>
                <w:bottom w:val="none" w:sz="0" w:space="0" w:color="auto"/>
                <w:right w:val="none" w:sz="0" w:space="0" w:color="auto"/>
              </w:divBdr>
            </w:div>
            <w:div w:id="1612201603">
              <w:marLeft w:val="0"/>
              <w:marRight w:val="0"/>
              <w:marTop w:val="0"/>
              <w:marBottom w:val="0"/>
              <w:divBdr>
                <w:top w:val="none" w:sz="0" w:space="0" w:color="auto"/>
                <w:left w:val="none" w:sz="0" w:space="0" w:color="auto"/>
                <w:bottom w:val="none" w:sz="0" w:space="0" w:color="auto"/>
                <w:right w:val="none" w:sz="0" w:space="0" w:color="auto"/>
              </w:divBdr>
            </w:div>
            <w:div w:id="1970088266">
              <w:marLeft w:val="0"/>
              <w:marRight w:val="0"/>
              <w:marTop w:val="0"/>
              <w:marBottom w:val="0"/>
              <w:divBdr>
                <w:top w:val="none" w:sz="0" w:space="0" w:color="auto"/>
                <w:left w:val="none" w:sz="0" w:space="0" w:color="auto"/>
                <w:bottom w:val="none" w:sz="0" w:space="0" w:color="auto"/>
                <w:right w:val="none" w:sz="0" w:space="0" w:color="auto"/>
              </w:divBdr>
            </w:div>
          </w:divsChild>
        </w:div>
        <w:div w:id="1707632403">
          <w:marLeft w:val="0"/>
          <w:marRight w:val="0"/>
          <w:marTop w:val="0"/>
          <w:marBottom w:val="0"/>
          <w:divBdr>
            <w:top w:val="none" w:sz="0" w:space="0" w:color="auto"/>
            <w:left w:val="none" w:sz="0" w:space="0" w:color="auto"/>
            <w:bottom w:val="none" w:sz="0" w:space="0" w:color="auto"/>
            <w:right w:val="none" w:sz="0" w:space="0" w:color="auto"/>
          </w:divBdr>
          <w:divsChild>
            <w:div w:id="2100057260">
              <w:marLeft w:val="0"/>
              <w:marRight w:val="0"/>
              <w:marTop w:val="0"/>
              <w:marBottom w:val="0"/>
              <w:divBdr>
                <w:top w:val="none" w:sz="0" w:space="0" w:color="auto"/>
                <w:left w:val="none" w:sz="0" w:space="0" w:color="auto"/>
                <w:bottom w:val="none" w:sz="0" w:space="0" w:color="auto"/>
                <w:right w:val="none" w:sz="0" w:space="0" w:color="auto"/>
              </w:divBdr>
            </w:div>
          </w:divsChild>
        </w:div>
        <w:div w:id="1781101581">
          <w:marLeft w:val="0"/>
          <w:marRight w:val="0"/>
          <w:marTop w:val="0"/>
          <w:marBottom w:val="0"/>
          <w:divBdr>
            <w:top w:val="none" w:sz="0" w:space="0" w:color="auto"/>
            <w:left w:val="none" w:sz="0" w:space="0" w:color="auto"/>
            <w:bottom w:val="none" w:sz="0" w:space="0" w:color="auto"/>
            <w:right w:val="none" w:sz="0" w:space="0" w:color="auto"/>
          </w:divBdr>
          <w:divsChild>
            <w:div w:id="1804691719">
              <w:marLeft w:val="0"/>
              <w:marRight w:val="0"/>
              <w:marTop w:val="0"/>
              <w:marBottom w:val="0"/>
              <w:divBdr>
                <w:top w:val="none" w:sz="0" w:space="0" w:color="auto"/>
                <w:left w:val="none" w:sz="0" w:space="0" w:color="auto"/>
                <w:bottom w:val="none" w:sz="0" w:space="0" w:color="auto"/>
                <w:right w:val="none" w:sz="0" w:space="0" w:color="auto"/>
              </w:divBdr>
            </w:div>
          </w:divsChild>
        </w:div>
        <w:div w:id="2124571472">
          <w:marLeft w:val="0"/>
          <w:marRight w:val="0"/>
          <w:marTop w:val="0"/>
          <w:marBottom w:val="0"/>
          <w:divBdr>
            <w:top w:val="none" w:sz="0" w:space="0" w:color="auto"/>
            <w:left w:val="none" w:sz="0" w:space="0" w:color="auto"/>
            <w:bottom w:val="none" w:sz="0" w:space="0" w:color="auto"/>
            <w:right w:val="none" w:sz="0" w:space="0" w:color="auto"/>
          </w:divBdr>
          <w:divsChild>
            <w:div w:id="172113474">
              <w:marLeft w:val="0"/>
              <w:marRight w:val="0"/>
              <w:marTop w:val="0"/>
              <w:marBottom w:val="0"/>
              <w:divBdr>
                <w:top w:val="none" w:sz="0" w:space="0" w:color="auto"/>
                <w:left w:val="none" w:sz="0" w:space="0" w:color="auto"/>
                <w:bottom w:val="none" w:sz="0" w:space="0" w:color="auto"/>
                <w:right w:val="none" w:sz="0" w:space="0" w:color="auto"/>
              </w:divBdr>
            </w:div>
            <w:div w:id="982539924">
              <w:marLeft w:val="0"/>
              <w:marRight w:val="0"/>
              <w:marTop w:val="0"/>
              <w:marBottom w:val="0"/>
              <w:divBdr>
                <w:top w:val="none" w:sz="0" w:space="0" w:color="auto"/>
                <w:left w:val="none" w:sz="0" w:space="0" w:color="auto"/>
                <w:bottom w:val="none" w:sz="0" w:space="0" w:color="auto"/>
                <w:right w:val="none" w:sz="0" w:space="0" w:color="auto"/>
              </w:divBdr>
            </w:div>
            <w:div w:id="1946843525">
              <w:marLeft w:val="0"/>
              <w:marRight w:val="0"/>
              <w:marTop w:val="0"/>
              <w:marBottom w:val="0"/>
              <w:divBdr>
                <w:top w:val="none" w:sz="0" w:space="0" w:color="auto"/>
                <w:left w:val="none" w:sz="0" w:space="0" w:color="auto"/>
                <w:bottom w:val="none" w:sz="0" w:space="0" w:color="auto"/>
                <w:right w:val="none" w:sz="0" w:space="0" w:color="auto"/>
              </w:divBdr>
            </w:div>
            <w:div w:id="21470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173">
      <w:bodyDiv w:val="1"/>
      <w:marLeft w:val="0"/>
      <w:marRight w:val="0"/>
      <w:marTop w:val="0"/>
      <w:marBottom w:val="0"/>
      <w:divBdr>
        <w:top w:val="none" w:sz="0" w:space="0" w:color="auto"/>
        <w:left w:val="none" w:sz="0" w:space="0" w:color="auto"/>
        <w:bottom w:val="none" w:sz="0" w:space="0" w:color="auto"/>
        <w:right w:val="none" w:sz="0" w:space="0" w:color="auto"/>
      </w:divBdr>
    </w:div>
    <w:div w:id="1522205087">
      <w:bodyDiv w:val="1"/>
      <w:marLeft w:val="0"/>
      <w:marRight w:val="0"/>
      <w:marTop w:val="0"/>
      <w:marBottom w:val="0"/>
      <w:divBdr>
        <w:top w:val="none" w:sz="0" w:space="0" w:color="auto"/>
        <w:left w:val="none" w:sz="0" w:space="0" w:color="auto"/>
        <w:bottom w:val="none" w:sz="0" w:space="0" w:color="auto"/>
        <w:right w:val="none" w:sz="0" w:space="0" w:color="auto"/>
      </w:divBdr>
    </w:div>
    <w:div w:id="1539469989">
      <w:bodyDiv w:val="1"/>
      <w:marLeft w:val="0"/>
      <w:marRight w:val="0"/>
      <w:marTop w:val="0"/>
      <w:marBottom w:val="0"/>
      <w:divBdr>
        <w:top w:val="none" w:sz="0" w:space="0" w:color="auto"/>
        <w:left w:val="none" w:sz="0" w:space="0" w:color="auto"/>
        <w:bottom w:val="none" w:sz="0" w:space="0" w:color="auto"/>
        <w:right w:val="none" w:sz="0" w:space="0" w:color="auto"/>
      </w:divBdr>
      <w:divsChild>
        <w:div w:id="1249998675">
          <w:marLeft w:val="0"/>
          <w:marRight w:val="0"/>
          <w:marTop w:val="0"/>
          <w:marBottom w:val="0"/>
          <w:divBdr>
            <w:top w:val="none" w:sz="0" w:space="0" w:color="auto"/>
            <w:left w:val="none" w:sz="0" w:space="0" w:color="auto"/>
            <w:bottom w:val="none" w:sz="0" w:space="0" w:color="auto"/>
            <w:right w:val="none" w:sz="0" w:space="0" w:color="auto"/>
          </w:divBdr>
          <w:divsChild>
            <w:div w:id="10514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1315">
      <w:bodyDiv w:val="1"/>
      <w:marLeft w:val="0"/>
      <w:marRight w:val="0"/>
      <w:marTop w:val="0"/>
      <w:marBottom w:val="0"/>
      <w:divBdr>
        <w:top w:val="none" w:sz="0" w:space="0" w:color="auto"/>
        <w:left w:val="none" w:sz="0" w:space="0" w:color="auto"/>
        <w:bottom w:val="none" w:sz="0" w:space="0" w:color="auto"/>
        <w:right w:val="none" w:sz="0" w:space="0" w:color="auto"/>
      </w:divBdr>
    </w:div>
    <w:div w:id="1569027780">
      <w:bodyDiv w:val="1"/>
      <w:marLeft w:val="0"/>
      <w:marRight w:val="0"/>
      <w:marTop w:val="0"/>
      <w:marBottom w:val="0"/>
      <w:divBdr>
        <w:top w:val="none" w:sz="0" w:space="0" w:color="auto"/>
        <w:left w:val="none" w:sz="0" w:space="0" w:color="auto"/>
        <w:bottom w:val="none" w:sz="0" w:space="0" w:color="auto"/>
        <w:right w:val="none" w:sz="0" w:space="0" w:color="auto"/>
      </w:divBdr>
      <w:divsChild>
        <w:div w:id="329988860">
          <w:marLeft w:val="0"/>
          <w:marRight w:val="0"/>
          <w:marTop w:val="0"/>
          <w:marBottom w:val="0"/>
          <w:divBdr>
            <w:top w:val="none" w:sz="0" w:space="0" w:color="auto"/>
            <w:left w:val="none" w:sz="0" w:space="0" w:color="auto"/>
            <w:bottom w:val="none" w:sz="0" w:space="0" w:color="auto"/>
            <w:right w:val="none" w:sz="0" w:space="0" w:color="auto"/>
          </w:divBdr>
          <w:divsChild>
            <w:div w:id="1796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2625">
      <w:bodyDiv w:val="1"/>
      <w:marLeft w:val="0"/>
      <w:marRight w:val="0"/>
      <w:marTop w:val="0"/>
      <w:marBottom w:val="0"/>
      <w:divBdr>
        <w:top w:val="none" w:sz="0" w:space="0" w:color="auto"/>
        <w:left w:val="none" w:sz="0" w:space="0" w:color="auto"/>
        <w:bottom w:val="none" w:sz="0" w:space="0" w:color="auto"/>
        <w:right w:val="none" w:sz="0" w:space="0" w:color="auto"/>
      </w:divBdr>
      <w:divsChild>
        <w:div w:id="34042005">
          <w:marLeft w:val="0"/>
          <w:marRight w:val="0"/>
          <w:marTop w:val="0"/>
          <w:marBottom w:val="0"/>
          <w:divBdr>
            <w:top w:val="none" w:sz="0" w:space="0" w:color="auto"/>
            <w:left w:val="none" w:sz="0" w:space="0" w:color="auto"/>
            <w:bottom w:val="none" w:sz="0" w:space="0" w:color="auto"/>
            <w:right w:val="none" w:sz="0" w:space="0" w:color="auto"/>
          </w:divBdr>
        </w:div>
        <w:div w:id="72316746">
          <w:marLeft w:val="0"/>
          <w:marRight w:val="0"/>
          <w:marTop w:val="0"/>
          <w:marBottom w:val="0"/>
          <w:divBdr>
            <w:top w:val="none" w:sz="0" w:space="0" w:color="auto"/>
            <w:left w:val="none" w:sz="0" w:space="0" w:color="auto"/>
            <w:bottom w:val="none" w:sz="0" w:space="0" w:color="auto"/>
            <w:right w:val="none" w:sz="0" w:space="0" w:color="auto"/>
          </w:divBdr>
        </w:div>
        <w:div w:id="425660574">
          <w:marLeft w:val="0"/>
          <w:marRight w:val="0"/>
          <w:marTop w:val="0"/>
          <w:marBottom w:val="0"/>
          <w:divBdr>
            <w:top w:val="none" w:sz="0" w:space="0" w:color="auto"/>
            <w:left w:val="none" w:sz="0" w:space="0" w:color="auto"/>
            <w:bottom w:val="none" w:sz="0" w:space="0" w:color="auto"/>
            <w:right w:val="none" w:sz="0" w:space="0" w:color="auto"/>
          </w:divBdr>
        </w:div>
        <w:div w:id="429474392">
          <w:marLeft w:val="0"/>
          <w:marRight w:val="0"/>
          <w:marTop w:val="0"/>
          <w:marBottom w:val="0"/>
          <w:divBdr>
            <w:top w:val="none" w:sz="0" w:space="0" w:color="auto"/>
            <w:left w:val="none" w:sz="0" w:space="0" w:color="auto"/>
            <w:bottom w:val="none" w:sz="0" w:space="0" w:color="auto"/>
            <w:right w:val="none" w:sz="0" w:space="0" w:color="auto"/>
          </w:divBdr>
        </w:div>
        <w:div w:id="439493664">
          <w:marLeft w:val="0"/>
          <w:marRight w:val="0"/>
          <w:marTop w:val="0"/>
          <w:marBottom w:val="0"/>
          <w:divBdr>
            <w:top w:val="none" w:sz="0" w:space="0" w:color="auto"/>
            <w:left w:val="none" w:sz="0" w:space="0" w:color="auto"/>
            <w:bottom w:val="none" w:sz="0" w:space="0" w:color="auto"/>
            <w:right w:val="none" w:sz="0" w:space="0" w:color="auto"/>
          </w:divBdr>
        </w:div>
        <w:div w:id="503513945">
          <w:marLeft w:val="0"/>
          <w:marRight w:val="0"/>
          <w:marTop w:val="0"/>
          <w:marBottom w:val="0"/>
          <w:divBdr>
            <w:top w:val="none" w:sz="0" w:space="0" w:color="auto"/>
            <w:left w:val="none" w:sz="0" w:space="0" w:color="auto"/>
            <w:bottom w:val="none" w:sz="0" w:space="0" w:color="auto"/>
            <w:right w:val="none" w:sz="0" w:space="0" w:color="auto"/>
          </w:divBdr>
        </w:div>
        <w:div w:id="737435508">
          <w:marLeft w:val="0"/>
          <w:marRight w:val="0"/>
          <w:marTop w:val="0"/>
          <w:marBottom w:val="0"/>
          <w:divBdr>
            <w:top w:val="none" w:sz="0" w:space="0" w:color="auto"/>
            <w:left w:val="none" w:sz="0" w:space="0" w:color="auto"/>
            <w:bottom w:val="none" w:sz="0" w:space="0" w:color="auto"/>
            <w:right w:val="none" w:sz="0" w:space="0" w:color="auto"/>
          </w:divBdr>
        </w:div>
        <w:div w:id="1313218575">
          <w:marLeft w:val="0"/>
          <w:marRight w:val="0"/>
          <w:marTop w:val="0"/>
          <w:marBottom w:val="0"/>
          <w:divBdr>
            <w:top w:val="none" w:sz="0" w:space="0" w:color="auto"/>
            <w:left w:val="none" w:sz="0" w:space="0" w:color="auto"/>
            <w:bottom w:val="none" w:sz="0" w:space="0" w:color="auto"/>
            <w:right w:val="none" w:sz="0" w:space="0" w:color="auto"/>
          </w:divBdr>
        </w:div>
        <w:div w:id="1863322228">
          <w:marLeft w:val="0"/>
          <w:marRight w:val="0"/>
          <w:marTop w:val="0"/>
          <w:marBottom w:val="0"/>
          <w:divBdr>
            <w:top w:val="none" w:sz="0" w:space="0" w:color="auto"/>
            <w:left w:val="none" w:sz="0" w:space="0" w:color="auto"/>
            <w:bottom w:val="none" w:sz="0" w:space="0" w:color="auto"/>
            <w:right w:val="none" w:sz="0" w:space="0" w:color="auto"/>
          </w:divBdr>
        </w:div>
        <w:div w:id="1865435396">
          <w:marLeft w:val="0"/>
          <w:marRight w:val="0"/>
          <w:marTop w:val="0"/>
          <w:marBottom w:val="0"/>
          <w:divBdr>
            <w:top w:val="none" w:sz="0" w:space="0" w:color="auto"/>
            <w:left w:val="none" w:sz="0" w:space="0" w:color="auto"/>
            <w:bottom w:val="none" w:sz="0" w:space="0" w:color="auto"/>
            <w:right w:val="none" w:sz="0" w:space="0" w:color="auto"/>
          </w:divBdr>
        </w:div>
        <w:div w:id="2024940433">
          <w:marLeft w:val="0"/>
          <w:marRight w:val="0"/>
          <w:marTop w:val="0"/>
          <w:marBottom w:val="0"/>
          <w:divBdr>
            <w:top w:val="none" w:sz="0" w:space="0" w:color="auto"/>
            <w:left w:val="none" w:sz="0" w:space="0" w:color="auto"/>
            <w:bottom w:val="none" w:sz="0" w:space="0" w:color="auto"/>
            <w:right w:val="none" w:sz="0" w:space="0" w:color="auto"/>
          </w:divBdr>
        </w:div>
        <w:div w:id="2060009746">
          <w:marLeft w:val="0"/>
          <w:marRight w:val="0"/>
          <w:marTop w:val="0"/>
          <w:marBottom w:val="0"/>
          <w:divBdr>
            <w:top w:val="none" w:sz="0" w:space="0" w:color="auto"/>
            <w:left w:val="none" w:sz="0" w:space="0" w:color="auto"/>
            <w:bottom w:val="none" w:sz="0" w:space="0" w:color="auto"/>
            <w:right w:val="none" w:sz="0" w:space="0" w:color="auto"/>
          </w:divBdr>
        </w:div>
        <w:div w:id="2135176296">
          <w:marLeft w:val="0"/>
          <w:marRight w:val="0"/>
          <w:marTop w:val="0"/>
          <w:marBottom w:val="0"/>
          <w:divBdr>
            <w:top w:val="none" w:sz="0" w:space="0" w:color="auto"/>
            <w:left w:val="none" w:sz="0" w:space="0" w:color="auto"/>
            <w:bottom w:val="none" w:sz="0" w:space="0" w:color="auto"/>
            <w:right w:val="none" w:sz="0" w:space="0" w:color="auto"/>
          </w:divBdr>
        </w:div>
      </w:divsChild>
    </w:div>
    <w:div w:id="1641422930">
      <w:bodyDiv w:val="1"/>
      <w:marLeft w:val="0"/>
      <w:marRight w:val="0"/>
      <w:marTop w:val="0"/>
      <w:marBottom w:val="0"/>
      <w:divBdr>
        <w:top w:val="none" w:sz="0" w:space="0" w:color="auto"/>
        <w:left w:val="none" w:sz="0" w:space="0" w:color="auto"/>
        <w:bottom w:val="none" w:sz="0" w:space="0" w:color="auto"/>
        <w:right w:val="none" w:sz="0" w:space="0" w:color="auto"/>
      </w:divBdr>
    </w:div>
    <w:div w:id="1655142565">
      <w:bodyDiv w:val="1"/>
      <w:marLeft w:val="0"/>
      <w:marRight w:val="0"/>
      <w:marTop w:val="0"/>
      <w:marBottom w:val="0"/>
      <w:divBdr>
        <w:top w:val="none" w:sz="0" w:space="0" w:color="auto"/>
        <w:left w:val="none" w:sz="0" w:space="0" w:color="auto"/>
        <w:bottom w:val="none" w:sz="0" w:space="0" w:color="auto"/>
        <w:right w:val="none" w:sz="0" w:space="0" w:color="auto"/>
      </w:divBdr>
      <w:divsChild>
        <w:div w:id="102191010">
          <w:marLeft w:val="0"/>
          <w:marRight w:val="0"/>
          <w:marTop w:val="0"/>
          <w:marBottom w:val="0"/>
          <w:divBdr>
            <w:top w:val="none" w:sz="0" w:space="0" w:color="auto"/>
            <w:left w:val="none" w:sz="0" w:space="0" w:color="auto"/>
            <w:bottom w:val="none" w:sz="0" w:space="0" w:color="auto"/>
            <w:right w:val="none" w:sz="0" w:space="0" w:color="auto"/>
          </w:divBdr>
        </w:div>
        <w:div w:id="287711488">
          <w:marLeft w:val="0"/>
          <w:marRight w:val="0"/>
          <w:marTop w:val="0"/>
          <w:marBottom w:val="0"/>
          <w:divBdr>
            <w:top w:val="none" w:sz="0" w:space="0" w:color="auto"/>
            <w:left w:val="none" w:sz="0" w:space="0" w:color="auto"/>
            <w:bottom w:val="none" w:sz="0" w:space="0" w:color="auto"/>
            <w:right w:val="none" w:sz="0" w:space="0" w:color="auto"/>
          </w:divBdr>
        </w:div>
        <w:div w:id="305279689">
          <w:marLeft w:val="0"/>
          <w:marRight w:val="0"/>
          <w:marTop w:val="0"/>
          <w:marBottom w:val="0"/>
          <w:divBdr>
            <w:top w:val="none" w:sz="0" w:space="0" w:color="auto"/>
            <w:left w:val="none" w:sz="0" w:space="0" w:color="auto"/>
            <w:bottom w:val="none" w:sz="0" w:space="0" w:color="auto"/>
            <w:right w:val="none" w:sz="0" w:space="0" w:color="auto"/>
          </w:divBdr>
        </w:div>
        <w:div w:id="491724369">
          <w:marLeft w:val="0"/>
          <w:marRight w:val="0"/>
          <w:marTop w:val="0"/>
          <w:marBottom w:val="0"/>
          <w:divBdr>
            <w:top w:val="none" w:sz="0" w:space="0" w:color="auto"/>
            <w:left w:val="none" w:sz="0" w:space="0" w:color="auto"/>
            <w:bottom w:val="none" w:sz="0" w:space="0" w:color="auto"/>
            <w:right w:val="none" w:sz="0" w:space="0" w:color="auto"/>
          </w:divBdr>
        </w:div>
        <w:div w:id="613942241">
          <w:marLeft w:val="0"/>
          <w:marRight w:val="0"/>
          <w:marTop w:val="0"/>
          <w:marBottom w:val="0"/>
          <w:divBdr>
            <w:top w:val="none" w:sz="0" w:space="0" w:color="auto"/>
            <w:left w:val="none" w:sz="0" w:space="0" w:color="auto"/>
            <w:bottom w:val="none" w:sz="0" w:space="0" w:color="auto"/>
            <w:right w:val="none" w:sz="0" w:space="0" w:color="auto"/>
          </w:divBdr>
        </w:div>
        <w:div w:id="739401724">
          <w:marLeft w:val="0"/>
          <w:marRight w:val="0"/>
          <w:marTop w:val="0"/>
          <w:marBottom w:val="0"/>
          <w:divBdr>
            <w:top w:val="none" w:sz="0" w:space="0" w:color="auto"/>
            <w:left w:val="none" w:sz="0" w:space="0" w:color="auto"/>
            <w:bottom w:val="none" w:sz="0" w:space="0" w:color="auto"/>
            <w:right w:val="none" w:sz="0" w:space="0" w:color="auto"/>
          </w:divBdr>
        </w:div>
        <w:div w:id="812254405">
          <w:marLeft w:val="0"/>
          <w:marRight w:val="0"/>
          <w:marTop w:val="0"/>
          <w:marBottom w:val="0"/>
          <w:divBdr>
            <w:top w:val="none" w:sz="0" w:space="0" w:color="auto"/>
            <w:left w:val="none" w:sz="0" w:space="0" w:color="auto"/>
            <w:bottom w:val="none" w:sz="0" w:space="0" w:color="auto"/>
            <w:right w:val="none" w:sz="0" w:space="0" w:color="auto"/>
          </w:divBdr>
        </w:div>
        <w:div w:id="1301492783">
          <w:marLeft w:val="0"/>
          <w:marRight w:val="0"/>
          <w:marTop w:val="0"/>
          <w:marBottom w:val="0"/>
          <w:divBdr>
            <w:top w:val="none" w:sz="0" w:space="0" w:color="auto"/>
            <w:left w:val="none" w:sz="0" w:space="0" w:color="auto"/>
            <w:bottom w:val="none" w:sz="0" w:space="0" w:color="auto"/>
            <w:right w:val="none" w:sz="0" w:space="0" w:color="auto"/>
          </w:divBdr>
        </w:div>
        <w:div w:id="1648394107">
          <w:marLeft w:val="0"/>
          <w:marRight w:val="0"/>
          <w:marTop w:val="0"/>
          <w:marBottom w:val="0"/>
          <w:divBdr>
            <w:top w:val="none" w:sz="0" w:space="0" w:color="auto"/>
            <w:left w:val="none" w:sz="0" w:space="0" w:color="auto"/>
            <w:bottom w:val="none" w:sz="0" w:space="0" w:color="auto"/>
            <w:right w:val="none" w:sz="0" w:space="0" w:color="auto"/>
          </w:divBdr>
        </w:div>
        <w:div w:id="1696271504">
          <w:marLeft w:val="0"/>
          <w:marRight w:val="0"/>
          <w:marTop w:val="0"/>
          <w:marBottom w:val="0"/>
          <w:divBdr>
            <w:top w:val="none" w:sz="0" w:space="0" w:color="auto"/>
            <w:left w:val="none" w:sz="0" w:space="0" w:color="auto"/>
            <w:bottom w:val="none" w:sz="0" w:space="0" w:color="auto"/>
            <w:right w:val="none" w:sz="0" w:space="0" w:color="auto"/>
          </w:divBdr>
        </w:div>
        <w:div w:id="1891839014">
          <w:marLeft w:val="0"/>
          <w:marRight w:val="0"/>
          <w:marTop w:val="0"/>
          <w:marBottom w:val="0"/>
          <w:divBdr>
            <w:top w:val="none" w:sz="0" w:space="0" w:color="auto"/>
            <w:left w:val="none" w:sz="0" w:space="0" w:color="auto"/>
            <w:bottom w:val="none" w:sz="0" w:space="0" w:color="auto"/>
            <w:right w:val="none" w:sz="0" w:space="0" w:color="auto"/>
          </w:divBdr>
        </w:div>
        <w:div w:id="2082559048">
          <w:marLeft w:val="0"/>
          <w:marRight w:val="0"/>
          <w:marTop w:val="0"/>
          <w:marBottom w:val="0"/>
          <w:divBdr>
            <w:top w:val="none" w:sz="0" w:space="0" w:color="auto"/>
            <w:left w:val="none" w:sz="0" w:space="0" w:color="auto"/>
            <w:bottom w:val="none" w:sz="0" w:space="0" w:color="auto"/>
            <w:right w:val="none" w:sz="0" w:space="0" w:color="auto"/>
          </w:divBdr>
        </w:div>
      </w:divsChild>
    </w:div>
    <w:div w:id="1659920419">
      <w:bodyDiv w:val="1"/>
      <w:marLeft w:val="0"/>
      <w:marRight w:val="0"/>
      <w:marTop w:val="0"/>
      <w:marBottom w:val="0"/>
      <w:divBdr>
        <w:top w:val="none" w:sz="0" w:space="0" w:color="auto"/>
        <w:left w:val="none" w:sz="0" w:space="0" w:color="auto"/>
        <w:bottom w:val="none" w:sz="0" w:space="0" w:color="auto"/>
        <w:right w:val="none" w:sz="0" w:space="0" w:color="auto"/>
      </w:divBdr>
    </w:div>
    <w:div w:id="1674721427">
      <w:bodyDiv w:val="1"/>
      <w:marLeft w:val="0"/>
      <w:marRight w:val="0"/>
      <w:marTop w:val="0"/>
      <w:marBottom w:val="0"/>
      <w:divBdr>
        <w:top w:val="none" w:sz="0" w:space="0" w:color="auto"/>
        <w:left w:val="none" w:sz="0" w:space="0" w:color="auto"/>
        <w:bottom w:val="none" w:sz="0" w:space="0" w:color="auto"/>
        <w:right w:val="none" w:sz="0" w:space="0" w:color="auto"/>
      </w:divBdr>
      <w:divsChild>
        <w:div w:id="1395813386">
          <w:marLeft w:val="0"/>
          <w:marRight w:val="0"/>
          <w:marTop w:val="0"/>
          <w:marBottom w:val="0"/>
          <w:divBdr>
            <w:top w:val="none" w:sz="0" w:space="0" w:color="auto"/>
            <w:left w:val="none" w:sz="0" w:space="0" w:color="auto"/>
            <w:bottom w:val="none" w:sz="0" w:space="0" w:color="auto"/>
            <w:right w:val="none" w:sz="0" w:space="0" w:color="auto"/>
          </w:divBdr>
        </w:div>
      </w:divsChild>
    </w:div>
    <w:div w:id="1677657657">
      <w:bodyDiv w:val="1"/>
      <w:marLeft w:val="0"/>
      <w:marRight w:val="0"/>
      <w:marTop w:val="0"/>
      <w:marBottom w:val="0"/>
      <w:divBdr>
        <w:top w:val="none" w:sz="0" w:space="0" w:color="auto"/>
        <w:left w:val="none" w:sz="0" w:space="0" w:color="auto"/>
        <w:bottom w:val="none" w:sz="0" w:space="0" w:color="auto"/>
        <w:right w:val="none" w:sz="0" w:space="0" w:color="auto"/>
      </w:divBdr>
      <w:divsChild>
        <w:div w:id="106701364">
          <w:marLeft w:val="0"/>
          <w:marRight w:val="0"/>
          <w:marTop w:val="0"/>
          <w:marBottom w:val="0"/>
          <w:divBdr>
            <w:top w:val="none" w:sz="0" w:space="0" w:color="auto"/>
            <w:left w:val="none" w:sz="0" w:space="0" w:color="auto"/>
            <w:bottom w:val="none" w:sz="0" w:space="0" w:color="auto"/>
            <w:right w:val="none" w:sz="0" w:space="0" w:color="auto"/>
          </w:divBdr>
          <w:divsChild>
            <w:div w:id="1227570804">
              <w:marLeft w:val="0"/>
              <w:marRight w:val="0"/>
              <w:marTop w:val="0"/>
              <w:marBottom w:val="0"/>
              <w:divBdr>
                <w:top w:val="none" w:sz="0" w:space="0" w:color="auto"/>
                <w:left w:val="none" w:sz="0" w:space="0" w:color="auto"/>
                <w:bottom w:val="none" w:sz="0" w:space="0" w:color="auto"/>
                <w:right w:val="none" w:sz="0" w:space="0" w:color="auto"/>
              </w:divBdr>
            </w:div>
          </w:divsChild>
        </w:div>
        <w:div w:id="233784915">
          <w:marLeft w:val="0"/>
          <w:marRight w:val="0"/>
          <w:marTop w:val="0"/>
          <w:marBottom w:val="0"/>
          <w:divBdr>
            <w:top w:val="none" w:sz="0" w:space="0" w:color="auto"/>
            <w:left w:val="none" w:sz="0" w:space="0" w:color="auto"/>
            <w:bottom w:val="none" w:sz="0" w:space="0" w:color="auto"/>
            <w:right w:val="none" w:sz="0" w:space="0" w:color="auto"/>
          </w:divBdr>
          <w:divsChild>
            <w:div w:id="1223298042">
              <w:marLeft w:val="0"/>
              <w:marRight w:val="0"/>
              <w:marTop w:val="0"/>
              <w:marBottom w:val="0"/>
              <w:divBdr>
                <w:top w:val="none" w:sz="0" w:space="0" w:color="auto"/>
                <w:left w:val="none" w:sz="0" w:space="0" w:color="auto"/>
                <w:bottom w:val="none" w:sz="0" w:space="0" w:color="auto"/>
                <w:right w:val="none" w:sz="0" w:space="0" w:color="auto"/>
              </w:divBdr>
            </w:div>
          </w:divsChild>
        </w:div>
        <w:div w:id="245388365">
          <w:marLeft w:val="0"/>
          <w:marRight w:val="0"/>
          <w:marTop w:val="0"/>
          <w:marBottom w:val="0"/>
          <w:divBdr>
            <w:top w:val="none" w:sz="0" w:space="0" w:color="auto"/>
            <w:left w:val="none" w:sz="0" w:space="0" w:color="auto"/>
            <w:bottom w:val="none" w:sz="0" w:space="0" w:color="auto"/>
            <w:right w:val="none" w:sz="0" w:space="0" w:color="auto"/>
          </w:divBdr>
          <w:divsChild>
            <w:div w:id="1885940062">
              <w:marLeft w:val="0"/>
              <w:marRight w:val="0"/>
              <w:marTop w:val="0"/>
              <w:marBottom w:val="0"/>
              <w:divBdr>
                <w:top w:val="none" w:sz="0" w:space="0" w:color="auto"/>
                <w:left w:val="none" w:sz="0" w:space="0" w:color="auto"/>
                <w:bottom w:val="none" w:sz="0" w:space="0" w:color="auto"/>
                <w:right w:val="none" w:sz="0" w:space="0" w:color="auto"/>
              </w:divBdr>
            </w:div>
          </w:divsChild>
        </w:div>
        <w:div w:id="263811471">
          <w:marLeft w:val="0"/>
          <w:marRight w:val="0"/>
          <w:marTop w:val="0"/>
          <w:marBottom w:val="0"/>
          <w:divBdr>
            <w:top w:val="none" w:sz="0" w:space="0" w:color="auto"/>
            <w:left w:val="none" w:sz="0" w:space="0" w:color="auto"/>
            <w:bottom w:val="none" w:sz="0" w:space="0" w:color="auto"/>
            <w:right w:val="none" w:sz="0" w:space="0" w:color="auto"/>
          </w:divBdr>
          <w:divsChild>
            <w:div w:id="809520327">
              <w:marLeft w:val="0"/>
              <w:marRight w:val="0"/>
              <w:marTop w:val="0"/>
              <w:marBottom w:val="0"/>
              <w:divBdr>
                <w:top w:val="none" w:sz="0" w:space="0" w:color="auto"/>
                <w:left w:val="none" w:sz="0" w:space="0" w:color="auto"/>
                <w:bottom w:val="none" w:sz="0" w:space="0" w:color="auto"/>
                <w:right w:val="none" w:sz="0" w:space="0" w:color="auto"/>
              </w:divBdr>
            </w:div>
          </w:divsChild>
        </w:div>
        <w:div w:id="336156488">
          <w:marLeft w:val="0"/>
          <w:marRight w:val="0"/>
          <w:marTop w:val="0"/>
          <w:marBottom w:val="0"/>
          <w:divBdr>
            <w:top w:val="none" w:sz="0" w:space="0" w:color="auto"/>
            <w:left w:val="none" w:sz="0" w:space="0" w:color="auto"/>
            <w:bottom w:val="none" w:sz="0" w:space="0" w:color="auto"/>
            <w:right w:val="none" w:sz="0" w:space="0" w:color="auto"/>
          </w:divBdr>
          <w:divsChild>
            <w:div w:id="81683717">
              <w:marLeft w:val="0"/>
              <w:marRight w:val="0"/>
              <w:marTop w:val="0"/>
              <w:marBottom w:val="0"/>
              <w:divBdr>
                <w:top w:val="none" w:sz="0" w:space="0" w:color="auto"/>
                <w:left w:val="none" w:sz="0" w:space="0" w:color="auto"/>
                <w:bottom w:val="none" w:sz="0" w:space="0" w:color="auto"/>
                <w:right w:val="none" w:sz="0" w:space="0" w:color="auto"/>
              </w:divBdr>
            </w:div>
          </w:divsChild>
        </w:div>
        <w:div w:id="339552468">
          <w:marLeft w:val="0"/>
          <w:marRight w:val="0"/>
          <w:marTop w:val="0"/>
          <w:marBottom w:val="0"/>
          <w:divBdr>
            <w:top w:val="none" w:sz="0" w:space="0" w:color="auto"/>
            <w:left w:val="none" w:sz="0" w:space="0" w:color="auto"/>
            <w:bottom w:val="none" w:sz="0" w:space="0" w:color="auto"/>
            <w:right w:val="none" w:sz="0" w:space="0" w:color="auto"/>
          </w:divBdr>
          <w:divsChild>
            <w:div w:id="1574123865">
              <w:marLeft w:val="0"/>
              <w:marRight w:val="0"/>
              <w:marTop w:val="0"/>
              <w:marBottom w:val="0"/>
              <w:divBdr>
                <w:top w:val="none" w:sz="0" w:space="0" w:color="auto"/>
                <w:left w:val="none" w:sz="0" w:space="0" w:color="auto"/>
                <w:bottom w:val="none" w:sz="0" w:space="0" w:color="auto"/>
                <w:right w:val="none" w:sz="0" w:space="0" w:color="auto"/>
              </w:divBdr>
            </w:div>
          </w:divsChild>
        </w:div>
        <w:div w:id="353501948">
          <w:marLeft w:val="0"/>
          <w:marRight w:val="0"/>
          <w:marTop w:val="0"/>
          <w:marBottom w:val="0"/>
          <w:divBdr>
            <w:top w:val="none" w:sz="0" w:space="0" w:color="auto"/>
            <w:left w:val="none" w:sz="0" w:space="0" w:color="auto"/>
            <w:bottom w:val="none" w:sz="0" w:space="0" w:color="auto"/>
            <w:right w:val="none" w:sz="0" w:space="0" w:color="auto"/>
          </w:divBdr>
          <w:divsChild>
            <w:div w:id="1127625532">
              <w:marLeft w:val="0"/>
              <w:marRight w:val="0"/>
              <w:marTop w:val="0"/>
              <w:marBottom w:val="0"/>
              <w:divBdr>
                <w:top w:val="none" w:sz="0" w:space="0" w:color="auto"/>
                <w:left w:val="none" w:sz="0" w:space="0" w:color="auto"/>
                <w:bottom w:val="none" w:sz="0" w:space="0" w:color="auto"/>
                <w:right w:val="none" w:sz="0" w:space="0" w:color="auto"/>
              </w:divBdr>
            </w:div>
          </w:divsChild>
        </w:div>
        <w:div w:id="361326018">
          <w:marLeft w:val="0"/>
          <w:marRight w:val="0"/>
          <w:marTop w:val="0"/>
          <w:marBottom w:val="0"/>
          <w:divBdr>
            <w:top w:val="none" w:sz="0" w:space="0" w:color="auto"/>
            <w:left w:val="none" w:sz="0" w:space="0" w:color="auto"/>
            <w:bottom w:val="none" w:sz="0" w:space="0" w:color="auto"/>
            <w:right w:val="none" w:sz="0" w:space="0" w:color="auto"/>
          </w:divBdr>
          <w:divsChild>
            <w:div w:id="1360618834">
              <w:marLeft w:val="0"/>
              <w:marRight w:val="0"/>
              <w:marTop w:val="0"/>
              <w:marBottom w:val="0"/>
              <w:divBdr>
                <w:top w:val="none" w:sz="0" w:space="0" w:color="auto"/>
                <w:left w:val="none" w:sz="0" w:space="0" w:color="auto"/>
                <w:bottom w:val="none" w:sz="0" w:space="0" w:color="auto"/>
                <w:right w:val="none" w:sz="0" w:space="0" w:color="auto"/>
              </w:divBdr>
            </w:div>
          </w:divsChild>
        </w:div>
        <w:div w:id="508107398">
          <w:marLeft w:val="0"/>
          <w:marRight w:val="0"/>
          <w:marTop w:val="0"/>
          <w:marBottom w:val="0"/>
          <w:divBdr>
            <w:top w:val="none" w:sz="0" w:space="0" w:color="auto"/>
            <w:left w:val="none" w:sz="0" w:space="0" w:color="auto"/>
            <w:bottom w:val="none" w:sz="0" w:space="0" w:color="auto"/>
            <w:right w:val="none" w:sz="0" w:space="0" w:color="auto"/>
          </w:divBdr>
          <w:divsChild>
            <w:div w:id="148596043">
              <w:marLeft w:val="0"/>
              <w:marRight w:val="0"/>
              <w:marTop w:val="0"/>
              <w:marBottom w:val="0"/>
              <w:divBdr>
                <w:top w:val="none" w:sz="0" w:space="0" w:color="auto"/>
                <w:left w:val="none" w:sz="0" w:space="0" w:color="auto"/>
                <w:bottom w:val="none" w:sz="0" w:space="0" w:color="auto"/>
                <w:right w:val="none" w:sz="0" w:space="0" w:color="auto"/>
              </w:divBdr>
            </w:div>
          </w:divsChild>
        </w:div>
        <w:div w:id="510679089">
          <w:marLeft w:val="0"/>
          <w:marRight w:val="0"/>
          <w:marTop w:val="0"/>
          <w:marBottom w:val="0"/>
          <w:divBdr>
            <w:top w:val="none" w:sz="0" w:space="0" w:color="auto"/>
            <w:left w:val="none" w:sz="0" w:space="0" w:color="auto"/>
            <w:bottom w:val="none" w:sz="0" w:space="0" w:color="auto"/>
            <w:right w:val="none" w:sz="0" w:space="0" w:color="auto"/>
          </w:divBdr>
          <w:divsChild>
            <w:div w:id="749690834">
              <w:marLeft w:val="0"/>
              <w:marRight w:val="0"/>
              <w:marTop w:val="0"/>
              <w:marBottom w:val="0"/>
              <w:divBdr>
                <w:top w:val="none" w:sz="0" w:space="0" w:color="auto"/>
                <w:left w:val="none" w:sz="0" w:space="0" w:color="auto"/>
                <w:bottom w:val="none" w:sz="0" w:space="0" w:color="auto"/>
                <w:right w:val="none" w:sz="0" w:space="0" w:color="auto"/>
              </w:divBdr>
            </w:div>
          </w:divsChild>
        </w:div>
        <w:div w:id="519852169">
          <w:marLeft w:val="0"/>
          <w:marRight w:val="0"/>
          <w:marTop w:val="0"/>
          <w:marBottom w:val="0"/>
          <w:divBdr>
            <w:top w:val="none" w:sz="0" w:space="0" w:color="auto"/>
            <w:left w:val="none" w:sz="0" w:space="0" w:color="auto"/>
            <w:bottom w:val="none" w:sz="0" w:space="0" w:color="auto"/>
            <w:right w:val="none" w:sz="0" w:space="0" w:color="auto"/>
          </w:divBdr>
          <w:divsChild>
            <w:div w:id="93787428">
              <w:marLeft w:val="0"/>
              <w:marRight w:val="0"/>
              <w:marTop w:val="0"/>
              <w:marBottom w:val="0"/>
              <w:divBdr>
                <w:top w:val="none" w:sz="0" w:space="0" w:color="auto"/>
                <w:left w:val="none" w:sz="0" w:space="0" w:color="auto"/>
                <w:bottom w:val="none" w:sz="0" w:space="0" w:color="auto"/>
                <w:right w:val="none" w:sz="0" w:space="0" w:color="auto"/>
              </w:divBdr>
            </w:div>
          </w:divsChild>
        </w:div>
        <w:div w:id="546257283">
          <w:marLeft w:val="0"/>
          <w:marRight w:val="0"/>
          <w:marTop w:val="0"/>
          <w:marBottom w:val="0"/>
          <w:divBdr>
            <w:top w:val="none" w:sz="0" w:space="0" w:color="auto"/>
            <w:left w:val="none" w:sz="0" w:space="0" w:color="auto"/>
            <w:bottom w:val="none" w:sz="0" w:space="0" w:color="auto"/>
            <w:right w:val="none" w:sz="0" w:space="0" w:color="auto"/>
          </w:divBdr>
          <w:divsChild>
            <w:div w:id="759374971">
              <w:marLeft w:val="0"/>
              <w:marRight w:val="0"/>
              <w:marTop w:val="0"/>
              <w:marBottom w:val="0"/>
              <w:divBdr>
                <w:top w:val="none" w:sz="0" w:space="0" w:color="auto"/>
                <w:left w:val="none" w:sz="0" w:space="0" w:color="auto"/>
                <w:bottom w:val="none" w:sz="0" w:space="0" w:color="auto"/>
                <w:right w:val="none" w:sz="0" w:space="0" w:color="auto"/>
              </w:divBdr>
            </w:div>
          </w:divsChild>
        </w:div>
        <w:div w:id="558708869">
          <w:marLeft w:val="0"/>
          <w:marRight w:val="0"/>
          <w:marTop w:val="0"/>
          <w:marBottom w:val="0"/>
          <w:divBdr>
            <w:top w:val="none" w:sz="0" w:space="0" w:color="auto"/>
            <w:left w:val="none" w:sz="0" w:space="0" w:color="auto"/>
            <w:bottom w:val="none" w:sz="0" w:space="0" w:color="auto"/>
            <w:right w:val="none" w:sz="0" w:space="0" w:color="auto"/>
          </w:divBdr>
          <w:divsChild>
            <w:div w:id="1620525075">
              <w:marLeft w:val="0"/>
              <w:marRight w:val="0"/>
              <w:marTop w:val="0"/>
              <w:marBottom w:val="0"/>
              <w:divBdr>
                <w:top w:val="none" w:sz="0" w:space="0" w:color="auto"/>
                <w:left w:val="none" w:sz="0" w:space="0" w:color="auto"/>
                <w:bottom w:val="none" w:sz="0" w:space="0" w:color="auto"/>
                <w:right w:val="none" w:sz="0" w:space="0" w:color="auto"/>
              </w:divBdr>
            </w:div>
          </w:divsChild>
        </w:div>
        <w:div w:id="582375831">
          <w:marLeft w:val="0"/>
          <w:marRight w:val="0"/>
          <w:marTop w:val="0"/>
          <w:marBottom w:val="0"/>
          <w:divBdr>
            <w:top w:val="none" w:sz="0" w:space="0" w:color="auto"/>
            <w:left w:val="none" w:sz="0" w:space="0" w:color="auto"/>
            <w:bottom w:val="none" w:sz="0" w:space="0" w:color="auto"/>
            <w:right w:val="none" w:sz="0" w:space="0" w:color="auto"/>
          </w:divBdr>
          <w:divsChild>
            <w:div w:id="1642885072">
              <w:marLeft w:val="0"/>
              <w:marRight w:val="0"/>
              <w:marTop w:val="0"/>
              <w:marBottom w:val="0"/>
              <w:divBdr>
                <w:top w:val="none" w:sz="0" w:space="0" w:color="auto"/>
                <w:left w:val="none" w:sz="0" w:space="0" w:color="auto"/>
                <w:bottom w:val="none" w:sz="0" w:space="0" w:color="auto"/>
                <w:right w:val="none" w:sz="0" w:space="0" w:color="auto"/>
              </w:divBdr>
            </w:div>
          </w:divsChild>
        </w:div>
        <w:div w:id="669211991">
          <w:marLeft w:val="0"/>
          <w:marRight w:val="0"/>
          <w:marTop w:val="0"/>
          <w:marBottom w:val="0"/>
          <w:divBdr>
            <w:top w:val="none" w:sz="0" w:space="0" w:color="auto"/>
            <w:left w:val="none" w:sz="0" w:space="0" w:color="auto"/>
            <w:bottom w:val="none" w:sz="0" w:space="0" w:color="auto"/>
            <w:right w:val="none" w:sz="0" w:space="0" w:color="auto"/>
          </w:divBdr>
          <w:divsChild>
            <w:div w:id="391198274">
              <w:marLeft w:val="0"/>
              <w:marRight w:val="0"/>
              <w:marTop w:val="0"/>
              <w:marBottom w:val="0"/>
              <w:divBdr>
                <w:top w:val="none" w:sz="0" w:space="0" w:color="auto"/>
                <w:left w:val="none" w:sz="0" w:space="0" w:color="auto"/>
                <w:bottom w:val="none" w:sz="0" w:space="0" w:color="auto"/>
                <w:right w:val="none" w:sz="0" w:space="0" w:color="auto"/>
              </w:divBdr>
            </w:div>
          </w:divsChild>
        </w:div>
        <w:div w:id="692998900">
          <w:marLeft w:val="0"/>
          <w:marRight w:val="0"/>
          <w:marTop w:val="0"/>
          <w:marBottom w:val="0"/>
          <w:divBdr>
            <w:top w:val="none" w:sz="0" w:space="0" w:color="auto"/>
            <w:left w:val="none" w:sz="0" w:space="0" w:color="auto"/>
            <w:bottom w:val="none" w:sz="0" w:space="0" w:color="auto"/>
            <w:right w:val="none" w:sz="0" w:space="0" w:color="auto"/>
          </w:divBdr>
          <w:divsChild>
            <w:div w:id="885407362">
              <w:marLeft w:val="0"/>
              <w:marRight w:val="0"/>
              <w:marTop w:val="0"/>
              <w:marBottom w:val="0"/>
              <w:divBdr>
                <w:top w:val="none" w:sz="0" w:space="0" w:color="auto"/>
                <w:left w:val="none" w:sz="0" w:space="0" w:color="auto"/>
                <w:bottom w:val="none" w:sz="0" w:space="0" w:color="auto"/>
                <w:right w:val="none" w:sz="0" w:space="0" w:color="auto"/>
              </w:divBdr>
            </w:div>
          </w:divsChild>
        </w:div>
        <w:div w:id="714695618">
          <w:marLeft w:val="0"/>
          <w:marRight w:val="0"/>
          <w:marTop w:val="0"/>
          <w:marBottom w:val="0"/>
          <w:divBdr>
            <w:top w:val="none" w:sz="0" w:space="0" w:color="auto"/>
            <w:left w:val="none" w:sz="0" w:space="0" w:color="auto"/>
            <w:bottom w:val="none" w:sz="0" w:space="0" w:color="auto"/>
            <w:right w:val="none" w:sz="0" w:space="0" w:color="auto"/>
          </w:divBdr>
          <w:divsChild>
            <w:div w:id="918827346">
              <w:marLeft w:val="0"/>
              <w:marRight w:val="0"/>
              <w:marTop w:val="0"/>
              <w:marBottom w:val="0"/>
              <w:divBdr>
                <w:top w:val="none" w:sz="0" w:space="0" w:color="auto"/>
                <w:left w:val="none" w:sz="0" w:space="0" w:color="auto"/>
                <w:bottom w:val="none" w:sz="0" w:space="0" w:color="auto"/>
                <w:right w:val="none" w:sz="0" w:space="0" w:color="auto"/>
              </w:divBdr>
            </w:div>
          </w:divsChild>
        </w:div>
        <w:div w:id="722682907">
          <w:marLeft w:val="0"/>
          <w:marRight w:val="0"/>
          <w:marTop w:val="0"/>
          <w:marBottom w:val="0"/>
          <w:divBdr>
            <w:top w:val="none" w:sz="0" w:space="0" w:color="auto"/>
            <w:left w:val="none" w:sz="0" w:space="0" w:color="auto"/>
            <w:bottom w:val="none" w:sz="0" w:space="0" w:color="auto"/>
            <w:right w:val="none" w:sz="0" w:space="0" w:color="auto"/>
          </w:divBdr>
          <w:divsChild>
            <w:div w:id="1039008059">
              <w:marLeft w:val="0"/>
              <w:marRight w:val="0"/>
              <w:marTop w:val="0"/>
              <w:marBottom w:val="0"/>
              <w:divBdr>
                <w:top w:val="none" w:sz="0" w:space="0" w:color="auto"/>
                <w:left w:val="none" w:sz="0" w:space="0" w:color="auto"/>
                <w:bottom w:val="none" w:sz="0" w:space="0" w:color="auto"/>
                <w:right w:val="none" w:sz="0" w:space="0" w:color="auto"/>
              </w:divBdr>
            </w:div>
          </w:divsChild>
        </w:div>
        <w:div w:id="777067462">
          <w:marLeft w:val="0"/>
          <w:marRight w:val="0"/>
          <w:marTop w:val="0"/>
          <w:marBottom w:val="0"/>
          <w:divBdr>
            <w:top w:val="none" w:sz="0" w:space="0" w:color="auto"/>
            <w:left w:val="none" w:sz="0" w:space="0" w:color="auto"/>
            <w:bottom w:val="none" w:sz="0" w:space="0" w:color="auto"/>
            <w:right w:val="none" w:sz="0" w:space="0" w:color="auto"/>
          </w:divBdr>
          <w:divsChild>
            <w:div w:id="461272434">
              <w:marLeft w:val="0"/>
              <w:marRight w:val="0"/>
              <w:marTop w:val="0"/>
              <w:marBottom w:val="0"/>
              <w:divBdr>
                <w:top w:val="none" w:sz="0" w:space="0" w:color="auto"/>
                <w:left w:val="none" w:sz="0" w:space="0" w:color="auto"/>
                <w:bottom w:val="none" w:sz="0" w:space="0" w:color="auto"/>
                <w:right w:val="none" w:sz="0" w:space="0" w:color="auto"/>
              </w:divBdr>
            </w:div>
          </w:divsChild>
        </w:div>
        <w:div w:id="827550726">
          <w:marLeft w:val="0"/>
          <w:marRight w:val="0"/>
          <w:marTop w:val="0"/>
          <w:marBottom w:val="0"/>
          <w:divBdr>
            <w:top w:val="none" w:sz="0" w:space="0" w:color="auto"/>
            <w:left w:val="none" w:sz="0" w:space="0" w:color="auto"/>
            <w:bottom w:val="none" w:sz="0" w:space="0" w:color="auto"/>
            <w:right w:val="none" w:sz="0" w:space="0" w:color="auto"/>
          </w:divBdr>
          <w:divsChild>
            <w:div w:id="608511971">
              <w:marLeft w:val="0"/>
              <w:marRight w:val="0"/>
              <w:marTop w:val="0"/>
              <w:marBottom w:val="0"/>
              <w:divBdr>
                <w:top w:val="none" w:sz="0" w:space="0" w:color="auto"/>
                <w:left w:val="none" w:sz="0" w:space="0" w:color="auto"/>
                <w:bottom w:val="none" w:sz="0" w:space="0" w:color="auto"/>
                <w:right w:val="none" w:sz="0" w:space="0" w:color="auto"/>
              </w:divBdr>
            </w:div>
          </w:divsChild>
        </w:div>
        <w:div w:id="830830950">
          <w:marLeft w:val="0"/>
          <w:marRight w:val="0"/>
          <w:marTop w:val="0"/>
          <w:marBottom w:val="0"/>
          <w:divBdr>
            <w:top w:val="none" w:sz="0" w:space="0" w:color="auto"/>
            <w:left w:val="none" w:sz="0" w:space="0" w:color="auto"/>
            <w:bottom w:val="none" w:sz="0" w:space="0" w:color="auto"/>
            <w:right w:val="none" w:sz="0" w:space="0" w:color="auto"/>
          </w:divBdr>
          <w:divsChild>
            <w:div w:id="197550325">
              <w:marLeft w:val="0"/>
              <w:marRight w:val="0"/>
              <w:marTop w:val="0"/>
              <w:marBottom w:val="0"/>
              <w:divBdr>
                <w:top w:val="none" w:sz="0" w:space="0" w:color="auto"/>
                <w:left w:val="none" w:sz="0" w:space="0" w:color="auto"/>
                <w:bottom w:val="none" w:sz="0" w:space="0" w:color="auto"/>
                <w:right w:val="none" w:sz="0" w:space="0" w:color="auto"/>
              </w:divBdr>
            </w:div>
          </w:divsChild>
        </w:div>
        <w:div w:id="847256326">
          <w:marLeft w:val="0"/>
          <w:marRight w:val="0"/>
          <w:marTop w:val="0"/>
          <w:marBottom w:val="0"/>
          <w:divBdr>
            <w:top w:val="none" w:sz="0" w:space="0" w:color="auto"/>
            <w:left w:val="none" w:sz="0" w:space="0" w:color="auto"/>
            <w:bottom w:val="none" w:sz="0" w:space="0" w:color="auto"/>
            <w:right w:val="none" w:sz="0" w:space="0" w:color="auto"/>
          </w:divBdr>
          <w:divsChild>
            <w:div w:id="973146341">
              <w:marLeft w:val="0"/>
              <w:marRight w:val="0"/>
              <w:marTop w:val="0"/>
              <w:marBottom w:val="0"/>
              <w:divBdr>
                <w:top w:val="none" w:sz="0" w:space="0" w:color="auto"/>
                <w:left w:val="none" w:sz="0" w:space="0" w:color="auto"/>
                <w:bottom w:val="none" w:sz="0" w:space="0" w:color="auto"/>
                <w:right w:val="none" w:sz="0" w:space="0" w:color="auto"/>
              </w:divBdr>
            </w:div>
          </w:divsChild>
        </w:div>
        <w:div w:id="911820258">
          <w:marLeft w:val="0"/>
          <w:marRight w:val="0"/>
          <w:marTop w:val="0"/>
          <w:marBottom w:val="0"/>
          <w:divBdr>
            <w:top w:val="none" w:sz="0" w:space="0" w:color="auto"/>
            <w:left w:val="none" w:sz="0" w:space="0" w:color="auto"/>
            <w:bottom w:val="none" w:sz="0" w:space="0" w:color="auto"/>
            <w:right w:val="none" w:sz="0" w:space="0" w:color="auto"/>
          </w:divBdr>
          <w:divsChild>
            <w:div w:id="1297837078">
              <w:marLeft w:val="0"/>
              <w:marRight w:val="0"/>
              <w:marTop w:val="0"/>
              <w:marBottom w:val="0"/>
              <w:divBdr>
                <w:top w:val="none" w:sz="0" w:space="0" w:color="auto"/>
                <w:left w:val="none" w:sz="0" w:space="0" w:color="auto"/>
                <w:bottom w:val="none" w:sz="0" w:space="0" w:color="auto"/>
                <w:right w:val="none" w:sz="0" w:space="0" w:color="auto"/>
              </w:divBdr>
            </w:div>
          </w:divsChild>
        </w:div>
        <w:div w:id="968586443">
          <w:marLeft w:val="0"/>
          <w:marRight w:val="0"/>
          <w:marTop w:val="0"/>
          <w:marBottom w:val="0"/>
          <w:divBdr>
            <w:top w:val="none" w:sz="0" w:space="0" w:color="auto"/>
            <w:left w:val="none" w:sz="0" w:space="0" w:color="auto"/>
            <w:bottom w:val="none" w:sz="0" w:space="0" w:color="auto"/>
            <w:right w:val="none" w:sz="0" w:space="0" w:color="auto"/>
          </w:divBdr>
          <w:divsChild>
            <w:div w:id="989096422">
              <w:marLeft w:val="0"/>
              <w:marRight w:val="0"/>
              <w:marTop w:val="0"/>
              <w:marBottom w:val="0"/>
              <w:divBdr>
                <w:top w:val="none" w:sz="0" w:space="0" w:color="auto"/>
                <w:left w:val="none" w:sz="0" w:space="0" w:color="auto"/>
                <w:bottom w:val="none" w:sz="0" w:space="0" w:color="auto"/>
                <w:right w:val="none" w:sz="0" w:space="0" w:color="auto"/>
              </w:divBdr>
            </w:div>
          </w:divsChild>
        </w:div>
        <w:div w:id="1007056859">
          <w:marLeft w:val="0"/>
          <w:marRight w:val="0"/>
          <w:marTop w:val="0"/>
          <w:marBottom w:val="0"/>
          <w:divBdr>
            <w:top w:val="none" w:sz="0" w:space="0" w:color="auto"/>
            <w:left w:val="none" w:sz="0" w:space="0" w:color="auto"/>
            <w:bottom w:val="none" w:sz="0" w:space="0" w:color="auto"/>
            <w:right w:val="none" w:sz="0" w:space="0" w:color="auto"/>
          </w:divBdr>
          <w:divsChild>
            <w:div w:id="232784124">
              <w:marLeft w:val="0"/>
              <w:marRight w:val="0"/>
              <w:marTop w:val="0"/>
              <w:marBottom w:val="0"/>
              <w:divBdr>
                <w:top w:val="none" w:sz="0" w:space="0" w:color="auto"/>
                <w:left w:val="none" w:sz="0" w:space="0" w:color="auto"/>
                <w:bottom w:val="none" w:sz="0" w:space="0" w:color="auto"/>
                <w:right w:val="none" w:sz="0" w:space="0" w:color="auto"/>
              </w:divBdr>
            </w:div>
          </w:divsChild>
        </w:div>
        <w:div w:id="1149516662">
          <w:marLeft w:val="0"/>
          <w:marRight w:val="0"/>
          <w:marTop w:val="0"/>
          <w:marBottom w:val="0"/>
          <w:divBdr>
            <w:top w:val="none" w:sz="0" w:space="0" w:color="auto"/>
            <w:left w:val="none" w:sz="0" w:space="0" w:color="auto"/>
            <w:bottom w:val="none" w:sz="0" w:space="0" w:color="auto"/>
            <w:right w:val="none" w:sz="0" w:space="0" w:color="auto"/>
          </w:divBdr>
          <w:divsChild>
            <w:div w:id="1641114330">
              <w:marLeft w:val="0"/>
              <w:marRight w:val="0"/>
              <w:marTop w:val="0"/>
              <w:marBottom w:val="0"/>
              <w:divBdr>
                <w:top w:val="none" w:sz="0" w:space="0" w:color="auto"/>
                <w:left w:val="none" w:sz="0" w:space="0" w:color="auto"/>
                <w:bottom w:val="none" w:sz="0" w:space="0" w:color="auto"/>
                <w:right w:val="none" w:sz="0" w:space="0" w:color="auto"/>
              </w:divBdr>
            </w:div>
          </w:divsChild>
        </w:div>
        <w:div w:id="1157844059">
          <w:marLeft w:val="0"/>
          <w:marRight w:val="0"/>
          <w:marTop w:val="0"/>
          <w:marBottom w:val="0"/>
          <w:divBdr>
            <w:top w:val="none" w:sz="0" w:space="0" w:color="auto"/>
            <w:left w:val="none" w:sz="0" w:space="0" w:color="auto"/>
            <w:bottom w:val="none" w:sz="0" w:space="0" w:color="auto"/>
            <w:right w:val="none" w:sz="0" w:space="0" w:color="auto"/>
          </w:divBdr>
          <w:divsChild>
            <w:div w:id="2112122743">
              <w:marLeft w:val="0"/>
              <w:marRight w:val="0"/>
              <w:marTop w:val="0"/>
              <w:marBottom w:val="0"/>
              <w:divBdr>
                <w:top w:val="none" w:sz="0" w:space="0" w:color="auto"/>
                <w:left w:val="none" w:sz="0" w:space="0" w:color="auto"/>
                <w:bottom w:val="none" w:sz="0" w:space="0" w:color="auto"/>
                <w:right w:val="none" w:sz="0" w:space="0" w:color="auto"/>
              </w:divBdr>
            </w:div>
          </w:divsChild>
        </w:div>
        <w:div w:id="1170951612">
          <w:marLeft w:val="0"/>
          <w:marRight w:val="0"/>
          <w:marTop w:val="0"/>
          <w:marBottom w:val="0"/>
          <w:divBdr>
            <w:top w:val="none" w:sz="0" w:space="0" w:color="auto"/>
            <w:left w:val="none" w:sz="0" w:space="0" w:color="auto"/>
            <w:bottom w:val="none" w:sz="0" w:space="0" w:color="auto"/>
            <w:right w:val="none" w:sz="0" w:space="0" w:color="auto"/>
          </w:divBdr>
          <w:divsChild>
            <w:div w:id="1005866525">
              <w:marLeft w:val="0"/>
              <w:marRight w:val="0"/>
              <w:marTop w:val="0"/>
              <w:marBottom w:val="0"/>
              <w:divBdr>
                <w:top w:val="none" w:sz="0" w:space="0" w:color="auto"/>
                <w:left w:val="none" w:sz="0" w:space="0" w:color="auto"/>
                <w:bottom w:val="none" w:sz="0" w:space="0" w:color="auto"/>
                <w:right w:val="none" w:sz="0" w:space="0" w:color="auto"/>
              </w:divBdr>
            </w:div>
          </w:divsChild>
        </w:div>
        <w:div w:id="1198012015">
          <w:marLeft w:val="0"/>
          <w:marRight w:val="0"/>
          <w:marTop w:val="0"/>
          <w:marBottom w:val="0"/>
          <w:divBdr>
            <w:top w:val="none" w:sz="0" w:space="0" w:color="auto"/>
            <w:left w:val="none" w:sz="0" w:space="0" w:color="auto"/>
            <w:bottom w:val="none" w:sz="0" w:space="0" w:color="auto"/>
            <w:right w:val="none" w:sz="0" w:space="0" w:color="auto"/>
          </w:divBdr>
          <w:divsChild>
            <w:div w:id="1327051278">
              <w:marLeft w:val="0"/>
              <w:marRight w:val="0"/>
              <w:marTop w:val="0"/>
              <w:marBottom w:val="0"/>
              <w:divBdr>
                <w:top w:val="none" w:sz="0" w:space="0" w:color="auto"/>
                <w:left w:val="none" w:sz="0" w:space="0" w:color="auto"/>
                <w:bottom w:val="none" w:sz="0" w:space="0" w:color="auto"/>
                <w:right w:val="none" w:sz="0" w:space="0" w:color="auto"/>
              </w:divBdr>
            </w:div>
          </w:divsChild>
        </w:div>
        <w:div w:id="1253860242">
          <w:marLeft w:val="0"/>
          <w:marRight w:val="0"/>
          <w:marTop w:val="0"/>
          <w:marBottom w:val="0"/>
          <w:divBdr>
            <w:top w:val="none" w:sz="0" w:space="0" w:color="auto"/>
            <w:left w:val="none" w:sz="0" w:space="0" w:color="auto"/>
            <w:bottom w:val="none" w:sz="0" w:space="0" w:color="auto"/>
            <w:right w:val="none" w:sz="0" w:space="0" w:color="auto"/>
          </w:divBdr>
          <w:divsChild>
            <w:div w:id="854266039">
              <w:marLeft w:val="0"/>
              <w:marRight w:val="0"/>
              <w:marTop w:val="0"/>
              <w:marBottom w:val="0"/>
              <w:divBdr>
                <w:top w:val="none" w:sz="0" w:space="0" w:color="auto"/>
                <w:left w:val="none" w:sz="0" w:space="0" w:color="auto"/>
                <w:bottom w:val="none" w:sz="0" w:space="0" w:color="auto"/>
                <w:right w:val="none" w:sz="0" w:space="0" w:color="auto"/>
              </w:divBdr>
            </w:div>
          </w:divsChild>
        </w:div>
        <w:div w:id="1255435891">
          <w:marLeft w:val="0"/>
          <w:marRight w:val="0"/>
          <w:marTop w:val="0"/>
          <w:marBottom w:val="0"/>
          <w:divBdr>
            <w:top w:val="none" w:sz="0" w:space="0" w:color="auto"/>
            <w:left w:val="none" w:sz="0" w:space="0" w:color="auto"/>
            <w:bottom w:val="none" w:sz="0" w:space="0" w:color="auto"/>
            <w:right w:val="none" w:sz="0" w:space="0" w:color="auto"/>
          </w:divBdr>
          <w:divsChild>
            <w:div w:id="1934892990">
              <w:marLeft w:val="0"/>
              <w:marRight w:val="0"/>
              <w:marTop w:val="0"/>
              <w:marBottom w:val="0"/>
              <w:divBdr>
                <w:top w:val="none" w:sz="0" w:space="0" w:color="auto"/>
                <w:left w:val="none" w:sz="0" w:space="0" w:color="auto"/>
                <w:bottom w:val="none" w:sz="0" w:space="0" w:color="auto"/>
                <w:right w:val="none" w:sz="0" w:space="0" w:color="auto"/>
              </w:divBdr>
            </w:div>
          </w:divsChild>
        </w:div>
        <w:div w:id="1267274271">
          <w:marLeft w:val="0"/>
          <w:marRight w:val="0"/>
          <w:marTop w:val="0"/>
          <w:marBottom w:val="0"/>
          <w:divBdr>
            <w:top w:val="none" w:sz="0" w:space="0" w:color="auto"/>
            <w:left w:val="none" w:sz="0" w:space="0" w:color="auto"/>
            <w:bottom w:val="none" w:sz="0" w:space="0" w:color="auto"/>
            <w:right w:val="none" w:sz="0" w:space="0" w:color="auto"/>
          </w:divBdr>
          <w:divsChild>
            <w:div w:id="1064834498">
              <w:marLeft w:val="0"/>
              <w:marRight w:val="0"/>
              <w:marTop w:val="0"/>
              <w:marBottom w:val="0"/>
              <w:divBdr>
                <w:top w:val="none" w:sz="0" w:space="0" w:color="auto"/>
                <w:left w:val="none" w:sz="0" w:space="0" w:color="auto"/>
                <w:bottom w:val="none" w:sz="0" w:space="0" w:color="auto"/>
                <w:right w:val="none" w:sz="0" w:space="0" w:color="auto"/>
              </w:divBdr>
            </w:div>
          </w:divsChild>
        </w:div>
        <w:div w:id="1277912103">
          <w:marLeft w:val="0"/>
          <w:marRight w:val="0"/>
          <w:marTop w:val="0"/>
          <w:marBottom w:val="0"/>
          <w:divBdr>
            <w:top w:val="none" w:sz="0" w:space="0" w:color="auto"/>
            <w:left w:val="none" w:sz="0" w:space="0" w:color="auto"/>
            <w:bottom w:val="none" w:sz="0" w:space="0" w:color="auto"/>
            <w:right w:val="none" w:sz="0" w:space="0" w:color="auto"/>
          </w:divBdr>
          <w:divsChild>
            <w:div w:id="321013140">
              <w:marLeft w:val="0"/>
              <w:marRight w:val="0"/>
              <w:marTop w:val="0"/>
              <w:marBottom w:val="0"/>
              <w:divBdr>
                <w:top w:val="none" w:sz="0" w:space="0" w:color="auto"/>
                <w:left w:val="none" w:sz="0" w:space="0" w:color="auto"/>
                <w:bottom w:val="none" w:sz="0" w:space="0" w:color="auto"/>
                <w:right w:val="none" w:sz="0" w:space="0" w:color="auto"/>
              </w:divBdr>
            </w:div>
          </w:divsChild>
        </w:div>
        <w:div w:id="1293365155">
          <w:marLeft w:val="0"/>
          <w:marRight w:val="0"/>
          <w:marTop w:val="0"/>
          <w:marBottom w:val="0"/>
          <w:divBdr>
            <w:top w:val="none" w:sz="0" w:space="0" w:color="auto"/>
            <w:left w:val="none" w:sz="0" w:space="0" w:color="auto"/>
            <w:bottom w:val="none" w:sz="0" w:space="0" w:color="auto"/>
            <w:right w:val="none" w:sz="0" w:space="0" w:color="auto"/>
          </w:divBdr>
          <w:divsChild>
            <w:div w:id="1416441307">
              <w:marLeft w:val="0"/>
              <w:marRight w:val="0"/>
              <w:marTop w:val="0"/>
              <w:marBottom w:val="0"/>
              <w:divBdr>
                <w:top w:val="none" w:sz="0" w:space="0" w:color="auto"/>
                <w:left w:val="none" w:sz="0" w:space="0" w:color="auto"/>
                <w:bottom w:val="none" w:sz="0" w:space="0" w:color="auto"/>
                <w:right w:val="none" w:sz="0" w:space="0" w:color="auto"/>
              </w:divBdr>
            </w:div>
          </w:divsChild>
        </w:div>
        <w:div w:id="1344891299">
          <w:marLeft w:val="0"/>
          <w:marRight w:val="0"/>
          <w:marTop w:val="0"/>
          <w:marBottom w:val="0"/>
          <w:divBdr>
            <w:top w:val="none" w:sz="0" w:space="0" w:color="auto"/>
            <w:left w:val="none" w:sz="0" w:space="0" w:color="auto"/>
            <w:bottom w:val="none" w:sz="0" w:space="0" w:color="auto"/>
            <w:right w:val="none" w:sz="0" w:space="0" w:color="auto"/>
          </w:divBdr>
          <w:divsChild>
            <w:div w:id="1695619346">
              <w:marLeft w:val="0"/>
              <w:marRight w:val="0"/>
              <w:marTop w:val="0"/>
              <w:marBottom w:val="0"/>
              <w:divBdr>
                <w:top w:val="none" w:sz="0" w:space="0" w:color="auto"/>
                <w:left w:val="none" w:sz="0" w:space="0" w:color="auto"/>
                <w:bottom w:val="none" w:sz="0" w:space="0" w:color="auto"/>
                <w:right w:val="none" w:sz="0" w:space="0" w:color="auto"/>
              </w:divBdr>
            </w:div>
          </w:divsChild>
        </w:div>
        <w:div w:id="1356923634">
          <w:marLeft w:val="0"/>
          <w:marRight w:val="0"/>
          <w:marTop w:val="0"/>
          <w:marBottom w:val="0"/>
          <w:divBdr>
            <w:top w:val="none" w:sz="0" w:space="0" w:color="auto"/>
            <w:left w:val="none" w:sz="0" w:space="0" w:color="auto"/>
            <w:bottom w:val="none" w:sz="0" w:space="0" w:color="auto"/>
            <w:right w:val="none" w:sz="0" w:space="0" w:color="auto"/>
          </w:divBdr>
          <w:divsChild>
            <w:div w:id="1155805930">
              <w:marLeft w:val="0"/>
              <w:marRight w:val="0"/>
              <w:marTop w:val="0"/>
              <w:marBottom w:val="0"/>
              <w:divBdr>
                <w:top w:val="none" w:sz="0" w:space="0" w:color="auto"/>
                <w:left w:val="none" w:sz="0" w:space="0" w:color="auto"/>
                <w:bottom w:val="none" w:sz="0" w:space="0" w:color="auto"/>
                <w:right w:val="none" w:sz="0" w:space="0" w:color="auto"/>
              </w:divBdr>
            </w:div>
          </w:divsChild>
        </w:div>
        <w:div w:id="1370380565">
          <w:marLeft w:val="0"/>
          <w:marRight w:val="0"/>
          <w:marTop w:val="0"/>
          <w:marBottom w:val="0"/>
          <w:divBdr>
            <w:top w:val="none" w:sz="0" w:space="0" w:color="auto"/>
            <w:left w:val="none" w:sz="0" w:space="0" w:color="auto"/>
            <w:bottom w:val="none" w:sz="0" w:space="0" w:color="auto"/>
            <w:right w:val="none" w:sz="0" w:space="0" w:color="auto"/>
          </w:divBdr>
          <w:divsChild>
            <w:div w:id="2047437603">
              <w:marLeft w:val="0"/>
              <w:marRight w:val="0"/>
              <w:marTop w:val="0"/>
              <w:marBottom w:val="0"/>
              <w:divBdr>
                <w:top w:val="none" w:sz="0" w:space="0" w:color="auto"/>
                <w:left w:val="none" w:sz="0" w:space="0" w:color="auto"/>
                <w:bottom w:val="none" w:sz="0" w:space="0" w:color="auto"/>
                <w:right w:val="none" w:sz="0" w:space="0" w:color="auto"/>
              </w:divBdr>
            </w:div>
          </w:divsChild>
        </w:div>
        <w:div w:id="1467427031">
          <w:marLeft w:val="0"/>
          <w:marRight w:val="0"/>
          <w:marTop w:val="0"/>
          <w:marBottom w:val="0"/>
          <w:divBdr>
            <w:top w:val="none" w:sz="0" w:space="0" w:color="auto"/>
            <w:left w:val="none" w:sz="0" w:space="0" w:color="auto"/>
            <w:bottom w:val="none" w:sz="0" w:space="0" w:color="auto"/>
            <w:right w:val="none" w:sz="0" w:space="0" w:color="auto"/>
          </w:divBdr>
          <w:divsChild>
            <w:div w:id="11228351">
              <w:marLeft w:val="0"/>
              <w:marRight w:val="0"/>
              <w:marTop w:val="0"/>
              <w:marBottom w:val="0"/>
              <w:divBdr>
                <w:top w:val="none" w:sz="0" w:space="0" w:color="auto"/>
                <w:left w:val="none" w:sz="0" w:space="0" w:color="auto"/>
                <w:bottom w:val="none" w:sz="0" w:space="0" w:color="auto"/>
                <w:right w:val="none" w:sz="0" w:space="0" w:color="auto"/>
              </w:divBdr>
            </w:div>
          </w:divsChild>
        </w:div>
        <w:div w:id="1475372862">
          <w:marLeft w:val="0"/>
          <w:marRight w:val="0"/>
          <w:marTop w:val="0"/>
          <w:marBottom w:val="0"/>
          <w:divBdr>
            <w:top w:val="none" w:sz="0" w:space="0" w:color="auto"/>
            <w:left w:val="none" w:sz="0" w:space="0" w:color="auto"/>
            <w:bottom w:val="none" w:sz="0" w:space="0" w:color="auto"/>
            <w:right w:val="none" w:sz="0" w:space="0" w:color="auto"/>
          </w:divBdr>
          <w:divsChild>
            <w:div w:id="120391469">
              <w:marLeft w:val="0"/>
              <w:marRight w:val="0"/>
              <w:marTop w:val="0"/>
              <w:marBottom w:val="0"/>
              <w:divBdr>
                <w:top w:val="none" w:sz="0" w:space="0" w:color="auto"/>
                <w:left w:val="none" w:sz="0" w:space="0" w:color="auto"/>
                <w:bottom w:val="none" w:sz="0" w:space="0" w:color="auto"/>
                <w:right w:val="none" w:sz="0" w:space="0" w:color="auto"/>
              </w:divBdr>
            </w:div>
          </w:divsChild>
        </w:div>
        <w:div w:id="1535846610">
          <w:marLeft w:val="0"/>
          <w:marRight w:val="0"/>
          <w:marTop w:val="0"/>
          <w:marBottom w:val="0"/>
          <w:divBdr>
            <w:top w:val="none" w:sz="0" w:space="0" w:color="auto"/>
            <w:left w:val="none" w:sz="0" w:space="0" w:color="auto"/>
            <w:bottom w:val="none" w:sz="0" w:space="0" w:color="auto"/>
            <w:right w:val="none" w:sz="0" w:space="0" w:color="auto"/>
          </w:divBdr>
          <w:divsChild>
            <w:div w:id="40176209">
              <w:marLeft w:val="0"/>
              <w:marRight w:val="0"/>
              <w:marTop w:val="0"/>
              <w:marBottom w:val="0"/>
              <w:divBdr>
                <w:top w:val="none" w:sz="0" w:space="0" w:color="auto"/>
                <w:left w:val="none" w:sz="0" w:space="0" w:color="auto"/>
                <w:bottom w:val="none" w:sz="0" w:space="0" w:color="auto"/>
                <w:right w:val="none" w:sz="0" w:space="0" w:color="auto"/>
              </w:divBdr>
            </w:div>
          </w:divsChild>
        </w:div>
        <w:div w:id="1581059696">
          <w:marLeft w:val="0"/>
          <w:marRight w:val="0"/>
          <w:marTop w:val="0"/>
          <w:marBottom w:val="0"/>
          <w:divBdr>
            <w:top w:val="none" w:sz="0" w:space="0" w:color="auto"/>
            <w:left w:val="none" w:sz="0" w:space="0" w:color="auto"/>
            <w:bottom w:val="none" w:sz="0" w:space="0" w:color="auto"/>
            <w:right w:val="none" w:sz="0" w:space="0" w:color="auto"/>
          </w:divBdr>
          <w:divsChild>
            <w:div w:id="1305621733">
              <w:marLeft w:val="0"/>
              <w:marRight w:val="0"/>
              <w:marTop w:val="0"/>
              <w:marBottom w:val="0"/>
              <w:divBdr>
                <w:top w:val="none" w:sz="0" w:space="0" w:color="auto"/>
                <w:left w:val="none" w:sz="0" w:space="0" w:color="auto"/>
                <w:bottom w:val="none" w:sz="0" w:space="0" w:color="auto"/>
                <w:right w:val="none" w:sz="0" w:space="0" w:color="auto"/>
              </w:divBdr>
            </w:div>
          </w:divsChild>
        </w:div>
        <w:div w:id="1672953163">
          <w:marLeft w:val="0"/>
          <w:marRight w:val="0"/>
          <w:marTop w:val="0"/>
          <w:marBottom w:val="0"/>
          <w:divBdr>
            <w:top w:val="none" w:sz="0" w:space="0" w:color="auto"/>
            <w:left w:val="none" w:sz="0" w:space="0" w:color="auto"/>
            <w:bottom w:val="none" w:sz="0" w:space="0" w:color="auto"/>
            <w:right w:val="none" w:sz="0" w:space="0" w:color="auto"/>
          </w:divBdr>
          <w:divsChild>
            <w:div w:id="2051566008">
              <w:marLeft w:val="0"/>
              <w:marRight w:val="0"/>
              <w:marTop w:val="0"/>
              <w:marBottom w:val="0"/>
              <w:divBdr>
                <w:top w:val="none" w:sz="0" w:space="0" w:color="auto"/>
                <w:left w:val="none" w:sz="0" w:space="0" w:color="auto"/>
                <w:bottom w:val="none" w:sz="0" w:space="0" w:color="auto"/>
                <w:right w:val="none" w:sz="0" w:space="0" w:color="auto"/>
              </w:divBdr>
            </w:div>
          </w:divsChild>
        </w:div>
        <w:div w:id="1706446681">
          <w:marLeft w:val="0"/>
          <w:marRight w:val="0"/>
          <w:marTop w:val="0"/>
          <w:marBottom w:val="0"/>
          <w:divBdr>
            <w:top w:val="none" w:sz="0" w:space="0" w:color="auto"/>
            <w:left w:val="none" w:sz="0" w:space="0" w:color="auto"/>
            <w:bottom w:val="none" w:sz="0" w:space="0" w:color="auto"/>
            <w:right w:val="none" w:sz="0" w:space="0" w:color="auto"/>
          </w:divBdr>
          <w:divsChild>
            <w:div w:id="1242637110">
              <w:marLeft w:val="0"/>
              <w:marRight w:val="0"/>
              <w:marTop w:val="0"/>
              <w:marBottom w:val="0"/>
              <w:divBdr>
                <w:top w:val="none" w:sz="0" w:space="0" w:color="auto"/>
                <w:left w:val="none" w:sz="0" w:space="0" w:color="auto"/>
                <w:bottom w:val="none" w:sz="0" w:space="0" w:color="auto"/>
                <w:right w:val="none" w:sz="0" w:space="0" w:color="auto"/>
              </w:divBdr>
            </w:div>
          </w:divsChild>
        </w:div>
        <w:div w:id="1796949631">
          <w:marLeft w:val="0"/>
          <w:marRight w:val="0"/>
          <w:marTop w:val="0"/>
          <w:marBottom w:val="0"/>
          <w:divBdr>
            <w:top w:val="none" w:sz="0" w:space="0" w:color="auto"/>
            <w:left w:val="none" w:sz="0" w:space="0" w:color="auto"/>
            <w:bottom w:val="none" w:sz="0" w:space="0" w:color="auto"/>
            <w:right w:val="none" w:sz="0" w:space="0" w:color="auto"/>
          </w:divBdr>
          <w:divsChild>
            <w:div w:id="1027758089">
              <w:marLeft w:val="0"/>
              <w:marRight w:val="0"/>
              <w:marTop w:val="0"/>
              <w:marBottom w:val="0"/>
              <w:divBdr>
                <w:top w:val="none" w:sz="0" w:space="0" w:color="auto"/>
                <w:left w:val="none" w:sz="0" w:space="0" w:color="auto"/>
                <w:bottom w:val="none" w:sz="0" w:space="0" w:color="auto"/>
                <w:right w:val="none" w:sz="0" w:space="0" w:color="auto"/>
              </w:divBdr>
            </w:div>
          </w:divsChild>
        </w:div>
        <w:div w:id="1872647195">
          <w:marLeft w:val="0"/>
          <w:marRight w:val="0"/>
          <w:marTop w:val="0"/>
          <w:marBottom w:val="0"/>
          <w:divBdr>
            <w:top w:val="none" w:sz="0" w:space="0" w:color="auto"/>
            <w:left w:val="none" w:sz="0" w:space="0" w:color="auto"/>
            <w:bottom w:val="none" w:sz="0" w:space="0" w:color="auto"/>
            <w:right w:val="none" w:sz="0" w:space="0" w:color="auto"/>
          </w:divBdr>
          <w:divsChild>
            <w:div w:id="1542861794">
              <w:marLeft w:val="0"/>
              <w:marRight w:val="0"/>
              <w:marTop w:val="0"/>
              <w:marBottom w:val="0"/>
              <w:divBdr>
                <w:top w:val="none" w:sz="0" w:space="0" w:color="auto"/>
                <w:left w:val="none" w:sz="0" w:space="0" w:color="auto"/>
                <w:bottom w:val="none" w:sz="0" w:space="0" w:color="auto"/>
                <w:right w:val="none" w:sz="0" w:space="0" w:color="auto"/>
              </w:divBdr>
            </w:div>
          </w:divsChild>
        </w:div>
        <w:div w:id="1937014181">
          <w:marLeft w:val="0"/>
          <w:marRight w:val="0"/>
          <w:marTop w:val="0"/>
          <w:marBottom w:val="0"/>
          <w:divBdr>
            <w:top w:val="none" w:sz="0" w:space="0" w:color="auto"/>
            <w:left w:val="none" w:sz="0" w:space="0" w:color="auto"/>
            <w:bottom w:val="none" w:sz="0" w:space="0" w:color="auto"/>
            <w:right w:val="none" w:sz="0" w:space="0" w:color="auto"/>
          </w:divBdr>
          <w:divsChild>
            <w:div w:id="1975403875">
              <w:marLeft w:val="0"/>
              <w:marRight w:val="0"/>
              <w:marTop w:val="0"/>
              <w:marBottom w:val="0"/>
              <w:divBdr>
                <w:top w:val="none" w:sz="0" w:space="0" w:color="auto"/>
                <w:left w:val="none" w:sz="0" w:space="0" w:color="auto"/>
                <w:bottom w:val="none" w:sz="0" w:space="0" w:color="auto"/>
                <w:right w:val="none" w:sz="0" w:space="0" w:color="auto"/>
              </w:divBdr>
            </w:div>
          </w:divsChild>
        </w:div>
        <w:div w:id="1959526421">
          <w:marLeft w:val="0"/>
          <w:marRight w:val="0"/>
          <w:marTop w:val="0"/>
          <w:marBottom w:val="0"/>
          <w:divBdr>
            <w:top w:val="none" w:sz="0" w:space="0" w:color="auto"/>
            <w:left w:val="none" w:sz="0" w:space="0" w:color="auto"/>
            <w:bottom w:val="none" w:sz="0" w:space="0" w:color="auto"/>
            <w:right w:val="none" w:sz="0" w:space="0" w:color="auto"/>
          </w:divBdr>
          <w:divsChild>
            <w:div w:id="1213810169">
              <w:marLeft w:val="0"/>
              <w:marRight w:val="0"/>
              <w:marTop w:val="0"/>
              <w:marBottom w:val="0"/>
              <w:divBdr>
                <w:top w:val="none" w:sz="0" w:space="0" w:color="auto"/>
                <w:left w:val="none" w:sz="0" w:space="0" w:color="auto"/>
                <w:bottom w:val="none" w:sz="0" w:space="0" w:color="auto"/>
                <w:right w:val="none" w:sz="0" w:space="0" w:color="auto"/>
              </w:divBdr>
            </w:div>
          </w:divsChild>
        </w:div>
        <w:div w:id="1961764131">
          <w:marLeft w:val="0"/>
          <w:marRight w:val="0"/>
          <w:marTop w:val="0"/>
          <w:marBottom w:val="0"/>
          <w:divBdr>
            <w:top w:val="none" w:sz="0" w:space="0" w:color="auto"/>
            <w:left w:val="none" w:sz="0" w:space="0" w:color="auto"/>
            <w:bottom w:val="none" w:sz="0" w:space="0" w:color="auto"/>
            <w:right w:val="none" w:sz="0" w:space="0" w:color="auto"/>
          </w:divBdr>
          <w:divsChild>
            <w:div w:id="2095323824">
              <w:marLeft w:val="0"/>
              <w:marRight w:val="0"/>
              <w:marTop w:val="0"/>
              <w:marBottom w:val="0"/>
              <w:divBdr>
                <w:top w:val="none" w:sz="0" w:space="0" w:color="auto"/>
                <w:left w:val="none" w:sz="0" w:space="0" w:color="auto"/>
                <w:bottom w:val="none" w:sz="0" w:space="0" w:color="auto"/>
                <w:right w:val="none" w:sz="0" w:space="0" w:color="auto"/>
              </w:divBdr>
            </w:div>
          </w:divsChild>
        </w:div>
        <w:div w:id="1972587619">
          <w:marLeft w:val="0"/>
          <w:marRight w:val="0"/>
          <w:marTop w:val="0"/>
          <w:marBottom w:val="0"/>
          <w:divBdr>
            <w:top w:val="none" w:sz="0" w:space="0" w:color="auto"/>
            <w:left w:val="none" w:sz="0" w:space="0" w:color="auto"/>
            <w:bottom w:val="none" w:sz="0" w:space="0" w:color="auto"/>
            <w:right w:val="none" w:sz="0" w:space="0" w:color="auto"/>
          </w:divBdr>
          <w:divsChild>
            <w:div w:id="522977740">
              <w:marLeft w:val="0"/>
              <w:marRight w:val="0"/>
              <w:marTop w:val="0"/>
              <w:marBottom w:val="0"/>
              <w:divBdr>
                <w:top w:val="none" w:sz="0" w:space="0" w:color="auto"/>
                <w:left w:val="none" w:sz="0" w:space="0" w:color="auto"/>
                <w:bottom w:val="none" w:sz="0" w:space="0" w:color="auto"/>
                <w:right w:val="none" w:sz="0" w:space="0" w:color="auto"/>
              </w:divBdr>
            </w:div>
          </w:divsChild>
        </w:div>
        <w:div w:id="1973633080">
          <w:marLeft w:val="0"/>
          <w:marRight w:val="0"/>
          <w:marTop w:val="0"/>
          <w:marBottom w:val="0"/>
          <w:divBdr>
            <w:top w:val="none" w:sz="0" w:space="0" w:color="auto"/>
            <w:left w:val="none" w:sz="0" w:space="0" w:color="auto"/>
            <w:bottom w:val="none" w:sz="0" w:space="0" w:color="auto"/>
            <w:right w:val="none" w:sz="0" w:space="0" w:color="auto"/>
          </w:divBdr>
          <w:divsChild>
            <w:div w:id="713385294">
              <w:marLeft w:val="0"/>
              <w:marRight w:val="0"/>
              <w:marTop w:val="0"/>
              <w:marBottom w:val="0"/>
              <w:divBdr>
                <w:top w:val="none" w:sz="0" w:space="0" w:color="auto"/>
                <w:left w:val="none" w:sz="0" w:space="0" w:color="auto"/>
                <w:bottom w:val="none" w:sz="0" w:space="0" w:color="auto"/>
                <w:right w:val="none" w:sz="0" w:space="0" w:color="auto"/>
              </w:divBdr>
            </w:div>
          </w:divsChild>
        </w:div>
        <w:div w:id="1988317794">
          <w:marLeft w:val="0"/>
          <w:marRight w:val="0"/>
          <w:marTop w:val="0"/>
          <w:marBottom w:val="0"/>
          <w:divBdr>
            <w:top w:val="none" w:sz="0" w:space="0" w:color="auto"/>
            <w:left w:val="none" w:sz="0" w:space="0" w:color="auto"/>
            <w:bottom w:val="none" w:sz="0" w:space="0" w:color="auto"/>
            <w:right w:val="none" w:sz="0" w:space="0" w:color="auto"/>
          </w:divBdr>
          <w:divsChild>
            <w:div w:id="163594117">
              <w:marLeft w:val="0"/>
              <w:marRight w:val="0"/>
              <w:marTop w:val="0"/>
              <w:marBottom w:val="0"/>
              <w:divBdr>
                <w:top w:val="none" w:sz="0" w:space="0" w:color="auto"/>
                <w:left w:val="none" w:sz="0" w:space="0" w:color="auto"/>
                <w:bottom w:val="none" w:sz="0" w:space="0" w:color="auto"/>
                <w:right w:val="none" w:sz="0" w:space="0" w:color="auto"/>
              </w:divBdr>
            </w:div>
          </w:divsChild>
        </w:div>
        <w:div w:id="2001930153">
          <w:marLeft w:val="0"/>
          <w:marRight w:val="0"/>
          <w:marTop w:val="0"/>
          <w:marBottom w:val="0"/>
          <w:divBdr>
            <w:top w:val="none" w:sz="0" w:space="0" w:color="auto"/>
            <w:left w:val="none" w:sz="0" w:space="0" w:color="auto"/>
            <w:bottom w:val="none" w:sz="0" w:space="0" w:color="auto"/>
            <w:right w:val="none" w:sz="0" w:space="0" w:color="auto"/>
          </w:divBdr>
          <w:divsChild>
            <w:div w:id="960187974">
              <w:marLeft w:val="0"/>
              <w:marRight w:val="0"/>
              <w:marTop w:val="0"/>
              <w:marBottom w:val="0"/>
              <w:divBdr>
                <w:top w:val="none" w:sz="0" w:space="0" w:color="auto"/>
                <w:left w:val="none" w:sz="0" w:space="0" w:color="auto"/>
                <w:bottom w:val="none" w:sz="0" w:space="0" w:color="auto"/>
                <w:right w:val="none" w:sz="0" w:space="0" w:color="auto"/>
              </w:divBdr>
            </w:div>
          </w:divsChild>
        </w:div>
        <w:div w:id="2071808138">
          <w:marLeft w:val="0"/>
          <w:marRight w:val="0"/>
          <w:marTop w:val="0"/>
          <w:marBottom w:val="0"/>
          <w:divBdr>
            <w:top w:val="none" w:sz="0" w:space="0" w:color="auto"/>
            <w:left w:val="none" w:sz="0" w:space="0" w:color="auto"/>
            <w:bottom w:val="none" w:sz="0" w:space="0" w:color="auto"/>
            <w:right w:val="none" w:sz="0" w:space="0" w:color="auto"/>
          </w:divBdr>
          <w:divsChild>
            <w:div w:id="1009911465">
              <w:marLeft w:val="0"/>
              <w:marRight w:val="0"/>
              <w:marTop w:val="0"/>
              <w:marBottom w:val="0"/>
              <w:divBdr>
                <w:top w:val="none" w:sz="0" w:space="0" w:color="auto"/>
                <w:left w:val="none" w:sz="0" w:space="0" w:color="auto"/>
                <w:bottom w:val="none" w:sz="0" w:space="0" w:color="auto"/>
                <w:right w:val="none" w:sz="0" w:space="0" w:color="auto"/>
              </w:divBdr>
            </w:div>
          </w:divsChild>
        </w:div>
        <w:div w:id="2106268035">
          <w:marLeft w:val="0"/>
          <w:marRight w:val="0"/>
          <w:marTop w:val="0"/>
          <w:marBottom w:val="0"/>
          <w:divBdr>
            <w:top w:val="none" w:sz="0" w:space="0" w:color="auto"/>
            <w:left w:val="none" w:sz="0" w:space="0" w:color="auto"/>
            <w:bottom w:val="none" w:sz="0" w:space="0" w:color="auto"/>
            <w:right w:val="none" w:sz="0" w:space="0" w:color="auto"/>
          </w:divBdr>
          <w:divsChild>
            <w:div w:id="20531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7113">
      <w:bodyDiv w:val="1"/>
      <w:marLeft w:val="0"/>
      <w:marRight w:val="0"/>
      <w:marTop w:val="0"/>
      <w:marBottom w:val="0"/>
      <w:divBdr>
        <w:top w:val="none" w:sz="0" w:space="0" w:color="auto"/>
        <w:left w:val="none" w:sz="0" w:space="0" w:color="auto"/>
        <w:bottom w:val="none" w:sz="0" w:space="0" w:color="auto"/>
        <w:right w:val="none" w:sz="0" w:space="0" w:color="auto"/>
      </w:divBdr>
    </w:div>
    <w:div w:id="1680889226">
      <w:bodyDiv w:val="1"/>
      <w:marLeft w:val="0"/>
      <w:marRight w:val="0"/>
      <w:marTop w:val="0"/>
      <w:marBottom w:val="0"/>
      <w:divBdr>
        <w:top w:val="none" w:sz="0" w:space="0" w:color="auto"/>
        <w:left w:val="none" w:sz="0" w:space="0" w:color="auto"/>
        <w:bottom w:val="none" w:sz="0" w:space="0" w:color="auto"/>
        <w:right w:val="none" w:sz="0" w:space="0" w:color="auto"/>
      </w:divBdr>
      <w:divsChild>
        <w:div w:id="86849906">
          <w:marLeft w:val="0"/>
          <w:marRight w:val="0"/>
          <w:marTop w:val="0"/>
          <w:marBottom w:val="0"/>
          <w:divBdr>
            <w:top w:val="none" w:sz="0" w:space="0" w:color="auto"/>
            <w:left w:val="none" w:sz="0" w:space="0" w:color="auto"/>
            <w:bottom w:val="none" w:sz="0" w:space="0" w:color="auto"/>
            <w:right w:val="none" w:sz="0" w:space="0" w:color="auto"/>
          </w:divBdr>
          <w:divsChild>
            <w:div w:id="883294798">
              <w:marLeft w:val="0"/>
              <w:marRight w:val="0"/>
              <w:marTop w:val="0"/>
              <w:marBottom w:val="0"/>
              <w:divBdr>
                <w:top w:val="none" w:sz="0" w:space="0" w:color="auto"/>
                <w:left w:val="none" w:sz="0" w:space="0" w:color="auto"/>
                <w:bottom w:val="none" w:sz="0" w:space="0" w:color="auto"/>
                <w:right w:val="none" w:sz="0" w:space="0" w:color="auto"/>
              </w:divBdr>
            </w:div>
          </w:divsChild>
        </w:div>
        <w:div w:id="523641085">
          <w:marLeft w:val="0"/>
          <w:marRight w:val="0"/>
          <w:marTop w:val="0"/>
          <w:marBottom w:val="0"/>
          <w:divBdr>
            <w:top w:val="none" w:sz="0" w:space="0" w:color="auto"/>
            <w:left w:val="none" w:sz="0" w:space="0" w:color="auto"/>
            <w:bottom w:val="none" w:sz="0" w:space="0" w:color="auto"/>
            <w:right w:val="none" w:sz="0" w:space="0" w:color="auto"/>
          </w:divBdr>
          <w:divsChild>
            <w:div w:id="2009793287">
              <w:marLeft w:val="0"/>
              <w:marRight w:val="0"/>
              <w:marTop w:val="0"/>
              <w:marBottom w:val="0"/>
              <w:divBdr>
                <w:top w:val="none" w:sz="0" w:space="0" w:color="auto"/>
                <w:left w:val="none" w:sz="0" w:space="0" w:color="auto"/>
                <w:bottom w:val="none" w:sz="0" w:space="0" w:color="auto"/>
                <w:right w:val="none" w:sz="0" w:space="0" w:color="auto"/>
              </w:divBdr>
            </w:div>
          </w:divsChild>
        </w:div>
        <w:div w:id="540635098">
          <w:marLeft w:val="0"/>
          <w:marRight w:val="0"/>
          <w:marTop w:val="0"/>
          <w:marBottom w:val="0"/>
          <w:divBdr>
            <w:top w:val="none" w:sz="0" w:space="0" w:color="auto"/>
            <w:left w:val="none" w:sz="0" w:space="0" w:color="auto"/>
            <w:bottom w:val="none" w:sz="0" w:space="0" w:color="auto"/>
            <w:right w:val="none" w:sz="0" w:space="0" w:color="auto"/>
          </w:divBdr>
          <w:divsChild>
            <w:div w:id="1502698800">
              <w:marLeft w:val="0"/>
              <w:marRight w:val="0"/>
              <w:marTop w:val="0"/>
              <w:marBottom w:val="0"/>
              <w:divBdr>
                <w:top w:val="none" w:sz="0" w:space="0" w:color="auto"/>
                <w:left w:val="none" w:sz="0" w:space="0" w:color="auto"/>
                <w:bottom w:val="none" w:sz="0" w:space="0" w:color="auto"/>
                <w:right w:val="none" w:sz="0" w:space="0" w:color="auto"/>
              </w:divBdr>
            </w:div>
          </w:divsChild>
        </w:div>
        <w:div w:id="706295243">
          <w:marLeft w:val="0"/>
          <w:marRight w:val="0"/>
          <w:marTop w:val="0"/>
          <w:marBottom w:val="0"/>
          <w:divBdr>
            <w:top w:val="none" w:sz="0" w:space="0" w:color="auto"/>
            <w:left w:val="none" w:sz="0" w:space="0" w:color="auto"/>
            <w:bottom w:val="none" w:sz="0" w:space="0" w:color="auto"/>
            <w:right w:val="none" w:sz="0" w:space="0" w:color="auto"/>
          </w:divBdr>
          <w:divsChild>
            <w:div w:id="856845434">
              <w:marLeft w:val="0"/>
              <w:marRight w:val="0"/>
              <w:marTop w:val="0"/>
              <w:marBottom w:val="0"/>
              <w:divBdr>
                <w:top w:val="none" w:sz="0" w:space="0" w:color="auto"/>
                <w:left w:val="none" w:sz="0" w:space="0" w:color="auto"/>
                <w:bottom w:val="none" w:sz="0" w:space="0" w:color="auto"/>
                <w:right w:val="none" w:sz="0" w:space="0" w:color="auto"/>
              </w:divBdr>
            </w:div>
          </w:divsChild>
        </w:div>
        <w:div w:id="1038508495">
          <w:marLeft w:val="0"/>
          <w:marRight w:val="0"/>
          <w:marTop w:val="0"/>
          <w:marBottom w:val="0"/>
          <w:divBdr>
            <w:top w:val="none" w:sz="0" w:space="0" w:color="auto"/>
            <w:left w:val="none" w:sz="0" w:space="0" w:color="auto"/>
            <w:bottom w:val="none" w:sz="0" w:space="0" w:color="auto"/>
            <w:right w:val="none" w:sz="0" w:space="0" w:color="auto"/>
          </w:divBdr>
          <w:divsChild>
            <w:div w:id="589897975">
              <w:marLeft w:val="0"/>
              <w:marRight w:val="0"/>
              <w:marTop w:val="0"/>
              <w:marBottom w:val="0"/>
              <w:divBdr>
                <w:top w:val="none" w:sz="0" w:space="0" w:color="auto"/>
                <w:left w:val="none" w:sz="0" w:space="0" w:color="auto"/>
                <w:bottom w:val="none" w:sz="0" w:space="0" w:color="auto"/>
                <w:right w:val="none" w:sz="0" w:space="0" w:color="auto"/>
              </w:divBdr>
            </w:div>
          </w:divsChild>
        </w:div>
        <w:div w:id="1041898459">
          <w:marLeft w:val="0"/>
          <w:marRight w:val="0"/>
          <w:marTop w:val="0"/>
          <w:marBottom w:val="0"/>
          <w:divBdr>
            <w:top w:val="none" w:sz="0" w:space="0" w:color="auto"/>
            <w:left w:val="none" w:sz="0" w:space="0" w:color="auto"/>
            <w:bottom w:val="none" w:sz="0" w:space="0" w:color="auto"/>
            <w:right w:val="none" w:sz="0" w:space="0" w:color="auto"/>
          </w:divBdr>
          <w:divsChild>
            <w:div w:id="1711684377">
              <w:marLeft w:val="0"/>
              <w:marRight w:val="0"/>
              <w:marTop w:val="0"/>
              <w:marBottom w:val="0"/>
              <w:divBdr>
                <w:top w:val="none" w:sz="0" w:space="0" w:color="auto"/>
                <w:left w:val="none" w:sz="0" w:space="0" w:color="auto"/>
                <w:bottom w:val="none" w:sz="0" w:space="0" w:color="auto"/>
                <w:right w:val="none" w:sz="0" w:space="0" w:color="auto"/>
              </w:divBdr>
            </w:div>
          </w:divsChild>
        </w:div>
        <w:div w:id="1375303307">
          <w:marLeft w:val="0"/>
          <w:marRight w:val="0"/>
          <w:marTop w:val="0"/>
          <w:marBottom w:val="0"/>
          <w:divBdr>
            <w:top w:val="none" w:sz="0" w:space="0" w:color="auto"/>
            <w:left w:val="none" w:sz="0" w:space="0" w:color="auto"/>
            <w:bottom w:val="none" w:sz="0" w:space="0" w:color="auto"/>
            <w:right w:val="none" w:sz="0" w:space="0" w:color="auto"/>
          </w:divBdr>
          <w:divsChild>
            <w:div w:id="541870250">
              <w:marLeft w:val="0"/>
              <w:marRight w:val="0"/>
              <w:marTop w:val="0"/>
              <w:marBottom w:val="0"/>
              <w:divBdr>
                <w:top w:val="none" w:sz="0" w:space="0" w:color="auto"/>
                <w:left w:val="none" w:sz="0" w:space="0" w:color="auto"/>
                <w:bottom w:val="none" w:sz="0" w:space="0" w:color="auto"/>
                <w:right w:val="none" w:sz="0" w:space="0" w:color="auto"/>
              </w:divBdr>
            </w:div>
          </w:divsChild>
        </w:div>
        <w:div w:id="1449398081">
          <w:marLeft w:val="0"/>
          <w:marRight w:val="0"/>
          <w:marTop w:val="0"/>
          <w:marBottom w:val="0"/>
          <w:divBdr>
            <w:top w:val="none" w:sz="0" w:space="0" w:color="auto"/>
            <w:left w:val="none" w:sz="0" w:space="0" w:color="auto"/>
            <w:bottom w:val="none" w:sz="0" w:space="0" w:color="auto"/>
            <w:right w:val="none" w:sz="0" w:space="0" w:color="auto"/>
          </w:divBdr>
          <w:divsChild>
            <w:div w:id="176233149">
              <w:marLeft w:val="0"/>
              <w:marRight w:val="0"/>
              <w:marTop w:val="0"/>
              <w:marBottom w:val="0"/>
              <w:divBdr>
                <w:top w:val="none" w:sz="0" w:space="0" w:color="auto"/>
                <w:left w:val="none" w:sz="0" w:space="0" w:color="auto"/>
                <w:bottom w:val="none" w:sz="0" w:space="0" w:color="auto"/>
                <w:right w:val="none" w:sz="0" w:space="0" w:color="auto"/>
              </w:divBdr>
            </w:div>
          </w:divsChild>
        </w:div>
        <w:div w:id="1525288907">
          <w:marLeft w:val="0"/>
          <w:marRight w:val="0"/>
          <w:marTop w:val="0"/>
          <w:marBottom w:val="0"/>
          <w:divBdr>
            <w:top w:val="none" w:sz="0" w:space="0" w:color="auto"/>
            <w:left w:val="none" w:sz="0" w:space="0" w:color="auto"/>
            <w:bottom w:val="none" w:sz="0" w:space="0" w:color="auto"/>
            <w:right w:val="none" w:sz="0" w:space="0" w:color="auto"/>
          </w:divBdr>
          <w:divsChild>
            <w:div w:id="1828017277">
              <w:marLeft w:val="0"/>
              <w:marRight w:val="0"/>
              <w:marTop w:val="0"/>
              <w:marBottom w:val="0"/>
              <w:divBdr>
                <w:top w:val="none" w:sz="0" w:space="0" w:color="auto"/>
                <w:left w:val="none" w:sz="0" w:space="0" w:color="auto"/>
                <w:bottom w:val="none" w:sz="0" w:space="0" w:color="auto"/>
                <w:right w:val="none" w:sz="0" w:space="0" w:color="auto"/>
              </w:divBdr>
            </w:div>
          </w:divsChild>
        </w:div>
        <w:div w:id="1936749406">
          <w:marLeft w:val="0"/>
          <w:marRight w:val="0"/>
          <w:marTop w:val="0"/>
          <w:marBottom w:val="0"/>
          <w:divBdr>
            <w:top w:val="none" w:sz="0" w:space="0" w:color="auto"/>
            <w:left w:val="none" w:sz="0" w:space="0" w:color="auto"/>
            <w:bottom w:val="none" w:sz="0" w:space="0" w:color="auto"/>
            <w:right w:val="none" w:sz="0" w:space="0" w:color="auto"/>
          </w:divBdr>
          <w:divsChild>
            <w:div w:id="14257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9918">
      <w:bodyDiv w:val="1"/>
      <w:marLeft w:val="0"/>
      <w:marRight w:val="0"/>
      <w:marTop w:val="0"/>
      <w:marBottom w:val="0"/>
      <w:divBdr>
        <w:top w:val="none" w:sz="0" w:space="0" w:color="auto"/>
        <w:left w:val="none" w:sz="0" w:space="0" w:color="auto"/>
        <w:bottom w:val="none" w:sz="0" w:space="0" w:color="auto"/>
        <w:right w:val="none" w:sz="0" w:space="0" w:color="auto"/>
      </w:divBdr>
      <w:divsChild>
        <w:div w:id="136076631">
          <w:marLeft w:val="0"/>
          <w:marRight w:val="0"/>
          <w:marTop w:val="75"/>
          <w:marBottom w:val="0"/>
          <w:divBdr>
            <w:top w:val="none" w:sz="0" w:space="0" w:color="auto"/>
            <w:left w:val="none" w:sz="0" w:space="0" w:color="auto"/>
            <w:bottom w:val="none" w:sz="0" w:space="0" w:color="auto"/>
            <w:right w:val="none" w:sz="0" w:space="0" w:color="auto"/>
          </w:divBdr>
          <w:divsChild>
            <w:div w:id="870386162">
              <w:marLeft w:val="0"/>
              <w:marRight w:val="0"/>
              <w:marTop w:val="0"/>
              <w:marBottom w:val="0"/>
              <w:divBdr>
                <w:top w:val="none" w:sz="0" w:space="0" w:color="auto"/>
                <w:left w:val="none" w:sz="0" w:space="0" w:color="auto"/>
                <w:bottom w:val="none" w:sz="0" w:space="0" w:color="auto"/>
                <w:right w:val="none" w:sz="0" w:space="0" w:color="auto"/>
              </w:divBdr>
              <w:divsChild>
                <w:div w:id="2962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7143">
          <w:marLeft w:val="0"/>
          <w:marRight w:val="0"/>
          <w:marTop w:val="0"/>
          <w:marBottom w:val="0"/>
          <w:divBdr>
            <w:top w:val="none" w:sz="0" w:space="0" w:color="auto"/>
            <w:left w:val="none" w:sz="0" w:space="0" w:color="auto"/>
            <w:bottom w:val="none" w:sz="0" w:space="0" w:color="auto"/>
            <w:right w:val="none" w:sz="0" w:space="0" w:color="auto"/>
          </w:divBdr>
          <w:divsChild>
            <w:div w:id="1242521615">
              <w:marLeft w:val="0"/>
              <w:marRight w:val="0"/>
              <w:marTop w:val="0"/>
              <w:marBottom w:val="0"/>
              <w:divBdr>
                <w:top w:val="none" w:sz="0" w:space="0" w:color="auto"/>
                <w:left w:val="none" w:sz="0" w:space="0" w:color="auto"/>
                <w:bottom w:val="none" w:sz="0" w:space="0" w:color="auto"/>
                <w:right w:val="none" w:sz="0" w:space="0" w:color="auto"/>
              </w:divBdr>
              <w:divsChild>
                <w:div w:id="2060283537">
                  <w:marLeft w:val="0"/>
                  <w:marRight w:val="0"/>
                  <w:marTop w:val="0"/>
                  <w:marBottom w:val="0"/>
                  <w:divBdr>
                    <w:top w:val="none" w:sz="0" w:space="0" w:color="auto"/>
                    <w:left w:val="none" w:sz="0" w:space="0" w:color="auto"/>
                    <w:bottom w:val="none" w:sz="0" w:space="0" w:color="auto"/>
                    <w:right w:val="none" w:sz="0" w:space="0" w:color="auto"/>
                  </w:divBdr>
                  <w:divsChild>
                    <w:div w:id="479421710">
                      <w:marLeft w:val="0"/>
                      <w:marRight w:val="0"/>
                      <w:marTop w:val="0"/>
                      <w:marBottom w:val="0"/>
                      <w:divBdr>
                        <w:top w:val="none" w:sz="0" w:space="0" w:color="auto"/>
                        <w:left w:val="none" w:sz="0" w:space="0" w:color="auto"/>
                        <w:bottom w:val="none" w:sz="0" w:space="0" w:color="auto"/>
                        <w:right w:val="none" w:sz="0" w:space="0" w:color="auto"/>
                      </w:divBdr>
                      <w:divsChild>
                        <w:div w:id="827791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225554">
      <w:bodyDiv w:val="1"/>
      <w:marLeft w:val="0"/>
      <w:marRight w:val="0"/>
      <w:marTop w:val="0"/>
      <w:marBottom w:val="0"/>
      <w:divBdr>
        <w:top w:val="none" w:sz="0" w:space="0" w:color="auto"/>
        <w:left w:val="none" w:sz="0" w:space="0" w:color="auto"/>
        <w:bottom w:val="none" w:sz="0" w:space="0" w:color="auto"/>
        <w:right w:val="none" w:sz="0" w:space="0" w:color="auto"/>
      </w:divBdr>
      <w:divsChild>
        <w:div w:id="386145566">
          <w:marLeft w:val="0"/>
          <w:marRight w:val="0"/>
          <w:marTop w:val="0"/>
          <w:marBottom w:val="0"/>
          <w:divBdr>
            <w:top w:val="none" w:sz="0" w:space="0" w:color="auto"/>
            <w:left w:val="none" w:sz="0" w:space="0" w:color="auto"/>
            <w:bottom w:val="none" w:sz="0" w:space="0" w:color="auto"/>
            <w:right w:val="none" w:sz="0" w:space="0" w:color="auto"/>
          </w:divBdr>
        </w:div>
        <w:div w:id="448352357">
          <w:marLeft w:val="0"/>
          <w:marRight w:val="0"/>
          <w:marTop w:val="0"/>
          <w:marBottom w:val="0"/>
          <w:divBdr>
            <w:top w:val="none" w:sz="0" w:space="0" w:color="auto"/>
            <w:left w:val="none" w:sz="0" w:space="0" w:color="auto"/>
            <w:bottom w:val="none" w:sz="0" w:space="0" w:color="auto"/>
            <w:right w:val="none" w:sz="0" w:space="0" w:color="auto"/>
          </w:divBdr>
        </w:div>
      </w:divsChild>
    </w:div>
    <w:div w:id="1693726692">
      <w:bodyDiv w:val="1"/>
      <w:marLeft w:val="0"/>
      <w:marRight w:val="0"/>
      <w:marTop w:val="0"/>
      <w:marBottom w:val="0"/>
      <w:divBdr>
        <w:top w:val="none" w:sz="0" w:space="0" w:color="auto"/>
        <w:left w:val="none" w:sz="0" w:space="0" w:color="auto"/>
        <w:bottom w:val="none" w:sz="0" w:space="0" w:color="auto"/>
        <w:right w:val="none" w:sz="0" w:space="0" w:color="auto"/>
      </w:divBdr>
    </w:div>
    <w:div w:id="1705324228">
      <w:bodyDiv w:val="1"/>
      <w:marLeft w:val="0"/>
      <w:marRight w:val="0"/>
      <w:marTop w:val="0"/>
      <w:marBottom w:val="0"/>
      <w:divBdr>
        <w:top w:val="none" w:sz="0" w:space="0" w:color="auto"/>
        <w:left w:val="none" w:sz="0" w:space="0" w:color="auto"/>
        <w:bottom w:val="none" w:sz="0" w:space="0" w:color="auto"/>
        <w:right w:val="none" w:sz="0" w:space="0" w:color="auto"/>
      </w:divBdr>
      <w:divsChild>
        <w:div w:id="932709959">
          <w:marLeft w:val="0"/>
          <w:marRight w:val="0"/>
          <w:marTop w:val="0"/>
          <w:marBottom w:val="0"/>
          <w:divBdr>
            <w:top w:val="none" w:sz="0" w:space="0" w:color="auto"/>
            <w:left w:val="none" w:sz="0" w:space="0" w:color="auto"/>
            <w:bottom w:val="none" w:sz="0" w:space="0" w:color="auto"/>
            <w:right w:val="none" w:sz="0" w:space="0" w:color="auto"/>
          </w:divBdr>
        </w:div>
        <w:div w:id="2002194314">
          <w:marLeft w:val="0"/>
          <w:marRight w:val="0"/>
          <w:marTop w:val="0"/>
          <w:marBottom w:val="0"/>
          <w:divBdr>
            <w:top w:val="none" w:sz="0" w:space="0" w:color="auto"/>
            <w:left w:val="none" w:sz="0" w:space="0" w:color="auto"/>
            <w:bottom w:val="none" w:sz="0" w:space="0" w:color="auto"/>
            <w:right w:val="none" w:sz="0" w:space="0" w:color="auto"/>
          </w:divBdr>
        </w:div>
      </w:divsChild>
    </w:div>
    <w:div w:id="1738624432">
      <w:bodyDiv w:val="1"/>
      <w:marLeft w:val="0"/>
      <w:marRight w:val="0"/>
      <w:marTop w:val="0"/>
      <w:marBottom w:val="0"/>
      <w:divBdr>
        <w:top w:val="none" w:sz="0" w:space="0" w:color="auto"/>
        <w:left w:val="none" w:sz="0" w:space="0" w:color="auto"/>
        <w:bottom w:val="none" w:sz="0" w:space="0" w:color="auto"/>
        <w:right w:val="none" w:sz="0" w:space="0" w:color="auto"/>
      </w:divBdr>
      <w:divsChild>
        <w:div w:id="43677084">
          <w:marLeft w:val="0"/>
          <w:marRight w:val="0"/>
          <w:marTop w:val="0"/>
          <w:marBottom w:val="0"/>
          <w:divBdr>
            <w:top w:val="none" w:sz="0" w:space="0" w:color="auto"/>
            <w:left w:val="none" w:sz="0" w:space="0" w:color="auto"/>
            <w:bottom w:val="none" w:sz="0" w:space="0" w:color="auto"/>
            <w:right w:val="none" w:sz="0" w:space="0" w:color="auto"/>
          </w:divBdr>
          <w:divsChild>
            <w:div w:id="330066524">
              <w:marLeft w:val="0"/>
              <w:marRight w:val="0"/>
              <w:marTop w:val="0"/>
              <w:marBottom w:val="0"/>
              <w:divBdr>
                <w:top w:val="none" w:sz="0" w:space="0" w:color="auto"/>
                <w:left w:val="none" w:sz="0" w:space="0" w:color="auto"/>
                <w:bottom w:val="none" w:sz="0" w:space="0" w:color="auto"/>
                <w:right w:val="none" w:sz="0" w:space="0" w:color="auto"/>
              </w:divBdr>
            </w:div>
          </w:divsChild>
        </w:div>
        <w:div w:id="379671655">
          <w:marLeft w:val="0"/>
          <w:marRight w:val="0"/>
          <w:marTop w:val="0"/>
          <w:marBottom w:val="0"/>
          <w:divBdr>
            <w:top w:val="none" w:sz="0" w:space="0" w:color="auto"/>
            <w:left w:val="none" w:sz="0" w:space="0" w:color="auto"/>
            <w:bottom w:val="none" w:sz="0" w:space="0" w:color="auto"/>
            <w:right w:val="none" w:sz="0" w:space="0" w:color="auto"/>
          </w:divBdr>
          <w:divsChild>
            <w:div w:id="2022395363">
              <w:marLeft w:val="0"/>
              <w:marRight w:val="0"/>
              <w:marTop w:val="0"/>
              <w:marBottom w:val="0"/>
              <w:divBdr>
                <w:top w:val="none" w:sz="0" w:space="0" w:color="auto"/>
                <w:left w:val="none" w:sz="0" w:space="0" w:color="auto"/>
                <w:bottom w:val="none" w:sz="0" w:space="0" w:color="auto"/>
                <w:right w:val="none" w:sz="0" w:space="0" w:color="auto"/>
              </w:divBdr>
            </w:div>
          </w:divsChild>
        </w:div>
        <w:div w:id="485980237">
          <w:marLeft w:val="0"/>
          <w:marRight w:val="0"/>
          <w:marTop w:val="0"/>
          <w:marBottom w:val="0"/>
          <w:divBdr>
            <w:top w:val="none" w:sz="0" w:space="0" w:color="auto"/>
            <w:left w:val="none" w:sz="0" w:space="0" w:color="auto"/>
            <w:bottom w:val="none" w:sz="0" w:space="0" w:color="auto"/>
            <w:right w:val="none" w:sz="0" w:space="0" w:color="auto"/>
          </w:divBdr>
          <w:divsChild>
            <w:div w:id="603078714">
              <w:marLeft w:val="0"/>
              <w:marRight w:val="0"/>
              <w:marTop w:val="0"/>
              <w:marBottom w:val="0"/>
              <w:divBdr>
                <w:top w:val="none" w:sz="0" w:space="0" w:color="auto"/>
                <w:left w:val="none" w:sz="0" w:space="0" w:color="auto"/>
                <w:bottom w:val="none" w:sz="0" w:space="0" w:color="auto"/>
                <w:right w:val="none" w:sz="0" w:space="0" w:color="auto"/>
              </w:divBdr>
            </w:div>
          </w:divsChild>
        </w:div>
        <w:div w:id="533153447">
          <w:marLeft w:val="0"/>
          <w:marRight w:val="0"/>
          <w:marTop w:val="0"/>
          <w:marBottom w:val="0"/>
          <w:divBdr>
            <w:top w:val="none" w:sz="0" w:space="0" w:color="auto"/>
            <w:left w:val="none" w:sz="0" w:space="0" w:color="auto"/>
            <w:bottom w:val="none" w:sz="0" w:space="0" w:color="auto"/>
            <w:right w:val="none" w:sz="0" w:space="0" w:color="auto"/>
          </w:divBdr>
          <w:divsChild>
            <w:div w:id="635065324">
              <w:marLeft w:val="0"/>
              <w:marRight w:val="0"/>
              <w:marTop w:val="0"/>
              <w:marBottom w:val="0"/>
              <w:divBdr>
                <w:top w:val="none" w:sz="0" w:space="0" w:color="auto"/>
                <w:left w:val="none" w:sz="0" w:space="0" w:color="auto"/>
                <w:bottom w:val="none" w:sz="0" w:space="0" w:color="auto"/>
                <w:right w:val="none" w:sz="0" w:space="0" w:color="auto"/>
              </w:divBdr>
            </w:div>
          </w:divsChild>
        </w:div>
        <w:div w:id="579366214">
          <w:marLeft w:val="0"/>
          <w:marRight w:val="0"/>
          <w:marTop w:val="0"/>
          <w:marBottom w:val="0"/>
          <w:divBdr>
            <w:top w:val="none" w:sz="0" w:space="0" w:color="auto"/>
            <w:left w:val="none" w:sz="0" w:space="0" w:color="auto"/>
            <w:bottom w:val="none" w:sz="0" w:space="0" w:color="auto"/>
            <w:right w:val="none" w:sz="0" w:space="0" w:color="auto"/>
          </w:divBdr>
          <w:divsChild>
            <w:div w:id="1304235704">
              <w:marLeft w:val="0"/>
              <w:marRight w:val="0"/>
              <w:marTop w:val="0"/>
              <w:marBottom w:val="0"/>
              <w:divBdr>
                <w:top w:val="none" w:sz="0" w:space="0" w:color="auto"/>
                <w:left w:val="none" w:sz="0" w:space="0" w:color="auto"/>
                <w:bottom w:val="none" w:sz="0" w:space="0" w:color="auto"/>
                <w:right w:val="none" w:sz="0" w:space="0" w:color="auto"/>
              </w:divBdr>
            </w:div>
          </w:divsChild>
        </w:div>
        <w:div w:id="770778263">
          <w:marLeft w:val="0"/>
          <w:marRight w:val="0"/>
          <w:marTop w:val="0"/>
          <w:marBottom w:val="0"/>
          <w:divBdr>
            <w:top w:val="none" w:sz="0" w:space="0" w:color="auto"/>
            <w:left w:val="none" w:sz="0" w:space="0" w:color="auto"/>
            <w:bottom w:val="none" w:sz="0" w:space="0" w:color="auto"/>
            <w:right w:val="none" w:sz="0" w:space="0" w:color="auto"/>
          </w:divBdr>
          <w:divsChild>
            <w:div w:id="871959290">
              <w:marLeft w:val="0"/>
              <w:marRight w:val="0"/>
              <w:marTop w:val="0"/>
              <w:marBottom w:val="0"/>
              <w:divBdr>
                <w:top w:val="none" w:sz="0" w:space="0" w:color="auto"/>
                <w:left w:val="none" w:sz="0" w:space="0" w:color="auto"/>
                <w:bottom w:val="none" w:sz="0" w:space="0" w:color="auto"/>
                <w:right w:val="none" w:sz="0" w:space="0" w:color="auto"/>
              </w:divBdr>
            </w:div>
          </w:divsChild>
        </w:div>
        <w:div w:id="1439449374">
          <w:marLeft w:val="0"/>
          <w:marRight w:val="0"/>
          <w:marTop w:val="0"/>
          <w:marBottom w:val="0"/>
          <w:divBdr>
            <w:top w:val="none" w:sz="0" w:space="0" w:color="auto"/>
            <w:left w:val="none" w:sz="0" w:space="0" w:color="auto"/>
            <w:bottom w:val="none" w:sz="0" w:space="0" w:color="auto"/>
            <w:right w:val="none" w:sz="0" w:space="0" w:color="auto"/>
          </w:divBdr>
          <w:divsChild>
            <w:div w:id="619919486">
              <w:marLeft w:val="0"/>
              <w:marRight w:val="0"/>
              <w:marTop w:val="0"/>
              <w:marBottom w:val="0"/>
              <w:divBdr>
                <w:top w:val="none" w:sz="0" w:space="0" w:color="auto"/>
                <w:left w:val="none" w:sz="0" w:space="0" w:color="auto"/>
                <w:bottom w:val="none" w:sz="0" w:space="0" w:color="auto"/>
                <w:right w:val="none" w:sz="0" w:space="0" w:color="auto"/>
              </w:divBdr>
            </w:div>
          </w:divsChild>
        </w:div>
        <w:div w:id="1665162798">
          <w:marLeft w:val="0"/>
          <w:marRight w:val="0"/>
          <w:marTop w:val="0"/>
          <w:marBottom w:val="0"/>
          <w:divBdr>
            <w:top w:val="none" w:sz="0" w:space="0" w:color="auto"/>
            <w:left w:val="none" w:sz="0" w:space="0" w:color="auto"/>
            <w:bottom w:val="none" w:sz="0" w:space="0" w:color="auto"/>
            <w:right w:val="none" w:sz="0" w:space="0" w:color="auto"/>
          </w:divBdr>
          <w:divsChild>
            <w:div w:id="22295134">
              <w:marLeft w:val="0"/>
              <w:marRight w:val="0"/>
              <w:marTop w:val="0"/>
              <w:marBottom w:val="0"/>
              <w:divBdr>
                <w:top w:val="none" w:sz="0" w:space="0" w:color="auto"/>
                <w:left w:val="none" w:sz="0" w:space="0" w:color="auto"/>
                <w:bottom w:val="none" w:sz="0" w:space="0" w:color="auto"/>
                <w:right w:val="none" w:sz="0" w:space="0" w:color="auto"/>
              </w:divBdr>
            </w:div>
          </w:divsChild>
        </w:div>
        <w:div w:id="1718772982">
          <w:marLeft w:val="0"/>
          <w:marRight w:val="0"/>
          <w:marTop w:val="0"/>
          <w:marBottom w:val="0"/>
          <w:divBdr>
            <w:top w:val="none" w:sz="0" w:space="0" w:color="auto"/>
            <w:left w:val="none" w:sz="0" w:space="0" w:color="auto"/>
            <w:bottom w:val="none" w:sz="0" w:space="0" w:color="auto"/>
            <w:right w:val="none" w:sz="0" w:space="0" w:color="auto"/>
          </w:divBdr>
          <w:divsChild>
            <w:div w:id="383524772">
              <w:marLeft w:val="0"/>
              <w:marRight w:val="0"/>
              <w:marTop w:val="0"/>
              <w:marBottom w:val="0"/>
              <w:divBdr>
                <w:top w:val="none" w:sz="0" w:space="0" w:color="auto"/>
                <w:left w:val="none" w:sz="0" w:space="0" w:color="auto"/>
                <w:bottom w:val="none" w:sz="0" w:space="0" w:color="auto"/>
                <w:right w:val="none" w:sz="0" w:space="0" w:color="auto"/>
              </w:divBdr>
            </w:div>
          </w:divsChild>
        </w:div>
        <w:div w:id="1763647371">
          <w:marLeft w:val="0"/>
          <w:marRight w:val="0"/>
          <w:marTop w:val="0"/>
          <w:marBottom w:val="0"/>
          <w:divBdr>
            <w:top w:val="none" w:sz="0" w:space="0" w:color="auto"/>
            <w:left w:val="none" w:sz="0" w:space="0" w:color="auto"/>
            <w:bottom w:val="none" w:sz="0" w:space="0" w:color="auto"/>
            <w:right w:val="none" w:sz="0" w:space="0" w:color="auto"/>
          </w:divBdr>
          <w:divsChild>
            <w:div w:id="1070810740">
              <w:marLeft w:val="0"/>
              <w:marRight w:val="0"/>
              <w:marTop w:val="0"/>
              <w:marBottom w:val="0"/>
              <w:divBdr>
                <w:top w:val="none" w:sz="0" w:space="0" w:color="auto"/>
                <w:left w:val="none" w:sz="0" w:space="0" w:color="auto"/>
                <w:bottom w:val="none" w:sz="0" w:space="0" w:color="auto"/>
                <w:right w:val="none" w:sz="0" w:space="0" w:color="auto"/>
              </w:divBdr>
            </w:div>
          </w:divsChild>
        </w:div>
        <w:div w:id="1779831379">
          <w:marLeft w:val="0"/>
          <w:marRight w:val="0"/>
          <w:marTop w:val="0"/>
          <w:marBottom w:val="0"/>
          <w:divBdr>
            <w:top w:val="none" w:sz="0" w:space="0" w:color="auto"/>
            <w:left w:val="none" w:sz="0" w:space="0" w:color="auto"/>
            <w:bottom w:val="none" w:sz="0" w:space="0" w:color="auto"/>
            <w:right w:val="none" w:sz="0" w:space="0" w:color="auto"/>
          </w:divBdr>
          <w:divsChild>
            <w:div w:id="1301685907">
              <w:marLeft w:val="0"/>
              <w:marRight w:val="0"/>
              <w:marTop w:val="0"/>
              <w:marBottom w:val="0"/>
              <w:divBdr>
                <w:top w:val="none" w:sz="0" w:space="0" w:color="auto"/>
                <w:left w:val="none" w:sz="0" w:space="0" w:color="auto"/>
                <w:bottom w:val="none" w:sz="0" w:space="0" w:color="auto"/>
                <w:right w:val="none" w:sz="0" w:space="0" w:color="auto"/>
              </w:divBdr>
            </w:div>
          </w:divsChild>
        </w:div>
        <w:div w:id="2100910088">
          <w:marLeft w:val="0"/>
          <w:marRight w:val="0"/>
          <w:marTop w:val="0"/>
          <w:marBottom w:val="0"/>
          <w:divBdr>
            <w:top w:val="none" w:sz="0" w:space="0" w:color="auto"/>
            <w:left w:val="none" w:sz="0" w:space="0" w:color="auto"/>
            <w:bottom w:val="none" w:sz="0" w:space="0" w:color="auto"/>
            <w:right w:val="none" w:sz="0" w:space="0" w:color="auto"/>
          </w:divBdr>
          <w:divsChild>
            <w:div w:id="365327935">
              <w:marLeft w:val="0"/>
              <w:marRight w:val="0"/>
              <w:marTop w:val="0"/>
              <w:marBottom w:val="0"/>
              <w:divBdr>
                <w:top w:val="none" w:sz="0" w:space="0" w:color="auto"/>
                <w:left w:val="none" w:sz="0" w:space="0" w:color="auto"/>
                <w:bottom w:val="none" w:sz="0" w:space="0" w:color="auto"/>
                <w:right w:val="none" w:sz="0" w:space="0" w:color="auto"/>
              </w:divBdr>
            </w:div>
          </w:divsChild>
        </w:div>
        <w:div w:id="2117820898">
          <w:marLeft w:val="0"/>
          <w:marRight w:val="0"/>
          <w:marTop w:val="0"/>
          <w:marBottom w:val="0"/>
          <w:divBdr>
            <w:top w:val="none" w:sz="0" w:space="0" w:color="auto"/>
            <w:left w:val="none" w:sz="0" w:space="0" w:color="auto"/>
            <w:bottom w:val="none" w:sz="0" w:space="0" w:color="auto"/>
            <w:right w:val="none" w:sz="0" w:space="0" w:color="auto"/>
          </w:divBdr>
          <w:divsChild>
            <w:div w:id="1143931761">
              <w:marLeft w:val="0"/>
              <w:marRight w:val="0"/>
              <w:marTop w:val="0"/>
              <w:marBottom w:val="0"/>
              <w:divBdr>
                <w:top w:val="none" w:sz="0" w:space="0" w:color="auto"/>
                <w:left w:val="none" w:sz="0" w:space="0" w:color="auto"/>
                <w:bottom w:val="none" w:sz="0" w:space="0" w:color="auto"/>
                <w:right w:val="none" w:sz="0" w:space="0" w:color="auto"/>
              </w:divBdr>
            </w:div>
          </w:divsChild>
        </w:div>
        <w:div w:id="2121148129">
          <w:marLeft w:val="0"/>
          <w:marRight w:val="0"/>
          <w:marTop w:val="0"/>
          <w:marBottom w:val="0"/>
          <w:divBdr>
            <w:top w:val="none" w:sz="0" w:space="0" w:color="auto"/>
            <w:left w:val="none" w:sz="0" w:space="0" w:color="auto"/>
            <w:bottom w:val="none" w:sz="0" w:space="0" w:color="auto"/>
            <w:right w:val="none" w:sz="0" w:space="0" w:color="auto"/>
          </w:divBdr>
          <w:divsChild>
            <w:div w:id="963538248">
              <w:marLeft w:val="0"/>
              <w:marRight w:val="0"/>
              <w:marTop w:val="0"/>
              <w:marBottom w:val="0"/>
              <w:divBdr>
                <w:top w:val="none" w:sz="0" w:space="0" w:color="auto"/>
                <w:left w:val="none" w:sz="0" w:space="0" w:color="auto"/>
                <w:bottom w:val="none" w:sz="0" w:space="0" w:color="auto"/>
                <w:right w:val="none" w:sz="0" w:space="0" w:color="auto"/>
              </w:divBdr>
            </w:div>
          </w:divsChild>
        </w:div>
        <w:div w:id="2123647368">
          <w:marLeft w:val="0"/>
          <w:marRight w:val="0"/>
          <w:marTop w:val="0"/>
          <w:marBottom w:val="0"/>
          <w:divBdr>
            <w:top w:val="none" w:sz="0" w:space="0" w:color="auto"/>
            <w:left w:val="none" w:sz="0" w:space="0" w:color="auto"/>
            <w:bottom w:val="none" w:sz="0" w:space="0" w:color="auto"/>
            <w:right w:val="none" w:sz="0" w:space="0" w:color="auto"/>
          </w:divBdr>
          <w:divsChild>
            <w:div w:id="2978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504">
      <w:bodyDiv w:val="1"/>
      <w:marLeft w:val="0"/>
      <w:marRight w:val="0"/>
      <w:marTop w:val="0"/>
      <w:marBottom w:val="0"/>
      <w:divBdr>
        <w:top w:val="none" w:sz="0" w:space="0" w:color="auto"/>
        <w:left w:val="none" w:sz="0" w:space="0" w:color="auto"/>
        <w:bottom w:val="none" w:sz="0" w:space="0" w:color="auto"/>
        <w:right w:val="none" w:sz="0" w:space="0" w:color="auto"/>
      </w:divBdr>
      <w:divsChild>
        <w:div w:id="1787044812">
          <w:marLeft w:val="0"/>
          <w:marRight w:val="0"/>
          <w:marTop w:val="0"/>
          <w:marBottom w:val="0"/>
          <w:divBdr>
            <w:top w:val="none" w:sz="0" w:space="0" w:color="auto"/>
            <w:left w:val="none" w:sz="0" w:space="0" w:color="auto"/>
            <w:bottom w:val="none" w:sz="0" w:space="0" w:color="auto"/>
            <w:right w:val="none" w:sz="0" w:space="0" w:color="auto"/>
          </w:divBdr>
        </w:div>
      </w:divsChild>
    </w:div>
    <w:div w:id="1759059664">
      <w:bodyDiv w:val="1"/>
      <w:marLeft w:val="0"/>
      <w:marRight w:val="0"/>
      <w:marTop w:val="0"/>
      <w:marBottom w:val="0"/>
      <w:divBdr>
        <w:top w:val="none" w:sz="0" w:space="0" w:color="auto"/>
        <w:left w:val="none" w:sz="0" w:space="0" w:color="auto"/>
        <w:bottom w:val="none" w:sz="0" w:space="0" w:color="auto"/>
        <w:right w:val="none" w:sz="0" w:space="0" w:color="auto"/>
      </w:divBdr>
      <w:divsChild>
        <w:div w:id="1150058431">
          <w:marLeft w:val="0"/>
          <w:marRight w:val="0"/>
          <w:marTop w:val="0"/>
          <w:marBottom w:val="0"/>
          <w:divBdr>
            <w:top w:val="none" w:sz="0" w:space="0" w:color="auto"/>
            <w:left w:val="none" w:sz="0" w:space="0" w:color="auto"/>
            <w:bottom w:val="none" w:sz="0" w:space="0" w:color="auto"/>
            <w:right w:val="none" w:sz="0" w:space="0" w:color="auto"/>
          </w:divBdr>
        </w:div>
        <w:div w:id="1311515653">
          <w:marLeft w:val="0"/>
          <w:marRight w:val="0"/>
          <w:marTop w:val="0"/>
          <w:marBottom w:val="0"/>
          <w:divBdr>
            <w:top w:val="none" w:sz="0" w:space="0" w:color="auto"/>
            <w:left w:val="none" w:sz="0" w:space="0" w:color="auto"/>
            <w:bottom w:val="none" w:sz="0" w:space="0" w:color="auto"/>
            <w:right w:val="none" w:sz="0" w:space="0" w:color="auto"/>
          </w:divBdr>
        </w:div>
        <w:div w:id="1450736727">
          <w:marLeft w:val="0"/>
          <w:marRight w:val="0"/>
          <w:marTop w:val="0"/>
          <w:marBottom w:val="0"/>
          <w:divBdr>
            <w:top w:val="none" w:sz="0" w:space="0" w:color="auto"/>
            <w:left w:val="none" w:sz="0" w:space="0" w:color="auto"/>
            <w:bottom w:val="none" w:sz="0" w:space="0" w:color="auto"/>
            <w:right w:val="none" w:sz="0" w:space="0" w:color="auto"/>
          </w:divBdr>
        </w:div>
      </w:divsChild>
    </w:div>
    <w:div w:id="1759714069">
      <w:bodyDiv w:val="1"/>
      <w:marLeft w:val="0"/>
      <w:marRight w:val="0"/>
      <w:marTop w:val="0"/>
      <w:marBottom w:val="0"/>
      <w:divBdr>
        <w:top w:val="none" w:sz="0" w:space="0" w:color="auto"/>
        <w:left w:val="none" w:sz="0" w:space="0" w:color="auto"/>
        <w:bottom w:val="none" w:sz="0" w:space="0" w:color="auto"/>
        <w:right w:val="none" w:sz="0" w:space="0" w:color="auto"/>
      </w:divBdr>
    </w:div>
    <w:div w:id="1772240451">
      <w:bodyDiv w:val="1"/>
      <w:marLeft w:val="0"/>
      <w:marRight w:val="0"/>
      <w:marTop w:val="0"/>
      <w:marBottom w:val="0"/>
      <w:divBdr>
        <w:top w:val="none" w:sz="0" w:space="0" w:color="auto"/>
        <w:left w:val="none" w:sz="0" w:space="0" w:color="auto"/>
        <w:bottom w:val="none" w:sz="0" w:space="0" w:color="auto"/>
        <w:right w:val="none" w:sz="0" w:space="0" w:color="auto"/>
      </w:divBdr>
    </w:div>
    <w:div w:id="1773285515">
      <w:bodyDiv w:val="1"/>
      <w:marLeft w:val="0"/>
      <w:marRight w:val="0"/>
      <w:marTop w:val="0"/>
      <w:marBottom w:val="0"/>
      <w:divBdr>
        <w:top w:val="none" w:sz="0" w:space="0" w:color="auto"/>
        <w:left w:val="none" w:sz="0" w:space="0" w:color="auto"/>
        <w:bottom w:val="none" w:sz="0" w:space="0" w:color="auto"/>
        <w:right w:val="none" w:sz="0" w:space="0" w:color="auto"/>
      </w:divBdr>
    </w:div>
    <w:div w:id="1779980597">
      <w:bodyDiv w:val="1"/>
      <w:marLeft w:val="0"/>
      <w:marRight w:val="0"/>
      <w:marTop w:val="0"/>
      <w:marBottom w:val="0"/>
      <w:divBdr>
        <w:top w:val="none" w:sz="0" w:space="0" w:color="auto"/>
        <w:left w:val="none" w:sz="0" w:space="0" w:color="auto"/>
        <w:bottom w:val="none" w:sz="0" w:space="0" w:color="auto"/>
        <w:right w:val="none" w:sz="0" w:space="0" w:color="auto"/>
      </w:divBdr>
    </w:div>
    <w:div w:id="1781679093">
      <w:bodyDiv w:val="1"/>
      <w:marLeft w:val="0"/>
      <w:marRight w:val="0"/>
      <w:marTop w:val="0"/>
      <w:marBottom w:val="0"/>
      <w:divBdr>
        <w:top w:val="none" w:sz="0" w:space="0" w:color="auto"/>
        <w:left w:val="none" w:sz="0" w:space="0" w:color="auto"/>
        <w:bottom w:val="none" w:sz="0" w:space="0" w:color="auto"/>
        <w:right w:val="none" w:sz="0" w:space="0" w:color="auto"/>
      </w:divBdr>
    </w:div>
    <w:div w:id="1782339909">
      <w:bodyDiv w:val="1"/>
      <w:marLeft w:val="0"/>
      <w:marRight w:val="0"/>
      <w:marTop w:val="0"/>
      <w:marBottom w:val="0"/>
      <w:divBdr>
        <w:top w:val="none" w:sz="0" w:space="0" w:color="auto"/>
        <w:left w:val="none" w:sz="0" w:space="0" w:color="auto"/>
        <w:bottom w:val="none" w:sz="0" w:space="0" w:color="auto"/>
        <w:right w:val="none" w:sz="0" w:space="0" w:color="auto"/>
      </w:divBdr>
    </w:div>
    <w:div w:id="1788113765">
      <w:bodyDiv w:val="1"/>
      <w:marLeft w:val="0"/>
      <w:marRight w:val="0"/>
      <w:marTop w:val="0"/>
      <w:marBottom w:val="0"/>
      <w:divBdr>
        <w:top w:val="none" w:sz="0" w:space="0" w:color="auto"/>
        <w:left w:val="none" w:sz="0" w:space="0" w:color="auto"/>
        <w:bottom w:val="none" w:sz="0" w:space="0" w:color="auto"/>
        <w:right w:val="none" w:sz="0" w:space="0" w:color="auto"/>
      </w:divBdr>
    </w:div>
    <w:div w:id="1799568531">
      <w:bodyDiv w:val="1"/>
      <w:marLeft w:val="0"/>
      <w:marRight w:val="0"/>
      <w:marTop w:val="0"/>
      <w:marBottom w:val="0"/>
      <w:divBdr>
        <w:top w:val="none" w:sz="0" w:space="0" w:color="auto"/>
        <w:left w:val="none" w:sz="0" w:space="0" w:color="auto"/>
        <w:bottom w:val="none" w:sz="0" w:space="0" w:color="auto"/>
        <w:right w:val="none" w:sz="0" w:space="0" w:color="auto"/>
      </w:divBdr>
    </w:div>
    <w:div w:id="1800757029">
      <w:bodyDiv w:val="1"/>
      <w:marLeft w:val="0"/>
      <w:marRight w:val="0"/>
      <w:marTop w:val="0"/>
      <w:marBottom w:val="0"/>
      <w:divBdr>
        <w:top w:val="none" w:sz="0" w:space="0" w:color="auto"/>
        <w:left w:val="none" w:sz="0" w:space="0" w:color="auto"/>
        <w:bottom w:val="none" w:sz="0" w:space="0" w:color="auto"/>
        <w:right w:val="none" w:sz="0" w:space="0" w:color="auto"/>
      </w:divBdr>
      <w:divsChild>
        <w:div w:id="44063132">
          <w:marLeft w:val="0"/>
          <w:marRight w:val="0"/>
          <w:marTop w:val="0"/>
          <w:marBottom w:val="0"/>
          <w:divBdr>
            <w:top w:val="none" w:sz="0" w:space="0" w:color="auto"/>
            <w:left w:val="none" w:sz="0" w:space="0" w:color="auto"/>
            <w:bottom w:val="none" w:sz="0" w:space="0" w:color="auto"/>
            <w:right w:val="none" w:sz="0" w:space="0" w:color="auto"/>
          </w:divBdr>
          <w:divsChild>
            <w:div w:id="1150563628">
              <w:marLeft w:val="0"/>
              <w:marRight w:val="0"/>
              <w:marTop w:val="0"/>
              <w:marBottom w:val="0"/>
              <w:divBdr>
                <w:top w:val="none" w:sz="0" w:space="0" w:color="auto"/>
                <w:left w:val="none" w:sz="0" w:space="0" w:color="auto"/>
                <w:bottom w:val="none" w:sz="0" w:space="0" w:color="auto"/>
                <w:right w:val="none" w:sz="0" w:space="0" w:color="auto"/>
              </w:divBdr>
            </w:div>
          </w:divsChild>
        </w:div>
        <w:div w:id="60299611">
          <w:marLeft w:val="0"/>
          <w:marRight w:val="0"/>
          <w:marTop w:val="0"/>
          <w:marBottom w:val="0"/>
          <w:divBdr>
            <w:top w:val="none" w:sz="0" w:space="0" w:color="auto"/>
            <w:left w:val="none" w:sz="0" w:space="0" w:color="auto"/>
            <w:bottom w:val="none" w:sz="0" w:space="0" w:color="auto"/>
            <w:right w:val="none" w:sz="0" w:space="0" w:color="auto"/>
          </w:divBdr>
          <w:divsChild>
            <w:div w:id="109203442">
              <w:marLeft w:val="0"/>
              <w:marRight w:val="0"/>
              <w:marTop w:val="0"/>
              <w:marBottom w:val="0"/>
              <w:divBdr>
                <w:top w:val="none" w:sz="0" w:space="0" w:color="auto"/>
                <w:left w:val="none" w:sz="0" w:space="0" w:color="auto"/>
                <w:bottom w:val="none" w:sz="0" w:space="0" w:color="auto"/>
                <w:right w:val="none" w:sz="0" w:space="0" w:color="auto"/>
              </w:divBdr>
            </w:div>
          </w:divsChild>
        </w:div>
        <w:div w:id="344403042">
          <w:marLeft w:val="0"/>
          <w:marRight w:val="0"/>
          <w:marTop w:val="0"/>
          <w:marBottom w:val="0"/>
          <w:divBdr>
            <w:top w:val="none" w:sz="0" w:space="0" w:color="auto"/>
            <w:left w:val="none" w:sz="0" w:space="0" w:color="auto"/>
            <w:bottom w:val="none" w:sz="0" w:space="0" w:color="auto"/>
            <w:right w:val="none" w:sz="0" w:space="0" w:color="auto"/>
          </w:divBdr>
          <w:divsChild>
            <w:div w:id="1086074890">
              <w:marLeft w:val="0"/>
              <w:marRight w:val="0"/>
              <w:marTop w:val="0"/>
              <w:marBottom w:val="0"/>
              <w:divBdr>
                <w:top w:val="none" w:sz="0" w:space="0" w:color="auto"/>
                <w:left w:val="none" w:sz="0" w:space="0" w:color="auto"/>
                <w:bottom w:val="none" w:sz="0" w:space="0" w:color="auto"/>
                <w:right w:val="none" w:sz="0" w:space="0" w:color="auto"/>
              </w:divBdr>
            </w:div>
          </w:divsChild>
        </w:div>
        <w:div w:id="360253315">
          <w:marLeft w:val="0"/>
          <w:marRight w:val="0"/>
          <w:marTop w:val="0"/>
          <w:marBottom w:val="0"/>
          <w:divBdr>
            <w:top w:val="none" w:sz="0" w:space="0" w:color="auto"/>
            <w:left w:val="none" w:sz="0" w:space="0" w:color="auto"/>
            <w:bottom w:val="none" w:sz="0" w:space="0" w:color="auto"/>
            <w:right w:val="none" w:sz="0" w:space="0" w:color="auto"/>
          </w:divBdr>
          <w:divsChild>
            <w:div w:id="1628320782">
              <w:marLeft w:val="0"/>
              <w:marRight w:val="0"/>
              <w:marTop w:val="0"/>
              <w:marBottom w:val="0"/>
              <w:divBdr>
                <w:top w:val="none" w:sz="0" w:space="0" w:color="auto"/>
                <w:left w:val="none" w:sz="0" w:space="0" w:color="auto"/>
                <w:bottom w:val="none" w:sz="0" w:space="0" w:color="auto"/>
                <w:right w:val="none" w:sz="0" w:space="0" w:color="auto"/>
              </w:divBdr>
            </w:div>
          </w:divsChild>
        </w:div>
        <w:div w:id="566191078">
          <w:marLeft w:val="0"/>
          <w:marRight w:val="0"/>
          <w:marTop w:val="0"/>
          <w:marBottom w:val="0"/>
          <w:divBdr>
            <w:top w:val="none" w:sz="0" w:space="0" w:color="auto"/>
            <w:left w:val="none" w:sz="0" w:space="0" w:color="auto"/>
            <w:bottom w:val="none" w:sz="0" w:space="0" w:color="auto"/>
            <w:right w:val="none" w:sz="0" w:space="0" w:color="auto"/>
          </w:divBdr>
          <w:divsChild>
            <w:div w:id="1638489185">
              <w:marLeft w:val="0"/>
              <w:marRight w:val="0"/>
              <w:marTop w:val="0"/>
              <w:marBottom w:val="0"/>
              <w:divBdr>
                <w:top w:val="none" w:sz="0" w:space="0" w:color="auto"/>
                <w:left w:val="none" w:sz="0" w:space="0" w:color="auto"/>
                <w:bottom w:val="none" w:sz="0" w:space="0" w:color="auto"/>
                <w:right w:val="none" w:sz="0" w:space="0" w:color="auto"/>
              </w:divBdr>
            </w:div>
          </w:divsChild>
        </w:div>
        <w:div w:id="599147014">
          <w:marLeft w:val="0"/>
          <w:marRight w:val="0"/>
          <w:marTop w:val="0"/>
          <w:marBottom w:val="0"/>
          <w:divBdr>
            <w:top w:val="none" w:sz="0" w:space="0" w:color="auto"/>
            <w:left w:val="none" w:sz="0" w:space="0" w:color="auto"/>
            <w:bottom w:val="none" w:sz="0" w:space="0" w:color="auto"/>
            <w:right w:val="none" w:sz="0" w:space="0" w:color="auto"/>
          </w:divBdr>
          <w:divsChild>
            <w:div w:id="799304829">
              <w:marLeft w:val="0"/>
              <w:marRight w:val="0"/>
              <w:marTop w:val="0"/>
              <w:marBottom w:val="0"/>
              <w:divBdr>
                <w:top w:val="none" w:sz="0" w:space="0" w:color="auto"/>
                <w:left w:val="none" w:sz="0" w:space="0" w:color="auto"/>
                <w:bottom w:val="none" w:sz="0" w:space="0" w:color="auto"/>
                <w:right w:val="none" w:sz="0" w:space="0" w:color="auto"/>
              </w:divBdr>
            </w:div>
          </w:divsChild>
        </w:div>
        <w:div w:id="688532780">
          <w:marLeft w:val="0"/>
          <w:marRight w:val="0"/>
          <w:marTop w:val="0"/>
          <w:marBottom w:val="0"/>
          <w:divBdr>
            <w:top w:val="none" w:sz="0" w:space="0" w:color="auto"/>
            <w:left w:val="none" w:sz="0" w:space="0" w:color="auto"/>
            <w:bottom w:val="none" w:sz="0" w:space="0" w:color="auto"/>
            <w:right w:val="none" w:sz="0" w:space="0" w:color="auto"/>
          </w:divBdr>
          <w:divsChild>
            <w:div w:id="1884293335">
              <w:marLeft w:val="0"/>
              <w:marRight w:val="0"/>
              <w:marTop w:val="0"/>
              <w:marBottom w:val="0"/>
              <w:divBdr>
                <w:top w:val="none" w:sz="0" w:space="0" w:color="auto"/>
                <w:left w:val="none" w:sz="0" w:space="0" w:color="auto"/>
                <w:bottom w:val="none" w:sz="0" w:space="0" w:color="auto"/>
                <w:right w:val="none" w:sz="0" w:space="0" w:color="auto"/>
              </w:divBdr>
            </w:div>
          </w:divsChild>
        </w:div>
        <w:div w:id="716127082">
          <w:marLeft w:val="0"/>
          <w:marRight w:val="0"/>
          <w:marTop w:val="0"/>
          <w:marBottom w:val="0"/>
          <w:divBdr>
            <w:top w:val="none" w:sz="0" w:space="0" w:color="auto"/>
            <w:left w:val="none" w:sz="0" w:space="0" w:color="auto"/>
            <w:bottom w:val="none" w:sz="0" w:space="0" w:color="auto"/>
            <w:right w:val="none" w:sz="0" w:space="0" w:color="auto"/>
          </w:divBdr>
          <w:divsChild>
            <w:div w:id="250895681">
              <w:marLeft w:val="0"/>
              <w:marRight w:val="0"/>
              <w:marTop w:val="0"/>
              <w:marBottom w:val="0"/>
              <w:divBdr>
                <w:top w:val="none" w:sz="0" w:space="0" w:color="auto"/>
                <w:left w:val="none" w:sz="0" w:space="0" w:color="auto"/>
                <w:bottom w:val="none" w:sz="0" w:space="0" w:color="auto"/>
                <w:right w:val="none" w:sz="0" w:space="0" w:color="auto"/>
              </w:divBdr>
            </w:div>
          </w:divsChild>
        </w:div>
        <w:div w:id="739256880">
          <w:marLeft w:val="0"/>
          <w:marRight w:val="0"/>
          <w:marTop w:val="0"/>
          <w:marBottom w:val="0"/>
          <w:divBdr>
            <w:top w:val="none" w:sz="0" w:space="0" w:color="auto"/>
            <w:left w:val="none" w:sz="0" w:space="0" w:color="auto"/>
            <w:bottom w:val="none" w:sz="0" w:space="0" w:color="auto"/>
            <w:right w:val="none" w:sz="0" w:space="0" w:color="auto"/>
          </w:divBdr>
          <w:divsChild>
            <w:div w:id="1896699264">
              <w:marLeft w:val="0"/>
              <w:marRight w:val="0"/>
              <w:marTop w:val="0"/>
              <w:marBottom w:val="0"/>
              <w:divBdr>
                <w:top w:val="none" w:sz="0" w:space="0" w:color="auto"/>
                <w:left w:val="none" w:sz="0" w:space="0" w:color="auto"/>
                <w:bottom w:val="none" w:sz="0" w:space="0" w:color="auto"/>
                <w:right w:val="none" w:sz="0" w:space="0" w:color="auto"/>
              </w:divBdr>
            </w:div>
          </w:divsChild>
        </w:div>
        <w:div w:id="985083475">
          <w:marLeft w:val="0"/>
          <w:marRight w:val="0"/>
          <w:marTop w:val="0"/>
          <w:marBottom w:val="0"/>
          <w:divBdr>
            <w:top w:val="none" w:sz="0" w:space="0" w:color="auto"/>
            <w:left w:val="none" w:sz="0" w:space="0" w:color="auto"/>
            <w:bottom w:val="none" w:sz="0" w:space="0" w:color="auto"/>
            <w:right w:val="none" w:sz="0" w:space="0" w:color="auto"/>
          </w:divBdr>
          <w:divsChild>
            <w:div w:id="1980915677">
              <w:marLeft w:val="0"/>
              <w:marRight w:val="0"/>
              <w:marTop w:val="0"/>
              <w:marBottom w:val="0"/>
              <w:divBdr>
                <w:top w:val="none" w:sz="0" w:space="0" w:color="auto"/>
                <w:left w:val="none" w:sz="0" w:space="0" w:color="auto"/>
                <w:bottom w:val="none" w:sz="0" w:space="0" w:color="auto"/>
                <w:right w:val="none" w:sz="0" w:space="0" w:color="auto"/>
              </w:divBdr>
            </w:div>
          </w:divsChild>
        </w:div>
        <w:div w:id="1050765153">
          <w:marLeft w:val="0"/>
          <w:marRight w:val="0"/>
          <w:marTop w:val="0"/>
          <w:marBottom w:val="0"/>
          <w:divBdr>
            <w:top w:val="none" w:sz="0" w:space="0" w:color="auto"/>
            <w:left w:val="none" w:sz="0" w:space="0" w:color="auto"/>
            <w:bottom w:val="none" w:sz="0" w:space="0" w:color="auto"/>
            <w:right w:val="none" w:sz="0" w:space="0" w:color="auto"/>
          </w:divBdr>
          <w:divsChild>
            <w:div w:id="1071656718">
              <w:marLeft w:val="0"/>
              <w:marRight w:val="0"/>
              <w:marTop w:val="0"/>
              <w:marBottom w:val="0"/>
              <w:divBdr>
                <w:top w:val="none" w:sz="0" w:space="0" w:color="auto"/>
                <w:left w:val="none" w:sz="0" w:space="0" w:color="auto"/>
                <w:bottom w:val="none" w:sz="0" w:space="0" w:color="auto"/>
                <w:right w:val="none" w:sz="0" w:space="0" w:color="auto"/>
              </w:divBdr>
            </w:div>
          </w:divsChild>
        </w:div>
        <w:div w:id="1139223403">
          <w:marLeft w:val="0"/>
          <w:marRight w:val="0"/>
          <w:marTop w:val="0"/>
          <w:marBottom w:val="0"/>
          <w:divBdr>
            <w:top w:val="none" w:sz="0" w:space="0" w:color="auto"/>
            <w:left w:val="none" w:sz="0" w:space="0" w:color="auto"/>
            <w:bottom w:val="none" w:sz="0" w:space="0" w:color="auto"/>
            <w:right w:val="none" w:sz="0" w:space="0" w:color="auto"/>
          </w:divBdr>
          <w:divsChild>
            <w:div w:id="1953395999">
              <w:marLeft w:val="0"/>
              <w:marRight w:val="0"/>
              <w:marTop w:val="0"/>
              <w:marBottom w:val="0"/>
              <w:divBdr>
                <w:top w:val="none" w:sz="0" w:space="0" w:color="auto"/>
                <w:left w:val="none" w:sz="0" w:space="0" w:color="auto"/>
                <w:bottom w:val="none" w:sz="0" w:space="0" w:color="auto"/>
                <w:right w:val="none" w:sz="0" w:space="0" w:color="auto"/>
              </w:divBdr>
            </w:div>
          </w:divsChild>
        </w:div>
        <w:div w:id="1257592974">
          <w:marLeft w:val="0"/>
          <w:marRight w:val="0"/>
          <w:marTop w:val="0"/>
          <w:marBottom w:val="0"/>
          <w:divBdr>
            <w:top w:val="none" w:sz="0" w:space="0" w:color="auto"/>
            <w:left w:val="none" w:sz="0" w:space="0" w:color="auto"/>
            <w:bottom w:val="none" w:sz="0" w:space="0" w:color="auto"/>
            <w:right w:val="none" w:sz="0" w:space="0" w:color="auto"/>
          </w:divBdr>
          <w:divsChild>
            <w:div w:id="1291983559">
              <w:marLeft w:val="0"/>
              <w:marRight w:val="0"/>
              <w:marTop w:val="0"/>
              <w:marBottom w:val="0"/>
              <w:divBdr>
                <w:top w:val="none" w:sz="0" w:space="0" w:color="auto"/>
                <w:left w:val="none" w:sz="0" w:space="0" w:color="auto"/>
                <w:bottom w:val="none" w:sz="0" w:space="0" w:color="auto"/>
                <w:right w:val="none" w:sz="0" w:space="0" w:color="auto"/>
              </w:divBdr>
            </w:div>
          </w:divsChild>
        </w:div>
        <w:div w:id="1258292023">
          <w:marLeft w:val="0"/>
          <w:marRight w:val="0"/>
          <w:marTop w:val="0"/>
          <w:marBottom w:val="0"/>
          <w:divBdr>
            <w:top w:val="none" w:sz="0" w:space="0" w:color="auto"/>
            <w:left w:val="none" w:sz="0" w:space="0" w:color="auto"/>
            <w:bottom w:val="none" w:sz="0" w:space="0" w:color="auto"/>
            <w:right w:val="none" w:sz="0" w:space="0" w:color="auto"/>
          </w:divBdr>
          <w:divsChild>
            <w:div w:id="29842664">
              <w:marLeft w:val="0"/>
              <w:marRight w:val="0"/>
              <w:marTop w:val="0"/>
              <w:marBottom w:val="0"/>
              <w:divBdr>
                <w:top w:val="none" w:sz="0" w:space="0" w:color="auto"/>
                <w:left w:val="none" w:sz="0" w:space="0" w:color="auto"/>
                <w:bottom w:val="none" w:sz="0" w:space="0" w:color="auto"/>
                <w:right w:val="none" w:sz="0" w:space="0" w:color="auto"/>
              </w:divBdr>
            </w:div>
          </w:divsChild>
        </w:div>
        <w:div w:id="1300694629">
          <w:marLeft w:val="0"/>
          <w:marRight w:val="0"/>
          <w:marTop w:val="0"/>
          <w:marBottom w:val="0"/>
          <w:divBdr>
            <w:top w:val="none" w:sz="0" w:space="0" w:color="auto"/>
            <w:left w:val="none" w:sz="0" w:space="0" w:color="auto"/>
            <w:bottom w:val="none" w:sz="0" w:space="0" w:color="auto"/>
            <w:right w:val="none" w:sz="0" w:space="0" w:color="auto"/>
          </w:divBdr>
          <w:divsChild>
            <w:div w:id="941181289">
              <w:marLeft w:val="0"/>
              <w:marRight w:val="0"/>
              <w:marTop w:val="0"/>
              <w:marBottom w:val="0"/>
              <w:divBdr>
                <w:top w:val="none" w:sz="0" w:space="0" w:color="auto"/>
                <w:left w:val="none" w:sz="0" w:space="0" w:color="auto"/>
                <w:bottom w:val="none" w:sz="0" w:space="0" w:color="auto"/>
                <w:right w:val="none" w:sz="0" w:space="0" w:color="auto"/>
              </w:divBdr>
            </w:div>
          </w:divsChild>
        </w:div>
        <w:div w:id="1337918819">
          <w:marLeft w:val="0"/>
          <w:marRight w:val="0"/>
          <w:marTop w:val="0"/>
          <w:marBottom w:val="0"/>
          <w:divBdr>
            <w:top w:val="none" w:sz="0" w:space="0" w:color="auto"/>
            <w:left w:val="none" w:sz="0" w:space="0" w:color="auto"/>
            <w:bottom w:val="none" w:sz="0" w:space="0" w:color="auto"/>
            <w:right w:val="none" w:sz="0" w:space="0" w:color="auto"/>
          </w:divBdr>
          <w:divsChild>
            <w:div w:id="660740507">
              <w:marLeft w:val="0"/>
              <w:marRight w:val="0"/>
              <w:marTop w:val="0"/>
              <w:marBottom w:val="0"/>
              <w:divBdr>
                <w:top w:val="none" w:sz="0" w:space="0" w:color="auto"/>
                <w:left w:val="none" w:sz="0" w:space="0" w:color="auto"/>
                <w:bottom w:val="none" w:sz="0" w:space="0" w:color="auto"/>
                <w:right w:val="none" w:sz="0" w:space="0" w:color="auto"/>
              </w:divBdr>
            </w:div>
          </w:divsChild>
        </w:div>
        <w:div w:id="1499076958">
          <w:marLeft w:val="0"/>
          <w:marRight w:val="0"/>
          <w:marTop w:val="0"/>
          <w:marBottom w:val="0"/>
          <w:divBdr>
            <w:top w:val="none" w:sz="0" w:space="0" w:color="auto"/>
            <w:left w:val="none" w:sz="0" w:space="0" w:color="auto"/>
            <w:bottom w:val="none" w:sz="0" w:space="0" w:color="auto"/>
            <w:right w:val="none" w:sz="0" w:space="0" w:color="auto"/>
          </w:divBdr>
          <w:divsChild>
            <w:div w:id="979923888">
              <w:marLeft w:val="0"/>
              <w:marRight w:val="0"/>
              <w:marTop w:val="0"/>
              <w:marBottom w:val="0"/>
              <w:divBdr>
                <w:top w:val="none" w:sz="0" w:space="0" w:color="auto"/>
                <w:left w:val="none" w:sz="0" w:space="0" w:color="auto"/>
                <w:bottom w:val="none" w:sz="0" w:space="0" w:color="auto"/>
                <w:right w:val="none" w:sz="0" w:space="0" w:color="auto"/>
              </w:divBdr>
            </w:div>
          </w:divsChild>
        </w:div>
        <w:div w:id="1627194618">
          <w:marLeft w:val="0"/>
          <w:marRight w:val="0"/>
          <w:marTop w:val="0"/>
          <w:marBottom w:val="0"/>
          <w:divBdr>
            <w:top w:val="none" w:sz="0" w:space="0" w:color="auto"/>
            <w:left w:val="none" w:sz="0" w:space="0" w:color="auto"/>
            <w:bottom w:val="none" w:sz="0" w:space="0" w:color="auto"/>
            <w:right w:val="none" w:sz="0" w:space="0" w:color="auto"/>
          </w:divBdr>
          <w:divsChild>
            <w:div w:id="1274828048">
              <w:marLeft w:val="0"/>
              <w:marRight w:val="0"/>
              <w:marTop w:val="0"/>
              <w:marBottom w:val="0"/>
              <w:divBdr>
                <w:top w:val="none" w:sz="0" w:space="0" w:color="auto"/>
                <w:left w:val="none" w:sz="0" w:space="0" w:color="auto"/>
                <w:bottom w:val="none" w:sz="0" w:space="0" w:color="auto"/>
                <w:right w:val="none" w:sz="0" w:space="0" w:color="auto"/>
              </w:divBdr>
            </w:div>
          </w:divsChild>
        </w:div>
        <w:div w:id="1721396140">
          <w:marLeft w:val="0"/>
          <w:marRight w:val="0"/>
          <w:marTop w:val="0"/>
          <w:marBottom w:val="0"/>
          <w:divBdr>
            <w:top w:val="none" w:sz="0" w:space="0" w:color="auto"/>
            <w:left w:val="none" w:sz="0" w:space="0" w:color="auto"/>
            <w:bottom w:val="none" w:sz="0" w:space="0" w:color="auto"/>
            <w:right w:val="none" w:sz="0" w:space="0" w:color="auto"/>
          </w:divBdr>
          <w:divsChild>
            <w:div w:id="147938924">
              <w:marLeft w:val="0"/>
              <w:marRight w:val="0"/>
              <w:marTop w:val="0"/>
              <w:marBottom w:val="0"/>
              <w:divBdr>
                <w:top w:val="none" w:sz="0" w:space="0" w:color="auto"/>
                <w:left w:val="none" w:sz="0" w:space="0" w:color="auto"/>
                <w:bottom w:val="none" w:sz="0" w:space="0" w:color="auto"/>
                <w:right w:val="none" w:sz="0" w:space="0" w:color="auto"/>
              </w:divBdr>
            </w:div>
          </w:divsChild>
        </w:div>
        <w:div w:id="1916478617">
          <w:marLeft w:val="0"/>
          <w:marRight w:val="0"/>
          <w:marTop w:val="0"/>
          <w:marBottom w:val="0"/>
          <w:divBdr>
            <w:top w:val="none" w:sz="0" w:space="0" w:color="auto"/>
            <w:left w:val="none" w:sz="0" w:space="0" w:color="auto"/>
            <w:bottom w:val="none" w:sz="0" w:space="0" w:color="auto"/>
            <w:right w:val="none" w:sz="0" w:space="0" w:color="auto"/>
          </w:divBdr>
          <w:divsChild>
            <w:div w:id="112531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7025">
      <w:bodyDiv w:val="1"/>
      <w:marLeft w:val="0"/>
      <w:marRight w:val="0"/>
      <w:marTop w:val="0"/>
      <w:marBottom w:val="0"/>
      <w:divBdr>
        <w:top w:val="none" w:sz="0" w:space="0" w:color="auto"/>
        <w:left w:val="none" w:sz="0" w:space="0" w:color="auto"/>
        <w:bottom w:val="none" w:sz="0" w:space="0" w:color="auto"/>
        <w:right w:val="none" w:sz="0" w:space="0" w:color="auto"/>
      </w:divBdr>
      <w:divsChild>
        <w:div w:id="766928772">
          <w:marLeft w:val="0"/>
          <w:marRight w:val="0"/>
          <w:marTop w:val="0"/>
          <w:marBottom w:val="0"/>
          <w:divBdr>
            <w:top w:val="none" w:sz="0" w:space="0" w:color="auto"/>
            <w:left w:val="none" w:sz="0" w:space="0" w:color="auto"/>
            <w:bottom w:val="none" w:sz="0" w:space="0" w:color="auto"/>
            <w:right w:val="none" w:sz="0" w:space="0" w:color="auto"/>
          </w:divBdr>
        </w:div>
        <w:div w:id="1568223742">
          <w:marLeft w:val="0"/>
          <w:marRight w:val="0"/>
          <w:marTop w:val="0"/>
          <w:marBottom w:val="0"/>
          <w:divBdr>
            <w:top w:val="none" w:sz="0" w:space="0" w:color="auto"/>
            <w:left w:val="none" w:sz="0" w:space="0" w:color="auto"/>
            <w:bottom w:val="none" w:sz="0" w:space="0" w:color="auto"/>
            <w:right w:val="none" w:sz="0" w:space="0" w:color="auto"/>
          </w:divBdr>
          <w:divsChild>
            <w:div w:id="1977155">
              <w:marLeft w:val="0"/>
              <w:marRight w:val="0"/>
              <w:marTop w:val="0"/>
              <w:marBottom w:val="0"/>
              <w:divBdr>
                <w:top w:val="none" w:sz="0" w:space="0" w:color="auto"/>
                <w:left w:val="none" w:sz="0" w:space="0" w:color="auto"/>
                <w:bottom w:val="none" w:sz="0" w:space="0" w:color="auto"/>
                <w:right w:val="none" w:sz="0" w:space="0" w:color="auto"/>
              </w:divBdr>
            </w:div>
            <w:div w:id="751197546">
              <w:marLeft w:val="0"/>
              <w:marRight w:val="0"/>
              <w:marTop w:val="0"/>
              <w:marBottom w:val="0"/>
              <w:divBdr>
                <w:top w:val="none" w:sz="0" w:space="0" w:color="auto"/>
                <w:left w:val="none" w:sz="0" w:space="0" w:color="auto"/>
                <w:bottom w:val="none" w:sz="0" w:space="0" w:color="auto"/>
                <w:right w:val="none" w:sz="0" w:space="0" w:color="auto"/>
              </w:divBdr>
            </w:div>
            <w:div w:id="1796824958">
              <w:marLeft w:val="0"/>
              <w:marRight w:val="0"/>
              <w:marTop w:val="0"/>
              <w:marBottom w:val="0"/>
              <w:divBdr>
                <w:top w:val="none" w:sz="0" w:space="0" w:color="auto"/>
                <w:left w:val="none" w:sz="0" w:space="0" w:color="auto"/>
                <w:bottom w:val="none" w:sz="0" w:space="0" w:color="auto"/>
                <w:right w:val="none" w:sz="0" w:space="0" w:color="auto"/>
              </w:divBdr>
            </w:div>
            <w:div w:id="1897859435">
              <w:marLeft w:val="0"/>
              <w:marRight w:val="0"/>
              <w:marTop w:val="0"/>
              <w:marBottom w:val="0"/>
              <w:divBdr>
                <w:top w:val="none" w:sz="0" w:space="0" w:color="auto"/>
                <w:left w:val="none" w:sz="0" w:space="0" w:color="auto"/>
                <w:bottom w:val="none" w:sz="0" w:space="0" w:color="auto"/>
                <w:right w:val="none" w:sz="0" w:space="0" w:color="auto"/>
              </w:divBdr>
            </w:div>
          </w:divsChild>
        </w:div>
        <w:div w:id="1661807273">
          <w:marLeft w:val="0"/>
          <w:marRight w:val="0"/>
          <w:marTop w:val="0"/>
          <w:marBottom w:val="0"/>
          <w:divBdr>
            <w:top w:val="none" w:sz="0" w:space="0" w:color="auto"/>
            <w:left w:val="none" w:sz="0" w:space="0" w:color="auto"/>
            <w:bottom w:val="none" w:sz="0" w:space="0" w:color="auto"/>
            <w:right w:val="none" w:sz="0" w:space="0" w:color="auto"/>
          </w:divBdr>
        </w:div>
      </w:divsChild>
    </w:div>
    <w:div w:id="1806466159">
      <w:bodyDiv w:val="1"/>
      <w:marLeft w:val="0"/>
      <w:marRight w:val="0"/>
      <w:marTop w:val="0"/>
      <w:marBottom w:val="0"/>
      <w:divBdr>
        <w:top w:val="none" w:sz="0" w:space="0" w:color="auto"/>
        <w:left w:val="none" w:sz="0" w:space="0" w:color="auto"/>
        <w:bottom w:val="none" w:sz="0" w:space="0" w:color="auto"/>
        <w:right w:val="none" w:sz="0" w:space="0" w:color="auto"/>
      </w:divBdr>
    </w:div>
    <w:div w:id="1817448634">
      <w:bodyDiv w:val="1"/>
      <w:marLeft w:val="0"/>
      <w:marRight w:val="0"/>
      <w:marTop w:val="0"/>
      <w:marBottom w:val="0"/>
      <w:divBdr>
        <w:top w:val="none" w:sz="0" w:space="0" w:color="auto"/>
        <w:left w:val="none" w:sz="0" w:space="0" w:color="auto"/>
        <w:bottom w:val="none" w:sz="0" w:space="0" w:color="auto"/>
        <w:right w:val="none" w:sz="0" w:space="0" w:color="auto"/>
      </w:divBdr>
      <w:divsChild>
        <w:div w:id="301691204">
          <w:marLeft w:val="0"/>
          <w:marRight w:val="0"/>
          <w:marTop w:val="0"/>
          <w:marBottom w:val="0"/>
          <w:divBdr>
            <w:top w:val="none" w:sz="0" w:space="0" w:color="auto"/>
            <w:left w:val="none" w:sz="0" w:space="0" w:color="auto"/>
            <w:bottom w:val="none" w:sz="0" w:space="0" w:color="auto"/>
            <w:right w:val="none" w:sz="0" w:space="0" w:color="auto"/>
          </w:divBdr>
          <w:divsChild>
            <w:div w:id="16076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9590">
      <w:bodyDiv w:val="1"/>
      <w:marLeft w:val="0"/>
      <w:marRight w:val="0"/>
      <w:marTop w:val="0"/>
      <w:marBottom w:val="0"/>
      <w:divBdr>
        <w:top w:val="none" w:sz="0" w:space="0" w:color="auto"/>
        <w:left w:val="none" w:sz="0" w:space="0" w:color="auto"/>
        <w:bottom w:val="none" w:sz="0" w:space="0" w:color="auto"/>
        <w:right w:val="none" w:sz="0" w:space="0" w:color="auto"/>
      </w:divBdr>
    </w:div>
    <w:div w:id="1828283793">
      <w:bodyDiv w:val="1"/>
      <w:marLeft w:val="0"/>
      <w:marRight w:val="0"/>
      <w:marTop w:val="0"/>
      <w:marBottom w:val="0"/>
      <w:divBdr>
        <w:top w:val="none" w:sz="0" w:space="0" w:color="auto"/>
        <w:left w:val="none" w:sz="0" w:space="0" w:color="auto"/>
        <w:bottom w:val="none" w:sz="0" w:space="0" w:color="auto"/>
        <w:right w:val="none" w:sz="0" w:space="0" w:color="auto"/>
      </w:divBdr>
      <w:divsChild>
        <w:div w:id="28066515">
          <w:marLeft w:val="0"/>
          <w:marRight w:val="0"/>
          <w:marTop w:val="0"/>
          <w:marBottom w:val="0"/>
          <w:divBdr>
            <w:top w:val="none" w:sz="0" w:space="0" w:color="auto"/>
            <w:left w:val="none" w:sz="0" w:space="0" w:color="auto"/>
            <w:bottom w:val="none" w:sz="0" w:space="0" w:color="auto"/>
            <w:right w:val="none" w:sz="0" w:space="0" w:color="auto"/>
          </w:divBdr>
        </w:div>
        <w:div w:id="105782744">
          <w:marLeft w:val="0"/>
          <w:marRight w:val="0"/>
          <w:marTop w:val="0"/>
          <w:marBottom w:val="0"/>
          <w:divBdr>
            <w:top w:val="none" w:sz="0" w:space="0" w:color="auto"/>
            <w:left w:val="none" w:sz="0" w:space="0" w:color="auto"/>
            <w:bottom w:val="none" w:sz="0" w:space="0" w:color="auto"/>
            <w:right w:val="none" w:sz="0" w:space="0" w:color="auto"/>
          </w:divBdr>
        </w:div>
        <w:div w:id="735590060">
          <w:marLeft w:val="0"/>
          <w:marRight w:val="0"/>
          <w:marTop w:val="0"/>
          <w:marBottom w:val="0"/>
          <w:divBdr>
            <w:top w:val="none" w:sz="0" w:space="0" w:color="auto"/>
            <w:left w:val="none" w:sz="0" w:space="0" w:color="auto"/>
            <w:bottom w:val="none" w:sz="0" w:space="0" w:color="auto"/>
            <w:right w:val="none" w:sz="0" w:space="0" w:color="auto"/>
          </w:divBdr>
        </w:div>
        <w:div w:id="907882506">
          <w:marLeft w:val="0"/>
          <w:marRight w:val="0"/>
          <w:marTop w:val="0"/>
          <w:marBottom w:val="0"/>
          <w:divBdr>
            <w:top w:val="none" w:sz="0" w:space="0" w:color="auto"/>
            <w:left w:val="none" w:sz="0" w:space="0" w:color="auto"/>
            <w:bottom w:val="none" w:sz="0" w:space="0" w:color="auto"/>
            <w:right w:val="none" w:sz="0" w:space="0" w:color="auto"/>
          </w:divBdr>
        </w:div>
        <w:div w:id="962005441">
          <w:marLeft w:val="0"/>
          <w:marRight w:val="0"/>
          <w:marTop w:val="0"/>
          <w:marBottom w:val="0"/>
          <w:divBdr>
            <w:top w:val="none" w:sz="0" w:space="0" w:color="auto"/>
            <w:left w:val="none" w:sz="0" w:space="0" w:color="auto"/>
            <w:bottom w:val="none" w:sz="0" w:space="0" w:color="auto"/>
            <w:right w:val="none" w:sz="0" w:space="0" w:color="auto"/>
          </w:divBdr>
        </w:div>
        <w:div w:id="962426637">
          <w:marLeft w:val="0"/>
          <w:marRight w:val="0"/>
          <w:marTop w:val="0"/>
          <w:marBottom w:val="0"/>
          <w:divBdr>
            <w:top w:val="none" w:sz="0" w:space="0" w:color="auto"/>
            <w:left w:val="none" w:sz="0" w:space="0" w:color="auto"/>
            <w:bottom w:val="none" w:sz="0" w:space="0" w:color="auto"/>
            <w:right w:val="none" w:sz="0" w:space="0" w:color="auto"/>
          </w:divBdr>
        </w:div>
        <w:div w:id="1155686365">
          <w:marLeft w:val="0"/>
          <w:marRight w:val="0"/>
          <w:marTop w:val="0"/>
          <w:marBottom w:val="0"/>
          <w:divBdr>
            <w:top w:val="none" w:sz="0" w:space="0" w:color="auto"/>
            <w:left w:val="none" w:sz="0" w:space="0" w:color="auto"/>
            <w:bottom w:val="none" w:sz="0" w:space="0" w:color="auto"/>
            <w:right w:val="none" w:sz="0" w:space="0" w:color="auto"/>
          </w:divBdr>
        </w:div>
        <w:div w:id="1169102925">
          <w:marLeft w:val="0"/>
          <w:marRight w:val="0"/>
          <w:marTop w:val="0"/>
          <w:marBottom w:val="0"/>
          <w:divBdr>
            <w:top w:val="none" w:sz="0" w:space="0" w:color="auto"/>
            <w:left w:val="none" w:sz="0" w:space="0" w:color="auto"/>
            <w:bottom w:val="none" w:sz="0" w:space="0" w:color="auto"/>
            <w:right w:val="none" w:sz="0" w:space="0" w:color="auto"/>
          </w:divBdr>
        </w:div>
        <w:div w:id="1194685356">
          <w:marLeft w:val="0"/>
          <w:marRight w:val="0"/>
          <w:marTop w:val="0"/>
          <w:marBottom w:val="0"/>
          <w:divBdr>
            <w:top w:val="none" w:sz="0" w:space="0" w:color="auto"/>
            <w:left w:val="none" w:sz="0" w:space="0" w:color="auto"/>
            <w:bottom w:val="none" w:sz="0" w:space="0" w:color="auto"/>
            <w:right w:val="none" w:sz="0" w:space="0" w:color="auto"/>
          </w:divBdr>
        </w:div>
        <w:div w:id="1225607148">
          <w:marLeft w:val="0"/>
          <w:marRight w:val="0"/>
          <w:marTop w:val="0"/>
          <w:marBottom w:val="0"/>
          <w:divBdr>
            <w:top w:val="none" w:sz="0" w:space="0" w:color="auto"/>
            <w:left w:val="none" w:sz="0" w:space="0" w:color="auto"/>
            <w:bottom w:val="none" w:sz="0" w:space="0" w:color="auto"/>
            <w:right w:val="none" w:sz="0" w:space="0" w:color="auto"/>
          </w:divBdr>
        </w:div>
        <w:div w:id="1325355049">
          <w:marLeft w:val="0"/>
          <w:marRight w:val="0"/>
          <w:marTop w:val="0"/>
          <w:marBottom w:val="0"/>
          <w:divBdr>
            <w:top w:val="none" w:sz="0" w:space="0" w:color="auto"/>
            <w:left w:val="none" w:sz="0" w:space="0" w:color="auto"/>
            <w:bottom w:val="none" w:sz="0" w:space="0" w:color="auto"/>
            <w:right w:val="none" w:sz="0" w:space="0" w:color="auto"/>
          </w:divBdr>
        </w:div>
        <w:div w:id="1336179125">
          <w:marLeft w:val="0"/>
          <w:marRight w:val="0"/>
          <w:marTop w:val="0"/>
          <w:marBottom w:val="0"/>
          <w:divBdr>
            <w:top w:val="none" w:sz="0" w:space="0" w:color="auto"/>
            <w:left w:val="none" w:sz="0" w:space="0" w:color="auto"/>
            <w:bottom w:val="none" w:sz="0" w:space="0" w:color="auto"/>
            <w:right w:val="none" w:sz="0" w:space="0" w:color="auto"/>
          </w:divBdr>
        </w:div>
        <w:div w:id="1787581803">
          <w:marLeft w:val="0"/>
          <w:marRight w:val="0"/>
          <w:marTop w:val="0"/>
          <w:marBottom w:val="0"/>
          <w:divBdr>
            <w:top w:val="none" w:sz="0" w:space="0" w:color="auto"/>
            <w:left w:val="none" w:sz="0" w:space="0" w:color="auto"/>
            <w:bottom w:val="none" w:sz="0" w:space="0" w:color="auto"/>
            <w:right w:val="none" w:sz="0" w:space="0" w:color="auto"/>
          </w:divBdr>
        </w:div>
        <w:div w:id="1794596199">
          <w:marLeft w:val="0"/>
          <w:marRight w:val="0"/>
          <w:marTop w:val="0"/>
          <w:marBottom w:val="0"/>
          <w:divBdr>
            <w:top w:val="none" w:sz="0" w:space="0" w:color="auto"/>
            <w:left w:val="none" w:sz="0" w:space="0" w:color="auto"/>
            <w:bottom w:val="none" w:sz="0" w:space="0" w:color="auto"/>
            <w:right w:val="none" w:sz="0" w:space="0" w:color="auto"/>
          </w:divBdr>
        </w:div>
      </w:divsChild>
    </w:div>
    <w:div w:id="1830635890">
      <w:bodyDiv w:val="1"/>
      <w:marLeft w:val="0"/>
      <w:marRight w:val="0"/>
      <w:marTop w:val="0"/>
      <w:marBottom w:val="0"/>
      <w:divBdr>
        <w:top w:val="none" w:sz="0" w:space="0" w:color="auto"/>
        <w:left w:val="none" w:sz="0" w:space="0" w:color="auto"/>
        <w:bottom w:val="none" w:sz="0" w:space="0" w:color="auto"/>
        <w:right w:val="none" w:sz="0" w:space="0" w:color="auto"/>
      </w:divBdr>
      <w:divsChild>
        <w:div w:id="517431052">
          <w:marLeft w:val="0"/>
          <w:marRight w:val="0"/>
          <w:marTop w:val="0"/>
          <w:marBottom w:val="0"/>
          <w:divBdr>
            <w:top w:val="none" w:sz="0" w:space="0" w:color="auto"/>
            <w:left w:val="none" w:sz="0" w:space="0" w:color="auto"/>
            <w:bottom w:val="none" w:sz="0" w:space="0" w:color="auto"/>
            <w:right w:val="none" w:sz="0" w:space="0" w:color="auto"/>
          </w:divBdr>
          <w:divsChild>
            <w:div w:id="1687322433">
              <w:marLeft w:val="0"/>
              <w:marRight w:val="0"/>
              <w:marTop w:val="0"/>
              <w:marBottom w:val="0"/>
              <w:divBdr>
                <w:top w:val="none" w:sz="0" w:space="0" w:color="auto"/>
                <w:left w:val="none" w:sz="0" w:space="0" w:color="auto"/>
                <w:bottom w:val="none" w:sz="0" w:space="0" w:color="auto"/>
                <w:right w:val="none" w:sz="0" w:space="0" w:color="auto"/>
              </w:divBdr>
            </w:div>
            <w:div w:id="1922522952">
              <w:marLeft w:val="0"/>
              <w:marRight w:val="0"/>
              <w:marTop w:val="0"/>
              <w:marBottom w:val="0"/>
              <w:divBdr>
                <w:top w:val="none" w:sz="0" w:space="0" w:color="auto"/>
                <w:left w:val="none" w:sz="0" w:space="0" w:color="auto"/>
                <w:bottom w:val="none" w:sz="0" w:space="0" w:color="auto"/>
                <w:right w:val="none" w:sz="0" w:space="0" w:color="auto"/>
              </w:divBdr>
            </w:div>
            <w:div w:id="2116443625">
              <w:marLeft w:val="0"/>
              <w:marRight w:val="0"/>
              <w:marTop w:val="0"/>
              <w:marBottom w:val="0"/>
              <w:divBdr>
                <w:top w:val="none" w:sz="0" w:space="0" w:color="auto"/>
                <w:left w:val="none" w:sz="0" w:space="0" w:color="auto"/>
                <w:bottom w:val="none" w:sz="0" w:space="0" w:color="auto"/>
                <w:right w:val="none" w:sz="0" w:space="0" w:color="auto"/>
              </w:divBdr>
            </w:div>
          </w:divsChild>
        </w:div>
        <w:div w:id="1395858435">
          <w:marLeft w:val="0"/>
          <w:marRight w:val="0"/>
          <w:marTop w:val="0"/>
          <w:marBottom w:val="0"/>
          <w:divBdr>
            <w:top w:val="none" w:sz="0" w:space="0" w:color="auto"/>
            <w:left w:val="none" w:sz="0" w:space="0" w:color="auto"/>
            <w:bottom w:val="none" w:sz="0" w:space="0" w:color="auto"/>
            <w:right w:val="none" w:sz="0" w:space="0" w:color="auto"/>
          </w:divBdr>
          <w:divsChild>
            <w:div w:id="1413817218">
              <w:marLeft w:val="0"/>
              <w:marRight w:val="0"/>
              <w:marTop w:val="0"/>
              <w:marBottom w:val="0"/>
              <w:divBdr>
                <w:top w:val="none" w:sz="0" w:space="0" w:color="auto"/>
                <w:left w:val="none" w:sz="0" w:space="0" w:color="auto"/>
                <w:bottom w:val="none" w:sz="0" w:space="0" w:color="auto"/>
                <w:right w:val="none" w:sz="0" w:space="0" w:color="auto"/>
              </w:divBdr>
            </w:div>
            <w:div w:id="19419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2790">
      <w:bodyDiv w:val="1"/>
      <w:marLeft w:val="0"/>
      <w:marRight w:val="0"/>
      <w:marTop w:val="0"/>
      <w:marBottom w:val="0"/>
      <w:divBdr>
        <w:top w:val="none" w:sz="0" w:space="0" w:color="auto"/>
        <w:left w:val="none" w:sz="0" w:space="0" w:color="auto"/>
        <w:bottom w:val="none" w:sz="0" w:space="0" w:color="auto"/>
        <w:right w:val="none" w:sz="0" w:space="0" w:color="auto"/>
      </w:divBdr>
      <w:divsChild>
        <w:div w:id="297732067">
          <w:marLeft w:val="0"/>
          <w:marRight w:val="0"/>
          <w:marTop w:val="0"/>
          <w:marBottom w:val="0"/>
          <w:divBdr>
            <w:top w:val="none" w:sz="0" w:space="0" w:color="auto"/>
            <w:left w:val="none" w:sz="0" w:space="0" w:color="auto"/>
            <w:bottom w:val="none" w:sz="0" w:space="0" w:color="auto"/>
            <w:right w:val="none" w:sz="0" w:space="0" w:color="auto"/>
          </w:divBdr>
          <w:divsChild>
            <w:div w:id="1726906254">
              <w:marLeft w:val="0"/>
              <w:marRight w:val="0"/>
              <w:marTop w:val="0"/>
              <w:marBottom w:val="0"/>
              <w:divBdr>
                <w:top w:val="none" w:sz="0" w:space="0" w:color="auto"/>
                <w:left w:val="none" w:sz="0" w:space="0" w:color="auto"/>
                <w:bottom w:val="none" w:sz="0" w:space="0" w:color="auto"/>
                <w:right w:val="none" w:sz="0" w:space="0" w:color="auto"/>
              </w:divBdr>
            </w:div>
          </w:divsChild>
        </w:div>
        <w:div w:id="336537641">
          <w:marLeft w:val="0"/>
          <w:marRight w:val="0"/>
          <w:marTop w:val="0"/>
          <w:marBottom w:val="0"/>
          <w:divBdr>
            <w:top w:val="none" w:sz="0" w:space="0" w:color="auto"/>
            <w:left w:val="none" w:sz="0" w:space="0" w:color="auto"/>
            <w:bottom w:val="none" w:sz="0" w:space="0" w:color="auto"/>
            <w:right w:val="none" w:sz="0" w:space="0" w:color="auto"/>
          </w:divBdr>
          <w:divsChild>
            <w:div w:id="490176214">
              <w:marLeft w:val="0"/>
              <w:marRight w:val="0"/>
              <w:marTop w:val="0"/>
              <w:marBottom w:val="0"/>
              <w:divBdr>
                <w:top w:val="none" w:sz="0" w:space="0" w:color="auto"/>
                <w:left w:val="none" w:sz="0" w:space="0" w:color="auto"/>
                <w:bottom w:val="none" w:sz="0" w:space="0" w:color="auto"/>
                <w:right w:val="none" w:sz="0" w:space="0" w:color="auto"/>
              </w:divBdr>
            </w:div>
            <w:div w:id="637685099">
              <w:marLeft w:val="0"/>
              <w:marRight w:val="0"/>
              <w:marTop w:val="0"/>
              <w:marBottom w:val="0"/>
              <w:divBdr>
                <w:top w:val="none" w:sz="0" w:space="0" w:color="auto"/>
                <w:left w:val="none" w:sz="0" w:space="0" w:color="auto"/>
                <w:bottom w:val="none" w:sz="0" w:space="0" w:color="auto"/>
                <w:right w:val="none" w:sz="0" w:space="0" w:color="auto"/>
              </w:divBdr>
            </w:div>
            <w:div w:id="1163009503">
              <w:marLeft w:val="0"/>
              <w:marRight w:val="0"/>
              <w:marTop w:val="0"/>
              <w:marBottom w:val="0"/>
              <w:divBdr>
                <w:top w:val="none" w:sz="0" w:space="0" w:color="auto"/>
                <w:left w:val="none" w:sz="0" w:space="0" w:color="auto"/>
                <w:bottom w:val="none" w:sz="0" w:space="0" w:color="auto"/>
                <w:right w:val="none" w:sz="0" w:space="0" w:color="auto"/>
              </w:divBdr>
            </w:div>
            <w:div w:id="1404722468">
              <w:marLeft w:val="0"/>
              <w:marRight w:val="0"/>
              <w:marTop w:val="0"/>
              <w:marBottom w:val="0"/>
              <w:divBdr>
                <w:top w:val="none" w:sz="0" w:space="0" w:color="auto"/>
                <w:left w:val="none" w:sz="0" w:space="0" w:color="auto"/>
                <w:bottom w:val="none" w:sz="0" w:space="0" w:color="auto"/>
                <w:right w:val="none" w:sz="0" w:space="0" w:color="auto"/>
              </w:divBdr>
            </w:div>
            <w:div w:id="1556501071">
              <w:marLeft w:val="0"/>
              <w:marRight w:val="0"/>
              <w:marTop w:val="0"/>
              <w:marBottom w:val="0"/>
              <w:divBdr>
                <w:top w:val="none" w:sz="0" w:space="0" w:color="auto"/>
                <w:left w:val="none" w:sz="0" w:space="0" w:color="auto"/>
                <w:bottom w:val="none" w:sz="0" w:space="0" w:color="auto"/>
                <w:right w:val="none" w:sz="0" w:space="0" w:color="auto"/>
              </w:divBdr>
            </w:div>
            <w:div w:id="2099132781">
              <w:marLeft w:val="0"/>
              <w:marRight w:val="0"/>
              <w:marTop w:val="0"/>
              <w:marBottom w:val="0"/>
              <w:divBdr>
                <w:top w:val="none" w:sz="0" w:space="0" w:color="auto"/>
                <w:left w:val="none" w:sz="0" w:space="0" w:color="auto"/>
                <w:bottom w:val="none" w:sz="0" w:space="0" w:color="auto"/>
                <w:right w:val="none" w:sz="0" w:space="0" w:color="auto"/>
              </w:divBdr>
            </w:div>
          </w:divsChild>
        </w:div>
        <w:div w:id="401224462">
          <w:marLeft w:val="0"/>
          <w:marRight w:val="0"/>
          <w:marTop w:val="0"/>
          <w:marBottom w:val="0"/>
          <w:divBdr>
            <w:top w:val="none" w:sz="0" w:space="0" w:color="auto"/>
            <w:left w:val="none" w:sz="0" w:space="0" w:color="auto"/>
            <w:bottom w:val="none" w:sz="0" w:space="0" w:color="auto"/>
            <w:right w:val="none" w:sz="0" w:space="0" w:color="auto"/>
          </w:divBdr>
          <w:divsChild>
            <w:div w:id="51974479">
              <w:marLeft w:val="0"/>
              <w:marRight w:val="0"/>
              <w:marTop w:val="0"/>
              <w:marBottom w:val="0"/>
              <w:divBdr>
                <w:top w:val="none" w:sz="0" w:space="0" w:color="auto"/>
                <w:left w:val="none" w:sz="0" w:space="0" w:color="auto"/>
                <w:bottom w:val="none" w:sz="0" w:space="0" w:color="auto"/>
                <w:right w:val="none" w:sz="0" w:space="0" w:color="auto"/>
              </w:divBdr>
            </w:div>
            <w:div w:id="644893686">
              <w:marLeft w:val="0"/>
              <w:marRight w:val="0"/>
              <w:marTop w:val="0"/>
              <w:marBottom w:val="0"/>
              <w:divBdr>
                <w:top w:val="none" w:sz="0" w:space="0" w:color="auto"/>
                <w:left w:val="none" w:sz="0" w:space="0" w:color="auto"/>
                <w:bottom w:val="none" w:sz="0" w:space="0" w:color="auto"/>
                <w:right w:val="none" w:sz="0" w:space="0" w:color="auto"/>
              </w:divBdr>
            </w:div>
            <w:div w:id="938486106">
              <w:marLeft w:val="0"/>
              <w:marRight w:val="0"/>
              <w:marTop w:val="0"/>
              <w:marBottom w:val="0"/>
              <w:divBdr>
                <w:top w:val="none" w:sz="0" w:space="0" w:color="auto"/>
                <w:left w:val="none" w:sz="0" w:space="0" w:color="auto"/>
                <w:bottom w:val="none" w:sz="0" w:space="0" w:color="auto"/>
                <w:right w:val="none" w:sz="0" w:space="0" w:color="auto"/>
              </w:divBdr>
            </w:div>
          </w:divsChild>
        </w:div>
        <w:div w:id="499395742">
          <w:marLeft w:val="0"/>
          <w:marRight w:val="0"/>
          <w:marTop w:val="0"/>
          <w:marBottom w:val="0"/>
          <w:divBdr>
            <w:top w:val="none" w:sz="0" w:space="0" w:color="auto"/>
            <w:left w:val="none" w:sz="0" w:space="0" w:color="auto"/>
            <w:bottom w:val="none" w:sz="0" w:space="0" w:color="auto"/>
            <w:right w:val="none" w:sz="0" w:space="0" w:color="auto"/>
          </w:divBdr>
          <w:divsChild>
            <w:div w:id="175850114">
              <w:marLeft w:val="0"/>
              <w:marRight w:val="0"/>
              <w:marTop w:val="0"/>
              <w:marBottom w:val="0"/>
              <w:divBdr>
                <w:top w:val="none" w:sz="0" w:space="0" w:color="auto"/>
                <w:left w:val="none" w:sz="0" w:space="0" w:color="auto"/>
                <w:bottom w:val="none" w:sz="0" w:space="0" w:color="auto"/>
                <w:right w:val="none" w:sz="0" w:space="0" w:color="auto"/>
              </w:divBdr>
            </w:div>
            <w:div w:id="1959867432">
              <w:marLeft w:val="0"/>
              <w:marRight w:val="0"/>
              <w:marTop w:val="0"/>
              <w:marBottom w:val="0"/>
              <w:divBdr>
                <w:top w:val="none" w:sz="0" w:space="0" w:color="auto"/>
                <w:left w:val="none" w:sz="0" w:space="0" w:color="auto"/>
                <w:bottom w:val="none" w:sz="0" w:space="0" w:color="auto"/>
                <w:right w:val="none" w:sz="0" w:space="0" w:color="auto"/>
              </w:divBdr>
            </w:div>
            <w:div w:id="2060668803">
              <w:marLeft w:val="0"/>
              <w:marRight w:val="0"/>
              <w:marTop w:val="0"/>
              <w:marBottom w:val="0"/>
              <w:divBdr>
                <w:top w:val="none" w:sz="0" w:space="0" w:color="auto"/>
                <w:left w:val="none" w:sz="0" w:space="0" w:color="auto"/>
                <w:bottom w:val="none" w:sz="0" w:space="0" w:color="auto"/>
                <w:right w:val="none" w:sz="0" w:space="0" w:color="auto"/>
              </w:divBdr>
            </w:div>
          </w:divsChild>
        </w:div>
        <w:div w:id="574243599">
          <w:marLeft w:val="0"/>
          <w:marRight w:val="0"/>
          <w:marTop w:val="0"/>
          <w:marBottom w:val="0"/>
          <w:divBdr>
            <w:top w:val="none" w:sz="0" w:space="0" w:color="auto"/>
            <w:left w:val="none" w:sz="0" w:space="0" w:color="auto"/>
            <w:bottom w:val="none" w:sz="0" w:space="0" w:color="auto"/>
            <w:right w:val="none" w:sz="0" w:space="0" w:color="auto"/>
          </w:divBdr>
          <w:divsChild>
            <w:div w:id="28455348">
              <w:marLeft w:val="0"/>
              <w:marRight w:val="0"/>
              <w:marTop w:val="0"/>
              <w:marBottom w:val="0"/>
              <w:divBdr>
                <w:top w:val="none" w:sz="0" w:space="0" w:color="auto"/>
                <w:left w:val="none" w:sz="0" w:space="0" w:color="auto"/>
                <w:bottom w:val="none" w:sz="0" w:space="0" w:color="auto"/>
                <w:right w:val="none" w:sz="0" w:space="0" w:color="auto"/>
              </w:divBdr>
            </w:div>
            <w:div w:id="1712261889">
              <w:marLeft w:val="0"/>
              <w:marRight w:val="0"/>
              <w:marTop w:val="0"/>
              <w:marBottom w:val="0"/>
              <w:divBdr>
                <w:top w:val="none" w:sz="0" w:space="0" w:color="auto"/>
                <w:left w:val="none" w:sz="0" w:space="0" w:color="auto"/>
                <w:bottom w:val="none" w:sz="0" w:space="0" w:color="auto"/>
                <w:right w:val="none" w:sz="0" w:space="0" w:color="auto"/>
              </w:divBdr>
            </w:div>
            <w:div w:id="1775519068">
              <w:marLeft w:val="0"/>
              <w:marRight w:val="0"/>
              <w:marTop w:val="0"/>
              <w:marBottom w:val="0"/>
              <w:divBdr>
                <w:top w:val="none" w:sz="0" w:space="0" w:color="auto"/>
                <w:left w:val="none" w:sz="0" w:space="0" w:color="auto"/>
                <w:bottom w:val="none" w:sz="0" w:space="0" w:color="auto"/>
                <w:right w:val="none" w:sz="0" w:space="0" w:color="auto"/>
              </w:divBdr>
            </w:div>
          </w:divsChild>
        </w:div>
        <w:div w:id="711032275">
          <w:marLeft w:val="0"/>
          <w:marRight w:val="0"/>
          <w:marTop w:val="0"/>
          <w:marBottom w:val="0"/>
          <w:divBdr>
            <w:top w:val="none" w:sz="0" w:space="0" w:color="auto"/>
            <w:left w:val="none" w:sz="0" w:space="0" w:color="auto"/>
            <w:bottom w:val="none" w:sz="0" w:space="0" w:color="auto"/>
            <w:right w:val="none" w:sz="0" w:space="0" w:color="auto"/>
          </w:divBdr>
          <w:divsChild>
            <w:div w:id="783962075">
              <w:marLeft w:val="0"/>
              <w:marRight w:val="0"/>
              <w:marTop w:val="0"/>
              <w:marBottom w:val="0"/>
              <w:divBdr>
                <w:top w:val="none" w:sz="0" w:space="0" w:color="auto"/>
                <w:left w:val="none" w:sz="0" w:space="0" w:color="auto"/>
                <w:bottom w:val="none" w:sz="0" w:space="0" w:color="auto"/>
                <w:right w:val="none" w:sz="0" w:space="0" w:color="auto"/>
              </w:divBdr>
            </w:div>
            <w:div w:id="877351993">
              <w:marLeft w:val="0"/>
              <w:marRight w:val="0"/>
              <w:marTop w:val="0"/>
              <w:marBottom w:val="0"/>
              <w:divBdr>
                <w:top w:val="none" w:sz="0" w:space="0" w:color="auto"/>
                <w:left w:val="none" w:sz="0" w:space="0" w:color="auto"/>
                <w:bottom w:val="none" w:sz="0" w:space="0" w:color="auto"/>
                <w:right w:val="none" w:sz="0" w:space="0" w:color="auto"/>
              </w:divBdr>
            </w:div>
          </w:divsChild>
        </w:div>
        <w:div w:id="739718824">
          <w:marLeft w:val="0"/>
          <w:marRight w:val="0"/>
          <w:marTop w:val="0"/>
          <w:marBottom w:val="0"/>
          <w:divBdr>
            <w:top w:val="none" w:sz="0" w:space="0" w:color="auto"/>
            <w:left w:val="none" w:sz="0" w:space="0" w:color="auto"/>
            <w:bottom w:val="none" w:sz="0" w:space="0" w:color="auto"/>
            <w:right w:val="none" w:sz="0" w:space="0" w:color="auto"/>
          </w:divBdr>
          <w:divsChild>
            <w:div w:id="1145582745">
              <w:marLeft w:val="0"/>
              <w:marRight w:val="0"/>
              <w:marTop w:val="0"/>
              <w:marBottom w:val="0"/>
              <w:divBdr>
                <w:top w:val="none" w:sz="0" w:space="0" w:color="auto"/>
                <w:left w:val="none" w:sz="0" w:space="0" w:color="auto"/>
                <w:bottom w:val="none" w:sz="0" w:space="0" w:color="auto"/>
                <w:right w:val="none" w:sz="0" w:space="0" w:color="auto"/>
              </w:divBdr>
            </w:div>
            <w:div w:id="1251541597">
              <w:marLeft w:val="0"/>
              <w:marRight w:val="0"/>
              <w:marTop w:val="0"/>
              <w:marBottom w:val="0"/>
              <w:divBdr>
                <w:top w:val="none" w:sz="0" w:space="0" w:color="auto"/>
                <w:left w:val="none" w:sz="0" w:space="0" w:color="auto"/>
                <w:bottom w:val="none" w:sz="0" w:space="0" w:color="auto"/>
                <w:right w:val="none" w:sz="0" w:space="0" w:color="auto"/>
              </w:divBdr>
            </w:div>
            <w:div w:id="2014066147">
              <w:marLeft w:val="0"/>
              <w:marRight w:val="0"/>
              <w:marTop w:val="0"/>
              <w:marBottom w:val="0"/>
              <w:divBdr>
                <w:top w:val="none" w:sz="0" w:space="0" w:color="auto"/>
                <w:left w:val="none" w:sz="0" w:space="0" w:color="auto"/>
                <w:bottom w:val="none" w:sz="0" w:space="0" w:color="auto"/>
                <w:right w:val="none" w:sz="0" w:space="0" w:color="auto"/>
              </w:divBdr>
            </w:div>
          </w:divsChild>
        </w:div>
        <w:div w:id="784812216">
          <w:marLeft w:val="0"/>
          <w:marRight w:val="0"/>
          <w:marTop w:val="0"/>
          <w:marBottom w:val="0"/>
          <w:divBdr>
            <w:top w:val="none" w:sz="0" w:space="0" w:color="auto"/>
            <w:left w:val="none" w:sz="0" w:space="0" w:color="auto"/>
            <w:bottom w:val="none" w:sz="0" w:space="0" w:color="auto"/>
            <w:right w:val="none" w:sz="0" w:space="0" w:color="auto"/>
          </w:divBdr>
          <w:divsChild>
            <w:div w:id="1500728353">
              <w:marLeft w:val="0"/>
              <w:marRight w:val="0"/>
              <w:marTop w:val="0"/>
              <w:marBottom w:val="0"/>
              <w:divBdr>
                <w:top w:val="none" w:sz="0" w:space="0" w:color="auto"/>
                <w:left w:val="none" w:sz="0" w:space="0" w:color="auto"/>
                <w:bottom w:val="none" w:sz="0" w:space="0" w:color="auto"/>
                <w:right w:val="none" w:sz="0" w:space="0" w:color="auto"/>
              </w:divBdr>
            </w:div>
          </w:divsChild>
        </w:div>
        <w:div w:id="878273979">
          <w:marLeft w:val="0"/>
          <w:marRight w:val="0"/>
          <w:marTop w:val="0"/>
          <w:marBottom w:val="0"/>
          <w:divBdr>
            <w:top w:val="none" w:sz="0" w:space="0" w:color="auto"/>
            <w:left w:val="none" w:sz="0" w:space="0" w:color="auto"/>
            <w:bottom w:val="none" w:sz="0" w:space="0" w:color="auto"/>
            <w:right w:val="none" w:sz="0" w:space="0" w:color="auto"/>
          </w:divBdr>
          <w:divsChild>
            <w:div w:id="27075364">
              <w:marLeft w:val="0"/>
              <w:marRight w:val="0"/>
              <w:marTop w:val="0"/>
              <w:marBottom w:val="0"/>
              <w:divBdr>
                <w:top w:val="none" w:sz="0" w:space="0" w:color="auto"/>
                <w:left w:val="none" w:sz="0" w:space="0" w:color="auto"/>
                <w:bottom w:val="none" w:sz="0" w:space="0" w:color="auto"/>
                <w:right w:val="none" w:sz="0" w:space="0" w:color="auto"/>
              </w:divBdr>
            </w:div>
          </w:divsChild>
        </w:div>
        <w:div w:id="891355633">
          <w:marLeft w:val="0"/>
          <w:marRight w:val="0"/>
          <w:marTop w:val="0"/>
          <w:marBottom w:val="0"/>
          <w:divBdr>
            <w:top w:val="none" w:sz="0" w:space="0" w:color="auto"/>
            <w:left w:val="none" w:sz="0" w:space="0" w:color="auto"/>
            <w:bottom w:val="none" w:sz="0" w:space="0" w:color="auto"/>
            <w:right w:val="none" w:sz="0" w:space="0" w:color="auto"/>
          </w:divBdr>
          <w:divsChild>
            <w:div w:id="51388663">
              <w:marLeft w:val="0"/>
              <w:marRight w:val="0"/>
              <w:marTop w:val="0"/>
              <w:marBottom w:val="0"/>
              <w:divBdr>
                <w:top w:val="none" w:sz="0" w:space="0" w:color="auto"/>
                <w:left w:val="none" w:sz="0" w:space="0" w:color="auto"/>
                <w:bottom w:val="none" w:sz="0" w:space="0" w:color="auto"/>
                <w:right w:val="none" w:sz="0" w:space="0" w:color="auto"/>
              </w:divBdr>
            </w:div>
            <w:div w:id="65416519">
              <w:marLeft w:val="0"/>
              <w:marRight w:val="0"/>
              <w:marTop w:val="0"/>
              <w:marBottom w:val="0"/>
              <w:divBdr>
                <w:top w:val="none" w:sz="0" w:space="0" w:color="auto"/>
                <w:left w:val="none" w:sz="0" w:space="0" w:color="auto"/>
                <w:bottom w:val="none" w:sz="0" w:space="0" w:color="auto"/>
                <w:right w:val="none" w:sz="0" w:space="0" w:color="auto"/>
              </w:divBdr>
            </w:div>
            <w:div w:id="1749301862">
              <w:marLeft w:val="0"/>
              <w:marRight w:val="0"/>
              <w:marTop w:val="0"/>
              <w:marBottom w:val="0"/>
              <w:divBdr>
                <w:top w:val="none" w:sz="0" w:space="0" w:color="auto"/>
                <w:left w:val="none" w:sz="0" w:space="0" w:color="auto"/>
                <w:bottom w:val="none" w:sz="0" w:space="0" w:color="auto"/>
                <w:right w:val="none" w:sz="0" w:space="0" w:color="auto"/>
              </w:divBdr>
            </w:div>
          </w:divsChild>
        </w:div>
        <w:div w:id="933829841">
          <w:marLeft w:val="0"/>
          <w:marRight w:val="0"/>
          <w:marTop w:val="0"/>
          <w:marBottom w:val="0"/>
          <w:divBdr>
            <w:top w:val="none" w:sz="0" w:space="0" w:color="auto"/>
            <w:left w:val="none" w:sz="0" w:space="0" w:color="auto"/>
            <w:bottom w:val="none" w:sz="0" w:space="0" w:color="auto"/>
            <w:right w:val="none" w:sz="0" w:space="0" w:color="auto"/>
          </w:divBdr>
          <w:divsChild>
            <w:div w:id="1998726507">
              <w:marLeft w:val="0"/>
              <w:marRight w:val="0"/>
              <w:marTop w:val="0"/>
              <w:marBottom w:val="0"/>
              <w:divBdr>
                <w:top w:val="none" w:sz="0" w:space="0" w:color="auto"/>
                <w:left w:val="none" w:sz="0" w:space="0" w:color="auto"/>
                <w:bottom w:val="none" w:sz="0" w:space="0" w:color="auto"/>
                <w:right w:val="none" w:sz="0" w:space="0" w:color="auto"/>
              </w:divBdr>
            </w:div>
            <w:div w:id="2067868947">
              <w:marLeft w:val="0"/>
              <w:marRight w:val="0"/>
              <w:marTop w:val="0"/>
              <w:marBottom w:val="0"/>
              <w:divBdr>
                <w:top w:val="none" w:sz="0" w:space="0" w:color="auto"/>
                <w:left w:val="none" w:sz="0" w:space="0" w:color="auto"/>
                <w:bottom w:val="none" w:sz="0" w:space="0" w:color="auto"/>
                <w:right w:val="none" w:sz="0" w:space="0" w:color="auto"/>
              </w:divBdr>
            </w:div>
          </w:divsChild>
        </w:div>
        <w:div w:id="1163661371">
          <w:marLeft w:val="0"/>
          <w:marRight w:val="0"/>
          <w:marTop w:val="0"/>
          <w:marBottom w:val="0"/>
          <w:divBdr>
            <w:top w:val="none" w:sz="0" w:space="0" w:color="auto"/>
            <w:left w:val="none" w:sz="0" w:space="0" w:color="auto"/>
            <w:bottom w:val="none" w:sz="0" w:space="0" w:color="auto"/>
            <w:right w:val="none" w:sz="0" w:space="0" w:color="auto"/>
          </w:divBdr>
          <w:divsChild>
            <w:div w:id="113404428">
              <w:marLeft w:val="0"/>
              <w:marRight w:val="0"/>
              <w:marTop w:val="0"/>
              <w:marBottom w:val="0"/>
              <w:divBdr>
                <w:top w:val="none" w:sz="0" w:space="0" w:color="auto"/>
                <w:left w:val="none" w:sz="0" w:space="0" w:color="auto"/>
                <w:bottom w:val="none" w:sz="0" w:space="0" w:color="auto"/>
                <w:right w:val="none" w:sz="0" w:space="0" w:color="auto"/>
              </w:divBdr>
            </w:div>
            <w:div w:id="450590530">
              <w:marLeft w:val="0"/>
              <w:marRight w:val="0"/>
              <w:marTop w:val="0"/>
              <w:marBottom w:val="0"/>
              <w:divBdr>
                <w:top w:val="none" w:sz="0" w:space="0" w:color="auto"/>
                <w:left w:val="none" w:sz="0" w:space="0" w:color="auto"/>
                <w:bottom w:val="none" w:sz="0" w:space="0" w:color="auto"/>
                <w:right w:val="none" w:sz="0" w:space="0" w:color="auto"/>
              </w:divBdr>
            </w:div>
            <w:div w:id="1990936782">
              <w:marLeft w:val="0"/>
              <w:marRight w:val="0"/>
              <w:marTop w:val="0"/>
              <w:marBottom w:val="0"/>
              <w:divBdr>
                <w:top w:val="none" w:sz="0" w:space="0" w:color="auto"/>
                <w:left w:val="none" w:sz="0" w:space="0" w:color="auto"/>
                <w:bottom w:val="none" w:sz="0" w:space="0" w:color="auto"/>
                <w:right w:val="none" w:sz="0" w:space="0" w:color="auto"/>
              </w:divBdr>
            </w:div>
          </w:divsChild>
        </w:div>
        <w:div w:id="1273976968">
          <w:marLeft w:val="0"/>
          <w:marRight w:val="0"/>
          <w:marTop w:val="0"/>
          <w:marBottom w:val="0"/>
          <w:divBdr>
            <w:top w:val="none" w:sz="0" w:space="0" w:color="auto"/>
            <w:left w:val="none" w:sz="0" w:space="0" w:color="auto"/>
            <w:bottom w:val="none" w:sz="0" w:space="0" w:color="auto"/>
            <w:right w:val="none" w:sz="0" w:space="0" w:color="auto"/>
          </w:divBdr>
          <w:divsChild>
            <w:div w:id="442268416">
              <w:marLeft w:val="0"/>
              <w:marRight w:val="0"/>
              <w:marTop w:val="0"/>
              <w:marBottom w:val="0"/>
              <w:divBdr>
                <w:top w:val="none" w:sz="0" w:space="0" w:color="auto"/>
                <w:left w:val="none" w:sz="0" w:space="0" w:color="auto"/>
                <w:bottom w:val="none" w:sz="0" w:space="0" w:color="auto"/>
                <w:right w:val="none" w:sz="0" w:space="0" w:color="auto"/>
              </w:divBdr>
            </w:div>
            <w:div w:id="852768405">
              <w:marLeft w:val="0"/>
              <w:marRight w:val="0"/>
              <w:marTop w:val="0"/>
              <w:marBottom w:val="0"/>
              <w:divBdr>
                <w:top w:val="none" w:sz="0" w:space="0" w:color="auto"/>
                <w:left w:val="none" w:sz="0" w:space="0" w:color="auto"/>
                <w:bottom w:val="none" w:sz="0" w:space="0" w:color="auto"/>
                <w:right w:val="none" w:sz="0" w:space="0" w:color="auto"/>
              </w:divBdr>
            </w:div>
            <w:div w:id="952982342">
              <w:marLeft w:val="0"/>
              <w:marRight w:val="0"/>
              <w:marTop w:val="0"/>
              <w:marBottom w:val="0"/>
              <w:divBdr>
                <w:top w:val="none" w:sz="0" w:space="0" w:color="auto"/>
                <w:left w:val="none" w:sz="0" w:space="0" w:color="auto"/>
                <w:bottom w:val="none" w:sz="0" w:space="0" w:color="auto"/>
                <w:right w:val="none" w:sz="0" w:space="0" w:color="auto"/>
              </w:divBdr>
            </w:div>
            <w:div w:id="1228490505">
              <w:marLeft w:val="0"/>
              <w:marRight w:val="0"/>
              <w:marTop w:val="0"/>
              <w:marBottom w:val="0"/>
              <w:divBdr>
                <w:top w:val="none" w:sz="0" w:space="0" w:color="auto"/>
                <w:left w:val="none" w:sz="0" w:space="0" w:color="auto"/>
                <w:bottom w:val="none" w:sz="0" w:space="0" w:color="auto"/>
                <w:right w:val="none" w:sz="0" w:space="0" w:color="auto"/>
              </w:divBdr>
            </w:div>
            <w:div w:id="2022664267">
              <w:marLeft w:val="0"/>
              <w:marRight w:val="0"/>
              <w:marTop w:val="0"/>
              <w:marBottom w:val="0"/>
              <w:divBdr>
                <w:top w:val="none" w:sz="0" w:space="0" w:color="auto"/>
                <w:left w:val="none" w:sz="0" w:space="0" w:color="auto"/>
                <w:bottom w:val="none" w:sz="0" w:space="0" w:color="auto"/>
                <w:right w:val="none" w:sz="0" w:space="0" w:color="auto"/>
              </w:divBdr>
            </w:div>
          </w:divsChild>
        </w:div>
        <w:div w:id="1651901460">
          <w:marLeft w:val="0"/>
          <w:marRight w:val="0"/>
          <w:marTop w:val="0"/>
          <w:marBottom w:val="0"/>
          <w:divBdr>
            <w:top w:val="none" w:sz="0" w:space="0" w:color="auto"/>
            <w:left w:val="none" w:sz="0" w:space="0" w:color="auto"/>
            <w:bottom w:val="none" w:sz="0" w:space="0" w:color="auto"/>
            <w:right w:val="none" w:sz="0" w:space="0" w:color="auto"/>
          </w:divBdr>
          <w:divsChild>
            <w:div w:id="29036401">
              <w:marLeft w:val="0"/>
              <w:marRight w:val="0"/>
              <w:marTop w:val="0"/>
              <w:marBottom w:val="0"/>
              <w:divBdr>
                <w:top w:val="none" w:sz="0" w:space="0" w:color="auto"/>
                <w:left w:val="none" w:sz="0" w:space="0" w:color="auto"/>
                <w:bottom w:val="none" w:sz="0" w:space="0" w:color="auto"/>
                <w:right w:val="none" w:sz="0" w:space="0" w:color="auto"/>
              </w:divBdr>
            </w:div>
            <w:div w:id="790319269">
              <w:marLeft w:val="0"/>
              <w:marRight w:val="0"/>
              <w:marTop w:val="0"/>
              <w:marBottom w:val="0"/>
              <w:divBdr>
                <w:top w:val="none" w:sz="0" w:space="0" w:color="auto"/>
                <w:left w:val="none" w:sz="0" w:space="0" w:color="auto"/>
                <w:bottom w:val="none" w:sz="0" w:space="0" w:color="auto"/>
                <w:right w:val="none" w:sz="0" w:space="0" w:color="auto"/>
              </w:divBdr>
            </w:div>
            <w:div w:id="1737363817">
              <w:marLeft w:val="0"/>
              <w:marRight w:val="0"/>
              <w:marTop w:val="0"/>
              <w:marBottom w:val="0"/>
              <w:divBdr>
                <w:top w:val="none" w:sz="0" w:space="0" w:color="auto"/>
                <w:left w:val="none" w:sz="0" w:space="0" w:color="auto"/>
                <w:bottom w:val="none" w:sz="0" w:space="0" w:color="auto"/>
                <w:right w:val="none" w:sz="0" w:space="0" w:color="auto"/>
              </w:divBdr>
            </w:div>
          </w:divsChild>
        </w:div>
        <w:div w:id="1767849626">
          <w:marLeft w:val="0"/>
          <w:marRight w:val="0"/>
          <w:marTop w:val="0"/>
          <w:marBottom w:val="0"/>
          <w:divBdr>
            <w:top w:val="none" w:sz="0" w:space="0" w:color="auto"/>
            <w:left w:val="none" w:sz="0" w:space="0" w:color="auto"/>
            <w:bottom w:val="none" w:sz="0" w:space="0" w:color="auto"/>
            <w:right w:val="none" w:sz="0" w:space="0" w:color="auto"/>
          </w:divBdr>
          <w:divsChild>
            <w:div w:id="755983356">
              <w:marLeft w:val="0"/>
              <w:marRight w:val="0"/>
              <w:marTop w:val="0"/>
              <w:marBottom w:val="0"/>
              <w:divBdr>
                <w:top w:val="none" w:sz="0" w:space="0" w:color="auto"/>
                <w:left w:val="none" w:sz="0" w:space="0" w:color="auto"/>
                <w:bottom w:val="none" w:sz="0" w:space="0" w:color="auto"/>
                <w:right w:val="none" w:sz="0" w:space="0" w:color="auto"/>
              </w:divBdr>
            </w:div>
            <w:div w:id="916747443">
              <w:marLeft w:val="0"/>
              <w:marRight w:val="0"/>
              <w:marTop w:val="0"/>
              <w:marBottom w:val="0"/>
              <w:divBdr>
                <w:top w:val="none" w:sz="0" w:space="0" w:color="auto"/>
                <w:left w:val="none" w:sz="0" w:space="0" w:color="auto"/>
                <w:bottom w:val="none" w:sz="0" w:space="0" w:color="auto"/>
                <w:right w:val="none" w:sz="0" w:space="0" w:color="auto"/>
              </w:divBdr>
            </w:div>
            <w:div w:id="1585451622">
              <w:marLeft w:val="0"/>
              <w:marRight w:val="0"/>
              <w:marTop w:val="0"/>
              <w:marBottom w:val="0"/>
              <w:divBdr>
                <w:top w:val="none" w:sz="0" w:space="0" w:color="auto"/>
                <w:left w:val="none" w:sz="0" w:space="0" w:color="auto"/>
                <w:bottom w:val="none" w:sz="0" w:space="0" w:color="auto"/>
                <w:right w:val="none" w:sz="0" w:space="0" w:color="auto"/>
              </w:divBdr>
            </w:div>
          </w:divsChild>
        </w:div>
        <w:div w:id="1832019957">
          <w:marLeft w:val="0"/>
          <w:marRight w:val="0"/>
          <w:marTop w:val="0"/>
          <w:marBottom w:val="0"/>
          <w:divBdr>
            <w:top w:val="none" w:sz="0" w:space="0" w:color="auto"/>
            <w:left w:val="none" w:sz="0" w:space="0" w:color="auto"/>
            <w:bottom w:val="none" w:sz="0" w:space="0" w:color="auto"/>
            <w:right w:val="none" w:sz="0" w:space="0" w:color="auto"/>
          </w:divBdr>
          <w:divsChild>
            <w:div w:id="1103183098">
              <w:marLeft w:val="0"/>
              <w:marRight w:val="0"/>
              <w:marTop w:val="0"/>
              <w:marBottom w:val="0"/>
              <w:divBdr>
                <w:top w:val="none" w:sz="0" w:space="0" w:color="auto"/>
                <w:left w:val="none" w:sz="0" w:space="0" w:color="auto"/>
                <w:bottom w:val="none" w:sz="0" w:space="0" w:color="auto"/>
                <w:right w:val="none" w:sz="0" w:space="0" w:color="auto"/>
              </w:divBdr>
            </w:div>
          </w:divsChild>
        </w:div>
        <w:div w:id="1865171792">
          <w:marLeft w:val="0"/>
          <w:marRight w:val="0"/>
          <w:marTop w:val="0"/>
          <w:marBottom w:val="0"/>
          <w:divBdr>
            <w:top w:val="none" w:sz="0" w:space="0" w:color="auto"/>
            <w:left w:val="none" w:sz="0" w:space="0" w:color="auto"/>
            <w:bottom w:val="none" w:sz="0" w:space="0" w:color="auto"/>
            <w:right w:val="none" w:sz="0" w:space="0" w:color="auto"/>
          </w:divBdr>
          <w:divsChild>
            <w:div w:id="327366747">
              <w:marLeft w:val="0"/>
              <w:marRight w:val="0"/>
              <w:marTop w:val="0"/>
              <w:marBottom w:val="0"/>
              <w:divBdr>
                <w:top w:val="none" w:sz="0" w:space="0" w:color="auto"/>
                <w:left w:val="none" w:sz="0" w:space="0" w:color="auto"/>
                <w:bottom w:val="none" w:sz="0" w:space="0" w:color="auto"/>
                <w:right w:val="none" w:sz="0" w:space="0" w:color="auto"/>
              </w:divBdr>
            </w:div>
            <w:div w:id="337387417">
              <w:marLeft w:val="0"/>
              <w:marRight w:val="0"/>
              <w:marTop w:val="0"/>
              <w:marBottom w:val="0"/>
              <w:divBdr>
                <w:top w:val="none" w:sz="0" w:space="0" w:color="auto"/>
                <w:left w:val="none" w:sz="0" w:space="0" w:color="auto"/>
                <w:bottom w:val="none" w:sz="0" w:space="0" w:color="auto"/>
                <w:right w:val="none" w:sz="0" w:space="0" w:color="auto"/>
              </w:divBdr>
            </w:div>
            <w:div w:id="462190255">
              <w:marLeft w:val="0"/>
              <w:marRight w:val="0"/>
              <w:marTop w:val="0"/>
              <w:marBottom w:val="0"/>
              <w:divBdr>
                <w:top w:val="none" w:sz="0" w:space="0" w:color="auto"/>
                <w:left w:val="none" w:sz="0" w:space="0" w:color="auto"/>
                <w:bottom w:val="none" w:sz="0" w:space="0" w:color="auto"/>
                <w:right w:val="none" w:sz="0" w:space="0" w:color="auto"/>
              </w:divBdr>
            </w:div>
            <w:div w:id="549075522">
              <w:marLeft w:val="0"/>
              <w:marRight w:val="0"/>
              <w:marTop w:val="0"/>
              <w:marBottom w:val="0"/>
              <w:divBdr>
                <w:top w:val="none" w:sz="0" w:space="0" w:color="auto"/>
                <w:left w:val="none" w:sz="0" w:space="0" w:color="auto"/>
                <w:bottom w:val="none" w:sz="0" w:space="0" w:color="auto"/>
                <w:right w:val="none" w:sz="0" w:space="0" w:color="auto"/>
              </w:divBdr>
            </w:div>
            <w:div w:id="876433103">
              <w:marLeft w:val="0"/>
              <w:marRight w:val="0"/>
              <w:marTop w:val="0"/>
              <w:marBottom w:val="0"/>
              <w:divBdr>
                <w:top w:val="none" w:sz="0" w:space="0" w:color="auto"/>
                <w:left w:val="none" w:sz="0" w:space="0" w:color="auto"/>
                <w:bottom w:val="none" w:sz="0" w:space="0" w:color="auto"/>
                <w:right w:val="none" w:sz="0" w:space="0" w:color="auto"/>
              </w:divBdr>
            </w:div>
            <w:div w:id="899293821">
              <w:marLeft w:val="0"/>
              <w:marRight w:val="0"/>
              <w:marTop w:val="0"/>
              <w:marBottom w:val="0"/>
              <w:divBdr>
                <w:top w:val="none" w:sz="0" w:space="0" w:color="auto"/>
                <w:left w:val="none" w:sz="0" w:space="0" w:color="auto"/>
                <w:bottom w:val="none" w:sz="0" w:space="0" w:color="auto"/>
                <w:right w:val="none" w:sz="0" w:space="0" w:color="auto"/>
              </w:divBdr>
            </w:div>
          </w:divsChild>
        </w:div>
        <w:div w:id="1987473136">
          <w:marLeft w:val="0"/>
          <w:marRight w:val="0"/>
          <w:marTop w:val="0"/>
          <w:marBottom w:val="0"/>
          <w:divBdr>
            <w:top w:val="none" w:sz="0" w:space="0" w:color="auto"/>
            <w:left w:val="none" w:sz="0" w:space="0" w:color="auto"/>
            <w:bottom w:val="none" w:sz="0" w:space="0" w:color="auto"/>
            <w:right w:val="none" w:sz="0" w:space="0" w:color="auto"/>
          </w:divBdr>
          <w:divsChild>
            <w:div w:id="678699514">
              <w:marLeft w:val="0"/>
              <w:marRight w:val="0"/>
              <w:marTop w:val="0"/>
              <w:marBottom w:val="0"/>
              <w:divBdr>
                <w:top w:val="none" w:sz="0" w:space="0" w:color="auto"/>
                <w:left w:val="none" w:sz="0" w:space="0" w:color="auto"/>
                <w:bottom w:val="none" w:sz="0" w:space="0" w:color="auto"/>
                <w:right w:val="none" w:sz="0" w:space="0" w:color="auto"/>
              </w:divBdr>
            </w:div>
          </w:divsChild>
        </w:div>
        <w:div w:id="2124222815">
          <w:marLeft w:val="0"/>
          <w:marRight w:val="0"/>
          <w:marTop w:val="0"/>
          <w:marBottom w:val="0"/>
          <w:divBdr>
            <w:top w:val="none" w:sz="0" w:space="0" w:color="auto"/>
            <w:left w:val="none" w:sz="0" w:space="0" w:color="auto"/>
            <w:bottom w:val="none" w:sz="0" w:space="0" w:color="auto"/>
            <w:right w:val="none" w:sz="0" w:space="0" w:color="auto"/>
          </w:divBdr>
          <w:divsChild>
            <w:div w:id="1050111956">
              <w:marLeft w:val="0"/>
              <w:marRight w:val="0"/>
              <w:marTop w:val="0"/>
              <w:marBottom w:val="0"/>
              <w:divBdr>
                <w:top w:val="none" w:sz="0" w:space="0" w:color="auto"/>
                <w:left w:val="none" w:sz="0" w:space="0" w:color="auto"/>
                <w:bottom w:val="none" w:sz="0" w:space="0" w:color="auto"/>
                <w:right w:val="none" w:sz="0" w:space="0" w:color="auto"/>
              </w:divBdr>
            </w:div>
            <w:div w:id="1189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220">
      <w:bodyDiv w:val="1"/>
      <w:marLeft w:val="0"/>
      <w:marRight w:val="0"/>
      <w:marTop w:val="0"/>
      <w:marBottom w:val="0"/>
      <w:divBdr>
        <w:top w:val="none" w:sz="0" w:space="0" w:color="auto"/>
        <w:left w:val="none" w:sz="0" w:space="0" w:color="auto"/>
        <w:bottom w:val="none" w:sz="0" w:space="0" w:color="auto"/>
        <w:right w:val="none" w:sz="0" w:space="0" w:color="auto"/>
      </w:divBdr>
      <w:divsChild>
        <w:div w:id="734009135">
          <w:marLeft w:val="0"/>
          <w:marRight w:val="0"/>
          <w:marTop w:val="0"/>
          <w:marBottom w:val="0"/>
          <w:divBdr>
            <w:top w:val="none" w:sz="0" w:space="0" w:color="auto"/>
            <w:left w:val="none" w:sz="0" w:space="0" w:color="auto"/>
            <w:bottom w:val="none" w:sz="0" w:space="0" w:color="auto"/>
            <w:right w:val="none" w:sz="0" w:space="0" w:color="auto"/>
          </w:divBdr>
        </w:div>
      </w:divsChild>
    </w:div>
    <w:div w:id="1854299027">
      <w:bodyDiv w:val="1"/>
      <w:marLeft w:val="0"/>
      <w:marRight w:val="0"/>
      <w:marTop w:val="0"/>
      <w:marBottom w:val="0"/>
      <w:divBdr>
        <w:top w:val="none" w:sz="0" w:space="0" w:color="auto"/>
        <w:left w:val="none" w:sz="0" w:space="0" w:color="auto"/>
        <w:bottom w:val="none" w:sz="0" w:space="0" w:color="auto"/>
        <w:right w:val="none" w:sz="0" w:space="0" w:color="auto"/>
      </w:divBdr>
      <w:divsChild>
        <w:div w:id="1716854312">
          <w:marLeft w:val="0"/>
          <w:marRight w:val="0"/>
          <w:marTop w:val="0"/>
          <w:marBottom w:val="0"/>
          <w:divBdr>
            <w:top w:val="none" w:sz="0" w:space="0" w:color="auto"/>
            <w:left w:val="none" w:sz="0" w:space="0" w:color="auto"/>
            <w:bottom w:val="none" w:sz="0" w:space="0" w:color="auto"/>
            <w:right w:val="none" w:sz="0" w:space="0" w:color="auto"/>
          </w:divBdr>
        </w:div>
      </w:divsChild>
    </w:div>
    <w:div w:id="1864585742">
      <w:bodyDiv w:val="1"/>
      <w:marLeft w:val="0"/>
      <w:marRight w:val="0"/>
      <w:marTop w:val="0"/>
      <w:marBottom w:val="0"/>
      <w:divBdr>
        <w:top w:val="none" w:sz="0" w:space="0" w:color="auto"/>
        <w:left w:val="none" w:sz="0" w:space="0" w:color="auto"/>
        <w:bottom w:val="none" w:sz="0" w:space="0" w:color="auto"/>
        <w:right w:val="none" w:sz="0" w:space="0" w:color="auto"/>
      </w:divBdr>
    </w:div>
    <w:div w:id="1883009612">
      <w:bodyDiv w:val="1"/>
      <w:marLeft w:val="0"/>
      <w:marRight w:val="0"/>
      <w:marTop w:val="0"/>
      <w:marBottom w:val="0"/>
      <w:divBdr>
        <w:top w:val="none" w:sz="0" w:space="0" w:color="auto"/>
        <w:left w:val="none" w:sz="0" w:space="0" w:color="auto"/>
        <w:bottom w:val="none" w:sz="0" w:space="0" w:color="auto"/>
        <w:right w:val="none" w:sz="0" w:space="0" w:color="auto"/>
      </w:divBdr>
    </w:div>
    <w:div w:id="1885169468">
      <w:bodyDiv w:val="1"/>
      <w:marLeft w:val="0"/>
      <w:marRight w:val="0"/>
      <w:marTop w:val="0"/>
      <w:marBottom w:val="0"/>
      <w:divBdr>
        <w:top w:val="none" w:sz="0" w:space="0" w:color="auto"/>
        <w:left w:val="none" w:sz="0" w:space="0" w:color="auto"/>
        <w:bottom w:val="none" w:sz="0" w:space="0" w:color="auto"/>
        <w:right w:val="none" w:sz="0" w:space="0" w:color="auto"/>
      </w:divBdr>
    </w:div>
    <w:div w:id="1891645769">
      <w:bodyDiv w:val="1"/>
      <w:marLeft w:val="0"/>
      <w:marRight w:val="0"/>
      <w:marTop w:val="0"/>
      <w:marBottom w:val="0"/>
      <w:divBdr>
        <w:top w:val="none" w:sz="0" w:space="0" w:color="auto"/>
        <w:left w:val="none" w:sz="0" w:space="0" w:color="auto"/>
        <w:bottom w:val="none" w:sz="0" w:space="0" w:color="auto"/>
        <w:right w:val="none" w:sz="0" w:space="0" w:color="auto"/>
      </w:divBdr>
      <w:divsChild>
        <w:div w:id="143590657">
          <w:marLeft w:val="0"/>
          <w:marRight w:val="0"/>
          <w:marTop w:val="0"/>
          <w:marBottom w:val="0"/>
          <w:divBdr>
            <w:top w:val="none" w:sz="0" w:space="0" w:color="auto"/>
            <w:left w:val="none" w:sz="0" w:space="0" w:color="auto"/>
            <w:bottom w:val="none" w:sz="0" w:space="0" w:color="auto"/>
            <w:right w:val="none" w:sz="0" w:space="0" w:color="auto"/>
          </w:divBdr>
          <w:divsChild>
            <w:div w:id="2466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2728">
      <w:bodyDiv w:val="1"/>
      <w:marLeft w:val="0"/>
      <w:marRight w:val="0"/>
      <w:marTop w:val="0"/>
      <w:marBottom w:val="0"/>
      <w:divBdr>
        <w:top w:val="none" w:sz="0" w:space="0" w:color="auto"/>
        <w:left w:val="none" w:sz="0" w:space="0" w:color="auto"/>
        <w:bottom w:val="none" w:sz="0" w:space="0" w:color="auto"/>
        <w:right w:val="none" w:sz="0" w:space="0" w:color="auto"/>
      </w:divBdr>
    </w:div>
    <w:div w:id="1923686513">
      <w:bodyDiv w:val="1"/>
      <w:marLeft w:val="0"/>
      <w:marRight w:val="0"/>
      <w:marTop w:val="0"/>
      <w:marBottom w:val="0"/>
      <w:divBdr>
        <w:top w:val="none" w:sz="0" w:space="0" w:color="auto"/>
        <w:left w:val="none" w:sz="0" w:space="0" w:color="auto"/>
        <w:bottom w:val="none" w:sz="0" w:space="0" w:color="auto"/>
        <w:right w:val="none" w:sz="0" w:space="0" w:color="auto"/>
      </w:divBdr>
      <w:divsChild>
        <w:div w:id="717627233">
          <w:marLeft w:val="0"/>
          <w:marRight w:val="0"/>
          <w:marTop w:val="0"/>
          <w:marBottom w:val="0"/>
          <w:divBdr>
            <w:top w:val="none" w:sz="0" w:space="0" w:color="auto"/>
            <w:left w:val="none" w:sz="0" w:space="0" w:color="auto"/>
            <w:bottom w:val="none" w:sz="0" w:space="0" w:color="auto"/>
            <w:right w:val="none" w:sz="0" w:space="0" w:color="auto"/>
          </w:divBdr>
        </w:div>
        <w:div w:id="1839274836">
          <w:marLeft w:val="0"/>
          <w:marRight w:val="0"/>
          <w:marTop w:val="0"/>
          <w:marBottom w:val="0"/>
          <w:divBdr>
            <w:top w:val="none" w:sz="0" w:space="0" w:color="auto"/>
            <w:left w:val="none" w:sz="0" w:space="0" w:color="auto"/>
            <w:bottom w:val="none" w:sz="0" w:space="0" w:color="auto"/>
            <w:right w:val="none" w:sz="0" w:space="0" w:color="auto"/>
          </w:divBdr>
        </w:div>
      </w:divsChild>
    </w:div>
    <w:div w:id="1930505650">
      <w:bodyDiv w:val="1"/>
      <w:marLeft w:val="0"/>
      <w:marRight w:val="0"/>
      <w:marTop w:val="0"/>
      <w:marBottom w:val="0"/>
      <w:divBdr>
        <w:top w:val="none" w:sz="0" w:space="0" w:color="auto"/>
        <w:left w:val="none" w:sz="0" w:space="0" w:color="auto"/>
        <w:bottom w:val="none" w:sz="0" w:space="0" w:color="auto"/>
        <w:right w:val="none" w:sz="0" w:space="0" w:color="auto"/>
      </w:divBdr>
      <w:divsChild>
        <w:div w:id="618344541">
          <w:marLeft w:val="0"/>
          <w:marRight w:val="0"/>
          <w:marTop w:val="0"/>
          <w:marBottom w:val="0"/>
          <w:divBdr>
            <w:top w:val="none" w:sz="0" w:space="0" w:color="auto"/>
            <w:left w:val="none" w:sz="0" w:space="0" w:color="auto"/>
            <w:bottom w:val="none" w:sz="0" w:space="0" w:color="auto"/>
            <w:right w:val="none" w:sz="0" w:space="0" w:color="auto"/>
          </w:divBdr>
          <w:divsChild>
            <w:div w:id="161284698">
              <w:marLeft w:val="0"/>
              <w:marRight w:val="0"/>
              <w:marTop w:val="0"/>
              <w:marBottom w:val="0"/>
              <w:divBdr>
                <w:top w:val="none" w:sz="0" w:space="0" w:color="auto"/>
                <w:left w:val="none" w:sz="0" w:space="0" w:color="auto"/>
                <w:bottom w:val="none" w:sz="0" w:space="0" w:color="auto"/>
                <w:right w:val="none" w:sz="0" w:space="0" w:color="auto"/>
              </w:divBdr>
            </w:div>
            <w:div w:id="914900744">
              <w:marLeft w:val="0"/>
              <w:marRight w:val="0"/>
              <w:marTop w:val="0"/>
              <w:marBottom w:val="0"/>
              <w:divBdr>
                <w:top w:val="none" w:sz="0" w:space="0" w:color="auto"/>
                <w:left w:val="none" w:sz="0" w:space="0" w:color="auto"/>
                <w:bottom w:val="none" w:sz="0" w:space="0" w:color="auto"/>
                <w:right w:val="none" w:sz="0" w:space="0" w:color="auto"/>
              </w:divBdr>
            </w:div>
            <w:div w:id="980385268">
              <w:marLeft w:val="0"/>
              <w:marRight w:val="0"/>
              <w:marTop w:val="0"/>
              <w:marBottom w:val="0"/>
              <w:divBdr>
                <w:top w:val="none" w:sz="0" w:space="0" w:color="auto"/>
                <w:left w:val="none" w:sz="0" w:space="0" w:color="auto"/>
                <w:bottom w:val="none" w:sz="0" w:space="0" w:color="auto"/>
                <w:right w:val="none" w:sz="0" w:space="0" w:color="auto"/>
              </w:divBdr>
            </w:div>
          </w:divsChild>
        </w:div>
        <w:div w:id="1600479452">
          <w:marLeft w:val="0"/>
          <w:marRight w:val="0"/>
          <w:marTop w:val="0"/>
          <w:marBottom w:val="0"/>
          <w:divBdr>
            <w:top w:val="none" w:sz="0" w:space="0" w:color="auto"/>
            <w:left w:val="none" w:sz="0" w:space="0" w:color="auto"/>
            <w:bottom w:val="none" w:sz="0" w:space="0" w:color="auto"/>
            <w:right w:val="none" w:sz="0" w:space="0" w:color="auto"/>
          </w:divBdr>
          <w:divsChild>
            <w:div w:id="25765504">
              <w:marLeft w:val="0"/>
              <w:marRight w:val="0"/>
              <w:marTop w:val="0"/>
              <w:marBottom w:val="0"/>
              <w:divBdr>
                <w:top w:val="none" w:sz="0" w:space="0" w:color="auto"/>
                <w:left w:val="none" w:sz="0" w:space="0" w:color="auto"/>
                <w:bottom w:val="none" w:sz="0" w:space="0" w:color="auto"/>
                <w:right w:val="none" w:sz="0" w:space="0" w:color="auto"/>
              </w:divBdr>
            </w:div>
            <w:div w:id="130830588">
              <w:marLeft w:val="0"/>
              <w:marRight w:val="0"/>
              <w:marTop w:val="0"/>
              <w:marBottom w:val="0"/>
              <w:divBdr>
                <w:top w:val="none" w:sz="0" w:space="0" w:color="auto"/>
                <w:left w:val="none" w:sz="0" w:space="0" w:color="auto"/>
                <w:bottom w:val="none" w:sz="0" w:space="0" w:color="auto"/>
                <w:right w:val="none" w:sz="0" w:space="0" w:color="auto"/>
              </w:divBdr>
            </w:div>
            <w:div w:id="131561131">
              <w:marLeft w:val="0"/>
              <w:marRight w:val="0"/>
              <w:marTop w:val="0"/>
              <w:marBottom w:val="0"/>
              <w:divBdr>
                <w:top w:val="none" w:sz="0" w:space="0" w:color="auto"/>
                <w:left w:val="none" w:sz="0" w:space="0" w:color="auto"/>
                <w:bottom w:val="none" w:sz="0" w:space="0" w:color="auto"/>
                <w:right w:val="none" w:sz="0" w:space="0" w:color="auto"/>
              </w:divBdr>
            </w:div>
            <w:div w:id="186067940">
              <w:marLeft w:val="0"/>
              <w:marRight w:val="0"/>
              <w:marTop w:val="0"/>
              <w:marBottom w:val="0"/>
              <w:divBdr>
                <w:top w:val="none" w:sz="0" w:space="0" w:color="auto"/>
                <w:left w:val="none" w:sz="0" w:space="0" w:color="auto"/>
                <w:bottom w:val="none" w:sz="0" w:space="0" w:color="auto"/>
                <w:right w:val="none" w:sz="0" w:space="0" w:color="auto"/>
              </w:divBdr>
            </w:div>
            <w:div w:id="222643973">
              <w:marLeft w:val="0"/>
              <w:marRight w:val="0"/>
              <w:marTop w:val="0"/>
              <w:marBottom w:val="0"/>
              <w:divBdr>
                <w:top w:val="none" w:sz="0" w:space="0" w:color="auto"/>
                <w:left w:val="none" w:sz="0" w:space="0" w:color="auto"/>
                <w:bottom w:val="none" w:sz="0" w:space="0" w:color="auto"/>
                <w:right w:val="none" w:sz="0" w:space="0" w:color="auto"/>
              </w:divBdr>
            </w:div>
            <w:div w:id="226381316">
              <w:marLeft w:val="0"/>
              <w:marRight w:val="0"/>
              <w:marTop w:val="0"/>
              <w:marBottom w:val="0"/>
              <w:divBdr>
                <w:top w:val="none" w:sz="0" w:space="0" w:color="auto"/>
                <w:left w:val="none" w:sz="0" w:space="0" w:color="auto"/>
                <w:bottom w:val="none" w:sz="0" w:space="0" w:color="auto"/>
                <w:right w:val="none" w:sz="0" w:space="0" w:color="auto"/>
              </w:divBdr>
            </w:div>
            <w:div w:id="429936312">
              <w:marLeft w:val="0"/>
              <w:marRight w:val="0"/>
              <w:marTop w:val="0"/>
              <w:marBottom w:val="0"/>
              <w:divBdr>
                <w:top w:val="none" w:sz="0" w:space="0" w:color="auto"/>
                <w:left w:val="none" w:sz="0" w:space="0" w:color="auto"/>
                <w:bottom w:val="none" w:sz="0" w:space="0" w:color="auto"/>
                <w:right w:val="none" w:sz="0" w:space="0" w:color="auto"/>
              </w:divBdr>
            </w:div>
            <w:div w:id="470443582">
              <w:marLeft w:val="0"/>
              <w:marRight w:val="0"/>
              <w:marTop w:val="0"/>
              <w:marBottom w:val="0"/>
              <w:divBdr>
                <w:top w:val="none" w:sz="0" w:space="0" w:color="auto"/>
                <w:left w:val="none" w:sz="0" w:space="0" w:color="auto"/>
                <w:bottom w:val="none" w:sz="0" w:space="0" w:color="auto"/>
                <w:right w:val="none" w:sz="0" w:space="0" w:color="auto"/>
              </w:divBdr>
            </w:div>
            <w:div w:id="659381322">
              <w:marLeft w:val="0"/>
              <w:marRight w:val="0"/>
              <w:marTop w:val="0"/>
              <w:marBottom w:val="0"/>
              <w:divBdr>
                <w:top w:val="none" w:sz="0" w:space="0" w:color="auto"/>
                <w:left w:val="none" w:sz="0" w:space="0" w:color="auto"/>
                <w:bottom w:val="none" w:sz="0" w:space="0" w:color="auto"/>
                <w:right w:val="none" w:sz="0" w:space="0" w:color="auto"/>
              </w:divBdr>
            </w:div>
            <w:div w:id="683090929">
              <w:marLeft w:val="0"/>
              <w:marRight w:val="0"/>
              <w:marTop w:val="0"/>
              <w:marBottom w:val="0"/>
              <w:divBdr>
                <w:top w:val="none" w:sz="0" w:space="0" w:color="auto"/>
                <w:left w:val="none" w:sz="0" w:space="0" w:color="auto"/>
                <w:bottom w:val="none" w:sz="0" w:space="0" w:color="auto"/>
                <w:right w:val="none" w:sz="0" w:space="0" w:color="auto"/>
              </w:divBdr>
            </w:div>
            <w:div w:id="710231743">
              <w:marLeft w:val="0"/>
              <w:marRight w:val="0"/>
              <w:marTop w:val="0"/>
              <w:marBottom w:val="0"/>
              <w:divBdr>
                <w:top w:val="none" w:sz="0" w:space="0" w:color="auto"/>
                <w:left w:val="none" w:sz="0" w:space="0" w:color="auto"/>
                <w:bottom w:val="none" w:sz="0" w:space="0" w:color="auto"/>
                <w:right w:val="none" w:sz="0" w:space="0" w:color="auto"/>
              </w:divBdr>
            </w:div>
            <w:div w:id="786461351">
              <w:marLeft w:val="0"/>
              <w:marRight w:val="0"/>
              <w:marTop w:val="0"/>
              <w:marBottom w:val="0"/>
              <w:divBdr>
                <w:top w:val="none" w:sz="0" w:space="0" w:color="auto"/>
                <w:left w:val="none" w:sz="0" w:space="0" w:color="auto"/>
                <w:bottom w:val="none" w:sz="0" w:space="0" w:color="auto"/>
                <w:right w:val="none" w:sz="0" w:space="0" w:color="auto"/>
              </w:divBdr>
            </w:div>
            <w:div w:id="908657831">
              <w:marLeft w:val="0"/>
              <w:marRight w:val="0"/>
              <w:marTop w:val="0"/>
              <w:marBottom w:val="0"/>
              <w:divBdr>
                <w:top w:val="none" w:sz="0" w:space="0" w:color="auto"/>
                <w:left w:val="none" w:sz="0" w:space="0" w:color="auto"/>
                <w:bottom w:val="none" w:sz="0" w:space="0" w:color="auto"/>
                <w:right w:val="none" w:sz="0" w:space="0" w:color="auto"/>
              </w:divBdr>
            </w:div>
            <w:div w:id="910193082">
              <w:marLeft w:val="0"/>
              <w:marRight w:val="0"/>
              <w:marTop w:val="0"/>
              <w:marBottom w:val="0"/>
              <w:divBdr>
                <w:top w:val="none" w:sz="0" w:space="0" w:color="auto"/>
                <w:left w:val="none" w:sz="0" w:space="0" w:color="auto"/>
                <w:bottom w:val="none" w:sz="0" w:space="0" w:color="auto"/>
                <w:right w:val="none" w:sz="0" w:space="0" w:color="auto"/>
              </w:divBdr>
            </w:div>
            <w:div w:id="1121656622">
              <w:marLeft w:val="0"/>
              <w:marRight w:val="0"/>
              <w:marTop w:val="0"/>
              <w:marBottom w:val="0"/>
              <w:divBdr>
                <w:top w:val="none" w:sz="0" w:space="0" w:color="auto"/>
                <w:left w:val="none" w:sz="0" w:space="0" w:color="auto"/>
                <w:bottom w:val="none" w:sz="0" w:space="0" w:color="auto"/>
                <w:right w:val="none" w:sz="0" w:space="0" w:color="auto"/>
              </w:divBdr>
            </w:div>
            <w:div w:id="1154025292">
              <w:marLeft w:val="0"/>
              <w:marRight w:val="0"/>
              <w:marTop w:val="0"/>
              <w:marBottom w:val="0"/>
              <w:divBdr>
                <w:top w:val="none" w:sz="0" w:space="0" w:color="auto"/>
                <w:left w:val="none" w:sz="0" w:space="0" w:color="auto"/>
                <w:bottom w:val="none" w:sz="0" w:space="0" w:color="auto"/>
                <w:right w:val="none" w:sz="0" w:space="0" w:color="auto"/>
              </w:divBdr>
            </w:div>
            <w:div w:id="1510212506">
              <w:marLeft w:val="0"/>
              <w:marRight w:val="0"/>
              <w:marTop w:val="0"/>
              <w:marBottom w:val="0"/>
              <w:divBdr>
                <w:top w:val="none" w:sz="0" w:space="0" w:color="auto"/>
                <w:left w:val="none" w:sz="0" w:space="0" w:color="auto"/>
                <w:bottom w:val="none" w:sz="0" w:space="0" w:color="auto"/>
                <w:right w:val="none" w:sz="0" w:space="0" w:color="auto"/>
              </w:divBdr>
            </w:div>
            <w:div w:id="2051755887">
              <w:marLeft w:val="0"/>
              <w:marRight w:val="0"/>
              <w:marTop w:val="0"/>
              <w:marBottom w:val="0"/>
              <w:divBdr>
                <w:top w:val="none" w:sz="0" w:space="0" w:color="auto"/>
                <w:left w:val="none" w:sz="0" w:space="0" w:color="auto"/>
                <w:bottom w:val="none" w:sz="0" w:space="0" w:color="auto"/>
                <w:right w:val="none" w:sz="0" w:space="0" w:color="auto"/>
              </w:divBdr>
            </w:div>
            <w:div w:id="2084333770">
              <w:marLeft w:val="0"/>
              <w:marRight w:val="0"/>
              <w:marTop w:val="0"/>
              <w:marBottom w:val="0"/>
              <w:divBdr>
                <w:top w:val="none" w:sz="0" w:space="0" w:color="auto"/>
                <w:left w:val="none" w:sz="0" w:space="0" w:color="auto"/>
                <w:bottom w:val="none" w:sz="0" w:space="0" w:color="auto"/>
                <w:right w:val="none" w:sz="0" w:space="0" w:color="auto"/>
              </w:divBdr>
            </w:div>
            <w:div w:id="2111657429">
              <w:marLeft w:val="0"/>
              <w:marRight w:val="0"/>
              <w:marTop w:val="0"/>
              <w:marBottom w:val="0"/>
              <w:divBdr>
                <w:top w:val="none" w:sz="0" w:space="0" w:color="auto"/>
                <w:left w:val="none" w:sz="0" w:space="0" w:color="auto"/>
                <w:bottom w:val="none" w:sz="0" w:space="0" w:color="auto"/>
                <w:right w:val="none" w:sz="0" w:space="0" w:color="auto"/>
              </w:divBdr>
            </w:div>
            <w:div w:id="2130933286">
              <w:marLeft w:val="0"/>
              <w:marRight w:val="0"/>
              <w:marTop w:val="0"/>
              <w:marBottom w:val="0"/>
              <w:divBdr>
                <w:top w:val="none" w:sz="0" w:space="0" w:color="auto"/>
                <w:left w:val="none" w:sz="0" w:space="0" w:color="auto"/>
                <w:bottom w:val="none" w:sz="0" w:space="0" w:color="auto"/>
                <w:right w:val="none" w:sz="0" w:space="0" w:color="auto"/>
              </w:divBdr>
            </w:div>
          </w:divsChild>
        </w:div>
        <w:div w:id="1667900322">
          <w:marLeft w:val="0"/>
          <w:marRight w:val="0"/>
          <w:marTop w:val="0"/>
          <w:marBottom w:val="0"/>
          <w:divBdr>
            <w:top w:val="none" w:sz="0" w:space="0" w:color="auto"/>
            <w:left w:val="none" w:sz="0" w:space="0" w:color="auto"/>
            <w:bottom w:val="none" w:sz="0" w:space="0" w:color="auto"/>
            <w:right w:val="none" w:sz="0" w:space="0" w:color="auto"/>
          </w:divBdr>
          <w:divsChild>
            <w:div w:id="226302567">
              <w:marLeft w:val="0"/>
              <w:marRight w:val="0"/>
              <w:marTop w:val="0"/>
              <w:marBottom w:val="0"/>
              <w:divBdr>
                <w:top w:val="none" w:sz="0" w:space="0" w:color="auto"/>
                <w:left w:val="none" w:sz="0" w:space="0" w:color="auto"/>
                <w:bottom w:val="none" w:sz="0" w:space="0" w:color="auto"/>
                <w:right w:val="none" w:sz="0" w:space="0" w:color="auto"/>
              </w:divBdr>
            </w:div>
          </w:divsChild>
        </w:div>
        <w:div w:id="1681157168">
          <w:marLeft w:val="0"/>
          <w:marRight w:val="0"/>
          <w:marTop w:val="0"/>
          <w:marBottom w:val="0"/>
          <w:divBdr>
            <w:top w:val="none" w:sz="0" w:space="0" w:color="auto"/>
            <w:left w:val="none" w:sz="0" w:space="0" w:color="auto"/>
            <w:bottom w:val="none" w:sz="0" w:space="0" w:color="auto"/>
            <w:right w:val="none" w:sz="0" w:space="0" w:color="auto"/>
          </w:divBdr>
          <w:divsChild>
            <w:div w:id="740640459">
              <w:marLeft w:val="0"/>
              <w:marRight w:val="0"/>
              <w:marTop w:val="0"/>
              <w:marBottom w:val="0"/>
              <w:divBdr>
                <w:top w:val="none" w:sz="0" w:space="0" w:color="auto"/>
                <w:left w:val="none" w:sz="0" w:space="0" w:color="auto"/>
                <w:bottom w:val="none" w:sz="0" w:space="0" w:color="auto"/>
                <w:right w:val="none" w:sz="0" w:space="0" w:color="auto"/>
              </w:divBdr>
            </w:div>
          </w:divsChild>
        </w:div>
        <w:div w:id="1707679620">
          <w:marLeft w:val="0"/>
          <w:marRight w:val="0"/>
          <w:marTop w:val="0"/>
          <w:marBottom w:val="0"/>
          <w:divBdr>
            <w:top w:val="none" w:sz="0" w:space="0" w:color="auto"/>
            <w:left w:val="none" w:sz="0" w:space="0" w:color="auto"/>
            <w:bottom w:val="none" w:sz="0" w:space="0" w:color="auto"/>
            <w:right w:val="none" w:sz="0" w:space="0" w:color="auto"/>
          </w:divBdr>
          <w:divsChild>
            <w:div w:id="387539237">
              <w:marLeft w:val="0"/>
              <w:marRight w:val="0"/>
              <w:marTop w:val="0"/>
              <w:marBottom w:val="0"/>
              <w:divBdr>
                <w:top w:val="none" w:sz="0" w:space="0" w:color="auto"/>
                <w:left w:val="none" w:sz="0" w:space="0" w:color="auto"/>
                <w:bottom w:val="none" w:sz="0" w:space="0" w:color="auto"/>
                <w:right w:val="none" w:sz="0" w:space="0" w:color="auto"/>
              </w:divBdr>
            </w:div>
            <w:div w:id="1515459663">
              <w:marLeft w:val="0"/>
              <w:marRight w:val="0"/>
              <w:marTop w:val="0"/>
              <w:marBottom w:val="0"/>
              <w:divBdr>
                <w:top w:val="none" w:sz="0" w:space="0" w:color="auto"/>
                <w:left w:val="none" w:sz="0" w:space="0" w:color="auto"/>
                <w:bottom w:val="none" w:sz="0" w:space="0" w:color="auto"/>
                <w:right w:val="none" w:sz="0" w:space="0" w:color="auto"/>
              </w:divBdr>
            </w:div>
            <w:div w:id="1519851538">
              <w:marLeft w:val="0"/>
              <w:marRight w:val="0"/>
              <w:marTop w:val="0"/>
              <w:marBottom w:val="0"/>
              <w:divBdr>
                <w:top w:val="none" w:sz="0" w:space="0" w:color="auto"/>
                <w:left w:val="none" w:sz="0" w:space="0" w:color="auto"/>
                <w:bottom w:val="none" w:sz="0" w:space="0" w:color="auto"/>
                <w:right w:val="none" w:sz="0" w:space="0" w:color="auto"/>
              </w:divBdr>
            </w:div>
            <w:div w:id="1764492061">
              <w:marLeft w:val="0"/>
              <w:marRight w:val="0"/>
              <w:marTop w:val="0"/>
              <w:marBottom w:val="0"/>
              <w:divBdr>
                <w:top w:val="none" w:sz="0" w:space="0" w:color="auto"/>
                <w:left w:val="none" w:sz="0" w:space="0" w:color="auto"/>
                <w:bottom w:val="none" w:sz="0" w:space="0" w:color="auto"/>
                <w:right w:val="none" w:sz="0" w:space="0" w:color="auto"/>
              </w:divBdr>
            </w:div>
          </w:divsChild>
        </w:div>
        <w:div w:id="1991513864">
          <w:marLeft w:val="0"/>
          <w:marRight w:val="0"/>
          <w:marTop w:val="0"/>
          <w:marBottom w:val="0"/>
          <w:divBdr>
            <w:top w:val="none" w:sz="0" w:space="0" w:color="auto"/>
            <w:left w:val="none" w:sz="0" w:space="0" w:color="auto"/>
            <w:bottom w:val="none" w:sz="0" w:space="0" w:color="auto"/>
            <w:right w:val="none" w:sz="0" w:space="0" w:color="auto"/>
          </w:divBdr>
          <w:divsChild>
            <w:div w:id="344984840">
              <w:marLeft w:val="0"/>
              <w:marRight w:val="0"/>
              <w:marTop w:val="0"/>
              <w:marBottom w:val="0"/>
              <w:divBdr>
                <w:top w:val="none" w:sz="0" w:space="0" w:color="auto"/>
                <w:left w:val="none" w:sz="0" w:space="0" w:color="auto"/>
                <w:bottom w:val="none" w:sz="0" w:space="0" w:color="auto"/>
                <w:right w:val="none" w:sz="0" w:space="0" w:color="auto"/>
              </w:divBdr>
            </w:div>
          </w:divsChild>
        </w:div>
        <w:div w:id="2028366160">
          <w:marLeft w:val="0"/>
          <w:marRight w:val="0"/>
          <w:marTop w:val="0"/>
          <w:marBottom w:val="0"/>
          <w:divBdr>
            <w:top w:val="none" w:sz="0" w:space="0" w:color="auto"/>
            <w:left w:val="none" w:sz="0" w:space="0" w:color="auto"/>
            <w:bottom w:val="none" w:sz="0" w:space="0" w:color="auto"/>
            <w:right w:val="none" w:sz="0" w:space="0" w:color="auto"/>
          </w:divBdr>
          <w:divsChild>
            <w:div w:id="20204841">
              <w:marLeft w:val="0"/>
              <w:marRight w:val="0"/>
              <w:marTop w:val="0"/>
              <w:marBottom w:val="0"/>
              <w:divBdr>
                <w:top w:val="none" w:sz="0" w:space="0" w:color="auto"/>
                <w:left w:val="none" w:sz="0" w:space="0" w:color="auto"/>
                <w:bottom w:val="none" w:sz="0" w:space="0" w:color="auto"/>
                <w:right w:val="none" w:sz="0" w:space="0" w:color="auto"/>
              </w:divBdr>
            </w:div>
            <w:div w:id="195050029">
              <w:marLeft w:val="0"/>
              <w:marRight w:val="0"/>
              <w:marTop w:val="0"/>
              <w:marBottom w:val="0"/>
              <w:divBdr>
                <w:top w:val="none" w:sz="0" w:space="0" w:color="auto"/>
                <w:left w:val="none" w:sz="0" w:space="0" w:color="auto"/>
                <w:bottom w:val="none" w:sz="0" w:space="0" w:color="auto"/>
                <w:right w:val="none" w:sz="0" w:space="0" w:color="auto"/>
              </w:divBdr>
            </w:div>
            <w:div w:id="959847747">
              <w:marLeft w:val="0"/>
              <w:marRight w:val="0"/>
              <w:marTop w:val="0"/>
              <w:marBottom w:val="0"/>
              <w:divBdr>
                <w:top w:val="none" w:sz="0" w:space="0" w:color="auto"/>
                <w:left w:val="none" w:sz="0" w:space="0" w:color="auto"/>
                <w:bottom w:val="none" w:sz="0" w:space="0" w:color="auto"/>
                <w:right w:val="none" w:sz="0" w:space="0" w:color="auto"/>
              </w:divBdr>
            </w:div>
            <w:div w:id="1202523317">
              <w:marLeft w:val="0"/>
              <w:marRight w:val="0"/>
              <w:marTop w:val="0"/>
              <w:marBottom w:val="0"/>
              <w:divBdr>
                <w:top w:val="none" w:sz="0" w:space="0" w:color="auto"/>
                <w:left w:val="none" w:sz="0" w:space="0" w:color="auto"/>
                <w:bottom w:val="none" w:sz="0" w:space="0" w:color="auto"/>
                <w:right w:val="none" w:sz="0" w:space="0" w:color="auto"/>
              </w:divBdr>
            </w:div>
            <w:div w:id="1732968546">
              <w:marLeft w:val="0"/>
              <w:marRight w:val="0"/>
              <w:marTop w:val="0"/>
              <w:marBottom w:val="0"/>
              <w:divBdr>
                <w:top w:val="none" w:sz="0" w:space="0" w:color="auto"/>
                <w:left w:val="none" w:sz="0" w:space="0" w:color="auto"/>
                <w:bottom w:val="none" w:sz="0" w:space="0" w:color="auto"/>
                <w:right w:val="none" w:sz="0" w:space="0" w:color="auto"/>
              </w:divBdr>
            </w:div>
            <w:div w:id="1760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88390">
      <w:bodyDiv w:val="1"/>
      <w:marLeft w:val="0"/>
      <w:marRight w:val="0"/>
      <w:marTop w:val="0"/>
      <w:marBottom w:val="0"/>
      <w:divBdr>
        <w:top w:val="none" w:sz="0" w:space="0" w:color="auto"/>
        <w:left w:val="none" w:sz="0" w:space="0" w:color="auto"/>
        <w:bottom w:val="none" w:sz="0" w:space="0" w:color="auto"/>
        <w:right w:val="none" w:sz="0" w:space="0" w:color="auto"/>
      </w:divBdr>
      <w:divsChild>
        <w:div w:id="692002761">
          <w:marLeft w:val="0"/>
          <w:marRight w:val="0"/>
          <w:marTop w:val="0"/>
          <w:marBottom w:val="0"/>
          <w:divBdr>
            <w:top w:val="none" w:sz="0" w:space="0" w:color="auto"/>
            <w:left w:val="none" w:sz="0" w:space="0" w:color="auto"/>
            <w:bottom w:val="none" w:sz="0" w:space="0" w:color="auto"/>
            <w:right w:val="none" w:sz="0" w:space="0" w:color="auto"/>
          </w:divBdr>
        </w:div>
      </w:divsChild>
    </w:div>
    <w:div w:id="1947226944">
      <w:bodyDiv w:val="1"/>
      <w:marLeft w:val="0"/>
      <w:marRight w:val="0"/>
      <w:marTop w:val="0"/>
      <w:marBottom w:val="0"/>
      <w:divBdr>
        <w:top w:val="none" w:sz="0" w:space="0" w:color="auto"/>
        <w:left w:val="none" w:sz="0" w:space="0" w:color="auto"/>
        <w:bottom w:val="none" w:sz="0" w:space="0" w:color="auto"/>
        <w:right w:val="none" w:sz="0" w:space="0" w:color="auto"/>
      </w:divBdr>
    </w:div>
    <w:div w:id="1959099142">
      <w:bodyDiv w:val="1"/>
      <w:marLeft w:val="0"/>
      <w:marRight w:val="0"/>
      <w:marTop w:val="0"/>
      <w:marBottom w:val="0"/>
      <w:divBdr>
        <w:top w:val="none" w:sz="0" w:space="0" w:color="auto"/>
        <w:left w:val="none" w:sz="0" w:space="0" w:color="auto"/>
        <w:bottom w:val="none" w:sz="0" w:space="0" w:color="auto"/>
        <w:right w:val="none" w:sz="0" w:space="0" w:color="auto"/>
      </w:divBdr>
      <w:divsChild>
        <w:div w:id="104351118">
          <w:marLeft w:val="0"/>
          <w:marRight w:val="0"/>
          <w:marTop w:val="0"/>
          <w:marBottom w:val="0"/>
          <w:divBdr>
            <w:top w:val="none" w:sz="0" w:space="0" w:color="auto"/>
            <w:left w:val="none" w:sz="0" w:space="0" w:color="auto"/>
            <w:bottom w:val="none" w:sz="0" w:space="0" w:color="auto"/>
            <w:right w:val="none" w:sz="0" w:space="0" w:color="auto"/>
          </w:divBdr>
          <w:divsChild>
            <w:div w:id="934632538">
              <w:marLeft w:val="0"/>
              <w:marRight w:val="0"/>
              <w:marTop w:val="0"/>
              <w:marBottom w:val="0"/>
              <w:divBdr>
                <w:top w:val="none" w:sz="0" w:space="0" w:color="auto"/>
                <w:left w:val="none" w:sz="0" w:space="0" w:color="auto"/>
                <w:bottom w:val="none" w:sz="0" w:space="0" w:color="auto"/>
                <w:right w:val="none" w:sz="0" w:space="0" w:color="auto"/>
              </w:divBdr>
            </w:div>
          </w:divsChild>
        </w:div>
        <w:div w:id="174000043">
          <w:marLeft w:val="0"/>
          <w:marRight w:val="0"/>
          <w:marTop w:val="0"/>
          <w:marBottom w:val="0"/>
          <w:divBdr>
            <w:top w:val="none" w:sz="0" w:space="0" w:color="auto"/>
            <w:left w:val="none" w:sz="0" w:space="0" w:color="auto"/>
            <w:bottom w:val="none" w:sz="0" w:space="0" w:color="auto"/>
            <w:right w:val="none" w:sz="0" w:space="0" w:color="auto"/>
          </w:divBdr>
          <w:divsChild>
            <w:div w:id="2126649776">
              <w:marLeft w:val="0"/>
              <w:marRight w:val="0"/>
              <w:marTop w:val="0"/>
              <w:marBottom w:val="0"/>
              <w:divBdr>
                <w:top w:val="none" w:sz="0" w:space="0" w:color="auto"/>
                <w:left w:val="none" w:sz="0" w:space="0" w:color="auto"/>
                <w:bottom w:val="none" w:sz="0" w:space="0" w:color="auto"/>
                <w:right w:val="none" w:sz="0" w:space="0" w:color="auto"/>
              </w:divBdr>
            </w:div>
          </w:divsChild>
        </w:div>
        <w:div w:id="314648228">
          <w:marLeft w:val="0"/>
          <w:marRight w:val="0"/>
          <w:marTop w:val="0"/>
          <w:marBottom w:val="0"/>
          <w:divBdr>
            <w:top w:val="none" w:sz="0" w:space="0" w:color="auto"/>
            <w:left w:val="none" w:sz="0" w:space="0" w:color="auto"/>
            <w:bottom w:val="none" w:sz="0" w:space="0" w:color="auto"/>
            <w:right w:val="none" w:sz="0" w:space="0" w:color="auto"/>
          </w:divBdr>
          <w:divsChild>
            <w:div w:id="1083377978">
              <w:marLeft w:val="0"/>
              <w:marRight w:val="0"/>
              <w:marTop w:val="0"/>
              <w:marBottom w:val="0"/>
              <w:divBdr>
                <w:top w:val="none" w:sz="0" w:space="0" w:color="auto"/>
                <w:left w:val="none" w:sz="0" w:space="0" w:color="auto"/>
                <w:bottom w:val="none" w:sz="0" w:space="0" w:color="auto"/>
                <w:right w:val="none" w:sz="0" w:space="0" w:color="auto"/>
              </w:divBdr>
            </w:div>
          </w:divsChild>
        </w:div>
        <w:div w:id="508368812">
          <w:marLeft w:val="0"/>
          <w:marRight w:val="0"/>
          <w:marTop w:val="0"/>
          <w:marBottom w:val="0"/>
          <w:divBdr>
            <w:top w:val="none" w:sz="0" w:space="0" w:color="auto"/>
            <w:left w:val="none" w:sz="0" w:space="0" w:color="auto"/>
            <w:bottom w:val="none" w:sz="0" w:space="0" w:color="auto"/>
            <w:right w:val="none" w:sz="0" w:space="0" w:color="auto"/>
          </w:divBdr>
          <w:divsChild>
            <w:div w:id="2036541954">
              <w:marLeft w:val="0"/>
              <w:marRight w:val="0"/>
              <w:marTop w:val="0"/>
              <w:marBottom w:val="0"/>
              <w:divBdr>
                <w:top w:val="none" w:sz="0" w:space="0" w:color="auto"/>
                <w:left w:val="none" w:sz="0" w:space="0" w:color="auto"/>
                <w:bottom w:val="none" w:sz="0" w:space="0" w:color="auto"/>
                <w:right w:val="none" w:sz="0" w:space="0" w:color="auto"/>
              </w:divBdr>
            </w:div>
          </w:divsChild>
        </w:div>
        <w:div w:id="815756387">
          <w:marLeft w:val="0"/>
          <w:marRight w:val="0"/>
          <w:marTop w:val="0"/>
          <w:marBottom w:val="0"/>
          <w:divBdr>
            <w:top w:val="none" w:sz="0" w:space="0" w:color="auto"/>
            <w:left w:val="none" w:sz="0" w:space="0" w:color="auto"/>
            <w:bottom w:val="none" w:sz="0" w:space="0" w:color="auto"/>
            <w:right w:val="none" w:sz="0" w:space="0" w:color="auto"/>
          </w:divBdr>
          <w:divsChild>
            <w:div w:id="909384337">
              <w:marLeft w:val="0"/>
              <w:marRight w:val="0"/>
              <w:marTop w:val="0"/>
              <w:marBottom w:val="0"/>
              <w:divBdr>
                <w:top w:val="none" w:sz="0" w:space="0" w:color="auto"/>
                <w:left w:val="none" w:sz="0" w:space="0" w:color="auto"/>
                <w:bottom w:val="none" w:sz="0" w:space="0" w:color="auto"/>
                <w:right w:val="none" w:sz="0" w:space="0" w:color="auto"/>
              </w:divBdr>
            </w:div>
          </w:divsChild>
        </w:div>
        <w:div w:id="1281838599">
          <w:marLeft w:val="0"/>
          <w:marRight w:val="0"/>
          <w:marTop w:val="0"/>
          <w:marBottom w:val="0"/>
          <w:divBdr>
            <w:top w:val="none" w:sz="0" w:space="0" w:color="auto"/>
            <w:left w:val="none" w:sz="0" w:space="0" w:color="auto"/>
            <w:bottom w:val="none" w:sz="0" w:space="0" w:color="auto"/>
            <w:right w:val="none" w:sz="0" w:space="0" w:color="auto"/>
          </w:divBdr>
          <w:divsChild>
            <w:div w:id="256250086">
              <w:marLeft w:val="0"/>
              <w:marRight w:val="0"/>
              <w:marTop w:val="0"/>
              <w:marBottom w:val="0"/>
              <w:divBdr>
                <w:top w:val="none" w:sz="0" w:space="0" w:color="auto"/>
                <w:left w:val="none" w:sz="0" w:space="0" w:color="auto"/>
                <w:bottom w:val="none" w:sz="0" w:space="0" w:color="auto"/>
                <w:right w:val="none" w:sz="0" w:space="0" w:color="auto"/>
              </w:divBdr>
            </w:div>
          </w:divsChild>
        </w:div>
        <w:div w:id="1335111354">
          <w:marLeft w:val="0"/>
          <w:marRight w:val="0"/>
          <w:marTop w:val="0"/>
          <w:marBottom w:val="0"/>
          <w:divBdr>
            <w:top w:val="none" w:sz="0" w:space="0" w:color="auto"/>
            <w:left w:val="none" w:sz="0" w:space="0" w:color="auto"/>
            <w:bottom w:val="none" w:sz="0" w:space="0" w:color="auto"/>
            <w:right w:val="none" w:sz="0" w:space="0" w:color="auto"/>
          </w:divBdr>
          <w:divsChild>
            <w:div w:id="1027147205">
              <w:marLeft w:val="0"/>
              <w:marRight w:val="0"/>
              <w:marTop w:val="0"/>
              <w:marBottom w:val="0"/>
              <w:divBdr>
                <w:top w:val="none" w:sz="0" w:space="0" w:color="auto"/>
                <w:left w:val="none" w:sz="0" w:space="0" w:color="auto"/>
                <w:bottom w:val="none" w:sz="0" w:space="0" w:color="auto"/>
                <w:right w:val="none" w:sz="0" w:space="0" w:color="auto"/>
              </w:divBdr>
            </w:div>
          </w:divsChild>
        </w:div>
        <w:div w:id="1906715408">
          <w:marLeft w:val="0"/>
          <w:marRight w:val="0"/>
          <w:marTop w:val="0"/>
          <w:marBottom w:val="0"/>
          <w:divBdr>
            <w:top w:val="none" w:sz="0" w:space="0" w:color="auto"/>
            <w:left w:val="none" w:sz="0" w:space="0" w:color="auto"/>
            <w:bottom w:val="none" w:sz="0" w:space="0" w:color="auto"/>
            <w:right w:val="none" w:sz="0" w:space="0" w:color="auto"/>
          </w:divBdr>
          <w:divsChild>
            <w:div w:id="668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336">
      <w:bodyDiv w:val="1"/>
      <w:marLeft w:val="0"/>
      <w:marRight w:val="0"/>
      <w:marTop w:val="0"/>
      <w:marBottom w:val="0"/>
      <w:divBdr>
        <w:top w:val="none" w:sz="0" w:space="0" w:color="auto"/>
        <w:left w:val="none" w:sz="0" w:space="0" w:color="auto"/>
        <w:bottom w:val="none" w:sz="0" w:space="0" w:color="auto"/>
        <w:right w:val="none" w:sz="0" w:space="0" w:color="auto"/>
      </w:divBdr>
    </w:div>
    <w:div w:id="1962952546">
      <w:bodyDiv w:val="1"/>
      <w:marLeft w:val="0"/>
      <w:marRight w:val="0"/>
      <w:marTop w:val="0"/>
      <w:marBottom w:val="0"/>
      <w:divBdr>
        <w:top w:val="none" w:sz="0" w:space="0" w:color="auto"/>
        <w:left w:val="none" w:sz="0" w:space="0" w:color="auto"/>
        <w:bottom w:val="none" w:sz="0" w:space="0" w:color="auto"/>
        <w:right w:val="none" w:sz="0" w:space="0" w:color="auto"/>
      </w:divBdr>
    </w:div>
    <w:div w:id="1969042074">
      <w:bodyDiv w:val="1"/>
      <w:marLeft w:val="0"/>
      <w:marRight w:val="0"/>
      <w:marTop w:val="0"/>
      <w:marBottom w:val="0"/>
      <w:divBdr>
        <w:top w:val="none" w:sz="0" w:space="0" w:color="auto"/>
        <w:left w:val="none" w:sz="0" w:space="0" w:color="auto"/>
        <w:bottom w:val="none" w:sz="0" w:space="0" w:color="auto"/>
        <w:right w:val="none" w:sz="0" w:space="0" w:color="auto"/>
      </w:divBdr>
      <w:divsChild>
        <w:div w:id="1499999011">
          <w:marLeft w:val="0"/>
          <w:marRight w:val="0"/>
          <w:marTop w:val="0"/>
          <w:marBottom w:val="0"/>
          <w:divBdr>
            <w:top w:val="none" w:sz="0" w:space="0" w:color="auto"/>
            <w:left w:val="none" w:sz="0" w:space="0" w:color="auto"/>
            <w:bottom w:val="none" w:sz="0" w:space="0" w:color="auto"/>
            <w:right w:val="none" w:sz="0" w:space="0" w:color="auto"/>
          </w:divBdr>
          <w:divsChild>
            <w:div w:id="3393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9523">
      <w:bodyDiv w:val="1"/>
      <w:marLeft w:val="0"/>
      <w:marRight w:val="0"/>
      <w:marTop w:val="0"/>
      <w:marBottom w:val="0"/>
      <w:divBdr>
        <w:top w:val="none" w:sz="0" w:space="0" w:color="auto"/>
        <w:left w:val="none" w:sz="0" w:space="0" w:color="auto"/>
        <w:bottom w:val="none" w:sz="0" w:space="0" w:color="auto"/>
        <w:right w:val="none" w:sz="0" w:space="0" w:color="auto"/>
      </w:divBdr>
    </w:div>
    <w:div w:id="1987274878">
      <w:bodyDiv w:val="1"/>
      <w:marLeft w:val="0"/>
      <w:marRight w:val="0"/>
      <w:marTop w:val="0"/>
      <w:marBottom w:val="0"/>
      <w:divBdr>
        <w:top w:val="none" w:sz="0" w:space="0" w:color="auto"/>
        <w:left w:val="none" w:sz="0" w:space="0" w:color="auto"/>
        <w:bottom w:val="none" w:sz="0" w:space="0" w:color="auto"/>
        <w:right w:val="none" w:sz="0" w:space="0" w:color="auto"/>
      </w:divBdr>
    </w:div>
    <w:div w:id="2009356940">
      <w:bodyDiv w:val="1"/>
      <w:marLeft w:val="0"/>
      <w:marRight w:val="0"/>
      <w:marTop w:val="0"/>
      <w:marBottom w:val="0"/>
      <w:divBdr>
        <w:top w:val="none" w:sz="0" w:space="0" w:color="auto"/>
        <w:left w:val="none" w:sz="0" w:space="0" w:color="auto"/>
        <w:bottom w:val="none" w:sz="0" w:space="0" w:color="auto"/>
        <w:right w:val="none" w:sz="0" w:space="0" w:color="auto"/>
      </w:divBdr>
    </w:div>
    <w:div w:id="2022706198">
      <w:bodyDiv w:val="1"/>
      <w:marLeft w:val="0"/>
      <w:marRight w:val="0"/>
      <w:marTop w:val="0"/>
      <w:marBottom w:val="0"/>
      <w:divBdr>
        <w:top w:val="none" w:sz="0" w:space="0" w:color="auto"/>
        <w:left w:val="none" w:sz="0" w:space="0" w:color="auto"/>
        <w:bottom w:val="none" w:sz="0" w:space="0" w:color="auto"/>
        <w:right w:val="none" w:sz="0" w:space="0" w:color="auto"/>
      </w:divBdr>
      <w:divsChild>
        <w:div w:id="591816574">
          <w:marLeft w:val="0"/>
          <w:marRight w:val="0"/>
          <w:marTop w:val="0"/>
          <w:marBottom w:val="0"/>
          <w:divBdr>
            <w:top w:val="none" w:sz="0" w:space="0" w:color="auto"/>
            <w:left w:val="none" w:sz="0" w:space="0" w:color="auto"/>
            <w:bottom w:val="none" w:sz="0" w:space="0" w:color="auto"/>
            <w:right w:val="none" w:sz="0" w:space="0" w:color="auto"/>
          </w:divBdr>
          <w:divsChild>
            <w:div w:id="259409845">
              <w:marLeft w:val="0"/>
              <w:marRight w:val="0"/>
              <w:marTop w:val="0"/>
              <w:marBottom w:val="0"/>
              <w:divBdr>
                <w:top w:val="none" w:sz="0" w:space="0" w:color="auto"/>
                <w:left w:val="none" w:sz="0" w:space="0" w:color="auto"/>
                <w:bottom w:val="none" w:sz="0" w:space="0" w:color="auto"/>
                <w:right w:val="none" w:sz="0" w:space="0" w:color="auto"/>
              </w:divBdr>
            </w:div>
            <w:div w:id="448205643">
              <w:marLeft w:val="0"/>
              <w:marRight w:val="0"/>
              <w:marTop w:val="0"/>
              <w:marBottom w:val="0"/>
              <w:divBdr>
                <w:top w:val="none" w:sz="0" w:space="0" w:color="auto"/>
                <w:left w:val="none" w:sz="0" w:space="0" w:color="auto"/>
                <w:bottom w:val="none" w:sz="0" w:space="0" w:color="auto"/>
                <w:right w:val="none" w:sz="0" w:space="0" w:color="auto"/>
              </w:divBdr>
            </w:div>
            <w:div w:id="851726062">
              <w:marLeft w:val="0"/>
              <w:marRight w:val="0"/>
              <w:marTop w:val="0"/>
              <w:marBottom w:val="0"/>
              <w:divBdr>
                <w:top w:val="none" w:sz="0" w:space="0" w:color="auto"/>
                <w:left w:val="none" w:sz="0" w:space="0" w:color="auto"/>
                <w:bottom w:val="none" w:sz="0" w:space="0" w:color="auto"/>
                <w:right w:val="none" w:sz="0" w:space="0" w:color="auto"/>
              </w:divBdr>
            </w:div>
            <w:div w:id="19700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5772">
      <w:bodyDiv w:val="1"/>
      <w:marLeft w:val="0"/>
      <w:marRight w:val="0"/>
      <w:marTop w:val="0"/>
      <w:marBottom w:val="0"/>
      <w:divBdr>
        <w:top w:val="none" w:sz="0" w:space="0" w:color="auto"/>
        <w:left w:val="none" w:sz="0" w:space="0" w:color="auto"/>
        <w:bottom w:val="none" w:sz="0" w:space="0" w:color="auto"/>
        <w:right w:val="none" w:sz="0" w:space="0" w:color="auto"/>
      </w:divBdr>
    </w:div>
    <w:div w:id="2045903068">
      <w:bodyDiv w:val="1"/>
      <w:marLeft w:val="0"/>
      <w:marRight w:val="0"/>
      <w:marTop w:val="0"/>
      <w:marBottom w:val="0"/>
      <w:divBdr>
        <w:top w:val="none" w:sz="0" w:space="0" w:color="auto"/>
        <w:left w:val="none" w:sz="0" w:space="0" w:color="auto"/>
        <w:bottom w:val="none" w:sz="0" w:space="0" w:color="auto"/>
        <w:right w:val="none" w:sz="0" w:space="0" w:color="auto"/>
      </w:divBdr>
      <w:divsChild>
        <w:div w:id="593781416">
          <w:marLeft w:val="0"/>
          <w:marRight w:val="0"/>
          <w:marTop w:val="0"/>
          <w:marBottom w:val="0"/>
          <w:divBdr>
            <w:top w:val="none" w:sz="0" w:space="0" w:color="auto"/>
            <w:left w:val="none" w:sz="0" w:space="0" w:color="auto"/>
            <w:bottom w:val="none" w:sz="0" w:space="0" w:color="auto"/>
            <w:right w:val="none" w:sz="0" w:space="0" w:color="auto"/>
          </w:divBdr>
        </w:div>
        <w:div w:id="2133210229">
          <w:marLeft w:val="0"/>
          <w:marRight w:val="0"/>
          <w:marTop w:val="0"/>
          <w:marBottom w:val="0"/>
          <w:divBdr>
            <w:top w:val="none" w:sz="0" w:space="0" w:color="auto"/>
            <w:left w:val="none" w:sz="0" w:space="0" w:color="auto"/>
            <w:bottom w:val="none" w:sz="0" w:space="0" w:color="auto"/>
            <w:right w:val="none" w:sz="0" w:space="0" w:color="auto"/>
          </w:divBdr>
        </w:div>
      </w:divsChild>
    </w:div>
    <w:div w:id="2079282400">
      <w:bodyDiv w:val="1"/>
      <w:marLeft w:val="0"/>
      <w:marRight w:val="0"/>
      <w:marTop w:val="0"/>
      <w:marBottom w:val="0"/>
      <w:divBdr>
        <w:top w:val="none" w:sz="0" w:space="0" w:color="auto"/>
        <w:left w:val="none" w:sz="0" w:space="0" w:color="auto"/>
        <w:bottom w:val="none" w:sz="0" w:space="0" w:color="auto"/>
        <w:right w:val="none" w:sz="0" w:space="0" w:color="auto"/>
      </w:divBdr>
      <w:divsChild>
        <w:div w:id="329672944">
          <w:marLeft w:val="0"/>
          <w:marRight w:val="0"/>
          <w:marTop w:val="0"/>
          <w:marBottom w:val="0"/>
          <w:divBdr>
            <w:top w:val="none" w:sz="0" w:space="0" w:color="auto"/>
            <w:left w:val="none" w:sz="0" w:space="0" w:color="auto"/>
            <w:bottom w:val="none" w:sz="0" w:space="0" w:color="auto"/>
            <w:right w:val="none" w:sz="0" w:space="0" w:color="auto"/>
          </w:divBdr>
        </w:div>
        <w:div w:id="425885479">
          <w:marLeft w:val="0"/>
          <w:marRight w:val="0"/>
          <w:marTop w:val="0"/>
          <w:marBottom w:val="0"/>
          <w:divBdr>
            <w:top w:val="none" w:sz="0" w:space="0" w:color="auto"/>
            <w:left w:val="none" w:sz="0" w:space="0" w:color="auto"/>
            <w:bottom w:val="none" w:sz="0" w:space="0" w:color="auto"/>
            <w:right w:val="none" w:sz="0" w:space="0" w:color="auto"/>
          </w:divBdr>
        </w:div>
        <w:div w:id="632248436">
          <w:marLeft w:val="0"/>
          <w:marRight w:val="0"/>
          <w:marTop w:val="0"/>
          <w:marBottom w:val="0"/>
          <w:divBdr>
            <w:top w:val="none" w:sz="0" w:space="0" w:color="auto"/>
            <w:left w:val="none" w:sz="0" w:space="0" w:color="auto"/>
            <w:bottom w:val="none" w:sz="0" w:space="0" w:color="auto"/>
            <w:right w:val="none" w:sz="0" w:space="0" w:color="auto"/>
          </w:divBdr>
        </w:div>
        <w:div w:id="1648781497">
          <w:marLeft w:val="0"/>
          <w:marRight w:val="0"/>
          <w:marTop w:val="0"/>
          <w:marBottom w:val="0"/>
          <w:divBdr>
            <w:top w:val="none" w:sz="0" w:space="0" w:color="auto"/>
            <w:left w:val="none" w:sz="0" w:space="0" w:color="auto"/>
            <w:bottom w:val="none" w:sz="0" w:space="0" w:color="auto"/>
            <w:right w:val="none" w:sz="0" w:space="0" w:color="auto"/>
          </w:divBdr>
        </w:div>
      </w:divsChild>
    </w:div>
    <w:div w:id="2089110984">
      <w:bodyDiv w:val="1"/>
      <w:marLeft w:val="0"/>
      <w:marRight w:val="0"/>
      <w:marTop w:val="0"/>
      <w:marBottom w:val="0"/>
      <w:divBdr>
        <w:top w:val="none" w:sz="0" w:space="0" w:color="auto"/>
        <w:left w:val="none" w:sz="0" w:space="0" w:color="auto"/>
        <w:bottom w:val="none" w:sz="0" w:space="0" w:color="auto"/>
        <w:right w:val="none" w:sz="0" w:space="0" w:color="auto"/>
      </w:divBdr>
      <w:divsChild>
        <w:div w:id="16659227">
          <w:marLeft w:val="0"/>
          <w:marRight w:val="0"/>
          <w:marTop w:val="0"/>
          <w:marBottom w:val="0"/>
          <w:divBdr>
            <w:top w:val="none" w:sz="0" w:space="0" w:color="auto"/>
            <w:left w:val="none" w:sz="0" w:space="0" w:color="auto"/>
            <w:bottom w:val="none" w:sz="0" w:space="0" w:color="auto"/>
            <w:right w:val="none" w:sz="0" w:space="0" w:color="auto"/>
          </w:divBdr>
          <w:divsChild>
            <w:div w:id="796525838">
              <w:marLeft w:val="0"/>
              <w:marRight w:val="0"/>
              <w:marTop w:val="0"/>
              <w:marBottom w:val="0"/>
              <w:divBdr>
                <w:top w:val="none" w:sz="0" w:space="0" w:color="auto"/>
                <w:left w:val="none" w:sz="0" w:space="0" w:color="auto"/>
                <w:bottom w:val="none" w:sz="0" w:space="0" w:color="auto"/>
                <w:right w:val="none" w:sz="0" w:space="0" w:color="auto"/>
              </w:divBdr>
            </w:div>
          </w:divsChild>
        </w:div>
        <w:div w:id="494226606">
          <w:marLeft w:val="0"/>
          <w:marRight w:val="0"/>
          <w:marTop w:val="0"/>
          <w:marBottom w:val="0"/>
          <w:divBdr>
            <w:top w:val="none" w:sz="0" w:space="0" w:color="auto"/>
            <w:left w:val="none" w:sz="0" w:space="0" w:color="auto"/>
            <w:bottom w:val="none" w:sz="0" w:space="0" w:color="auto"/>
            <w:right w:val="none" w:sz="0" w:space="0" w:color="auto"/>
          </w:divBdr>
          <w:divsChild>
            <w:div w:id="922178430">
              <w:marLeft w:val="0"/>
              <w:marRight w:val="0"/>
              <w:marTop w:val="0"/>
              <w:marBottom w:val="0"/>
              <w:divBdr>
                <w:top w:val="none" w:sz="0" w:space="0" w:color="auto"/>
                <w:left w:val="none" w:sz="0" w:space="0" w:color="auto"/>
                <w:bottom w:val="none" w:sz="0" w:space="0" w:color="auto"/>
                <w:right w:val="none" w:sz="0" w:space="0" w:color="auto"/>
              </w:divBdr>
            </w:div>
          </w:divsChild>
        </w:div>
        <w:div w:id="510460216">
          <w:marLeft w:val="0"/>
          <w:marRight w:val="0"/>
          <w:marTop w:val="0"/>
          <w:marBottom w:val="0"/>
          <w:divBdr>
            <w:top w:val="none" w:sz="0" w:space="0" w:color="auto"/>
            <w:left w:val="none" w:sz="0" w:space="0" w:color="auto"/>
            <w:bottom w:val="none" w:sz="0" w:space="0" w:color="auto"/>
            <w:right w:val="none" w:sz="0" w:space="0" w:color="auto"/>
          </w:divBdr>
          <w:divsChild>
            <w:div w:id="824977995">
              <w:marLeft w:val="0"/>
              <w:marRight w:val="0"/>
              <w:marTop w:val="0"/>
              <w:marBottom w:val="0"/>
              <w:divBdr>
                <w:top w:val="none" w:sz="0" w:space="0" w:color="auto"/>
                <w:left w:val="none" w:sz="0" w:space="0" w:color="auto"/>
                <w:bottom w:val="none" w:sz="0" w:space="0" w:color="auto"/>
                <w:right w:val="none" w:sz="0" w:space="0" w:color="auto"/>
              </w:divBdr>
            </w:div>
          </w:divsChild>
        </w:div>
        <w:div w:id="554631180">
          <w:marLeft w:val="0"/>
          <w:marRight w:val="0"/>
          <w:marTop w:val="0"/>
          <w:marBottom w:val="0"/>
          <w:divBdr>
            <w:top w:val="none" w:sz="0" w:space="0" w:color="auto"/>
            <w:left w:val="none" w:sz="0" w:space="0" w:color="auto"/>
            <w:bottom w:val="none" w:sz="0" w:space="0" w:color="auto"/>
            <w:right w:val="none" w:sz="0" w:space="0" w:color="auto"/>
          </w:divBdr>
          <w:divsChild>
            <w:div w:id="952445759">
              <w:marLeft w:val="0"/>
              <w:marRight w:val="0"/>
              <w:marTop w:val="0"/>
              <w:marBottom w:val="0"/>
              <w:divBdr>
                <w:top w:val="none" w:sz="0" w:space="0" w:color="auto"/>
                <w:left w:val="none" w:sz="0" w:space="0" w:color="auto"/>
                <w:bottom w:val="none" w:sz="0" w:space="0" w:color="auto"/>
                <w:right w:val="none" w:sz="0" w:space="0" w:color="auto"/>
              </w:divBdr>
            </w:div>
          </w:divsChild>
        </w:div>
        <w:div w:id="639773129">
          <w:marLeft w:val="0"/>
          <w:marRight w:val="0"/>
          <w:marTop w:val="0"/>
          <w:marBottom w:val="0"/>
          <w:divBdr>
            <w:top w:val="none" w:sz="0" w:space="0" w:color="auto"/>
            <w:left w:val="none" w:sz="0" w:space="0" w:color="auto"/>
            <w:bottom w:val="none" w:sz="0" w:space="0" w:color="auto"/>
            <w:right w:val="none" w:sz="0" w:space="0" w:color="auto"/>
          </w:divBdr>
          <w:divsChild>
            <w:div w:id="1593247435">
              <w:marLeft w:val="0"/>
              <w:marRight w:val="0"/>
              <w:marTop w:val="0"/>
              <w:marBottom w:val="0"/>
              <w:divBdr>
                <w:top w:val="none" w:sz="0" w:space="0" w:color="auto"/>
                <w:left w:val="none" w:sz="0" w:space="0" w:color="auto"/>
                <w:bottom w:val="none" w:sz="0" w:space="0" w:color="auto"/>
                <w:right w:val="none" w:sz="0" w:space="0" w:color="auto"/>
              </w:divBdr>
            </w:div>
          </w:divsChild>
        </w:div>
        <w:div w:id="798843441">
          <w:marLeft w:val="0"/>
          <w:marRight w:val="0"/>
          <w:marTop w:val="0"/>
          <w:marBottom w:val="0"/>
          <w:divBdr>
            <w:top w:val="none" w:sz="0" w:space="0" w:color="auto"/>
            <w:left w:val="none" w:sz="0" w:space="0" w:color="auto"/>
            <w:bottom w:val="none" w:sz="0" w:space="0" w:color="auto"/>
            <w:right w:val="none" w:sz="0" w:space="0" w:color="auto"/>
          </w:divBdr>
          <w:divsChild>
            <w:div w:id="2095860746">
              <w:marLeft w:val="0"/>
              <w:marRight w:val="0"/>
              <w:marTop w:val="0"/>
              <w:marBottom w:val="0"/>
              <w:divBdr>
                <w:top w:val="none" w:sz="0" w:space="0" w:color="auto"/>
                <w:left w:val="none" w:sz="0" w:space="0" w:color="auto"/>
                <w:bottom w:val="none" w:sz="0" w:space="0" w:color="auto"/>
                <w:right w:val="none" w:sz="0" w:space="0" w:color="auto"/>
              </w:divBdr>
            </w:div>
          </w:divsChild>
        </w:div>
        <w:div w:id="1007176464">
          <w:marLeft w:val="0"/>
          <w:marRight w:val="0"/>
          <w:marTop w:val="0"/>
          <w:marBottom w:val="0"/>
          <w:divBdr>
            <w:top w:val="none" w:sz="0" w:space="0" w:color="auto"/>
            <w:left w:val="none" w:sz="0" w:space="0" w:color="auto"/>
            <w:bottom w:val="none" w:sz="0" w:space="0" w:color="auto"/>
            <w:right w:val="none" w:sz="0" w:space="0" w:color="auto"/>
          </w:divBdr>
          <w:divsChild>
            <w:div w:id="574973217">
              <w:marLeft w:val="0"/>
              <w:marRight w:val="0"/>
              <w:marTop w:val="0"/>
              <w:marBottom w:val="0"/>
              <w:divBdr>
                <w:top w:val="none" w:sz="0" w:space="0" w:color="auto"/>
                <w:left w:val="none" w:sz="0" w:space="0" w:color="auto"/>
                <w:bottom w:val="none" w:sz="0" w:space="0" w:color="auto"/>
                <w:right w:val="none" w:sz="0" w:space="0" w:color="auto"/>
              </w:divBdr>
            </w:div>
          </w:divsChild>
        </w:div>
        <w:div w:id="1027829839">
          <w:marLeft w:val="0"/>
          <w:marRight w:val="0"/>
          <w:marTop w:val="0"/>
          <w:marBottom w:val="0"/>
          <w:divBdr>
            <w:top w:val="none" w:sz="0" w:space="0" w:color="auto"/>
            <w:left w:val="none" w:sz="0" w:space="0" w:color="auto"/>
            <w:bottom w:val="none" w:sz="0" w:space="0" w:color="auto"/>
            <w:right w:val="none" w:sz="0" w:space="0" w:color="auto"/>
          </w:divBdr>
          <w:divsChild>
            <w:div w:id="491723019">
              <w:marLeft w:val="0"/>
              <w:marRight w:val="0"/>
              <w:marTop w:val="0"/>
              <w:marBottom w:val="0"/>
              <w:divBdr>
                <w:top w:val="none" w:sz="0" w:space="0" w:color="auto"/>
                <w:left w:val="none" w:sz="0" w:space="0" w:color="auto"/>
                <w:bottom w:val="none" w:sz="0" w:space="0" w:color="auto"/>
                <w:right w:val="none" w:sz="0" w:space="0" w:color="auto"/>
              </w:divBdr>
            </w:div>
          </w:divsChild>
        </w:div>
        <w:div w:id="1301810973">
          <w:marLeft w:val="0"/>
          <w:marRight w:val="0"/>
          <w:marTop w:val="0"/>
          <w:marBottom w:val="0"/>
          <w:divBdr>
            <w:top w:val="none" w:sz="0" w:space="0" w:color="auto"/>
            <w:left w:val="none" w:sz="0" w:space="0" w:color="auto"/>
            <w:bottom w:val="none" w:sz="0" w:space="0" w:color="auto"/>
            <w:right w:val="none" w:sz="0" w:space="0" w:color="auto"/>
          </w:divBdr>
          <w:divsChild>
            <w:div w:id="2108302604">
              <w:marLeft w:val="0"/>
              <w:marRight w:val="0"/>
              <w:marTop w:val="0"/>
              <w:marBottom w:val="0"/>
              <w:divBdr>
                <w:top w:val="none" w:sz="0" w:space="0" w:color="auto"/>
                <w:left w:val="none" w:sz="0" w:space="0" w:color="auto"/>
                <w:bottom w:val="none" w:sz="0" w:space="0" w:color="auto"/>
                <w:right w:val="none" w:sz="0" w:space="0" w:color="auto"/>
              </w:divBdr>
            </w:div>
          </w:divsChild>
        </w:div>
        <w:div w:id="1348410738">
          <w:marLeft w:val="0"/>
          <w:marRight w:val="0"/>
          <w:marTop w:val="0"/>
          <w:marBottom w:val="0"/>
          <w:divBdr>
            <w:top w:val="none" w:sz="0" w:space="0" w:color="auto"/>
            <w:left w:val="none" w:sz="0" w:space="0" w:color="auto"/>
            <w:bottom w:val="none" w:sz="0" w:space="0" w:color="auto"/>
            <w:right w:val="none" w:sz="0" w:space="0" w:color="auto"/>
          </w:divBdr>
          <w:divsChild>
            <w:div w:id="1111633745">
              <w:marLeft w:val="0"/>
              <w:marRight w:val="0"/>
              <w:marTop w:val="0"/>
              <w:marBottom w:val="0"/>
              <w:divBdr>
                <w:top w:val="none" w:sz="0" w:space="0" w:color="auto"/>
                <w:left w:val="none" w:sz="0" w:space="0" w:color="auto"/>
                <w:bottom w:val="none" w:sz="0" w:space="0" w:color="auto"/>
                <w:right w:val="none" w:sz="0" w:space="0" w:color="auto"/>
              </w:divBdr>
            </w:div>
          </w:divsChild>
        </w:div>
        <w:div w:id="1386485508">
          <w:marLeft w:val="0"/>
          <w:marRight w:val="0"/>
          <w:marTop w:val="0"/>
          <w:marBottom w:val="0"/>
          <w:divBdr>
            <w:top w:val="none" w:sz="0" w:space="0" w:color="auto"/>
            <w:left w:val="none" w:sz="0" w:space="0" w:color="auto"/>
            <w:bottom w:val="none" w:sz="0" w:space="0" w:color="auto"/>
            <w:right w:val="none" w:sz="0" w:space="0" w:color="auto"/>
          </w:divBdr>
          <w:divsChild>
            <w:div w:id="1193301267">
              <w:marLeft w:val="0"/>
              <w:marRight w:val="0"/>
              <w:marTop w:val="0"/>
              <w:marBottom w:val="0"/>
              <w:divBdr>
                <w:top w:val="none" w:sz="0" w:space="0" w:color="auto"/>
                <w:left w:val="none" w:sz="0" w:space="0" w:color="auto"/>
                <w:bottom w:val="none" w:sz="0" w:space="0" w:color="auto"/>
                <w:right w:val="none" w:sz="0" w:space="0" w:color="auto"/>
              </w:divBdr>
            </w:div>
          </w:divsChild>
        </w:div>
        <w:div w:id="1636179738">
          <w:marLeft w:val="0"/>
          <w:marRight w:val="0"/>
          <w:marTop w:val="0"/>
          <w:marBottom w:val="0"/>
          <w:divBdr>
            <w:top w:val="none" w:sz="0" w:space="0" w:color="auto"/>
            <w:left w:val="none" w:sz="0" w:space="0" w:color="auto"/>
            <w:bottom w:val="none" w:sz="0" w:space="0" w:color="auto"/>
            <w:right w:val="none" w:sz="0" w:space="0" w:color="auto"/>
          </w:divBdr>
          <w:divsChild>
            <w:div w:id="624240258">
              <w:marLeft w:val="0"/>
              <w:marRight w:val="0"/>
              <w:marTop w:val="0"/>
              <w:marBottom w:val="0"/>
              <w:divBdr>
                <w:top w:val="none" w:sz="0" w:space="0" w:color="auto"/>
                <w:left w:val="none" w:sz="0" w:space="0" w:color="auto"/>
                <w:bottom w:val="none" w:sz="0" w:space="0" w:color="auto"/>
                <w:right w:val="none" w:sz="0" w:space="0" w:color="auto"/>
              </w:divBdr>
            </w:div>
          </w:divsChild>
        </w:div>
        <w:div w:id="1646542686">
          <w:marLeft w:val="0"/>
          <w:marRight w:val="0"/>
          <w:marTop w:val="0"/>
          <w:marBottom w:val="0"/>
          <w:divBdr>
            <w:top w:val="none" w:sz="0" w:space="0" w:color="auto"/>
            <w:left w:val="none" w:sz="0" w:space="0" w:color="auto"/>
            <w:bottom w:val="none" w:sz="0" w:space="0" w:color="auto"/>
            <w:right w:val="none" w:sz="0" w:space="0" w:color="auto"/>
          </w:divBdr>
          <w:divsChild>
            <w:div w:id="998655283">
              <w:marLeft w:val="0"/>
              <w:marRight w:val="0"/>
              <w:marTop w:val="0"/>
              <w:marBottom w:val="0"/>
              <w:divBdr>
                <w:top w:val="none" w:sz="0" w:space="0" w:color="auto"/>
                <w:left w:val="none" w:sz="0" w:space="0" w:color="auto"/>
                <w:bottom w:val="none" w:sz="0" w:space="0" w:color="auto"/>
                <w:right w:val="none" w:sz="0" w:space="0" w:color="auto"/>
              </w:divBdr>
            </w:div>
          </w:divsChild>
        </w:div>
        <w:div w:id="1707634160">
          <w:marLeft w:val="0"/>
          <w:marRight w:val="0"/>
          <w:marTop w:val="0"/>
          <w:marBottom w:val="0"/>
          <w:divBdr>
            <w:top w:val="none" w:sz="0" w:space="0" w:color="auto"/>
            <w:left w:val="none" w:sz="0" w:space="0" w:color="auto"/>
            <w:bottom w:val="none" w:sz="0" w:space="0" w:color="auto"/>
            <w:right w:val="none" w:sz="0" w:space="0" w:color="auto"/>
          </w:divBdr>
          <w:divsChild>
            <w:div w:id="926769091">
              <w:marLeft w:val="0"/>
              <w:marRight w:val="0"/>
              <w:marTop w:val="0"/>
              <w:marBottom w:val="0"/>
              <w:divBdr>
                <w:top w:val="none" w:sz="0" w:space="0" w:color="auto"/>
                <w:left w:val="none" w:sz="0" w:space="0" w:color="auto"/>
                <w:bottom w:val="none" w:sz="0" w:space="0" w:color="auto"/>
                <w:right w:val="none" w:sz="0" w:space="0" w:color="auto"/>
              </w:divBdr>
            </w:div>
          </w:divsChild>
        </w:div>
        <w:div w:id="1779635960">
          <w:marLeft w:val="0"/>
          <w:marRight w:val="0"/>
          <w:marTop w:val="0"/>
          <w:marBottom w:val="0"/>
          <w:divBdr>
            <w:top w:val="none" w:sz="0" w:space="0" w:color="auto"/>
            <w:left w:val="none" w:sz="0" w:space="0" w:color="auto"/>
            <w:bottom w:val="none" w:sz="0" w:space="0" w:color="auto"/>
            <w:right w:val="none" w:sz="0" w:space="0" w:color="auto"/>
          </w:divBdr>
          <w:divsChild>
            <w:div w:id="191384267">
              <w:marLeft w:val="0"/>
              <w:marRight w:val="0"/>
              <w:marTop w:val="0"/>
              <w:marBottom w:val="0"/>
              <w:divBdr>
                <w:top w:val="none" w:sz="0" w:space="0" w:color="auto"/>
                <w:left w:val="none" w:sz="0" w:space="0" w:color="auto"/>
                <w:bottom w:val="none" w:sz="0" w:space="0" w:color="auto"/>
                <w:right w:val="none" w:sz="0" w:space="0" w:color="auto"/>
              </w:divBdr>
            </w:div>
          </w:divsChild>
        </w:div>
        <w:div w:id="1856653100">
          <w:marLeft w:val="0"/>
          <w:marRight w:val="0"/>
          <w:marTop w:val="0"/>
          <w:marBottom w:val="0"/>
          <w:divBdr>
            <w:top w:val="none" w:sz="0" w:space="0" w:color="auto"/>
            <w:left w:val="none" w:sz="0" w:space="0" w:color="auto"/>
            <w:bottom w:val="none" w:sz="0" w:space="0" w:color="auto"/>
            <w:right w:val="none" w:sz="0" w:space="0" w:color="auto"/>
          </w:divBdr>
          <w:divsChild>
            <w:div w:id="1465151058">
              <w:marLeft w:val="0"/>
              <w:marRight w:val="0"/>
              <w:marTop w:val="0"/>
              <w:marBottom w:val="0"/>
              <w:divBdr>
                <w:top w:val="none" w:sz="0" w:space="0" w:color="auto"/>
                <w:left w:val="none" w:sz="0" w:space="0" w:color="auto"/>
                <w:bottom w:val="none" w:sz="0" w:space="0" w:color="auto"/>
                <w:right w:val="none" w:sz="0" w:space="0" w:color="auto"/>
              </w:divBdr>
            </w:div>
          </w:divsChild>
        </w:div>
        <w:div w:id="1971519622">
          <w:marLeft w:val="0"/>
          <w:marRight w:val="0"/>
          <w:marTop w:val="0"/>
          <w:marBottom w:val="0"/>
          <w:divBdr>
            <w:top w:val="none" w:sz="0" w:space="0" w:color="auto"/>
            <w:left w:val="none" w:sz="0" w:space="0" w:color="auto"/>
            <w:bottom w:val="none" w:sz="0" w:space="0" w:color="auto"/>
            <w:right w:val="none" w:sz="0" w:space="0" w:color="auto"/>
          </w:divBdr>
          <w:divsChild>
            <w:div w:id="1056004672">
              <w:marLeft w:val="0"/>
              <w:marRight w:val="0"/>
              <w:marTop w:val="0"/>
              <w:marBottom w:val="0"/>
              <w:divBdr>
                <w:top w:val="none" w:sz="0" w:space="0" w:color="auto"/>
                <w:left w:val="none" w:sz="0" w:space="0" w:color="auto"/>
                <w:bottom w:val="none" w:sz="0" w:space="0" w:color="auto"/>
                <w:right w:val="none" w:sz="0" w:space="0" w:color="auto"/>
              </w:divBdr>
            </w:div>
          </w:divsChild>
        </w:div>
        <w:div w:id="2026978943">
          <w:marLeft w:val="0"/>
          <w:marRight w:val="0"/>
          <w:marTop w:val="0"/>
          <w:marBottom w:val="0"/>
          <w:divBdr>
            <w:top w:val="none" w:sz="0" w:space="0" w:color="auto"/>
            <w:left w:val="none" w:sz="0" w:space="0" w:color="auto"/>
            <w:bottom w:val="none" w:sz="0" w:space="0" w:color="auto"/>
            <w:right w:val="none" w:sz="0" w:space="0" w:color="auto"/>
          </w:divBdr>
          <w:divsChild>
            <w:div w:id="1438796628">
              <w:marLeft w:val="0"/>
              <w:marRight w:val="0"/>
              <w:marTop w:val="0"/>
              <w:marBottom w:val="0"/>
              <w:divBdr>
                <w:top w:val="none" w:sz="0" w:space="0" w:color="auto"/>
                <w:left w:val="none" w:sz="0" w:space="0" w:color="auto"/>
                <w:bottom w:val="none" w:sz="0" w:space="0" w:color="auto"/>
                <w:right w:val="none" w:sz="0" w:space="0" w:color="auto"/>
              </w:divBdr>
            </w:div>
          </w:divsChild>
        </w:div>
        <w:div w:id="2102723722">
          <w:marLeft w:val="0"/>
          <w:marRight w:val="0"/>
          <w:marTop w:val="0"/>
          <w:marBottom w:val="0"/>
          <w:divBdr>
            <w:top w:val="none" w:sz="0" w:space="0" w:color="auto"/>
            <w:left w:val="none" w:sz="0" w:space="0" w:color="auto"/>
            <w:bottom w:val="none" w:sz="0" w:space="0" w:color="auto"/>
            <w:right w:val="none" w:sz="0" w:space="0" w:color="auto"/>
          </w:divBdr>
          <w:divsChild>
            <w:div w:id="316886482">
              <w:marLeft w:val="0"/>
              <w:marRight w:val="0"/>
              <w:marTop w:val="0"/>
              <w:marBottom w:val="0"/>
              <w:divBdr>
                <w:top w:val="none" w:sz="0" w:space="0" w:color="auto"/>
                <w:left w:val="none" w:sz="0" w:space="0" w:color="auto"/>
                <w:bottom w:val="none" w:sz="0" w:space="0" w:color="auto"/>
                <w:right w:val="none" w:sz="0" w:space="0" w:color="auto"/>
              </w:divBdr>
            </w:div>
          </w:divsChild>
        </w:div>
        <w:div w:id="2104299235">
          <w:marLeft w:val="0"/>
          <w:marRight w:val="0"/>
          <w:marTop w:val="0"/>
          <w:marBottom w:val="0"/>
          <w:divBdr>
            <w:top w:val="none" w:sz="0" w:space="0" w:color="auto"/>
            <w:left w:val="none" w:sz="0" w:space="0" w:color="auto"/>
            <w:bottom w:val="none" w:sz="0" w:space="0" w:color="auto"/>
            <w:right w:val="none" w:sz="0" w:space="0" w:color="auto"/>
          </w:divBdr>
          <w:divsChild>
            <w:div w:id="8344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9557">
      <w:bodyDiv w:val="1"/>
      <w:marLeft w:val="0"/>
      <w:marRight w:val="0"/>
      <w:marTop w:val="0"/>
      <w:marBottom w:val="0"/>
      <w:divBdr>
        <w:top w:val="none" w:sz="0" w:space="0" w:color="auto"/>
        <w:left w:val="none" w:sz="0" w:space="0" w:color="auto"/>
        <w:bottom w:val="none" w:sz="0" w:space="0" w:color="auto"/>
        <w:right w:val="none" w:sz="0" w:space="0" w:color="auto"/>
      </w:divBdr>
      <w:divsChild>
        <w:div w:id="888103316">
          <w:marLeft w:val="0"/>
          <w:marRight w:val="0"/>
          <w:marTop w:val="0"/>
          <w:marBottom w:val="0"/>
          <w:divBdr>
            <w:top w:val="none" w:sz="0" w:space="0" w:color="auto"/>
            <w:left w:val="none" w:sz="0" w:space="0" w:color="auto"/>
            <w:bottom w:val="none" w:sz="0" w:space="0" w:color="auto"/>
            <w:right w:val="none" w:sz="0" w:space="0" w:color="auto"/>
          </w:divBdr>
        </w:div>
      </w:divsChild>
    </w:div>
    <w:div w:id="2112509588">
      <w:bodyDiv w:val="1"/>
      <w:marLeft w:val="0"/>
      <w:marRight w:val="0"/>
      <w:marTop w:val="0"/>
      <w:marBottom w:val="0"/>
      <w:divBdr>
        <w:top w:val="none" w:sz="0" w:space="0" w:color="auto"/>
        <w:left w:val="none" w:sz="0" w:space="0" w:color="auto"/>
        <w:bottom w:val="none" w:sz="0" w:space="0" w:color="auto"/>
        <w:right w:val="none" w:sz="0" w:space="0" w:color="auto"/>
      </w:divBdr>
      <w:divsChild>
        <w:div w:id="116337255">
          <w:marLeft w:val="0"/>
          <w:marRight w:val="0"/>
          <w:marTop w:val="0"/>
          <w:marBottom w:val="0"/>
          <w:divBdr>
            <w:top w:val="none" w:sz="0" w:space="0" w:color="auto"/>
            <w:left w:val="none" w:sz="0" w:space="0" w:color="auto"/>
            <w:bottom w:val="none" w:sz="0" w:space="0" w:color="auto"/>
            <w:right w:val="none" w:sz="0" w:space="0" w:color="auto"/>
          </w:divBdr>
          <w:divsChild>
            <w:div w:id="667633692">
              <w:marLeft w:val="0"/>
              <w:marRight w:val="0"/>
              <w:marTop w:val="0"/>
              <w:marBottom w:val="0"/>
              <w:divBdr>
                <w:top w:val="none" w:sz="0" w:space="0" w:color="auto"/>
                <w:left w:val="none" w:sz="0" w:space="0" w:color="auto"/>
                <w:bottom w:val="none" w:sz="0" w:space="0" w:color="auto"/>
                <w:right w:val="none" w:sz="0" w:space="0" w:color="auto"/>
              </w:divBdr>
              <w:divsChild>
                <w:div w:id="1316491196">
                  <w:marLeft w:val="0"/>
                  <w:marRight w:val="0"/>
                  <w:marTop w:val="0"/>
                  <w:marBottom w:val="0"/>
                  <w:divBdr>
                    <w:top w:val="none" w:sz="0" w:space="0" w:color="auto"/>
                    <w:left w:val="none" w:sz="0" w:space="0" w:color="auto"/>
                    <w:bottom w:val="none" w:sz="0" w:space="0" w:color="auto"/>
                    <w:right w:val="none" w:sz="0" w:space="0" w:color="auto"/>
                  </w:divBdr>
                  <w:divsChild>
                    <w:div w:id="1988196859">
                      <w:marLeft w:val="0"/>
                      <w:marRight w:val="0"/>
                      <w:marTop w:val="0"/>
                      <w:marBottom w:val="0"/>
                      <w:divBdr>
                        <w:top w:val="none" w:sz="0" w:space="0" w:color="auto"/>
                        <w:left w:val="none" w:sz="0" w:space="0" w:color="auto"/>
                        <w:bottom w:val="none" w:sz="0" w:space="0" w:color="auto"/>
                        <w:right w:val="none" w:sz="0" w:space="0" w:color="auto"/>
                      </w:divBdr>
                      <w:divsChild>
                        <w:div w:id="1186484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1256887">
          <w:marLeft w:val="0"/>
          <w:marRight w:val="0"/>
          <w:marTop w:val="75"/>
          <w:marBottom w:val="0"/>
          <w:divBdr>
            <w:top w:val="none" w:sz="0" w:space="0" w:color="auto"/>
            <w:left w:val="none" w:sz="0" w:space="0" w:color="auto"/>
            <w:bottom w:val="none" w:sz="0" w:space="0" w:color="auto"/>
            <w:right w:val="none" w:sz="0" w:space="0" w:color="auto"/>
          </w:divBdr>
          <w:divsChild>
            <w:div w:id="1389383206">
              <w:marLeft w:val="0"/>
              <w:marRight w:val="0"/>
              <w:marTop w:val="0"/>
              <w:marBottom w:val="0"/>
              <w:divBdr>
                <w:top w:val="none" w:sz="0" w:space="0" w:color="auto"/>
                <w:left w:val="none" w:sz="0" w:space="0" w:color="auto"/>
                <w:bottom w:val="none" w:sz="0" w:space="0" w:color="auto"/>
                <w:right w:val="none" w:sz="0" w:space="0" w:color="auto"/>
              </w:divBdr>
              <w:divsChild>
                <w:div w:id="8526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2141">
      <w:bodyDiv w:val="1"/>
      <w:marLeft w:val="0"/>
      <w:marRight w:val="0"/>
      <w:marTop w:val="0"/>
      <w:marBottom w:val="0"/>
      <w:divBdr>
        <w:top w:val="none" w:sz="0" w:space="0" w:color="auto"/>
        <w:left w:val="none" w:sz="0" w:space="0" w:color="auto"/>
        <w:bottom w:val="none" w:sz="0" w:space="0" w:color="auto"/>
        <w:right w:val="none" w:sz="0" w:space="0" w:color="auto"/>
      </w:divBdr>
    </w:div>
    <w:div w:id="2132748148">
      <w:bodyDiv w:val="1"/>
      <w:marLeft w:val="0"/>
      <w:marRight w:val="0"/>
      <w:marTop w:val="0"/>
      <w:marBottom w:val="0"/>
      <w:divBdr>
        <w:top w:val="none" w:sz="0" w:space="0" w:color="auto"/>
        <w:left w:val="none" w:sz="0" w:space="0" w:color="auto"/>
        <w:bottom w:val="none" w:sz="0" w:space="0" w:color="auto"/>
        <w:right w:val="none" w:sz="0" w:space="0" w:color="auto"/>
      </w:divBdr>
      <w:divsChild>
        <w:div w:id="1532644647">
          <w:marLeft w:val="0"/>
          <w:marRight w:val="0"/>
          <w:marTop w:val="0"/>
          <w:marBottom w:val="0"/>
          <w:divBdr>
            <w:top w:val="none" w:sz="0" w:space="0" w:color="auto"/>
            <w:left w:val="none" w:sz="0" w:space="0" w:color="auto"/>
            <w:bottom w:val="none" w:sz="0" w:space="0" w:color="auto"/>
            <w:right w:val="none" w:sz="0" w:space="0" w:color="auto"/>
          </w:divBdr>
        </w:div>
      </w:divsChild>
    </w:div>
    <w:div w:id="2138061916">
      <w:bodyDiv w:val="1"/>
      <w:marLeft w:val="0"/>
      <w:marRight w:val="0"/>
      <w:marTop w:val="0"/>
      <w:marBottom w:val="0"/>
      <w:divBdr>
        <w:top w:val="none" w:sz="0" w:space="0" w:color="auto"/>
        <w:left w:val="none" w:sz="0" w:space="0" w:color="auto"/>
        <w:bottom w:val="none" w:sz="0" w:space="0" w:color="auto"/>
        <w:right w:val="none" w:sz="0" w:space="0" w:color="auto"/>
      </w:divBdr>
    </w:div>
    <w:div w:id="2139252559">
      <w:bodyDiv w:val="1"/>
      <w:marLeft w:val="0"/>
      <w:marRight w:val="0"/>
      <w:marTop w:val="0"/>
      <w:marBottom w:val="0"/>
      <w:divBdr>
        <w:top w:val="none" w:sz="0" w:space="0" w:color="auto"/>
        <w:left w:val="none" w:sz="0" w:space="0" w:color="auto"/>
        <w:bottom w:val="none" w:sz="0" w:space="0" w:color="auto"/>
        <w:right w:val="none" w:sz="0" w:space="0" w:color="auto"/>
      </w:divBdr>
    </w:div>
    <w:div w:id="214527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http://localhost:8001/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aimclub/ProtoLLM/tree/main/tes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8001/v1" TargetMode="External"/><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localhost:58891/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aimclub/ProtoLLM/tree/main/protollm_tools/sdk/tests" TargetMode="External"/><Relationship Id="rId10" Type="http://schemas.openxmlformats.org/officeDocument/2006/relationships/image" Target="media/image1.tiff"/><Relationship Id="rId19" Type="http://schemas.openxmlformats.org/officeDocument/2006/relationships/hyperlink" Target="http://localhost:8001/v1"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github.com/aimclub/ProtoLLM/tree/main/protollm_tools/sdk/test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C53BD-873F-447D-9E23-E909FAF1A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12225</Words>
  <Characters>69684</Characters>
  <Application>Microsoft Office Word</Application>
  <DocSecurity>4</DocSecurity>
  <Lines>580</Lines>
  <Paragraphs>163</Paragraphs>
  <ScaleCrop>false</ScaleCrop>
  <Company/>
  <LinksUpToDate>false</LinksUpToDate>
  <CharactersWithSpaces>81746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Потемкин Вадим Андреевич</dc:creator>
  <cp:keywords/>
  <dc:description/>
  <cp:lastModifiedBy>Луценко Елизавета Ивановна</cp:lastModifiedBy>
  <cp:revision>2473</cp:revision>
  <cp:lastPrinted>2024-01-14T01:08:00Z</cp:lastPrinted>
  <dcterms:created xsi:type="dcterms:W3CDTF">2022-12-19T19:26:00Z</dcterms:created>
  <dcterms:modified xsi:type="dcterms:W3CDTF">2024-12-21T19:52:00Z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http://www.zotero.org/styles/gost-r-7-0-5-2008-numeric-alphabetical</vt:lpwstr>
  </property>
  <property fmtid="{D5CDD505-2E9C-101B-9397-08002B2CF9AE}" pid="17" name="Mendeley Recent Style Name 7_1">
    <vt:lpwstr>Russian GOST R 7.0.5-2008 (numeric, sorted alphabetically, Russian)</vt:lpwstr>
  </property>
  <property fmtid="{D5CDD505-2E9C-101B-9397-08002B2CF9AE}" pid="18" name="Mendeley Recent Style Id 8_1">
    <vt:lpwstr>http://csl.mendeley.com/styles/607630271/gost-r-7-0-5-2008-numeric-alphabetical-2212</vt:lpwstr>
  </property>
  <property fmtid="{D5CDD505-2E9C-101B-9397-08002B2CF9AE}" pid="19" name="Mendeley Recent Style Name 8_1">
    <vt:lpwstr>Russian GOST R 7.0.5-2008 Russian First (true-true)</vt:lpwstr>
  </property>
  <property fmtid="{D5CDD505-2E9C-101B-9397-08002B2CF9AE}" pid="20" name="Mendeley Recent Style Id 9_1">
    <vt:lpwstr>http://csl.mendeley.com/styles/607630271/gost-for-dissert-2</vt:lpwstr>
  </property>
  <property fmtid="{D5CDD505-2E9C-101B-9397-08002B2CF9AE}" pid="21" name="Mendeley Recent Style Name 9_1">
    <vt:lpwstr>Russian GOST for dissert not et al - Vadim Potemkin</vt:lpwstr>
  </property>
  <property fmtid="{D5CDD505-2E9C-101B-9397-08002B2CF9AE}" pid="22" name="Mendeley Document_1">
    <vt:lpwstr>True</vt:lpwstr>
  </property>
  <property fmtid="{D5CDD505-2E9C-101B-9397-08002B2CF9AE}" pid="23" name="Mendeley Unique User Id_1">
    <vt:lpwstr>97190d86-1e54-39db-95a6-1f4531cc9bbc</vt:lpwstr>
  </property>
  <property fmtid="{D5CDD505-2E9C-101B-9397-08002B2CF9AE}" pid="24" name="Mendeley Citation Style_1">
    <vt:lpwstr>http://csl.mendeley.com/styles/607630271/gost-r-7-0-5-2008-numeric-alphabetical-2212</vt:lpwstr>
  </property>
</Properties>
</file>